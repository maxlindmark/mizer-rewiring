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37884" w14:textId="77777777" w:rsidR="003E5E7D" w:rsidRPr="00A658A5" w:rsidRDefault="003E5E7D" w:rsidP="003E5E7D">
      <w:pPr>
        <w:spacing w:line="360" w:lineRule="auto"/>
        <w:contextualSpacing/>
        <w:jc w:val="both"/>
        <w:rPr>
          <w:b/>
          <w:bCs/>
          <w:i/>
          <w:iCs/>
        </w:rPr>
      </w:pPr>
      <w:r w:rsidRPr="00C41065">
        <w:rPr>
          <w:b/>
          <w:bCs/>
          <w:i/>
          <w:iCs/>
        </w:rPr>
        <w:t>Temperature impacts on fish physiology and resource abundance lead to faster growth but smaller fish sizes and yields under warming</w:t>
      </w:r>
    </w:p>
    <w:p w14:paraId="5E795B90" w14:textId="77777777" w:rsidR="00751F48" w:rsidRPr="00F95139" w:rsidRDefault="00751F48" w:rsidP="004E0AE6">
      <w:pPr>
        <w:spacing w:line="480" w:lineRule="auto"/>
        <w:contextualSpacing/>
        <w:jc w:val="both"/>
        <w:rPr>
          <w:rFonts w:ascii="Times" w:hAnsi="Times"/>
          <w:b/>
          <w:bCs/>
        </w:rPr>
      </w:pPr>
    </w:p>
    <w:p w14:paraId="70BA8CA9" w14:textId="4DCEEB98" w:rsidR="00751F48" w:rsidRPr="00EE1FA6" w:rsidRDefault="00751F48" w:rsidP="004E0AE6">
      <w:pPr>
        <w:spacing w:line="480" w:lineRule="auto"/>
        <w:contextualSpacing/>
        <w:jc w:val="both"/>
        <w:rPr>
          <w:rFonts w:ascii="Times" w:hAnsi="Times" w:cstheme="minorHAnsi"/>
          <w:vertAlign w:val="superscript"/>
          <w:lang w:val="sv-SE"/>
        </w:rPr>
      </w:pPr>
      <w:r w:rsidRPr="00EE1FA6">
        <w:rPr>
          <w:rFonts w:ascii="Times" w:hAnsi="Times" w:cstheme="minorHAnsi"/>
          <w:lang w:val="sv-SE"/>
        </w:rPr>
        <w:t>Max Lindmark</w:t>
      </w:r>
      <w:r w:rsidRPr="00EE1FA6">
        <w:rPr>
          <w:rFonts w:ascii="Times" w:hAnsi="Times" w:cstheme="minorHAnsi"/>
          <w:vertAlign w:val="superscript"/>
          <w:lang w:val="sv-SE"/>
        </w:rPr>
        <w:t>a,1</w:t>
      </w:r>
      <w:r w:rsidRPr="00EE1FA6">
        <w:rPr>
          <w:rFonts w:ascii="Times" w:hAnsi="Times" w:cstheme="minorHAnsi"/>
          <w:lang w:val="sv-SE"/>
        </w:rPr>
        <w:t xml:space="preserve">, Asta </w:t>
      </w:r>
      <w:proofErr w:type="spellStart"/>
      <w:r w:rsidRPr="00EE1FA6">
        <w:rPr>
          <w:rFonts w:ascii="Times" w:hAnsi="Times" w:cstheme="minorHAnsi"/>
          <w:lang w:val="sv-SE"/>
        </w:rPr>
        <w:t>Audzijonyte</w:t>
      </w:r>
      <w:r w:rsidR="00341773">
        <w:rPr>
          <w:rFonts w:ascii="Times" w:hAnsi="Times" w:cstheme="minorHAnsi"/>
          <w:vertAlign w:val="superscript"/>
          <w:lang w:val="sv-SE"/>
        </w:rPr>
        <w:t>b</w:t>
      </w:r>
      <w:proofErr w:type="spellEnd"/>
      <w:r w:rsidRPr="00EE1FA6">
        <w:rPr>
          <w:rFonts w:ascii="Times" w:hAnsi="Times" w:cstheme="minorHAnsi"/>
          <w:lang w:val="sv-SE"/>
        </w:rPr>
        <w:t xml:space="preserve">, Julia </w:t>
      </w:r>
      <w:proofErr w:type="spellStart"/>
      <w:r w:rsidRPr="00EE1FA6">
        <w:rPr>
          <w:rFonts w:ascii="Times" w:hAnsi="Times" w:cstheme="minorHAnsi"/>
          <w:lang w:val="sv-SE"/>
        </w:rPr>
        <w:t>Blanchard</w:t>
      </w:r>
      <w:r w:rsidR="00341773">
        <w:rPr>
          <w:rFonts w:ascii="Times" w:hAnsi="Times" w:cstheme="minorHAnsi"/>
          <w:vertAlign w:val="superscript"/>
          <w:lang w:val="sv-SE"/>
        </w:rPr>
        <w:t>c</w:t>
      </w:r>
      <w:proofErr w:type="spellEnd"/>
      <w:r w:rsidRPr="00EE1FA6">
        <w:rPr>
          <w:rFonts w:ascii="Times" w:hAnsi="Times" w:cstheme="minorHAnsi"/>
          <w:lang w:val="sv-SE"/>
        </w:rPr>
        <w:t xml:space="preserve">, Anna </w:t>
      </w:r>
      <w:proofErr w:type="spellStart"/>
      <w:r w:rsidRPr="00EE1FA6">
        <w:rPr>
          <w:rFonts w:ascii="Times" w:hAnsi="Times" w:cstheme="minorHAnsi"/>
          <w:lang w:val="sv-SE"/>
        </w:rPr>
        <w:t>Gårdmark</w:t>
      </w:r>
      <w:r w:rsidR="00341773">
        <w:rPr>
          <w:rFonts w:ascii="Times" w:hAnsi="Times" w:cstheme="minorHAnsi"/>
          <w:vertAlign w:val="superscript"/>
          <w:lang w:val="sv-SE"/>
        </w:rPr>
        <w:t>d</w:t>
      </w:r>
      <w:proofErr w:type="spellEnd"/>
    </w:p>
    <w:p w14:paraId="3FB31812" w14:textId="5AFE5537" w:rsidR="00751F48" w:rsidRDefault="00751F48" w:rsidP="004E0AE6">
      <w:pPr>
        <w:spacing w:line="480" w:lineRule="auto"/>
        <w:contextualSpacing/>
        <w:jc w:val="both"/>
        <w:rPr>
          <w:rFonts w:cstheme="minorHAnsi"/>
        </w:rPr>
      </w:pPr>
      <w:r w:rsidRPr="00F95139">
        <w:rPr>
          <w:rFonts w:cstheme="minorHAnsi"/>
          <w:vertAlign w:val="superscript"/>
        </w:rPr>
        <w:t>a</w:t>
      </w:r>
      <w:r w:rsidRPr="00F95139">
        <w:rPr>
          <w:rFonts w:cstheme="minorHAnsi"/>
        </w:rPr>
        <w:t>Swedish University of Agricultural Sciences, Department of Aquatic Resources, Institute of Coastal Research, Skolgatan 6, Öregrund 742 42, Sweden</w:t>
      </w:r>
    </w:p>
    <w:p w14:paraId="6FBC9A6D" w14:textId="26B75C43" w:rsidR="007A6F1B" w:rsidRPr="00F95139" w:rsidRDefault="00341773" w:rsidP="004E0AE6">
      <w:pPr>
        <w:spacing w:line="480" w:lineRule="auto"/>
        <w:contextualSpacing/>
        <w:jc w:val="both"/>
        <w:rPr>
          <w:rFonts w:cstheme="minorHAnsi"/>
        </w:rPr>
      </w:pPr>
      <w:r>
        <w:rPr>
          <w:rFonts w:cstheme="minorHAnsi"/>
          <w:vertAlign w:val="superscript"/>
        </w:rPr>
        <w:t>b</w:t>
      </w:r>
      <w:r w:rsidR="007A6F1B">
        <w:rPr>
          <w:rFonts w:cstheme="minorHAnsi"/>
        </w:rPr>
        <w:t xml:space="preserve">Nature Research Centre, Akademijos 2, Vilnius, 20253, Lithuania </w:t>
      </w:r>
    </w:p>
    <w:p w14:paraId="6174DF34" w14:textId="52C7102B" w:rsidR="00751F48" w:rsidRPr="00F95139" w:rsidRDefault="00341773" w:rsidP="004E0AE6">
      <w:pPr>
        <w:spacing w:line="480" w:lineRule="auto"/>
        <w:contextualSpacing/>
        <w:jc w:val="both"/>
        <w:rPr>
          <w:rFonts w:cstheme="minorHAnsi"/>
        </w:rPr>
      </w:pPr>
      <w:r>
        <w:rPr>
          <w:rFonts w:cstheme="minorHAnsi"/>
          <w:vertAlign w:val="superscript"/>
        </w:rPr>
        <w:t>c</w:t>
      </w:r>
      <w:r w:rsidR="00751F48" w:rsidRPr="00F95139">
        <w:rPr>
          <w:rFonts w:cstheme="minorHAnsi"/>
        </w:rPr>
        <w:t>Institute for Marine and Antarctic Studies and Centre for Marine Socioecology, University of Tasmania, 20 Castray Esplanade, Battery Point, Hobart, TAS 7000, Australia</w:t>
      </w:r>
    </w:p>
    <w:p w14:paraId="5BA3BBCF" w14:textId="1649C4C2" w:rsidR="00751F48" w:rsidRPr="00F95139" w:rsidRDefault="00341773" w:rsidP="004E0AE6">
      <w:pPr>
        <w:spacing w:line="480" w:lineRule="auto"/>
        <w:contextualSpacing/>
        <w:jc w:val="both"/>
        <w:rPr>
          <w:rFonts w:cstheme="minorHAnsi"/>
        </w:rPr>
      </w:pPr>
      <w:r>
        <w:rPr>
          <w:rFonts w:cstheme="minorHAnsi"/>
          <w:vertAlign w:val="superscript"/>
        </w:rPr>
        <w:t>d</w:t>
      </w:r>
      <w:r w:rsidR="00751F48" w:rsidRPr="00F95139">
        <w:rPr>
          <w:rFonts w:cstheme="minorHAnsi"/>
        </w:rPr>
        <w:t xml:space="preserve">Swedish University of Agricultural Sciences, Department of Aquatic Resources, </w:t>
      </w:r>
      <w:r w:rsidR="000A0B38" w:rsidRPr="000A0B38">
        <w:rPr>
          <w:rFonts w:cstheme="minorHAnsi"/>
        </w:rPr>
        <w:t>Box 7018, 750 07 Uppsala</w:t>
      </w:r>
      <w:r w:rsidR="00751F48" w:rsidRPr="00F95139">
        <w:rPr>
          <w:rFonts w:cstheme="minorHAnsi"/>
        </w:rPr>
        <w:t xml:space="preserve">, Sweden </w:t>
      </w:r>
    </w:p>
    <w:p w14:paraId="3368DFF2" w14:textId="47A57958" w:rsidR="00751F48" w:rsidRDefault="00751F48" w:rsidP="004E0AE6">
      <w:pPr>
        <w:spacing w:line="480" w:lineRule="auto"/>
        <w:contextualSpacing/>
        <w:jc w:val="both"/>
        <w:rPr>
          <w:rFonts w:cstheme="minorHAnsi"/>
          <w:vertAlign w:val="superscript"/>
        </w:rPr>
      </w:pPr>
    </w:p>
    <w:p w14:paraId="359A2E1A" w14:textId="64CFBB10" w:rsidR="003A2983" w:rsidRDefault="003A2983" w:rsidP="003A2983">
      <w:pPr>
        <w:spacing w:line="480" w:lineRule="auto"/>
        <w:jc w:val="both"/>
      </w:pPr>
      <w:r>
        <w:rPr>
          <w:vertAlign w:val="superscript"/>
        </w:rPr>
        <w:t>1</w:t>
      </w:r>
      <w:r>
        <w:t>Author to whom correspondence should be addressed. Current address:</w:t>
      </w:r>
    </w:p>
    <w:p w14:paraId="76E77EA6" w14:textId="77777777" w:rsidR="003A2983" w:rsidRDefault="003A2983" w:rsidP="003A2983">
      <w:pPr>
        <w:spacing w:line="480" w:lineRule="auto"/>
        <w:jc w:val="both"/>
      </w:pPr>
      <w:r>
        <w:t>Max Lindmark, Swedish University of Agricultural Sciences, Department of Aquatic Resources, Institute of Marine Research, Turistgatan 5, 453 30 Lysekil, Sweden, Tel.: +46(0)104784137, email: max.lindmark@slu.se</w:t>
      </w:r>
    </w:p>
    <w:p w14:paraId="322CF119" w14:textId="2D178C8B" w:rsidR="0049774C" w:rsidRDefault="0049774C" w:rsidP="004E0AE6">
      <w:pPr>
        <w:spacing w:line="480" w:lineRule="auto"/>
        <w:contextualSpacing/>
        <w:jc w:val="both"/>
        <w:rPr>
          <w:rFonts w:cstheme="minorHAnsi"/>
          <w:vertAlign w:val="superscript"/>
        </w:rPr>
      </w:pPr>
    </w:p>
    <w:p w14:paraId="7B77884F" w14:textId="39FF8759" w:rsidR="0049774C" w:rsidRDefault="0049774C" w:rsidP="004E0AE6">
      <w:pPr>
        <w:spacing w:line="480" w:lineRule="auto"/>
        <w:contextualSpacing/>
        <w:jc w:val="both"/>
        <w:rPr>
          <w:rFonts w:cstheme="minorHAnsi"/>
          <w:vertAlign w:val="superscript"/>
        </w:rPr>
      </w:pPr>
    </w:p>
    <w:p w14:paraId="1AF841C4" w14:textId="392A9F7D" w:rsidR="0049774C" w:rsidRDefault="0049774C" w:rsidP="004E0AE6">
      <w:pPr>
        <w:spacing w:line="480" w:lineRule="auto"/>
        <w:contextualSpacing/>
        <w:jc w:val="both"/>
        <w:rPr>
          <w:rFonts w:cstheme="minorHAnsi"/>
          <w:vertAlign w:val="superscript"/>
        </w:rPr>
      </w:pPr>
    </w:p>
    <w:p w14:paraId="333561D7" w14:textId="25012800" w:rsidR="0049774C" w:rsidRDefault="0049774C" w:rsidP="004E0AE6">
      <w:pPr>
        <w:spacing w:line="480" w:lineRule="auto"/>
        <w:contextualSpacing/>
        <w:jc w:val="both"/>
        <w:rPr>
          <w:rFonts w:cstheme="minorHAnsi"/>
          <w:vertAlign w:val="superscript"/>
        </w:rPr>
      </w:pPr>
    </w:p>
    <w:p w14:paraId="3AA86E95" w14:textId="4B9F6603" w:rsidR="00D0225D" w:rsidRDefault="00D0225D" w:rsidP="006E355A">
      <w:pPr>
        <w:spacing w:line="480" w:lineRule="auto"/>
        <w:contextualSpacing/>
        <w:jc w:val="both"/>
        <w:rPr>
          <w:rFonts w:cstheme="minorHAnsi"/>
          <w:b/>
        </w:rPr>
      </w:pPr>
    </w:p>
    <w:p w14:paraId="3D1956BC" w14:textId="6C6FD2D2" w:rsidR="00D0225D" w:rsidRDefault="00D0225D" w:rsidP="006E355A">
      <w:pPr>
        <w:spacing w:line="480" w:lineRule="auto"/>
        <w:contextualSpacing/>
        <w:jc w:val="both"/>
        <w:rPr>
          <w:rFonts w:cstheme="minorHAnsi"/>
          <w:b/>
        </w:rPr>
      </w:pPr>
    </w:p>
    <w:p w14:paraId="36C5C390" w14:textId="10E916CD" w:rsidR="00751F48" w:rsidRPr="00F95139" w:rsidRDefault="00751F48" w:rsidP="006E355A">
      <w:pPr>
        <w:pageBreakBefore/>
        <w:spacing w:line="480" w:lineRule="auto"/>
        <w:contextualSpacing/>
        <w:jc w:val="both"/>
        <w:rPr>
          <w:rFonts w:cstheme="minorHAnsi"/>
          <w:b/>
        </w:rPr>
      </w:pPr>
      <w:r w:rsidRPr="00F95139">
        <w:rPr>
          <w:rFonts w:cstheme="minorHAnsi"/>
          <w:b/>
        </w:rPr>
        <w:lastRenderedPageBreak/>
        <w:t>Abstract</w:t>
      </w:r>
    </w:p>
    <w:p w14:paraId="5BEC459A" w14:textId="6FBD3D08" w:rsidR="00751F48" w:rsidRDefault="00751F48" w:rsidP="006E355A">
      <w:pPr>
        <w:spacing w:line="480" w:lineRule="auto"/>
        <w:contextualSpacing/>
        <w:jc w:val="both"/>
        <w:rPr>
          <w:rFonts w:cstheme="minorHAnsi"/>
        </w:rPr>
      </w:pPr>
      <w:r w:rsidRPr="00312842">
        <w:rPr>
          <w:rFonts w:cstheme="minorHAnsi"/>
        </w:rPr>
        <w:t>Resolving the combined effect of climate warming and exploitation in a food web context is key for predicting future biomass production, size-</w:t>
      </w:r>
      <w:r w:rsidR="00C11BFF" w:rsidRPr="00312842">
        <w:rPr>
          <w:rFonts w:cstheme="minorHAnsi"/>
        </w:rPr>
        <w:t>structure,</w:t>
      </w:r>
      <w:r w:rsidRPr="00312842">
        <w:rPr>
          <w:rFonts w:cstheme="minorHAnsi"/>
        </w:rPr>
        <w:t xml:space="preserve"> and potential yields of marine fishes. Previous studies based on mechanistic size-based food web models have found that bottom-up processes are important drivers of size-structure and fisheries yield in changing climates. However, we know less about the joint effects of ‘bottom</w:t>
      </w:r>
      <w:r w:rsidR="00F80F8D" w:rsidRPr="00312842">
        <w:rPr>
          <w:rFonts w:cstheme="minorHAnsi"/>
        </w:rPr>
        <w:t>-</w:t>
      </w:r>
      <w:r w:rsidRPr="00312842">
        <w:rPr>
          <w:rFonts w:cstheme="minorHAnsi"/>
        </w:rPr>
        <w:t xml:space="preserve">up’ and </w:t>
      </w:r>
      <w:r w:rsidR="007F2D15">
        <w:rPr>
          <w:rFonts w:cstheme="minorHAnsi"/>
        </w:rPr>
        <w:t xml:space="preserve">physiological </w:t>
      </w:r>
      <w:r w:rsidRPr="00312842">
        <w:rPr>
          <w:rFonts w:cstheme="minorHAnsi"/>
        </w:rPr>
        <w:t>effects of temperature</w:t>
      </w:r>
      <w:r w:rsidR="008930E3">
        <w:rPr>
          <w:rFonts w:cstheme="minorHAnsi"/>
        </w:rPr>
        <w:t>;</w:t>
      </w:r>
      <w:r w:rsidR="00D5574A" w:rsidRPr="00312842">
        <w:rPr>
          <w:rFonts w:cstheme="minorHAnsi"/>
        </w:rPr>
        <w:t xml:space="preserve"> how do temperature effects propagate from individual-level </w:t>
      </w:r>
      <w:r w:rsidRPr="00312842">
        <w:rPr>
          <w:rFonts w:cstheme="minorHAnsi"/>
        </w:rPr>
        <w:t>physiology</w:t>
      </w:r>
      <w:r w:rsidR="00BA25CA" w:rsidRPr="00312842">
        <w:rPr>
          <w:rFonts w:cstheme="minorHAnsi"/>
        </w:rPr>
        <w:t xml:space="preserve"> </w:t>
      </w:r>
      <w:r w:rsidR="00674950" w:rsidRPr="00312842">
        <w:rPr>
          <w:rFonts w:cstheme="minorHAnsi"/>
        </w:rPr>
        <w:t>through food</w:t>
      </w:r>
      <w:r w:rsidR="000D0477" w:rsidRPr="00312842">
        <w:rPr>
          <w:rFonts w:cstheme="minorHAnsi"/>
        </w:rPr>
        <w:t xml:space="preserve"> </w:t>
      </w:r>
      <w:r w:rsidR="00674950" w:rsidRPr="00312842">
        <w:rPr>
          <w:rFonts w:cstheme="minorHAnsi"/>
        </w:rPr>
        <w:t xml:space="preserve">webs </w:t>
      </w:r>
      <w:r w:rsidR="007369BB" w:rsidRPr="00312842">
        <w:rPr>
          <w:rFonts w:cstheme="minorHAnsi"/>
        </w:rPr>
        <w:t xml:space="preserve">and </w:t>
      </w:r>
      <w:r w:rsidR="00674950" w:rsidRPr="00312842">
        <w:rPr>
          <w:rFonts w:cstheme="minorHAnsi"/>
        </w:rPr>
        <w:t xml:space="preserve">alter </w:t>
      </w:r>
      <w:r w:rsidRPr="00312842">
        <w:rPr>
          <w:rFonts w:cstheme="minorHAnsi"/>
        </w:rPr>
        <w:t xml:space="preserve">the size-structure of exploited species in </w:t>
      </w:r>
      <w:r w:rsidR="002E52C9" w:rsidRPr="00312842">
        <w:rPr>
          <w:rFonts w:cstheme="minorHAnsi"/>
        </w:rPr>
        <w:t>a community</w:t>
      </w:r>
      <w:r w:rsidR="00D97178" w:rsidRPr="00312842">
        <w:rPr>
          <w:rFonts w:cstheme="minorHAnsi"/>
        </w:rPr>
        <w:t>?</w:t>
      </w:r>
      <w:r w:rsidRPr="00312842">
        <w:rPr>
          <w:rFonts w:cstheme="minorHAnsi"/>
        </w:rPr>
        <w:t xml:space="preserve"> </w:t>
      </w:r>
      <w:r w:rsidRPr="00DE0A90">
        <w:rPr>
          <w:rFonts w:cstheme="minorHAnsi"/>
        </w:rPr>
        <w:t xml:space="preserve">Here we assess how </w:t>
      </w:r>
      <w:r w:rsidR="00E66235" w:rsidRPr="00DE0A90">
        <w:rPr>
          <w:rFonts w:cstheme="minorHAnsi"/>
        </w:rPr>
        <w:t xml:space="preserve">a </w:t>
      </w:r>
      <w:r w:rsidR="006C7162" w:rsidRPr="00DE0A90">
        <w:rPr>
          <w:rFonts w:cstheme="minorHAnsi"/>
        </w:rPr>
        <w:t xml:space="preserve">species-resolved size-based food web </w:t>
      </w:r>
      <w:r w:rsidR="00E66235" w:rsidRPr="00DE0A90">
        <w:rPr>
          <w:rFonts w:cstheme="minorHAnsi"/>
        </w:rPr>
        <w:t xml:space="preserve">is </w:t>
      </w:r>
      <w:r w:rsidRPr="00DE0A90">
        <w:rPr>
          <w:rFonts w:cstheme="minorHAnsi"/>
        </w:rPr>
        <w:t xml:space="preserve">affected by warming through both these pathways, and by exploitation. We parameterize a dynamic size spectrum food web model inspired by the offshore Baltic Sea food web, and investigate how individual growth rates, size-structure, relative abundances of species and yields are affected by warming. </w:t>
      </w:r>
      <w:r w:rsidR="00FD47A0">
        <w:rPr>
          <w:rFonts w:cstheme="minorHAnsi"/>
        </w:rPr>
        <w:t>The magnitude of w</w:t>
      </w:r>
      <w:r w:rsidRPr="00DE0A90">
        <w:rPr>
          <w:rFonts w:cstheme="minorHAnsi"/>
        </w:rPr>
        <w:t>arming i</w:t>
      </w:r>
      <w:r w:rsidR="00421703" w:rsidRPr="00DE0A90">
        <w:rPr>
          <w:rFonts w:cstheme="minorHAnsi"/>
        </w:rPr>
        <w:t>s</w:t>
      </w:r>
      <w:r w:rsidRPr="00DE0A90">
        <w:rPr>
          <w:rFonts w:cstheme="minorHAnsi"/>
        </w:rPr>
        <w:t xml:space="preserve"> based on projections by </w:t>
      </w:r>
      <w:r>
        <w:t xml:space="preserve">the </w:t>
      </w:r>
      <w:r w:rsidRPr="00433162">
        <w:t>regional coupled model system RCA4-NEMO and the RCP 8.5 emission</w:t>
      </w:r>
      <w:r>
        <w:t xml:space="preserve"> scenario, and we evaluate different scenarios </w:t>
      </w:r>
      <w:r w:rsidRPr="00DE0A90">
        <w:rPr>
          <w:rFonts w:cstheme="minorHAnsi"/>
        </w:rPr>
        <w:t>of temperature</w:t>
      </w:r>
      <w:r w:rsidR="005B3708">
        <w:rPr>
          <w:rFonts w:cstheme="minorHAnsi"/>
        </w:rPr>
        <w:t xml:space="preserve"> dependence</w:t>
      </w:r>
      <w:r w:rsidRPr="00DE0A90">
        <w:rPr>
          <w:rFonts w:cstheme="minorHAnsi"/>
        </w:rPr>
        <w:t xml:space="preserve"> on fish physiology and resource productivity.</w:t>
      </w:r>
      <w:r w:rsidR="00DE0A90">
        <w:rPr>
          <w:rFonts w:cstheme="minorHAnsi"/>
        </w:rPr>
        <w:t xml:space="preserve"> </w:t>
      </w:r>
      <w:r w:rsidRPr="00DE0A90">
        <w:rPr>
          <w:rFonts w:cstheme="minorHAnsi"/>
        </w:rPr>
        <w:t>When accounting for temperature-effects on physiology</w:t>
      </w:r>
      <w:r w:rsidR="00421703" w:rsidRPr="00DE0A90">
        <w:rPr>
          <w:rFonts w:cstheme="minorHAnsi"/>
        </w:rPr>
        <w:t xml:space="preserve"> in addition to on basal productivity</w:t>
      </w:r>
      <w:r w:rsidRPr="00DE0A90">
        <w:rPr>
          <w:rFonts w:cstheme="minorHAnsi"/>
        </w:rPr>
        <w:t xml:space="preserve">, projected size-at-age in 2050 increases </w:t>
      </w:r>
      <w:r w:rsidR="00400170">
        <w:rPr>
          <w:rFonts w:cstheme="minorHAnsi"/>
        </w:rPr>
        <w:t xml:space="preserve">on average </w:t>
      </w:r>
      <w:r w:rsidRPr="00DE0A90">
        <w:rPr>
          <w:rFonts w:cstheme="minorHAnsi"/>
        </w:rPr>
        <w:t>for all fish species</w:t>
      </w:r>
      <w:r w:rsidR="009F12E6">
        <w:rPr>
          <w:rFonts w:cstheme="minorHAnsi"/>
        </w:rPr>
        <w:t xml:space="preserve">, mainly for young fish, </w:t>
      </w:r>
      <w:r w:rsidR="00A144B3" w:rsidRPr="00DE0A90">
        <w:rPr>
          <w:rFonts w:cstheme="minorHAnsi"/>
        </w:rPr>
        <w:t xml:space="preserve">compared to </w:t>
      </w:r>
      <w:r w:rsidR="00064A11" w:rsidRPr="00DE0A90">
        <w:rPr>
          <w:rFonts w:cstheme="minorHAnsi"/>
        </w:rPr>
        <w:t xml:space="preserve">scenarios </w:t>
      </w:r>
      <w:r w:rsidR="00A144B3" w:rsidRPr="00DE0A90">
        <w:rPr>
          <w:rFonts w:cstheme="minorHAnsi"/>
        </w:rPr>
        <w:t>without warming</w:t>
      </w:r>
      <w:r w:rsidR="00BD7E59">
        <w:rPr>
          <w:rFonts w:cstheme="minorHAnsi"/>
        </w:rPr>
        <w:t>. In contrast</w:t>
      </w:r>
      <w:r w:rsidRPr="00DE0A90">
        <w:rPr>
          <w:rFonts w:cstheme="minorHAnsi"/>
        </w:rPr>
        <w:t>, size-at-age decreases when temperature affects resource dynamics</w:t>
      </w:r>
      <w:r w:rsidR="00064A11" w:rsidRPr="00DE0A90">
        <w:rPr>
          <w:rFonts w:cstheme="minorHAnsi"/>
        </w:rPr>
        <w:t xml:space="preserve"> only</w:t>
      </w:r>
      <w:r w:rsidR="00620AE4">
        <w:rPr>
          <w:rFonts w:cstheme="minorHAnsi"/>
        </w:rPr>
        <w:t>, and the decline is largest for young fish</w:t>
      </w:r>
      <w:r w:rsidR="00092122" w:rsidRPr="00DE0A90">
        <w:rPr>
          <w:rFonts w:cstheme="minorHAnsi"/>
        </w:rPr>
        <w:t xml:space="preserve">. </w:t>
      </w:r>
      <w:r w:rsidR="00111D85" w:rsidRPr="00DE0A90">
        <w:rPr>
          <w:rFonts w:cstheme="minorHAnsi"/>
        </w:rPr>
        <w:t>F</w:t>
      </w:r>
      <w:r w:rsidRPr="00DE0A90">
        <w:rPr>
          <w:rFonts w:cstheme="minorHAnsi"/>
        </w:rPr>
        <w:t>aster growth rates</w:t>
      </w:r>
      <w:r w:rsidR="000B39A8" w:rsidRPr="00DE0A90">
        <w:rPr>
          <w:rFonts w:cstheme="minorHAnsi"/>
        </w:rPr>
        <w:t xml:space="preserve"> due to warming</w:t>
      </w:r>
      <w:r w:rsidR="00F815C4" w:rsidRPr="00DE0A90">
        <w:rPr>
          <w:rFonts w:cstheme="minorHAnsi"/>
        </w:rPr>
        <w:t xml:space="preserve">, however, </w:t>
      </w:r>
      <w:r w:rsidR="008404E6" w:rsidRPr="00DE0A90">
        <w:rPr>
          <w:rFonts w:cstheme="minorHAnsi"/>
        </w:rPr>
        <w:t xml:space="preserve">do not always </w:t>
      </w:r>
      <w:r w:rsidRPr="00DE0A90">
        <w:rPr>
          <w:rFonts w:cstheme="minorHAnsi"/>
        </w:rPr>
        <w:t xml:space="preserve">translate to larger yields, as </w:t>
      </w:r>
      <w:r w:rsidR="00064A11" w:rsidRPr="00DE0A90">
        <w:rPr>
          <w:rFonts w:cstheme="minorHAnsi"/>
        </w:rPr>
        <w:t xml:space="preserve">lower resource </w:t>
      </w:r>
      <w:r w:rsidR="00B16FE7" w:rsidRPr="00DE0A90">
        <w:rPr>
          <w:rFonts w:cstheme="minorHAnsi"/>
        </w:rPr>
        <w:t xml:space="preserve">carrying </w:t>
      </w:r>
      <w:r w:rsidR="00064A11" w:rsidRPr="00DE0A90">
        <w:rPr>
          <w:rFonts w:cstheme="minorHAnsi"/>
        </w:rPr>
        <w:t>capacit</w:t>
      </w:r>
      <w:r w:rsidR="00A41231" w:rsidRPr="00DE0A90">
        <w:rPr>
          <w:rFonts w:cstheme="minorHAnsi"/>
        </w:rPr>
        <w:t xml:space="preserve">ies </w:t>
      </w:r>
      <w:r w:rsidR="00C514E0" w:rsidRPr="00DE0A90">
        <w:rPr>
          <w:rFonts w:cstheme="minorHAnsi"/>
        </w:rPr>
        <w:t>with increasing temperature</w:t>
      </w:r>
      <w:r w:rsidR="00450E2F" w:rsidRPr="00DE0A90">
        <w:rPr>
          <w:rFonts w:cstheme="minorHAnsi"/>
        </w:rPr>
        <w:t xml:space="preserve"> </w:t>
      </w:r>
      <w:r w:rsidR="00B66412" w:rsidRPr="00DE0A90">
        <w:rPr>
          <w:rFonts w:cstheme="minorHAnsi"/>
        </w:rPr>
        <w:t xml:space="preserve">tend to </w:t>
      </w:r>
      <w:r w:rsidR="007E11ED" w:rsidRPr="00DE0A90">
        <w:rPr>
          <w:rFonts w:cstheme="minorHAnsi"/>
        </w:rPr>
        <w:t>result in</w:t>
      </w:r>
      <w:r w:rsidR="00910654" w:rsidRPr="00DE0A90">
        <w:rPr>
          <w:rFonts w:cstheme="minorHAnsi"/>
        </w:rPr>
        <w:t xml:space="preserve"> declines in the abundance of larger fish and hence</w:t>
      </w:r>
      <w:r w:rsidRPr="00DE0A90">
        <w:rPr>
          <w:rFonts w:cstheme="minorHAnsi"/>
        </w:rPr>
        <w:t xml:space="preserve"> spawning stock biomass.</w:t>
      </w:r>
      <w:r w:rsidR="00D43483">
        <w:rPr>
          <w:rFonts w:cstheme="minorHAnsi"/>
        </w:rPr>
        <w:t xml:space="preserve"> </w:t>
      </w:r>
      <w:r w:rsidRPr="00DE0A90">
        <w:rPr>
          <w:rFonts w:cstheme="minorHAnsi"/>
        </w:rPr>
        <w:t xml:space="preserve">These results </w:t>
      </w:r>
      <w:r w:rsidR="00F662CD">
        <w:rPr>
          <w:rFonts w:cstheme="minorHAnsi"/>
        </w:rPr>
        <w:t>suggest</w:t>
      </w:r>
      <w:r w:rsidR="00F662CD" w:rsidRPr="00DE0A90">
        <w:rPr>
          <w:rFonts w:cstheme="minorHAnsi"/>
        </w:rPr>
        <w:t xml:space="preserve"> </w:t>
      </w:r>
      <w:r w:rsidRPr="00DE0A90">
        <w:rPr>
          <w:rFonts w:cstheme="minorHAnsi"/>
        </w:rPr>
        <w:t>that</w:t>
      </w:r>
      <w:r w:rsidR="00064A11" w:rsidRPr="00DE0A90">
        <w:rPr>
          <w:rFonts w:cstheme="minorHAnsi"/>
        </w:rPr>
        <w:t xml:space="preserve"> </w:t>
      </w:r>
      <w:r w:rsidR="00D32683" w:rsidRPr="00DE0A90">
        <w:rPr>
          <w:rFonts w:cstheme="minorHAnsi"/>
        </w:rPr>
        <w:t>to</w:t>
      </w:r>
      <w:r w:rsidR="00064A11" w:rsidRPr="00DE0A90">
        <w:rPr>
          <w:rFonts w:cstheme="minorHAnsi"/>
        </w:rPr>
        <w:t xml:space="preserve"> understand </w:t>
      </w:r>
      <w:r w:rsidR="00BE5D0A" w:rsidRPr="00DE0A90">
        <w:rPr>
          <w:rFonts w:cstheme="minorHAnsi"/>
        </w:rPr>
        <w:t xml:space="preserve">how global warming </w:t>
      </w:r>
      <w:r w:rsidR="008930E3">
        <w:rPr>
          <w:rFonts w:cstheme="minorHAnsi"/>
        </w:rPr>
        <w:t>affects</w:t>
      </w:r>
      <w:r w:rsidR="008930E3" w:rsidRPr="00DE0A90">
        <w:rPr>
          <w:rFonts w:cstheme="minorHAnsi"/>
        </w:rPr>
        <w:t xml:space="preserve"> </w:t>
      </w:r>
      <w:r w:rsidR="007B4B61" w:rsidRPr="00DE0A90">
        <w:rPr>
          <w:rFonts w:cstheme="minorHAnsi"/>
        </w:rPr>
        <w:t xml:space="preserve">the </w:t>
      </w:r>
      <w:r w:rsidR="00DC0922" w:rsidRPr="00DE0A90">
        <w:rPr>
          <w:rFonts w:cstheme="minorHAnsi"/>
        </w:rPr>
        <w:t xml:space="preserve">size structure </w:t>
      </w:r>
      <w:r w:rsidR="00A01BD2" w:rsidRPr="00DE0A90">
        <w:rPr>
          <w:rFonts w:cstheme="minorHAnsi"/>
        </w:rPr>
        <w:t xml:space="preserve">of </w:t>
      </w:r>
      <w:r w:rsidR="00064A11" w:rsidRPr="00DE0A90">
        <w:rPr>
          <w:rFonts w:cstheme="minorHAnsi"/>
        </w:rPr>
        <w:t xml:space="preserve">fish </w:t>
      </w:r>
      <w:r w:rsidR="00DC0922" w:rsidRPr="00DE0A90">
        <w:rPr>
          <w:rFonts w:cstheme="minorHAnsi"/>
        </w:rPr>
        <w:t>communities</w:t>
      </w:r>
      <w:r w:rsidR="00F56276" w:rsidRPr="00DE0A90">
        <w:rPr>
          <w:rFonts w:cstheme="minorHAnsi"/>
        </w:rPr>
        <w:t xml:space="preserve">, </w:t>
      </w:r>
      <w:r w:rsidR="00064A11" w:rsidRPr="00DE0A90">
        <w:rPr>
          <w:rFonts w:cstheme="minorHAnsi"/>
        </w:rPr>
        <w:t xml:space="preserve">both direct </w:t>
      </w:r>
      <w:r w:rsidR="006F452C">
        <w:rPr>
          <w:rFonts w:cstheme="minorHAnsi"/>
        </w:rPr>
        <w:t>metabolic</w:t>
      </w:r>
      <w:r w:rsidR="00A42C04">
        <w:rPr>
          <w:rFonts w:cstheme="minorHAnsi"/>
        </w:rPr>
        <w:t xml:space="preserve"> effects</w:t>
      </w:r>
      <w:r w:rsidR="00064A11" w:rsidRPr="00DE0A90">
        <w:rPr>
          <w:rFonts w:cstheme="minorHAnsi"/>
        </w:rPr>
        <w:t xml:space="preserve"> and indirect </w:t>
      </w:r>
      <w:r w:rsidRPr="00DE0A90">
        <w:rPr>
          <w:rFonts w:cstheme="minorHAnsi"/>
        </w:rPr>
        <w:t xml:space="preserve">effects </w:t>
      </w:r>
      <w:r w:rsidR="00C74473" w:rsidRPr="00DE0A90">
        <w:rPr>
          <w:rFonts w:cstheme="minorHAnsi"/>
        </w:rPr>
        <w:t xml:space="preserve">of temperature </w:t>
      </w:r>
      <w:r w:rsidR="00262595">
        <w:rPr>
          <w:rFonts w:cstheme="minorHAnsi"/>
        </w:rPr>
        <w:t xml:space="preserve">via </w:t>
      </w:r>
      <w:r w:rsidR="00973634">
        <w:rPr>
          <w:rFonts w:cstheme="minorHAnsi"/>
        </w:rPr>
        <w:t xml:space="preserve">basal </w:t>
      </w:r>
      <w:r w:rsidR="00262595">
        <w:rPr>
          <w:rFonts w:cstheme="minorHAnsi"/>
        </w:rPr>
        <w:t>resource</w:t>
      </w:r>
      <w:r w:rsidR="00552679">
        <w:rPr>
          <w:rFonts w:cstheme="minorHAnsi"/>
        </w:rPr>
        <w:t xml:space="preserve">s </w:t>
      </w:r>
      <w:r w:rsidR="00064A11" w:rsidRPr="00DE0A90">
        <w:rPr>
          <w:rFonts w:cstheme="minorHAnsi"/>
        </w:rPr>
        <w:t xml:space="preserve">must be accounted for. </w:t>
      </w:r>
    </w:p>
    <w:p w14:paraId="23C2867E" w14:textId="052068C8" w:rsidR="00E17440" w:rsidRDefault="00E17440" w:rsidP="006E355A">
      <w:pPr>
        <w:spacing w:line="480" w:lineRule="auto"/>
        <w:contextualSpacing/>
        <w:jc w:val="both"/>
        <w:rPr>
          <w:rFonts w:cstheme="minorHAnsi"/>
        </w:rPr>
      </w:pPr>
    </w:p>
    <w:p w14:paraId="6C38511A" w14:textId="48E60467" w:rsidR="00733534" w:rsidRPr="00F95139" w:rsidRDefault="00733534" w:rsidP="006E355A">
      <w:pPr>
        <w:pageBreakBefore/>
        <w:spacing w:line="480" w:lineRule="auto"/>
        <w:contextualSpacing/>
        <w:jc w:val="both"/>
        <w:rPr>
          <w:rFonts w:cstheme="minorHAnsi"/>
          <w:b/>
        </w:rPr>
      </w:pPr>
      <w:r>
        <w:rPr>
          <w:rFonts w:cstheme="minorHAnsi"/>
          <w:b/>
        </w:rPr>
        <w:lastRenderedPageBreak/>
        <w:t>Key words</w:t>
      </w:r>
    </w:p>
    <w:p w14:paraId="18A495A8" w14:textId="77777777" w:rsidR="00891EC7" w:rsidRPr="003D641E" w:rsidRDefault="00891EC7" w:rsidP="006E355A">
      <w:pPr>
        <w:spacing w:line="480" w:lineRule="auto"/>
        <w:contextualSpacing/>
        <w:jc w:val="both"/>
        <w:rPr>
          <w:rFonts w:cstheme="minorHAnsi"/>
          <w:bCs/>
        </w:rPr>
      </w:pPr>
      <w:r w:rsidRPr="003D641E">
        <w:rPr>
          <w:rFonts w:cstheme="minorHAnsi"/>
          <w:bCs/>
        </w:rPr>
        <w:t>Body size, climate change, fisheries yield, food web, metabolic theory, multi species, size spectrum</w:t>
      </w:r>
    </w:p>
    <w:p w14:paraId="09E8AC16" w14:textId="6900ADA1" w:rsidR="00A2178C" w:rsidRDefault="00A2178C" w:rsidP="004E0AE6">
      <w:pPr>
        <w:spacing w:line="480" w:lineRule="auto"/>
        <w:contextualSpacing/>
        <w:jc w:val="both"/>
      </w:pPr>
    </w:p>
    <w:p w14:paraId="5A11EAC7" w14:textId="2A86E959" w:rsidR="00A2178C" w:rsidRDefault="00A2178C" w:rsidP="004E0AE6">
      <w:pPr>
        <w:spacing w:line="480" w:lineRule="auto"/>
        <w:contextualSpacing/>
        <w:jc w:val="both"/>
      </w:pPr>
    </w:p>
    <w:p w14:paraId="14B2CAE9" w14:textId="0E0C4F14" w:rsidR="00A2178C" w:rsidRDefault="00A2178C" w:rsidP="004E0AE6">
      <w:pPr>
        <w:spacing w:line="480" w:lineRule="auto"/>
        <w:contextualSpacing/>
        <w:jc w:val="both"/>
      </w:pPr>
    </w:p>
    <w:p w14:paraId="09425EA1" w14:textId="11196E7F" w:rsidR="00A2178C" w:rsidRDefault="00A2178C" w:rsidP="004E0AE6">
      <w:pPr>
        <w:spacing w:line="480" w:lineRule="auto"/>
        <w:contextualSpacing/>
        <w:jc w:val="both"/>
      </w:pPr>
    </w:p>
    <w:p w14:paraId="17B0BBF5" w14:textId="4F712A03" w:rsidR="00A2178C" w:rsidRDefault="00A2178C" w:rsidP="004E0AE6">
      <w:pPr>
        <w:spacing w:line="480" w:lineRule="auto"/>
        <w:contextualSpacing/>
        <w:jc w:val="both"/>
      </w:pPr>
    </w:p>
    <w:p w14:paraId="4365A196" w14:textId="31B69888" w:rsidR="00A2178C" w:rsidRDefault="00A2178C" w:rsidP="004E0AE6">
      <w:pPr>
        <w:spacing w:line="480" w:lineRule="auto"/>
        <w:contextualSpacing/>
        <w:jc w:val="both"/>
      </w:pPr>
    </w:p>
    <w:p w14:paraId="4506604A" w14:textId="5595AE11" w:rsidR="00A2178C" w:rsidRDefault="00A2178C" w:rsidP="004E0AE6">
      <w:pPr>
        <w:spacing w:line="480" w:lineRule="auto"/>
        <w:contextualSpacing/>
        <w:jc w:val="both"/>
      </w:pPr>
    </w:p>
    <w:p w14:paraId="6A439558" w14:textId="5E8F5D87" w:rsidR="00A2178C" w:rsidRDefault="00A2178C" w:rsidP="004E0AE6">
      <w:pPr>
        <w:spacing w:line="480" w:lineRule="auto"/>
        <w:contextualSpacing/>
        <w:jc w:val="both"/>
      </w:pPr>
    </w:p>
    <w:p w14:paraId="3D03DC89" w14:textId="33E2D5A7" w:rsidR="00A2178C" w:rsidRDefault="00A2178C" w:rsidP="004E0AE6">
      <w:pPr>
        <w:spacing w:line="480" w:lineRule="auto"/>
        <w:contextualSpacing/>
        <w:jc w:val="both"/>
      </w:pPr>
    </w:p>
    <w:p w14:paraId="202B2C01" w14:textId="0DE328FF" w:rsidR="00A2178C" w:rsidRDefault="00A2178C" w:rsidP="004E0AE6">
      <w:pPr>
        <w:spacing w:line="480" w:lineRule="auto"/>
        <w:contextualSpacing/>
        <w:jc w:val="both"/>
      </w:pPr>
    </w:p>
    <w:p w14:paraId="5EA8703D" w14:textId="588879BB" w:rsidR="00A2178C" w:rsidRDefault="00A2178C" w:rsidP="004E0AE6">
      <w:pPr>
        <w:spacing w:line="480" w:lineRule="auto"/>
        <w:contextualSpacing/>
        <w:jc w:val="both"/>
      </w:pPr>
    </w:p>
    <w:p w14:paraId="06B2D4C7" w14:textId="1E85DB3C" w:rsidR="00A2178C" w:rsidRDefault="00A2178C" w:rsidP="004E0AE6">
      <w:pPr>
        <w:spacing w:line="480" w:lineRule="auto"/>
        <w:contextualSpacing/>
        <w:jc w:val="both"/>
      </w:pPr>
    </w:p>
    <w:p w14:paraId="10384320" w14:textId="76CF6E4D" w:rsidR="00A2178C" w:rsidRDefault="00A2178C" w:rsidP="004E0AE6">
      <w:pPr>
        <w:spacing w:line="480" w:lineRule="auto"/>
        <w:contextualSpacing/>
        <w:jc w:val="both"/>
      </w:pPr>
    </w:p>
    <w:p w14:paraId="0EC78426" w14:textId="7C930B26" w:rsidR="00A2178C" w:rsidRDefault="00A2178C" w:rsidP="004E0AE6">
      <w:pPr>
        <w:spacing w:line="480" w:lineRule="auto"/>
        <w:contextualSpacing/>
        <w:jc w:val="both"/>
      </w:pPr>
    </w:p>
    <w:p w14:paraId="301FB2E2" w14:textId="00253F25" w:rsidR="00A2178C" w:rsidRDefault="00A2178C" w:rsidP="004E0AE6">
      <w:pPr>
        <w:spacing w:line="480" w:lineRule="auto"/>
        <w:contextualSpacing/>
        <w:jc w:val="both"/>
      </w:pPr>
    </w:p>
    <w:p w14:paraId="2FF4213E" w14:textId="3E6EC4B8" w:rsidR="00A2178C" w:rsidRDefault="00A2178C" w:rsidP="004E0AE6">
      <w:pPr>
        <w:spacing w:line="480" w:lineRule="auto"/>
        <w:contextualSpacing/>
        <w:jc w:val="both"/>
      </w:pPr>
    </w:p>
    <w:p w14:paraId="3A7D9B70" w14:textId="5C608623" w:rsidR="00A2178C" w:rsidRDefault="00A2178C" w:rsidP="004E0AE6">
      <w:pPr>
        <w:spacing w:line="480" w:lineRule="auto"/>
        <w:contextualSpacing/>
        <w:jc w:val="both"/>
      </w:pPr>
    </w:p>
    <w:p w14:paraId="7E06DE3A" w14:textId="3EBB3143" w:rsidR="00A2178C" w:rsidRDefault="00A2178C" w:rsidP="004E0AE6">
      <w:pPr>
        <w:spacing w:line="480" w:lineRule="auto"/>
        <w:contextualSpacing/>
        <w:jc w:val="both"/>
      </w:pPr>
    </w:p>
    <w:p w14:paraId="2E5DBD05" w14:textId="52391AFE" w:rsidR="00A2178C" w:rsidRDefault="00A2178C" w:rsidP="004E0AE6">
      <w:pPr>
        <w:spacing w:line="480" w:lineRule="auto"/>
        <w:contextualSpacing/>
        <w:jc w:val="both"/>
      </w:pPr>
    </w:p>
    <w:p w14:paraId="73CD6374" w14:textId="4C59F991" w:rsidR="00A2178C" w:rsidRDefault="00A2178C" w:rsidP="004E0AE6">
      <w:pPr>
        <w:spacing w:line="480" w:lineRule="auto"/>
        <w:contextualSpacing/>
        <w:jc w:val="both"/>
      </w:pPr>
    </w:p>
    <w:p w14:paraId="32C81A4A" w14:textId="3E70AFB0" w:rsidR="00A2178C" w:rsidRDefault="00A2178C" w:rsidP="004E0AE6">
      <w:pPr>
        <w:spacing w:line="480" w:lineRule="auto"/>
        <w:contextualSpacing/>
        <w:jc w:val="both"/>
      </w:pPr>
    </w:p>
    <w:p w14:paraId="0410BC4C" w14:textId="3A3D1017" w:rsidR="00A2178C" w:rsidRDefault="00A2178C" w:rsidP="004E0AE6">
      <w:pPr>
        <w:spacing w:line="480" w:lineRule="auto"/>
        <w:contextualSpacing/>
        <w:jc w:val="both"/>
      </w:pPr>
    </w:p>
    <w:p w14:paraId="443080C0" w14:textId="77777777" w:rsidR="00751F48" w:rsidRPr="00F95139" w:rsidRDefault="00751F48" w:rsidP="004E0AE6">
      <w:pPr>
        <w:spacing w:line="480" w:lineRule="auto"/>
        <w:contextualSpacing/>
        <w:jc w:val="both"/>
        <w:rPr>
          <w:rFonts w:cstheme="minorHAnsi"/>
          <w:b/>
        </w:rPr>
      </w:pPr>
      <w:r w:rsidRPr="00F95139">
        <w:rPr>
          <w:rFonts w:cstheme="minorHAnsi"/>
          <w:b/>
        </w:rPr>
        <w:lastRenderedPageBreak/>
        <w:t>Introduction</w:t>
      </w:r>
    </w:p>
    <w:p w14:paraId="13C82F8D" w14:textId="25885B9B" w:rsidR="00751F48" w:rsidRDefault="00751F48" w:rsidP="004E0AE6">
      <w:pPr>
        <w:spacing w:line="480" w:lineRule="auto"/>
        <w:jc w:val="both"/>
        <w:rPr>
          <w:bCs/>
        </w:rPr>
      </w:pPr>
      <w:r w:rsidRPr="00F95139">
        <w:rPr>
          <w:bCs/>
        </w:rPr>
        <w:t xml:space="preserve">Climate change affects aquatic food webs directly by </w:t>
      </w:r>
      <w:r>
        <w:rPr>
          <w:bCs/>
        </w:rPr>
        <w:t>affecting</w:t>
      </w:r>
      <w:r w:rsidRPr="00F95139">
        <w:rPr>
          <w:bCs/>
        </w:rPr>
        <w:t xml:space="preserve"> species’ distribution </w:t>
      </w:r>
      <w:r w:rsidRPr="00AF32CB">
        <w:rPr>
          <w:bCs/>
        </w:rPr>
        <w:fldChar w:fldCharType="begin"/>
      </w:r>
      <w:r w:rsidR="009A4E72">
        <w:rPr>
          <w:bCs/>
        </w:rPr>
        <w:instrText xml:space="preserve"> ADDIN ZOTERO_ITEM CSL_CITATION {"citationID":"3HVJIS2N","properties":{"formattedCitation":"(Pinsky {\\i{}et al.} 2013)","plainCitation":"(Pinsky et al. 2013)","noteIndex":0},"citationItems":[{"id":"qiQFbA1o/OpZB0X6A","uris":["http://zotero.org/users/6116610/items/BIW9FSIM"],"itemData":{"id":972,"type":"article-journal","abstract":"Local Speeding\nEarly responses of species to climate change seemed to predict a general poleward response (or upward in mountains and downward in the ocean). Pinsky et al. (p. 1239) test an alternative hypothesis that relates more to the nature of climate change than to changes in temperature. Using nearly 50 years of coastal survey data on &gt;350 marine taxa, they found that climate velocity was a much better predictor of patterns of change than individual species' characteristics or life histories. The findings suggest that responses to climate change largely track changes in local conditions.\nOrganisms are expected to adapt or move in response to climate change, but observed distribution shifts span a wide range of directions and rates. Explanations often emphasize biological distinctions among species, but general mechanisms have been elusive. We tested an alternative hypothesis: that differences in climate velocity—the rate and direction that climate shifts across the landscape—can explain observed species shifts. We compiled a database of coastal surveys around North America from 1968 to 2011, sampling 128 million individuals across 360 marine taxa. Climate velocity explained the magnitude and direction of shifts in latitude and depth much more effectively than did species characteristics. Our results demonstrate that marine species shift at different rates and directions because they closely track the complex mosaic of local climate velocities.\nVariation in species’ responses to climate change can be explained by differences in the local rates of climate change.\nVariation in species’ responses to climate change can be explained by differences in the local rates of climate change.","container-title":"Science","DOI":"10.1126/science.1239352","ISSN":"0036-8075, 1095-9203","issue":"6151","language":"en","note":"PMID: 24031017","page":"1239-1242","source":"science.sciencemag.org","title":"Marine Taxa Track Local Climate Velocities","volume":"341","author":[{"family":"Pinsky","given":"Malin L."},{"family":"Worm","given":"Boris"},{"family":"Fogarty","given":"Michael J."},{"family":"Sarmiento","given":"Jorge L."},{"family":"Levin","given":"Simon A."}],"issued":{"date-parts":[["2013",9,13]]}}}],"schema":"https://github.com/citation-style-language/schema/raw/master/csl-citation.json"} </w:instrText>
      </w:r>
      <w:r w:rsidRPr="00AF32CB">
        <w:rPr>
          <w:bCs/>
        </w:rPr>
        <w:fldChar w:fldCharType="separate"/>
      </w:r>
      <w:r w:rsidRPr="00AF32CB">
        <w:t xml:space="preserve">(Pinsky </w:t>
      </w:r>
      <w:r w:rsidRPr="00AF32CB">
        <w:rPr>
          <w:i/>
          <w:iCs/>
        </w:rPr>
        <w:t>et al.</w:t>
      </w:r>
      <w:r w:rsidRPr="00AF32CB">
        <w:t xml:space="preserve"> 2013)</w:t>
      </w:r>
      <w:r w:rsidRPr="00AF32CB">
        <w:rPr>
          <w:bCs/>
        </w:rPr>
        <w:fldChar w:fldCharType="end"/>
      </w:r>
      <w:r w:rsidRPr="00F95139">
        <w:rPr>
          <w:bCs/>
        </w:rPr>
        <w:t xml:space="preserve">, abundance </w:t>
      </w:r>
      <w:r w:rsidRPr="00AF32CB">
        <w:rPr>
          <w:bCs/>
        </w:rPr>
        <w:fldChar w:fldCharType="begin"/>
      </w:r>
      <w:r w:rsidR="00587D54">
        <w:rPr>
          <w:bCs/>
        </w:rPr>
        <w:instrText xml:space="preserve"> ADDIN ZOTERO_ITEM CSL_CITATION {"citationID":"hi1Eh55E","properties":{"formattedCitation":"(McCauley {\\i{}et al.} 2015)","plainCitation":"(McCauley et al. 2015)","noteIndex":0},"citationItems":[{"id":973,"uris":["http://zotero.org/users/6116610/items/GXNSFGWH"],"itemData":{"id":973,"type":"article-journal","abstract":"Marine animals are disappearing, too\nThe loss of animal species in terrestrial environments has been well documented and is continuing. Loss of species in marine environments has been slower than in terrestrial systems, but appears to be increasing rapidly. McCauley et al. review the recent patterns of species decline and loss in marine environments. Though they note many worrying declines, they also highlight approaches that might allow us to prevent the type of massive defaunation that has occurred on land.\nScience, this issue 10.1126/science.1255641\nStructured Abstract\nBACKGROUND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ecosystems.\nADVANCES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years.\nOUTLOOK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 &lt;img class=\"fragment-image\" aria-describedby=\"F1-caption\" src=\"https://science.sciencemag.org/content/sci/347/6219/1255641/F1.medium.gif\"/&gt; Download high-res image Open in new tab Download Powerpoint Timeline (log scale) of marine and terrestrial defaunation.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1095-9203","issue":"6219","language":"en","note":"PMID: 25593191","source":"science.sciencemag.org","title":"Marine defaunation: Animal loss in the global ocean","title-short":"Marine defaunation","URL":"https://science.sciencemag.org/content/347/6219/1255641","volume":"347","author":[{"family":"McCauley","given":"Douglas J."},{"family":"Pinsky","given":"Malin L."},{"family":"Palumbi","given":"Stephen R."},{"family":"Estes","given":"James A."},{"family":"Joyce","given":"Francis H."},{"family":"Warner","given":"Robert R."}],"accessed":{"date-parts":[["2019",12,20]]},"issued":{"date-parts":[["2015",1,16]]},"citation-key":"mccauleyMarineDefaunationAnimal2015"}}],"schema":"https://github.com/citation-style-language/schema/raw/master/csl-citation.json"} </w:instrText>
      </w:r>
      <w:r w:rsidRPr="00AF32CB">
        <w:rPr>
          <w:bCs/>
        </w:rPr>
        <w:fldChar w:fldCharType="separate"/>
      </w:r>
      <w:r w:rsidRPr="00AF32CB">
        <w:t xml:space="preserve">(McCauley </w:t>
      </w:r>
      <w:r w:rsidRPr="00AF32CB">
        <w:rPr>
          <w:i/>
          <w:iCs/>
        </w:rPr>
        <w:t>et al.</w:t>
      </w:r>
      <w:r w:rsidRPr="00AF32CB">
        <w:t xml:space="preserve"> 2015)</w:t>
      </w:r>
      <w:r w:rsidRPr="00AF32CB">
        <w:rPr>
          <w:bCs/>
        </w:rPr>
        <w:fldChar w:fldCharType="end"/>
      </w:r>
      <w:r w:rsidRPr="00AF32CB">
        <w:rPr>
          <w:bCs/>
        </w:rPr>
        <w:t xml:space="preserve">, body size </w:t>
      </w:r>
      <w:r w:rsidRPr="00AF32CB">
        <w:rPr>
          <w:bCs/>
        </w:rPr>
        <w:fldChar w:fldCharType="begin"/>
      </w:r>
      <w:r w:rsidR="00587D54">
        <w:rPr>
          <w:bCs/>
        </w:rPr>
        <w:instrText xml:space="preserve"> ADDIN ZOTERO_ITEM CSL_CITATION {"citationID":"JLk31TKm","properties":{"formattedCitation":"(Daufresne {\\i{}et al.} 2009; Baudron {\\i{}et al.} 2014)","plainCitation":"(Daufresne et al. 2009; Baudron et al. 2014)","noteIndex":0},"citationItems":[{"id":535,"uris":["http://zotero.org/users/6116610/items/BYIQJ2UA"],"itemData":{"id":535,"type":"article-journal","abstract":"Understanding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citation-key":"daufresneGlobalWarmingBenefits2009"}},{"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T"}],"issued":{"date-parts":[["2014"]]},"citation-key":"baudronWarmingTemperaturesSmaller2014"}}],"schema":"https://github.com/citation-style-language/schema/raw/master/csl-citation.json"} </w:instrText>
      </w:r>
      <w:r w:rsidRPr="00AF32CB">
        <w:rPr>
          <w:bCs/>
        </w:rPr>
        <w:fldChar w:fldCharType="separate"/>
      </w:r>
      <w:r w:rsidRPr="00AF32CB">
        <w:t xml:space="preserve">(Daufresne </w:t>
      </w:r>
      <w:r w:rsidRPr="00AF32CB">
        <w:rPr>
          <w:i/>
          <w:iCs/>
        </w:rPr>
        <w:t>et al.</w:t>
      </w:r>
      <w:r w:rsidRPr="00AF32CB">
        <w:t xml:space="preserve"> 2009; Baudron </w:t>
      </w:r>
      <w:r w:rsidRPr="00AF32CB">
        <w:rPr>
          <w:i/>
          <w:iCs/>
        </w:rPr>
        <w:t>et al.</w:t>
      </w:r>
      <w:r w:rsidRPr="00AF32CB">
        <w:t xml:space="preserve"> 2014)</w:t>
      </w:r>
      <w:r w:rsidRPr="00AF32CB">
        <w:rPr>
          <w:bCs/>
        </w:rPr>
        <w:fldChar w:fldCharType="end"/>
      </w:r>
      <w:r w:rsidRPr="00F95139">
        <w:rPr>
          <w:bCs/>
        </w:rPr>
        <w:t xml:space="preserve">, and ecosystem function </w:t>
      </w:r>
      <w:r w:rsidRPr="00AF32CB">
        <w:rPr>
          <w:bCs/>
        </w:rPr>
        <w:fldChar w:fldCharType="begin"/>
      </w:r>
      <w:r w:rsidR="00587D54">
        <w:rPr>
          <w:bCs/>
        </w:rPr>
        <w:instrText xml:space="preserve"> ADDIN ZOTERO_ITEM CSL_CITATION {"citationID":"aow4yLX6","properties":{"formattedCitation":"(Pontavice {\\i{}et al.} 2019)","plainCitation":"(Pontavice et al. 2019)","noteIndex":0},"citationItems":[{"id":974,"uris":["http://zotero.org/users/6116610/items/38IVEI8L"],"itemData":{"id":974,"type":"article-journal","abstract":"Sea water temperature affects all biological and ecological processes that ultimately impact ecosystem functioning. In this study, we examine the influence of temperature on global biomass transfers from marine secondary production to fish stocks. By combining fisheries catches in all coastal ocean areas and life history traits of exploited marine species, we provide global estimates of two trophic transfer parameters which determine biomass flows in coastal marine food web: the trophic transfer efficiency and the biomass residence time in the food web. We find that biomass transfers in tropical ecosystems are less efficient and faster than in areas with cooler waters. In contrast, biomass transfers through the food web became faster and more efficient between 1950 and 2010. Using simulated changes in sea water temperature from three Earth system models, we project that the mean trophic transfer efficiency in coastal waters would decrease from 7.7% to 7.2% between 2010 and 2,100 under the ‘no effective mitigation’ Representative Concentration Pathway (RCP 8.5), while biomass residence time between trophic level 2 and 4 is projected to decrease from 2.7 to 2.3 year on average. Beyond the global trends, we show that the trophic transfer efficiencies and biomass residence times may vary substantially among ecosystem types and that the polar ecosystems may be the most impacted ecosystems. The detected and projected changes in mean trophic transfer efficiency and biomass residence time will undermine food web functioning. Our study provides quantitative understanding of temperature effects on trophodynamic of marine ecosystems under climate change.","container-title":"Global Change Biology","DOI":"10.1111/gcb.14944","ISSN":"1365-2486","language":"en","source":"Wiley Online Library","title":"Climate change undermines the global functioning of marine food webs","URL":"https://onlinelibrary.wiley.com/doi/abs/10.1111/gcb.14944","author":[{"family":"Pontavice","given":"Hubert","dropping-particle":"du"},{"family":"Gascuel","given":"Didier"},{"family":"Reygondeau","given":"Gabriel"},{"family":"Maureaud","given":"Aurore"},{"family":"Cheung","given":"William W. L."}],"accessed":{"date-parts":[["2019",12,20]]},"issued":{"date-parts":[["2019"]]},"citation-key":"pontaviceClimateChangeUndermines2019"}}],"schema":"https://github.com/citation-style-language/schema/raw/master/csl-citation.json"} </w:instrText>
      </w:r>
      <w:r w:rsidRPr="00AF32CB">
        <w:rPr>
          <w:bCs/>
        </w:rPr>
        <w:fldChar w:fldCharType="separate"/>
      </w:r>
      <w:r w:rsidRPr="00AF32CB">
        <w:t xml:space="preserve">(Pontavice </w:t>
      </w:r>
      <w:r w:rsidRPr="00AF32CB">
        <w:rPr>
          <w:i/>
          <w:iCs/>
        </w:rPr>
        <w:t>et al.</w:t>
      </w:r>
      <w:r w:rsidRPr="00AF32CB">
        <w:t xml:space="preserve"> 2019)</w:t>
      </w:r>
      <w:r w:rsidRPr="00AF32CB">
        <w:rPr>
          <w:bCs/>
        </w:rPr>
        <w:fldChar w:fldCharType="end"/>
      </w:r>
      <w:r w:rsidRPr="00F95139">
        <w:rPr>
          <w:bCs/>
        </w:rPr>
        <w:t>. Global retrospective analysis of warming and fish population dynamics has revealed</w:t>
      </w:r>
      <w:r w:rsidR="008930E3">
        <w:rPr>
          <w:bCs/>
        </w:rPr>
        <w:t xml:space="preserve"> that</w:t>
      </w:r>
      <w:r w:rsidRPr="00F95139">
        <w:rPr>
          <w:bCs/>
        </w:rPr>
        <w:t xml:space="preserve"> </w:t>
      </w:r>
      <w:r w:rsidR="00B354AD">
        <w:rPr>
          <w:bCs/>
        </w:rPr>
        <w:t>the maximum sustainable yield</w:t>
      </w:r>
      <w:r>
        <w:rPr>
          <w:bCs/>
        </w:rPr>
        <w:t xml:space="preserve"> </w:t>
      </w:r>
      <w:r w:rsidRPr="00F95139">
        <w:rPr>
          <w:bCs/>
        </w:rPr>
        <w:t xml:space="preserve">of scientifically assessed fish populations across ecoregions has already declined </w:t>
      </w:r>
      <w:r w:rsidRPr="00263D05">
        <w:rPr>
          <w:bCs/>
        </w:rPr>
        <w:t>by 4</w:t>
      </w:r>
      <w:r w:rsidR="0058724E">
        <w:rPr>
          <w:bCs/>
        </w:rPr>
        <w:t>.1</w:t>
      </w:r>
      <w:r>
        <w:rPr>
          <w:bCs/>
        </w:rPr>
        <w:t xml:space="preserve">% </w:t>
      </w:r>
      <w:r w:rsidR="00CA010D" w:rsidRPr="00263D05">
        <w:rPr>
          <w:bCs/>
        </w:rPr>
        <w:t>on average</w:t>
      </w:r>
      <w:r w:rsidR="00CA010D">
        <w:rPr>
          <w:bCs/>
        </w:rPr>
        <w:t xml:space="preserve"> </w:t>
      </w:r>
      <w:r>
        <w:rPr>
          <w:bCs/>
        </w:rPr>
        <w:t xml:space="preserve">between </w:t>
      </w:r>
      <w:r w:rsidRPr="004029A8">
        <w:rPr>
          <w:bCs/>
        </w:rPr>
        <w:t>1930</w:t>
      </w:r>
      <w:r w:rsidR="00284A19">
        <w:rPr>
          <w:bCs/>
        </w:rPr>
        <w:t xml:space="preserve"> and </w:t>
      </w:r>
      <w:r w:rsidRPr="004029A8">
        <w:rPr>
          <w:bCs/>
        </w:rPr>
        <w:t>2010</w:t>
      </w:r>
      <w:r>
        <w:rPr>
          <w:bCs/>
        </w:rPr>
        <w:t xml:space="preserve"> </w:t>
      </w:r>
      <w:r w:rsidRPr="00F95139">
        <w:rPr>
          <w:bCs/>
        </w:rPr>
        <w:t xml:space="preserve">due to climate change </w:t>
      </w:r>
      <w:r w:rsidRPr="004029A8">
        <w:rPr>
          <w:bCs/>
        </w:rPr>
        <w:fldChar w:fldCharType="begin"/>
      </w:r>
      <w:r w:rsidR="00587D54">
        <w:rPr>
          <w:bCs/>
        </w:rPr>
        <w:instrText xml:space="preserve"> ADDIN ZOTERO_ITEM CSL_CITATION {"citationID":"bMM2wOcp","properties":{"formattedCitation":"(Free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sidRPr="004029A8">
        <w:rPr>
          <w:bCs/>
        </w:rPr>
        <w:fldChar w:fldCharType="separate"/>
      </w:r>
      <w:r w:rsidRPr="004029A8">
        <w:t xml:space="preserve">(Free </w:t>
      </w:r>
      <w:r w:rsidRPr="004029A8">
        <w:rPr>
          <w:i/>
          <w:iCs/>
        </w:rPr>
        <w:t>et al.</w:t>
      </w:r>
      <w:r w:rsidRPr="004029A8">
        <w:t xml:space="preserve"> 2019)</w:t>
      </w:r>
      <w:r w:rsidRPr="004029A8">
        <w:rPr>
          <w:bCs/>
        </w:rPr>
        <w:fldChar w:fldCharType="end"/>
      </w:r>
      <w:r w:rsidRPr="00F95139">
        <w:rPr>
          <w:bCs/>
        </w:rPr>
        <w:t>. These results are also matched in magnitude and direction by projections from an ensemble of mechanistic ecosystem models, which predict ~</w:t>
      </w:r>
      <w:r w:rsidRPr="00F47FE2">
        <w:rPr>
          <w:bCs/>
        </w:rPr>
        <w:t>5%</w:t>
      </w:r>
      <w:r>
        <w:rPr>
          <w:bCs/>
        </w:rPr>
        <w:t xml:space="preserve"> </w:t>
      </w:r>
      <w:r w:rsidRPr="00F47FE2">
        <w:rPr>
          <w:bCs/>
        </w:rPr>
        <w:t>decline in</w:t>
      </w:r>
      <w:r>
        <w:rPr>
          <w:bCs/>
        </w:rPr>
        <w:t xml:space="preserve"> animal</w:t>
      </w:r>
      <w:r w:rsidRPr="00F47FE2">
        <w:rPr>
          <w:bCs/>
        </w:rPr>
        <w:t xml:space="preserve"> </w:t>
      </w:r>
      <w:r w:rsidRPr="00F95139">
        <w:rPr>
          <w:bCs/>
        </w:rPr>
        <w:t>biomass</w:t>
      </w:r>
      <w:r w:rsidRPr="00523092">
        <w:rPr>
          <w:bCs/>
        </w:rPr>
        <w:t xml:space="preserve"> </w:t>
      </w:r>
      <w:r>
        <w:rPr>
          <w:bCs/>
        </w:rPr>
        <w:t xml:space="preserve">for every 1 </w:t>
      </w:r>
      <m:oMath>
        <m:r>
          <w:rPr>
            <w:rFonts w:ascii="Cambria Math" w:hAnsi="Cambria Math"/>
          </w:rPr>
          <m:t>℃</m:t>
        </m:r>
      </m:oMath>
      <w:r>
        <w:rPr>
          <w:bCs/>
        </w:rPr>
        <w:t xml:space="preserve"> of warming</w:t>
      </w:r>
      <w:r w:rsidRPr="00F95139">
        <w:rPr>
          <w:bCs/>
        </w:rPr>
        <w:t>, especially at higher trophic levels</w:t>
      </w:r>
      <w:r w:rsidRPr="00565774">
        <w:rPr>
          <w:bCs/>
        </w:rPr>
        <w:t xml:space="preserve"> </w:t>
      </w:r>
      <w:r>
        <w:rPr>
          <w:bCs/>
        </w:rPr>
        <w:fldChar w:fldCharType="begin"/>
      </w:r>
      <w:r w:rsidR="00587D54">
        <w:rPr>
          <w:bCs/>
        </w:rPr>
        <w:instrText xml:space="preserve"> ADDIN ZOTERO_ITEM CSL_CITATION {"citationID":"WzdAERda","properties":{"formattedCitation":"(Lotze {\\i{}et al.} 2019)","plainCitation":"(Lotze et al. 2019)","noteIndex":0},"citationItems":[{"id":859,"uris":["http://zotero.org/users/6116610/items/5GZ4YBID"],"itemData":{"id":859,"type":"article-journal","container-title":"Proceedings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D."},{"family":"Worm","given":"Boris"}],"issued":{"date-parts":[["2019",6,25]]},"citation-key":"lotzeGlobalEnsembleProjections2019"}}],"schema":"https://github.com/citation-style-language/schema/raw/master/csl-citation.json"} </w:instrText>
      </w:r>
      <w:r>
        <w:rPr>
          <w:bCs/>
        </w:rPr>
        <w:fldChar w:fldCharType="separate"/>
      </w:r>
      <w:r w:rsidRPr="00565774">
        <w:t xml:space="preserve">(Lotze </w:t>
      </w:r>
      <w:r w:rsidRPr="00565774">
        <w:rPr>
          <w:i/>
          <w:iCs/>
        </w:rPr>
        <w:t>et al.</w:t>
      </w:r>
      <w:r w:rsidRPr="00565774">
        <w:t xml:space="preserve"> 2019)</w:t>
      </w:r>
      <w:r>
        <w:rPr>
          <w:bCs/>
        </w:rPr>
        <w:fldChar w:fldCharType="end"/>
      </w:r>
      <w:r w:rsidRPr="00F95139">
        <w:rPr>
          <w:bCs/>
        </w:rPr>
        <w:t>.</w:t>
      </w:r>
      <w:r w:rsidRPr="00DB42F4">
        <w:rPr>
          <w:bCs/>
        </w:rPr>
        <w:t xml:space="preserve"> </w:t>
      </w:r>
      <w:r>
        <w:rPr>
          <w:bCs/>
        </w:rPr>
        <w:t xml:space="preserve">Across a range of process-based ecosystem models, declines in productivity of fish stocks and abundance of large fish have been linked to changes in primary production or zooplankton abundance </w:t>
      </w:r>
      <w:r w:rsidRPr="00AF32CB">
        <w:rPr>
          <w:bCs/>
        </w:rPr>
        <w:fldChar w:fldCharType="begin"/>
      </w:r>
      <w:r w:rsidR="00E25B75">
        <w:rPr>
          <w:bCs/>
        </w:rPr>
        <w:instrText xml:space="preserve"> ADDIN ZOTERO_ITEM CSL_CITATION {"citationID":"ZyYCOlvS","properties":{"formattedCitation":"(Blanchard {\\i{}et al.} 2012; Woodworth-Jefcoats {\\i{}et al.} 2013, 2015; Barange {\\i{}et al.} 2014; Lotze {\\i{}et al.} 2019; Heneghan {\\i{}et al.} 2021; Tittensor {\\i{}et al.} 2021)","plainCitation":"(Blanchard et al. 2012; Woodworth-Jefcoats et al. 2013, 2015; Barange et al. 2014; Lotze et al. 2019; Heneghan et al. 2021; Tittensor et al. 2021)","noteIndex":0},"citationItems":[{"id":529,"uris":["http://zotero.org/users/6116610/items/GIX9G57E"],"itemData":{"id":529,"type":"article-journal","abstract":"Existing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K"},{"family":"Barange","given":"M"}],"issued":{"date-parts":[["2012"]]},"citation-key":"blanchardPotentialConsequencesClimate2012"}},{"id":848,"uris":["http://zotero.org/users/6116610/items/BE5SDFD7"],"itemData":{"id":848,"type":"article-journal","abstract":"Output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L."}],"issued":{"date-parts":[["2013",3]]},"citation-key":"woodworth-jefcoatsEcosystemSizeStructure2013"}},{"id":849,"uris":["http://zotero.org/users/6116610/items/2UJM2NFH"],"itemData":{"id":849,"type":"article-journal","abstract":"We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L."}],"issued":{"date-parts":[["2015",11]]},"citation-key":"woodworth-jefcoatsTwoTakesEcosystem2015"}},{"id":907,"uris":["http://zotero.org/users/6116610/items/FKINFFKU"],"itemData":{"id":907,"type":"article-journal","container-title":"Nature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citation-key":"barangeImpactsClimateChange2014"}},{"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D."},{"family":"Worm","given":"Boris"}],"issued":{"date-parts":[["2019",6,25]]},"citation-key":"lotzeGlobalEnsembleProjections2019"}},{"id":2841,"uris":["http://zotero.org/users/6116610/items/5KSBVZ54"],"itemData":{"id":2841,"type":"article-journal","abstract":"Climate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P."}],"issued":{"date-parts":[["2021",11,1]]},"citation-key":"heneghanDisentanglingDiverseResponses2021"}},{"id":3893,"uris":["http://zotero.org/users/6116610/items/22FCUKGU"],"itemData":{"id":3893,"type":"article-journal","abstract":"Projections of climate change impacts on marine ecosystems have revealed long-term declines in global marine animal biomass and unevenly distributed impacts on fisheries. Here we apply an enhanced suite of global marine ecosystem models from the Fisheries and Marine Ecosystem Model Intercomparison Project (Fish-MIP), forced by new-generation Earth system model outputs from Phase 6 of the Coupled Model Intercomparison Project (CMIP6), to provide insights into how projected climate change will affect future ocean ecosystems. Compared with the previous generation CMIP5-forced Fish-MIP ensemble, the new ensemble ecosystem simulations show a greater decline in mean global ocean animal biomass under both strong-mitigation and high-emissions scenarios due to elevated warming, despite greater uncertainty in net primary production in the high-emissions scenario. Regional shifts in the direction of biomass changes highlight the continued and urgent need to reduce uncertainty in the projected responses of marine ecosystems to climate change to help support adaptation planning.","container-title":"Nature Climate Change","DOI":"10.1038/s41558-021-01173-9","ISSN":"1758-6798","issue":"11","journalAbbreviation":"Nat. Clim. Chang.","language":"en","note":"number: 11\npublisher: Nature Publishing Group","page":"973-981","source":"www.nature.com","title":"Next-generation ensemble projections reveal higher climate risks for marine ecosystems","volume":"11","author":[{"family":"Tittensor","given":"Derek P."},{"family":"Novaglio","given":"Camilla"},{"family":"Harrison","given":"Cheryl S."},{"family":"Heneghan","given":"Ryan F."},{"family":"Barrier","given":"Nicolas"},{"family":"Bianchi","given":"Daniele"},{"family":"Bopp","given":"Laurent"},{"family":"Bryndum-Buchholz","given":"Andrea"},{"family":"Britten","given":"Gregory L."},{"family":"Büchner","given":"Matthias"},{"family":"Cheung","given":"William W. L."},{"family":"Christensen","given":"Villy"},{"family":"Coll","given":"Marta"},{"family":"Dunne","given":"John P."},{"family":"Eddy","given":"Tyler D."},{"family":"Everett","given":"Jason D."},{"family":"Fernandes-Salvador","given":"Jose A."},{"family":"Fulton","given":"Elizabeth A."},{"family":"Galbraith","given":"Eric D."},{"family":"Gascuel","given":"Didier"},{"family":"Guiet","given":"Jerome"},{"family":"John","given":"Jasmin G."},{"family":"Link","given":"Jason S."},{"family":"Lotze","given":"Heike K."},{"family":"Maury","given":"Olivier"},{"family":"Ortega-Cisneros","given":"Kelly"},{"family":"Palacios-Abrantes","given":"Juliano"},{"family":"Petrik","given":"Colleen M."},{"family":"Pontavice","given":"Hubert","non-dropping-particle":"du"},{"family":"Rault","given":"Jonathan"},{"family":"Richardson","given":"Anthony J."},{"family":"Shannon","given":"Lynne"},{"family":"Shin","given":"Yunne-Jai"},{"family":"Steenbeek","given":"Jeroen"},{"family":"Stock","given":"Charles A."},{"family":"Blanchard","given":"Julia L."}],"issued":{"date-parts":[["2021",11]]},"citation-key":"tittensorNextgenerationEnsembleProjections2021"}}],"schema":"https://github.com/citation-style-language/schema/raw/master/csl-citation.json"} </w:instrText>
      </w:r>
      <w:r w:rsidRPr="00AF32CB">
        <w:rPr>
          <w:bCs/>
        </w:rPr>
        <w:fldChar w:fldCharType="separate"/>
      </w:r>
      <w:r w:rsidR="00E25B75" w:rsidRPr="00E25B75">
        <w:rPr>
          <w:lang w:val="en-GB"/>
        </w:rPr>
        <w:t xml:space="preserve">(Blanchard </w:t>
      </w:r>
      <w:r w:rsidR="00E25B75" w:rsidRPr="00E25B75">
        <w:rPr>
          <w:i/>
          <w:iCs/>
          <w:lang w:val="en-GB"/>
        </w:rPr>
        <w:t>et al.</w:t>
      </w:r>
      <w:r w:rsidR="00E25B75" w:rsidRPr="00E25B75">
        <w:rPr>
          <w:lang w:val="en-GB"/>
        </w:rPr>
        <w:t xml:space="preserve"> 2012; Woodworth-Jefcoats </w:t>
      </w:r>
      <w:r w:rsidR="00E25B75" w:rsidRPr="00E25B75">
        <w:rPr>
          <w:i/>
          <w:iCs/>
          <w:lang w:val="en-GB"/>
        </w:rPr>
        <w:t>et al.</w:t>
      </w:r>
      <w:r w:rsidR="00E25B75" w:rsidRPr="00E25B75">
        <w:rPr>
          <w:lang w:val="en-GB"/>
        </w:rPr>
        <w:t xml:space="preserve"> 2013, 2015; Barange </w:t>
      </w:r>
      <w:r w:rsidR="00E25B75" w:rsidRPr="00E25B75">
        <w:rPr>
          <w:i/>
          <w:iCs/>
          <w:lang w:val="en-GB"/>
        </w:rPr>
        <w:t>et al.</w:t>
      </w:r>
      <w:r w:rsidR="00E25B75" w:rsidRPr="00E25B75">
        <w:rPr>
          <w:lang w:val="en-GB"/>
        </w:rPr>
        <w:t xml:space="preserve"> 2014; Lotze </w:t>
      </w:r>
      <w:r w:rsidR="00E25B75" w:rsidRPr="00E25B75">
        <w:rPr>
          <w:i/>
          <w:iCs/>
          <w:lang w:val="en-GB"/>
        </w:rPr>
        <w:t>et al.</w:t>
      </w:r>
      <w:r w:rsidR="00E25B75" w:rsidRPr="00E25B75">
        <w:rPr>
          <w:lang w:val="en-GB"/>
        </w:rPr>
        <w:t xml:space="preserve"> 2019; Heneghan </w:t>
      </w:r>
      <w:r w:rsidR="00E25B75" w:rsidRPr="00E25B75">
        <w:rPr>
          <w:i/>
          <w:iCs/>
          <w:lang w:val="en-GB"/>
        </w:rPr>
        <w:t>et al.</w:t>
      </w:r>
      <w:r w:rsidR="00E25B75" w:rsidRPr="00E25B75">
        <w:rPr>
          <w:lang w:val="en-GB"/>
        </w:rPr>
        <w:t xml:space="preserve"> 2021; Tittensor </w:t>
      </w:r>
      <w:r w:rsidR="00E25B75" w:rsidRPr="00E25B75">
        <w:rPr>
          <w:i/>
          <w:iCs/>
          <w:lang w:val="en-GB"/>
        </w:rPr>
        <w:t>et al.</w:t>
      </w:r>
      <w:r w:rsidR="00E25B75" w:rsidRPr="00E25B75">
        <w:rPr>
          <w:lang w:val="en-GB"/>
        </w:rPr>
        <w:t xml:space="preserve"> 2021)</w:t>
      </w:r>
      <w:r w:rsidRPr="00AF32CB">
        <w:rPr>
          <w:bCs/>
        </w:rPr>
        <w:fldChar w:fldCharType="end"/>
      </w:r>
      <w:r>
        <w:rPr>
          <w:bCs/>
        </w:rPr>
        <w:t>. However,</w:t>
      </w:r>
      <w:r w:rsidR="002B22A7">
        <w:rPr>
          <w:bCs/>
        </w:rPr>
        <w:t xml:space="preserve"> even in areas where warming is predicted to have positive effects on primary production</w:t>
      </w:r>
      <w:r w:rsidR="00B91CAC">
        <w:rPr>
          <w:bCs/>
        </w:rPr>
        <w:t>,</w:t>
      </w:r>
      <w:r>
        <w:rPr>
          <w:bCs/>
        </w:rPr>
        <w:t xml:space="preserve"> fish productivity </w:t>
      </w:r>
      <w:r w:rsidR="002B22A7">
        <w:rPr>
          <w:bCs/>
        </w:rPr>
        <w:t xml:space="preserve">does not appear to increase </w:t>
      </w:r>
      <w:r>
        <w:rPr>
          <w:bCs/>
        </w:rPr>
        <w:fldChar w:fldCharType="begin"/>
      </w:r>
      <w:r w:rsidR="00587D54">
        <w:rPr>
          <w:bCs/>
        </w:rPr>
        <w:instrText xml:space="preserve"> ADDIN ZOTERO_ITEM CSL_CITATION {"citationID":"pGZAkH9E","properties":{"formattedCitation":"(Free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Pr>
          <w:bCs/>
        </w:rPr>
        <w:fldChar w:fldCharType="separate"/>
      </w:r>
      <w:r w:rsidRPr="00584CDF">
        <w:t xml:space="preserve">(Free </w:t>
      </w:r>
      <w:r w:rsidRPr="00584CDF">
        <w:rPr>
          <w:i/>
          <w:iCs/>
        </w:rPr>
        <w:t>et al.</w:t>
      </w:r>
      <w:r w:rsidRPr="00584CDF">
        <w:t xml:space="preserve"> 2019)</w:t>
      </w:r>
      <w:r>
        <w:rPr>
          <w:bCs/>
        </w:rPr>
        <w:fldChar w:fldCharType="end"/>
      </w:r>
      <w:r>
        <w:rPr>
          <w:bCs/>
        </w:rPr>
        <w:t xml:space="preserve">. This suggests that fish population dynamics might be strongly influenced by other factors, such as temperature-driven changes in recruitment, mortality or somatic growth </w:t>
      </w:r>
      <w:r>
        <w:rPr>
          <w:bCs/>
        </w:rPr>
        <w:fldChar w:fldCharType="begin"/>
      </w:r>
      <w:r w:rsidR="00587D54">
        <w:rPr>
          <w:bCs/>
        </w:rPr>
        <w:instrText xml:space="preserve"> ADDIN ZOTERO_ITEM CSL_CITATION {"citationID":"x9qNG4Qa","properties":{"formattedCitation":"(Free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Pr>
          <w:bCs/>
        </w:rPr>
        <w:fldChar w:fldCharType="separate"/>
      </w:r>
      <w:r w:rsidRPr="0064048A">
        <w:t xml:space="preserve">(Free </w:t>
      </w:r>
      <w:r w:rsidRPr="0064048A">
        <w:rPr>
          <w:i/>
          <w:iCs/>
        </w:rPr>
        <w:t>et al.</w:t>
      </w:r>
      <w:r w:rsidRPr="0064048A">
        <w:t xml:space="preserve"> 2019)</w:t>
      </w:r>
      <w:r>
        <w:rPr>
          <w:bCs/>
        </w:rPr>
        <w:fldChar w:fldCharType="end"/>
      </w:r>
      <w:r w:rsidR="002B22A7">
        <w:rPr>
          <w:bCs/>
        </w:rPr>
        <w:t xml:space="preserve">, yet the </w:t>
      </w:r>
      <w:r>
        <w:rPr>
          <w:bCs/>
        </w:rPr>
        <w:t xml:space="preserve">driving mechanisms </w:t>
      </w:r>
      <w:r w:rsidR="002B22A7">
        <w:rPr>
          <w:bCs/>
        </w:rPr>
        <w:t xml:space="preserve">remain </w:t>
      </w:r>
      <w:r>
        <w:rPr>
          <w:bCs/>
        </w:rPr>
        <w:t>poorly understood.</w:t>
      </w:r>
    </w:p>
    <w:p w14:paraId="652023D7" w14:textId="01E66691" w:rsidR="000D09A8" w:rsidRDefault="00751F48" w:rsidP="004E0AE6">
      <w:pPr>
        <w:spacing w:line="480" w:lineRule="auto"/>
        <w:ind w:firstLine="284"/>
        <w:jc w:val="both"/>
        <w:rPr>
          <w:bCs/>
        </w:rPr>
      </w:pPr>
      <w:r>
        <w:rPr>
          <w:bCs/>
        </w:rPr>
        <w:t xml:space="preserve">Global warming </w:t>
      </w:r>
      <w:r w:rsidRPr="00EB6B36">
        <w:rPr>
          <w:bCs/>
        </w:rPr>
        <w:t xml:space="preserve">is also predicted to cause reductions in the adult body size of organisms, and this is </w:t>
      </w:r>
      <w:r w:rsidRPr="0094519D">
        <w:rPr>
          <w:bCs/>
        </w:rPr>
        <w:t>often referred to as the</w:t>
      </w:r>
      <w:r>
        <w:rPr>
          <w:bCs/>
        </w:rPr>
        <w:t xml:space="preserve"> third universal response to warming </w:t>
      </w:r>
      <w:r>
        <w:rPr>
          <w:bCs/>
        </w:rPr>
        <w:fldChar w:fldCharType="begin"/>
      </w:r>
      <w:r w:rsidR="009A4E72">
        <w:rPr>
          <w:bCs/>
        </w:rPr>
        <w:instrText xml:space="preserve"> ADDIN ZOTERO_ITEM CSL_CITATION {"citationID":"FrTPCJnP","properties":{"formattedCitation":"(Daufresne {\\i{}et al.} 2009; Sheridan &amp; Bickford 2011; Forster {\\i{}et al.} 2012)","plainCitation":"(Daufresne et al. 2009; Sheridan &amp; Bickford 2011; Forster et al. 2012)","noteIndex":0},"citationItems":[{"id":535,"uris":["http://zotero.org/users/6116610/items/BYIQJ2UA"],"itemData":{"id":535,"type":"article-journal","abstract":"Understanding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citation-key":"daufresneGlobalWarmingBenefits2009"}},{"id":466,"uris":["http://zotero.org/users/6116610/items/DSIDMJ9L"],"itemData":{"id":466,"type":"article-journal","container-title":"Nature Climate Change","DOI":"10.1038/nclimate1259","issue":"8","page":"401–406","title":"Shrinking body size as an ecological response to climate change","volume":"1","author":[{"family":"Sheridan","given":"Jennifer A"},{"family":"Bickford","given":"David"}],"issued":{"date-parts":[["2011"]]},"citation-key":"sheridanShrinkingBodySize2011"}},{"id":"qiQFbA1o/4Do8q2Fd","uris":["http://zotero.org/users/6116610/items/AZTYYBDD"],"itemData":{"id":942,"type":"article-journal","abstract":"Most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9A4E72">
        <w:rPr>
          <w:rFonts w:ascii="Cambria Math" w:hAnsi="Cambria Math" w:cs="Cambria Math"/>
          <w:bCs/>
        </w:rPr>
        <w:instrText>∼</w:instrText>
      </w:r>
      <w:r w:rsidR="009A4E72">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Pr>
          <w:bCs/>
        </w:rPr>
        <w:fldChar w:fldCharType="separate"/>
      </w:r>
      <w:r w:rsidRPr="008C1E21">
        <w:t xml:space="preserve">(Daufresne </w:t>
      </w:r>
      <w:r w:rsidRPr="008C1E21">
        <w:rPr>
          <w:i/>
          <w:iCs/>
        </w:rPr>
        <w:t>et al.</w:t>
      </w:r>
      <w:r w:rsidRPr="008C1E21">
        <w:t xml:space="preserve"> 2009; Sheridan &amp; Bickford 2011; Forster </w:t>
      </w:r>
      <w:r w:rsidRPr="008C1E21">
        <w:rPr>
          <w:i/>
          <w:iCs/>
        </w:rPr>
        <w:t>et al.</w:t>
      </w:r>
      <w:r w:rsidRPr="008C1E21">
        <w:t xml:space="preserve"> 2012)</w:t>
      </w:r>
      <w:r>
        <w:rPr>
          <w:bCs/>
        </w:rPr>
        <w:fldChar w:fldCharType="end"/>
      </w:r>
      <w:r>
        <w:rPr>
          <w:bCs/>
        </w:rPr>
        <w:t xml:space="preserve">. </w:t>
      </w:r>
      <w:r w:rsidR="00EB6B36">
        <w:rPr>
          <w:bCs/>
        </w:rPr>
        <w:t xml:space="preserve">It is often attributed to the </w:t>
      </w:r>
      <w:r>
        <w:rPr>
          <w:bCs/>
        </w:rPr>
        <w:t>temperature-size rule (TSR)</w:t>
      </w:r>
      <w:r w:rsidR="00284A19">
        <w:rPr>
          <w:bCs/>
        </w:rPr>
        <w:t xml:space="preserve"> </w:t>
      </w:r>
      <w:r w:rsidR="002B22A7">
        <w:rPr>
          <w:bCs/>
        </w:rPr>
        <w:t>is</w:t>
      </w:r>
      <w:r>
        <w:rPr>
          <w:bCs/>
        </w:rPr>
        <w:t xml:space="preserve"> observed in a wide range of ectotherms</w:t>
      </w:r>
      <w:r w:rsidR="009B7E60">
        <w:rPr>
          <w:bCs/>
        </w:rPr>
        <w:t xml:space="preserve"> </w:t>
      </w:r>
      <w:r w:rsidR="001F35D4">
        <w:rPr>
          <w:bCs/>
        </w:rPr>
        <w:fldChar w:fldCharType="begin"/>
      </w:r>
      <w:r w:rsidR="009A4E72">
        <w:rPr>
          <w:bCs/>
        </w:rPr>
        <w:instrText xml:space="preserve"> ADDIN ZOTERO_ITEM CSL_CITATION {"citationID":"5l0DadFZ","properties":{"formattedCitation":"(Forster {\\i{}et al.} 2012)","plainCitation":"(Forster et al. 2012)","noteIndex":0},"citationItems":[{"id":"qiQFbA1o/4Do8q2Fd","uris":["http://zotero.org/users/6116610/items/AZTYYBDD"],"itemData":{"id":"HowP0xRq/6jXkQGVh","type":"article-journal","abstract":"Most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9A4E72">
        <w:rPr>
          <w:rFonts w:ascii="Cambria Math" w:hAnsi="Cambria Math" w:cs="Cambria Math"/>
          <w:bCs/>
        </w:rPr>
        <w:instrText>∼</w:instrText>
      </w:r>
      <w:r w:rsidR="009A4E72">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sidR="001F35D4">
        <w:rPr>
          <w:bCs/>
        </w:rPr>
        <w:fldChar w:fldCharType="separate"/>
      </w:r>
      <w:r w:rsidR="001F35D4" w:rsidRPr="001F35D4">
        <w:t xml:space="preserve">(Forster </w:t>
      </w:r>
      <w:r w:rsidR="001F35D4" w:rsidRPr="001F35D4">
        <w:rPr>
          <w:i/>
          <w:iCs/>
        </w:rPr>
        <w:t>et al.</w:t>
      </w:r>
      <w:r w:rsidR="001F35D4" w:rsidRPr="001F35D4">
        <w:t xml:space="preserve"> 2012)</w:t>
      </w:r>
      <w:r w:rsidR="001F35D4">
        <w:rPr>
          <w:bCs/>
        </w:rPr>
        <w:fldChar w:fldCharType="end"/>
      </w:r>
      <w:r w:rsidR="00520801">
        <w:rPr>
          <w:bCs/>
        </w:rPr>
        <w:t xml:space="preserve">. This </w:t>
      </w:r>
      <w:r w:rsidR="00254F6D">
        <w:rPr>
          <w:bCs/>
        </w:rPr>
        <w:t xml:space="preserve">is an intraspecific </w:t>
      </w:r>
      <w:r w:rsidR="00520801">
        <w:rPr>
          <w:bCs/>
        </w:rPr>
        <w:t>rule</w:t>
      </w:r>
      <w:r w:rsidR="002B22A7">
        <w:rPr>
          <w:bCs/>
        </w:rPr>
        <w:t xml:space="preserve"> </w:t>
      </w:r>
      <w:r w:rsidR="00F36B0B">
        <w:rPr>
          <w:bCs/>
        </w:rPr>
        <w:t xml:space="preserve">stating that </w:t>
      </w:r>
      <w:r>
        <w:rPr>
          <w:bCs/>
        </w:rPr>
        <w:t xml:space="preserve">individuals reared at warmer temperatures develop faster, mature earlier but reach smaller adult body sizes </w:t>
      </w:r>
      <w:r>
        <w:rPr>
          <w:bCs/>
        </w:rPr>
        <w:fldChar w:fldCharType="begin"/>
      </w:r>
      <w:r w:rsidR="00587D54">
        <w:rPr>
          <w:bCs/>
        </w:rPr>
        <w:instrText xml:space="preserve"> ADDIN ZOTERO_ITEM CSL_CITATION {"citationID":"zsBaGFe3","properties":{"formattedCitation":"(Atkinson 1994; Ohlberger 2013)","plainCitation":"(Atkinson 1994; Ohlberger 2013)","noteIndex":0},"citationItems":[{"id":860,"uris":["http://zotero.org/users/6116610/items/RAL83LAC"],"itemData":{"id":860,"type":"chapter","container-title":"Advances in Ecological Research","ISBN":"978-0-12-013925-5","language":"en","note":"DOI: 10.1016/S0065-2504(08)60212-3","page":"1-58","publisher":"Elsevier","source":"Crossref","title":"Temperature and organism size—A biological law for ectotherms?","URL":"https://linkinghub.elsevier.com/retrieve/pii/S0065250408602123","volume":"25","author":[{"family":"Atkinson","given":"D."}],"accessed":{"date-parts":[["2019",7,9]]},"issued":{"date-parts":[["1994"]]},"citation-key":"atkinsonTemperatureOrganismSize1994"}},{"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ecology","volume":"27","author":[{"family":"Ohlberger","given":"Jan"}],"issued":{"date-parts":[["2013"]]},"citation-key":"ohlbergerClimateWarmingEctotherm2013"}}],"schema":"https://github.com/citation-style-language/schema/raw/master/csl-citation.json"} </w:instrText>
      </w:r>
      <w:r>
        <w:rPr>
          <w:bCs/>
        </w:rPr>
        <w:fldChar w:fldCharType="separate"/>
      </w:r>
      <w:r>
        <w:rPr>
          <w:bCs/>
          <w:noProof/>
        </w:rPr>
        <w:t>(Atkinson 1994; Ohlberger 2013)</w:t>
      </w:r>
      <w:r>
        <w:rPr>
          <w:bCs/>
        </w:rPr>
        <w:fldChar w:fldCharType="end"/>
      </w:r>
      <w:r>
        <w:rPr>
          <w:bCs/>
        </w:rPr>
        <w:t>. In line with TSR expectations</w:t>
      </w:r>
      <w:r w:rsidRPr="00882DD4">
        <w:rPr>
          <w:bCs/>
        </w:rPr>
        <w:t>, faster growth rates or larger size-at-age o</w:t>
      </w:r>
      <w:r>
        <w:rPr>
          <w:bCs/>
        </w:rPr>
        <w:t xml:space="preserve">f young life stages are commonly found </w:t>
      </w:r>
      <w:r>
        <w:rPr>
          <w:bCs/>
        </w:rPr>
        <w:lastRenderedPageBreak/>
        <w:t>in both experimental</w:t>
      </w:r>
      <w:r w:rsidR="0063775B">
        <w:rPr>
          <w:bCs/>
        </w:rPr>
        <w:t xml:space="preserve">, </w:t>
      </w:r>
      <w:r>
        <w:rPr>
          <w:bCs/>
        </w:rPr>
        <w:t>field data</w:t>
      </w:r>
      <w:r w:rsidR="0063775B">
        <w:rPr>
          <w:bCs/>
        </w:rPr>
        <w:t xml:space="preserve"> and modelling studies</w:t>
      </w:r>
      <w:r>
        <w:rPr>
          <w:bCs/>
        </w:rPr>
        <w:t xml:space="preserve"> </w:t>
      </w:r>
      <w:r>
        <w:rPr>
          <w:bCs/>
        </w:rPr>
        <w:fldChar w:fldCharType="begin"/>
      </w:r>
      <w:r w:rsidR="00587D54">
        <w:rPr>
          <w:bCs/>
        </w:rPr>
        <w:instrText xml:space="preserve"> ADDIN ZOTERO_ITEM CSL_CITATION {"citationID":"T6lZCS4b","properties":{"formattedCitation":"(Thresher {\\i{}et al.} 2007; Neuheimer {\\i{}et al.} 2011; Ohlberger {\\i{}et al.} 2011; Neuheimer &amp; Gr\\uc0\\u248{}nkjaer 2012; Baudron {\\i{}et al.} 2014; Huss {\\i{}et al.} 2019; van Dorst {\\i{}et al.} 2019)","plainCitation":"(Thresher et al. 2007; Neuheimer et al. 2011; Ohlberger et al. 2011; Neuheimer &amp; Grønkjaer 2012; Baudron et al. 2014; Huss et al. 2019; van Dorst et al. 2019)","noteIndex":0},"citationItems":[{"id":136,"uris":["http://zotero.org/users/6116610/items/D49QBQJU"],"itemData":{"id":136,"type":"article-journal","container-title":"Proceedings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C"}],"issued":{"date-parts":[["2007"]]},"citation-key":"thresherDepthmediatedReversalEffects2007"}},{"id":54,"uris":["http://zotero.org/users/6116610/items/58B8SJXA"],"itemData":{"id":54,"type":"article-journal","container-title":"Nature Climate Change","DOI":"10.1038/nclimate1084","ISSN":"1758-678X, 1758-6798","issue":"2","language":"en","page":"110-113","source":"Crossref","title":"Tolerance limit for fish growth exceeded by warming waters","volume":"1","author":[{"family":"Neuheimer","given":"A. B."},{"family":"Thresher","given":"R. E."},{"family":"Lyle","given":"J. M."},{"family":"Semmens","given":"J. M."}],"issued":{"date-parts":[["2011",5]]},"citation-key":"neuheimerToleranceLimitFish2011"}},{"id":76,"uris":["http://zotero.org/users/6116610/items/35CDZ7HL"],"itemData":{"id":76,"type":"article-journal","abstract":"Global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C"},{"family":"Claessen","given":"D"}],"issued":{"date-parts":[["2011"]]},"citation-key":"ohlbergerTemperaturedrivenRegimeShifts2011"}},{"id":528,"uris":["http://zotero.org/users/6116610/items/CL598AAM"],"itemData":{"id":528,"type":"article-journal","container-title":"Global Change Biology","DOI":"10.1111/j.1365-2486.2012.02673.x","issue":"6","page":"1812–1822","title":"Climate effects on size-at-age: growth in warming waters compensates for earlier maturity in an exploited marine fish","volume":"18","author":[{"family":"Neuheimer","given":"Anna B"},{"family":"Grønkjaer","given":"Peter"}],"issued":{"date-parts":[["2012"]]},"citation-key":"neuheimerClimateEffectsSizeatage2012"}},{"id":301,"uris":["http://zotero.org/users/6116610/items/576ZCBBY"],"itemData":{"id":301,"type":"article-journal","abstract":"Decreasing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id":757,"uris":["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w:instrText>
      </w:r>
      <w:r w:rsidR="00587D54" w:rsidRPr="00587D54">
        <w:rPr>
          <w:bCs/>
          <w:lang w:val="sv-SE"/>
        </w:rPr>
        <w:instrText xml:space="preserve">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production","volume":"25","author":[{"family":"Dorst","given":"Renee M.","non-dropping-particle":"van"},{"family":"Gårdmark","given":"Anna"},{"family":"Svanbäck","given":"Richard"},{"family":"Beier","given":"Ulrika"},{"family":"Weyhenmeyer","given":"Gesa A."},{"family":"Huss","given":"Magnus"}],"issued":{"date-parts":[["2019"]]},"citation-key":"vandorstWarmerBrownerWaters2019"}}],"schema":"https://github.com/citation-style-language/schema/raw/master/csl-citation.json"} </w:instrText>
      </w:r>
      <w:r>
        <w:rPr>
          <w:bCs/>
        </w:rPr>
        <w:fldChar w:fldCharType="separate"/>
      </w:r>
      <w:r w:rsidR="00587D54" w:rsidRPr="00587D54">
        <w:rPr>
          <w:lang w:val="sv-SE"/>
        </w:rPr>
        <w:t xml:space="preserve">(Thresher </w:t>
      </w:r>
      <w:r w:rsidR="00587D54" w:rsidRPr="00587D54">
        <w:rPr>
          <w:i/>
          <w:iCs/>
          <w:lang w:val="sv-SE"/>
        </w:rPr>
        <w:t>et al.</w:t>
      </w:r>
      <w:r w:rsidR="00587D54" w:rsidRPr="00587D54">
        <w:rPr>
          <w:lang w:val="sv-SE"/>
        </w:rPr>
        <w:t xml:space="preserve"> 2007; Neuheimer </w:t>
      </w:r>
      <w:r w:rsidR="00587D54" w:rsidRPr="00587D54">
        <w:rPr>
          <w:i/>
          <w:iCs/>
          <w:lang w:val="sv-SE"/>
        </w:rPr>
        <w:t>et al.</w:t>
      </w:r>
      <w:r w:rsidR="00587D54" w:rsidRPr="00587D54">
        <w:rPr>
          <w:lang w:val="sv-SE"/>
        </w:rPr>
        <w:t xml:space="preserve"> 2011; Ohlberger </w:t>
      </w:r>
      <w:r w:rsidR="00587D54" w:rsidRPr="00587D54">
        <w:rPr>
          <w:i/>
          <w:iCs/>
          <w:lang w:val="sv-SE"/>
        </w:rPr>
        <w:t>et al.</w:t>
      </w:r>
      <w:r w:rsidR="00587D54" w:rsidRPr="00587D54">
        <w:rPr>
          <w:lang w:val="sv-SE"/>
        </w:rPr>
        <w:t xml:space="preserve"> 2011; Neuheimer &amp; Grønkjaer 2012; Baudron </w:t>
      </w:r>
      <w:r w:rsidR="00587D54" w:rsidRPr="00587D54">
        <w:rPr>
          <w:i/>
          <w:iCs/>
          <w:lang w:val="sv-SE"/>
        </w:rPr>
        <w:t>et al.</w:t>
      </w:r>
      <w:r w:rsidR="00587D54" w:rsidRPr="00587D54">
        <w:rPr>
          <w:lang w:val="sv-SE"/>
        </w:rPr>
        <w:t xml:space="preserve"> 2014; Huss </w:t>
      </w:r>
      <w:r w:rsidR="00587D54" w:rsidRPr="00587D54">
        <w:rPr>
          <w:i/>
          <w:iCs/>
          <w:lang w:val="sv-SE"/>
        </w:rPr>
        <w:t>et al.</w:t>
      </w:r>
      <w:r w:rsidR="00587D54" w:rsidRPr="00587D54">
        <w:rPr>
          <w:lang w:val="sv-SE"/>
        </w:rPr>
        <w:t xml:space="preserve"> 2019; van Dorst </w:t>
      </w:r>
      <w:r w:rsidR="00587D54" w:rsidRPr="00587D54">
        <w:rPr>
          <w:i/>
          <w:iCs/>
          <w:lang w:val="sv-SE"/>
        </w:rPr>
        <w:t>et al.</w:t>
      </w:r>
      <w:r w:rsidR="00587D54" w:rsidRPr="00587D54">
        <w:rPr>
          <w:lang w:val="sv-SE"/>
        </w:rPr>
        <w:t xml:space="preserve"> 2019)</w:t>
      </w:r>
      <w:r>
        <w:rPr>
          <w:bCs/>
        </w:rPr>
        <w:fldChar w:fldCharType="end"/>
      </w:r>
      <w:r w:rsidRPr="00CE2985">
        <w:rPr>
          <w:bCs/>
          <w:lang w:val="sv-SE"/>
        </w:rPr>
        <w:t xml:space="preserve">. </w:t>
      </w:r>
      <w:r w:rsidR="002B22A7" w:rsidRPr="00040DCE">
        <w:rPr>
          <w:bCs/>
          <w:lang w:val="en-US"/>
        </w:rPr>
        <w:t xml:space="preserve">Similarly, </w:t>
      </w:r>
      <w:r w:rsidR="00D32683">
        <w:rPr>
          <w:bCs/>
        </w:rPr>
        <w:t>declines</w:t>
      </w:r>
      <w:r w:rsidR="002B22A7">
        <w:rPr>
          <w:bCs/>
        </w:rPr>
        <w:t xml:space="preserve"> in maximum or asymptotic body size of fish have been reported to correlate with warming trends for a number of commercially exploited marine fishes </w:t>
      </w:r>
      <w:r w:rsidR="002B22A7">
        <w:rPr>
          <w:bCs/>
        </w:rPr>
        <w:fldChar w:fldCharType="begin"/>
      </w:r>
      <w:r w:rsidR="00587D54">
        <w:rPr>
          <w:bCs/>
        </w:rPr>
        <w:instrText xml:space="preserve"> ADDIN ZOTERO_ITEM CSL_CITATION {"citationID":"lNsJcH0R","properties":{"formattedCitation":"(Baudron {\\i{}et al.} 2014; van Rijn {\\i{}et al.} 2017; Ikpewe {\\i{}et al.} 2020)","plainCitation":"(Baudron et al. 2014; van Rijn et al. 2017; Ikpewe et al. 2020)","noteIndex":0},"citationItems":[{"id":2504,"uris":["http://zotero.org/users/6116610/items/6SNS68MD"],"itemData":{"id":2504,"type":"article-journal","abstract":"Increasing sea temperatures are predicted to decrease body size of marine ectotherms based on the temperature size rule. This will impact fisheries yields, but empirical evidence of the process is still limited. We used fishery-independent bottom trawl survey data from 1970 to 2017 to examine the trends of length-at-age of four commercially important demersal fish species (cod, haddock, whiting and saithe) in two study areas facing increasing sea temperatures: the West of Scotland and the North Sea. We then compared the trends of length-at-age with annual bottom sea temperatures. The mean length-at-age of adults declined over the study period, in all species and in both areas, except for cod in the West of Scotland. A common trend of decline in adult length was inversely correlated with bottom sea temperatures. Correlations with temperature at seven yearly time-lags were significant and negative in the North Sea. Correlations were only significant at lags of 1 and 2 years in the west of Scotland, where sea temperature warming was twice as slow. The mean length-at-age of juveniles concurrently increased, which has not hitherto been reported. This trend, shared by all species and both regions, correlated positively with rising temperature, suggesting that our study species have a faster growth rate due to increased temperatures. Synthesis and applications. We examined the body size of a range of commercially exploited fish species, at different age groups, from two management regions. We found that juvenile fish have been getting bigger and adults smaller in both regions. These changes were correlated with rising sea temperatures, providing empirical evidence that global warming is affecting the size of commercial fish species. The effects of these changes on productivity of fish populations and fisheries yield now require investigation. Temperature changes should, therefore, be included into forecasts used in fisheries science in order to mitigate the impact of global warming and maximise sustainable yields.","container-title":"Journal of Applied Ecology","DOI":"https://doi.org/10.1111/1365-2664.13807","ISSN":"1365-2664","issue":"4","language":"en","note":"_eprint: https://besjournals.onlinelibrary.wiley.com/doi/pdf/10.1111/1365-2664.13807","page":"847-856","source":"Wiley Online Library","title":"Bigger juveniles and smaller adults: Changes in fish size correlate with warming seas","title-short":"Bigger juveniles and smaller adults","volume":"58","author":[{"family":"Ikpewe","given":"Idongesit E."},{"family":"Baudron","given":"Alan R."},{"family":"Ponchon","given":"Aurore"},{"family":"Fernandes","given":"Paul G."}],"issued":{"date-parts":[["2020"]]},"citation-key":"ikpeweBiggerJuvenilesSmaller2020"}},{"id":301,"uris":["http://zotero.org/users/6116610/items/576ZCBBY"],"itemData":{"id":301,"type":"article-journal","abstract":"Decreasing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T"}],"issued":{"date-parts":[["2014"]]},"citation-key":"baudronWarmingTemperaturesSmaller2014"}},{"id":627,"uris":["http://zotero.org/users/6116610/items/FQKN7VRM"],"itemData":{"id":627,"type":"article-journal","abstract":"Ectotherms often attain smaller body sizes when they develop at higher temperatures. This phenomenon, known as the temperature–size rule, has important consequences for global fisheries, whereby ocean warming is predicted to result in smaller fish and reduced biomass. However, the generality of this phenomenon and the mechanisms that drive it in natural populations remain unresolved. In this study, w</w:instrText>
      </w:r>
      <w:r w:rsidR="00587D54" w:rsidRPr="00587D54">
        <w:rPr>
          <w:bCs/>
          <w:lang w:val="sv-SE"/>
        </w:rPr>
        <w:instrText xml:space="preserve">e document the maximal size of 74 fish species along a steep temperature gradient in the Mediterranean Sea and find strong support for the temperature–size rule. Importantly, we additionally find that size reduction in active fish species is dramatically larger than for more sedentary species. As the temperature dependence of oxygen consumption depends on activity levels, these findings are consistent with the hypothesis that oxygen is a limiting factor shaping the temperature–size rule in fishes. These results suggest that ocean warming will result in a sharp, but uneven, reduction in fish size that will cause major shifts in size-dependent interactions. Moreover, warming will have major implications for fisheries as the main species targeted for harvesting will show the most substantial declines in biomass.","container-title":"Global Change Biology","DOI":"10.1111/gcb.13688","ISSN":"13541013","issue":"9","language":"en","page":"3667-3674","source":"CrossRef","title":"Large but uneven reduction in fish size across species in relation to changing sea temperatures","volume":"23","author":[{"family":"Rijn","given":"Itai","non-dropping-particle":"van"},{"family":"Buba","given":"Yehezkel"},{"family":"DeLong","given":"John"},{"family":"Kiflawi","given":"Moshe"},{"family":"Belmaker","given":"Jonathan"}],"issued":{"date-parts":[["2017",9]]},"citation-key":"vanrijnLargeUnevenReduction2017"}}],"schema":"https://github.com/citation-style-language/schema/raw/master/csl-citation.json"} </w:instrText>
      </w:r>
      <w:r w:rsidR="002B22A7">
        <w:rPr>
          <w:bCs/>
        </w:rPr>
        <w:fldChar w:fldCharType="separate"/>
      </w:r>
      <w:r w:rsidR="001F35D4" w:rsidRPr="00040DCE">
        <w:rPr>
          <w:lang w:val="sv-SE"/>
        </w:rPr>
        <w:t xml:space="preserve">(Baudron </w:t>
      </w:r>
      <w:r w:rsidR="001F35D4" w:rsidRPr="00040DCE">
        <w:rPr>
          <w:i/>
          <w:iCs/>
          <w:lang w:val="sv-SE"/>
        </w:rPr>
        <w:t>et al.</w:t>
      </w:r>
      <w:r w:rsidR="001F35D4" w:rsidRPr="00040DCE">
        <w:rPr>
          <w:lang w:val="sv-SE"/>
        </w:rPr>
        <w:t xml:space="preserve"> 2014; van Rijn </w:t>
      </w:r>
      <w:r w:rsidR="001F35D4" w:rsidRPr="00040DCE">
        <w:rPr>
          <w:i/>
          <w:iCs/>
          <w:lang w:val="sv-SE"/>
        </w:rPr>
        <w:t>et al.</w:t>
      </w:r>
      <w:r w:rsidR="001F35D4" w:rsidRPr="00040DCE">
        <w:rPr>
          <w:lang w:val="sv-SE"/>
        </w:rPr>
        <w:t xml:space="preserve"> 2017; Ikpewe </w:t>
      </w:r>
      <w:r w:rsidR="001F35D4" w:rsidRPr="00040DCE">
        <w:rPr>
          <w:i/>
          <w:iCs/>
          <w:lang w:val="sv-SE"/>
        </w:rPr>
        <w:t>et al.</w:t>
      </w:r>
      <w:r w:rsidR="001F35D4" w:rsidRPr="00040DCE">
        <w:rPr>
          <w:lang w:val="sv-SE"/>
        </w:rPr>
        <w:t xml:space="preserve"> 2020)</w:t>
      </w:r>
      <w:r w:rsidR="002B22A7">
        <w:rPr>
          <w:bCs/>
        </w:rPr>
        <w:fldChar w:fldCharType="end"/>
      </w:r>
      <w:r w:rsidR="002B22A7" w:rsidRPr="00EE1FA6">
        <w:rPr>
          <w:bCs/>
          <w:lang w:val="sv-SE"/>
        </w:rPr>
        <w:t>.</w:t>
      </w:r>
      <w:r w:rsidR="002B22A7">
        <w:rPr>
          <w:bCs/>
          <w:lang w:val="sv-SE"/>
        </w:rPr>
        <w:t xml:space="preserve"> </w:t>
      </w:r>
      <w:r w:rsidR="002B22A7" w:rsidRPr="005B1B52">
        <w:rPr>
          <w:bCs/>
        </w:rPr>
        <w:t>However</w:t>
      </w:r>
      <w:r w:rsidR="002B22A7" w:rsidRPr="00040DCE">
        <w:rPr>
          <w:bCs/>
          <w:lang w:val="en-US"/>
        </w:rPr>
        <w:t xml:space="preserve">, in </w:t>
      </w:r>
      <w:r w:rsidR="002B22A7">
        <w:rPr>
          <w:bCs/>
        </w:rPr>
        <w:t xml:space="preserve">intensively fished stocks, observed adult body sizes can decrease also for other reasons, including direct removals of large fish, or evolution towards earlier maturing and fast growth in response to fishing </w:t>
      </w:r>
      <w:r w:rsidR="002B22A7">
        <w:rPr>
          <w:bCs/>
        </w:rPr>
        <w:fldChar w:fldCharType="begin"/>
      </w:r>
      <w:r w:rsidR="00587D54">
        <w:rPr>
          <w:bCs/>
        </w:rPr>
        <w:instrText xml:space="preserve"> ADDIN ZOTERO_ITEM CSL_CITATION {"citationID":"UybGBXSU","properties":{"formattedCitation":"(Jorgensen {\\i{}et al.} 2007; Audzijonyte {\\i{}et al.} 2013)","plainCitation":"(Jorgensen et al. 2007; Audzijonyte et al. 2013)","noteIndex":0},"citationItems":[{"id":853,"uris":["http://zotero.org/users/6116610/items/2WNFBQ8R"],"itemData":{"id":853,"type":"article-journal","container-title":"Science","DOI":"10.1126/science.1148089","issue":"5854","note":"PMID: 18033868","page":"1247–1248","title":"Ecology: managing evolving fish stocks","volume":"318","author":[{"family":"Jorgensen","given":"C"},{"family":"Enberg","given":"K"},{"family":"Dunlop","given":"E S"},{"family":"Arlinghaus","given":"R"},{"family":"Boukal","given":"D S"},{"family":"Brander","given":"K"},{"family":"Ernande","given":"B"},{"family":"Gårdmark","given":"A"},{"family":"Johnston","given":"F"},{"family":"Matsumura","given":"S"},{"family":"Pardoe","given":"H"},{"family":"Raab","given":"K"},{"family":"Silva","given":"A"},{"family":"Vainikka","given":"A"},{"family":"Dieckmann","given":"U"},{"family":"Heino","given":"M"},{"family":"Rijnsdorp","given":"A D"}],"issued":{"date-parts":[["2007"]]},"citation-key":"jorgensenEcologyManagingEvolving2007"}},{"id":906,"uris":["http://zotero.org/users/6116610/items/U4CP2E9I"],"itemData":{"id":906,"type":"article-journal","abstract":"Humans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A."}],"issued":{"date-parts":[["2013",4,23]]},"citation-key":"audzijonyteEcologicalConsequencesBody2013"}}],"schema":"https://github.com/citation-style-language/schema/raw/master/csl-citation.json"} </w:instrText>
      </w:r>
      <w:r w:rsidR="002B22A7">
        <w:rPr>
          <w:bCs/>
        </w:rPr>
        <w:fldChar w:fldCharType="separate"/>
      </w:r>
      <w:r w:rsidR="002B22A7" w:rsidRPr="00803D8A">
        <w:t xml:space="preserve">(Jorgensen </w:t>
      </w:r>
      <w:r w:rsidR="002B22A7" w:rsidRPr="00803D8A">
        <w:rPr>
          <w:i/>
          <w:iCs/>
        </w:rPr>
        <w:t>et al.</w:t>
      </w:r>
      <w:r w:rsidR="002B22A7" w:rsidRPr="00803D8A">
        <w:t xml:space="preserve"> 2007; Audzijonyte </w:t>
      </w:r>
      <w:r w:rsidR="002B22A7" w:rsidRPr="00803D8A">
        <w:rPr>
          <w:i/>
          <w:iCs/>
        </w:rPr>
        <w:t>et al.</w:t>
      </w:r>
      <w:r w:rsidR="002B22A7" w:rsidRPr="00803D8A">
        <w:t xml:space="preserve"> 2013)</w:t>
      </w:r>
      <w:r w:rsidR="002B22A7">
        <w:rPr>
          <w:bCs/>
        </w:rPr>
        <w:fldChar w:fldCharType="end"/>
      </w:r>
      <w:r w:rsidR="002B22A7">
        <w:rPr>
          <w:bCs/>
        </w:rPr>
        <w:t>. Moreover</w:t>
      </w:r>
      <w:r>
        <w:rPr>
          <w:bCs/>
        </w:rPr>
        <w:t xml:space="preserve">, decreasing adult fish size in </w:t>
      </w:r>
      <w:r w:rsidR="002B22A7">
        <w:rPr>
          <w:bCs/>
        </w:rPr>
        <w:t>warming waters</w:t>
      </w:r>
      <w:r>
        <w:rPr>
          <w:bCs/>
        </w:rPr>
        <w:t xml:space="preserve"> is by far not universal. </w:t>
      </w:r>
      <w:r w:rsidR="002B22A7">
        <w:rPr>
          <w:bCs/>
        </w:rPr>
        <w:t xml:space="preserve">For example, </w:t>
      </w:r>
      <w:r>
        <w:rPr>
          <w:bCs/>
        </w:rPr>
        <w:t xml:space="preserve">no clear negative effects </w:t>
      </w:r>
      <w:r w:rsidRPr="00882DD4">
        <w:rPr>
          <w:bCs/>
        </w:rPr>
        <w:t>of warming on the body size or growth of large fish could be found in a</w:t>
      </w:r>
      <w:r>
        <w:rPr>
          <w:bCs/>
        </w:rPr>
        <w:t xml:space="preserve"> recent </w:t>
      </w:r>
      <w:r w:rsidRPr="00882DD4">
        <w:rPr>
          <w:bCs/>
        </w:rPr>
        <w:t xml:space="preserve">experimental study </w:t>
      </w:r>
      <w:r>
        <w:rPr>
          <w:bCs/>
        </w:rPr>
        <w:fldChar w:fldCharType="begin"/>
      </w:r>
      <w:r w:rsidR="00587D54">
        <w:rPr>
          <w:bCs/>
        </w:rPr>
        <w:instrText xml:space="preserve"> ADDIN ZOTERO_ITEM CSL_CITATION {"citationID":"O3W4L7w1","properties":{"formattedCitation":"(Barneche {\\i{}et al.} 2019)","plainCitation":"(Barneche et al. 2019)","noteIndex":0},"citationItems":[{"id":819,"uris":["http://zotero.org/users/6116610/items/Y392ZER2"],"itemData":{"id":819,"type":"article-journal","container-title":"Functional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citation-key":"barnecheWarmingIncreasesCost2019"}}],"schema":"https://github.com/citation-style-language/schema/raw/master/csl-citation.json"} </w:instrText>
      </w:r>
      <w:r>
        <w:rPr>
          <w:bCs/>
        </w:rPr>
        <w:fldChar w:fldCharType="separate"/>
      </w:r>
      <w:r w:rsidRPr="00A26963">
        <w:t xml:space="preserve">(Barneche </w:t>
      </w:r>
      <w:r w:rsidRPr="00A26963">
        <w:rPr>
          <w:i/>
          <w:iCs/>
        </w:rPr>
        <w:t>et al.</w:t>
      </w:r>
      <w:r w:rsidRPr="00A26963">
        <w:t xml:space="preserve"> 2019)</w:t>
      </w:r>
      <w:r>
        <w:rPr>
          <w:bCs/>
        </w:rPr>
        <w:fldChar w:fldCharType="end"/>
      </w:r>
      <w:r>
        <w:rPr>
          <w:bCs/>
        </w:rPr>
        <w:t xml:space="preserve">, or in a semi-controlled lake heating experiment </w:t>
      </w:r>
      <w:r>
        <w:rPr>
          <w:bCs/>
        </w:rPr>
        <w:fldChar w:fldCharType="begin"/>
      </w:r>
      <w:r w:rsidR="00587D54">
        <w:rPr>
          <w:bCs/>
        </w:rPr>
        <w:instrText xml:space="preserve"> ADDIN ZOTERO_ITEM CSL_CITATION {"citationID":"P8DAcMAT","properties":{"formattedCitation":"(Huss {\\i{}et al.} 2019)","plainCitation":"(Huss et al. 2019)","noteIndex":0},"citationItems":[{"id":783,"uris":["http://zotero.org/users/6116610/items/FZ6DLIUR"],"itemData":{"id":783,"type":"article-journal","abstract":"A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M.","non-dropping-particle":"van"},{"family":"Gårdmark","given":"Anna"}],"issued":{"date-parts":[["2019"]]},"citation-key":"hussExperimentalEvidenceGradual2019"}}],"schema":"https://github.com/citation-style-language/schema/raw/master/csl-citation.json"} </w:instrText>
      </w:r>
      <w:r>
        <w:rPr>
          <w:bCs/>
        </w:rPr>
        <w:fldChar w:fldCharType="separate"/>
      </w:r>
      <w:r w:rsidRPr="00CE2A27">
        <w:t xml:space="preserve">(Huss </w:t>
      </w:r>
      <w:r w:rsidRPr="00CE2A27">
        <w:rPr>
          <w:i/>
          <w:iCs/>
        </w:rPr>
        <w:t>et al.</w:t>
      </w:r>
      <w:r w:rsidRPr="00CE2A27">
        <w:t xml:space="preserve"> 2019)</w:t>
      </w:r>
      <w:r>
        <w:rPr>
          <w:bCs/>
        </w:rPr>
        <w:fldChar w:fldCharType="end"/>
      </w:r>
      <w:r>
        <w:rPr>
          <w:bCs/>
        </w:rPr>
        <w:t xml:space="preserve">. Similarly, across 335 coastal fish species mean </w:t>
      </w:r>
      <w:r w:rsidR="002B22A7">
        <w:rPr>
          <w:bCs/>
        </w:rPr>
        <w:t xml:space="preserve">species </w:t>
      </w:r>
      <w:r>
        <w:rPr>
          <w:bCs/>
        </w:rPr>
        <w:t xml:space="preserve">body size </w:t>
      </w:r>
      <w:r w:rsidR="002B22A7">
        <w:rPr>
          <w:bCs/>
        </w:rPr>
        <w:t>was similarly likely to be larger or smaller in warmer waters</w:t>
      </w:r>
      <w:r>
        <w:rPr>
          <w:bCs/>
        </w:rPr>
        <w:t xml:space="preserve"> </w:t>
      </w:r>
      <w:r>
        <w:rPr>
          <w:bCs/>
        </w:rPr>
        <w:fldChar w:fldCharType="begin"/>
      </w:r>
      <w:r w:rsidR="00587D54">
        <w:rPr>
          <w:bCs/>
        </w:rPr>
        <w:instrText xml:space="preserve"> ADDIN ZOTERO_ITEM CSL_CITATION {"citationID":"Bcz3tzfy","properties":{"formattedCitation":"(Audzijonyte {\\i{}et al.} 2020)","plainCitation":"(Audzijonyte et al. 2020)","noteIndex":0},"citationItems":[{"id":723,"uris":["http://zotero.org/users/6116610/items/ALZU3WFL"],"itemData":{"id":723,"type":"article-journal","abstract":"In 355 coastal coral reef fish species, body size changed with warming, but the direction of a species’ body size response to warming through time was generally consistent with its response to temperature changes through space, rather than generally negative.","container-title":"Nature Ecology &amp; Evolution","DOI":"10.1038/s41559-020-1171-0","ISSN":"2397-334X","journalAbbreviation":"Nat Ecol Evol","language":"en","note":"publisher: Nature Publishing Group","page":"809-814","source":"www.nature.com","title":"Fish body sizes change with temperature but not all species shrink with warming","volume":"4","author":[{"family":"Audzijonyte","given":"Asta"},{"family":"Richards","given":"Shane A."},{"family":"Stuart-Smith","given":"Rick D."},{"family":"Pecl","given":"Gretta"},{"family":"Edgar","given":"Graham J."},{"family":"Barrett","given":"Neville S."},{"family":"Payne","given":"Nicholas"},{"family":"Blanchard","given":"Julia L."}],"issued":{"date-parts":[["2020",4,6]]},"citation-key":"audzijonyteFishBodySizes2020"}}],"schema":"https://github.com/citation-style-language/schema/raw/master/csl-citation.json"} </w:instrText>
      </w:r>
      <w:r>
        <w:rPr>
          <w:bCs/>
        </w:rPr>
        <w:fldChar w:fldCharType="separate"/>
      </w:r>
      <w:r w:rsidRPr="00A8327B">
        <w:t xml:space="preserve">(Audzijonyte </w:t>
      </w:r>
      <w:r w:rsidRPr="00A8327B">
        <w:rPr>
          <w:i/>
          <w:iCs/>
        </w:rPr>
        <w:t>et al.</w:t>
      </w:r>
      <w:r w:rsidRPr="00A8327B">
        <w:t xml:space="preserve"> 2020)</w:t>
      </w:r>
      <w:r>
        <w:rPr>
          <w:bCs/>
        </w:rPr>
        <w:fldChar w:fldCharType="end"/>
      </w:r>
      <w:r>
        <w:rPr>
          <w:bCs/>
        </w:rPr>
        <w:t>.</w:t>
      </w:r>
      <w:r w:rsidRPr="000D530F">
        <w:rPr>
          <w:bCs/>
        </w:rPr>
        <w:t xml:space="preserve"> </w:t>
      </w:r>
      <w:r>
        <w:rPr>
          <w:bCs/>
        </w:rPr>
        <w:t>Also</w:t>
      </w:r>
      <w:r w:rsidR="001A18A3">
        <w:rPr>
          <w:bCs/>
        </w:rPr>
        <w:t xml:space="preserve"> </w:t>
      </w:r>
      <w:r w:rsidR="001A18A3" w:rsidRPr="001A18A3">
        <w:t xml:space="preserve">Tu </w:t>
      </w:r>
      <w:r w:rsidR="001A18A3" w:rsidRPr="001A18A3">
        <w:rPr>
          <w:i/>
          <w:iCs/>
        </w:rPr>
        <w:t>et al.</w:t>
      </w:r>
      <w:r w:rsidR="001A18A3" w:rsidRPr="001A18A3">
        <w:t xml:space="preserve"> </w:t>
      </w:r>
      <w:r w:rsidR="001A18A3">
        <w:rPr>
          <w:bCs/>
        </w:rPr>
        <w:fldChar w:fldCharType="begin"/>
      </w:r>
      <w:r w:rsidR="00587D54">
        <w:rPr>
          <w:bCs/>
        </w:rPr>
        <w:instrText xml:space="preserve"> ADDIN ZOTERO_ITEM CSL_CITATION {"citationID":"WXS2XbK9","properties":{"formattedCitation":"(2018)","plainCitation":"(2018)","noteIndex":0},"citationItems":[{"id":2767,"uris":["http://zotero.org/users/6116610/items/9ENLTX33"],"itemData":{"id":2767,"type":"article-journal","abstract":"Size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citation-key":"tuFishingTemperatureEffects2018"},"suppress-author":true}],"schema":"https://github.com/citation-style-language/schema/raw/master/csl-citation.json"} </w:instrText>
      </w:r>
      <w:r w:rsidR="001A18A3">
        <w:rPr>
          <w:bCs/>
        </w:rPr>
        <w:fldChar w:fldCharType="separate"/>
      </w:r>
      <w:r w:rsidR="001A18A3">
        <w:t>(2018)</w:t>
      </w:r>
      <w:r w:rsidR="001A18A3">
        <w:rPr>
          <w:bCs/>
        </w:rPr>
        <w:fldChar w:fldCharType="end"/>
      </w:r>
      <w:r w:rsidR="008100CD">
        <w:rPr>
          <w:bCs/>
        </w:rPr>
        <w:t xml:space="preserve"> </w:t>
      </w:r>
      <w:r>
        <w:rPr>
          <w:bCs/>
        </w:rPr>
        <w:t>found that temperature had a relatively minor effect on fish size structure</w:t>
      </w:r>
      <w:r w:rsidR="00321665">
        <w:rPr>
          <w:bCs/>
        </w:rPr>
        <w:t xml:space="preserve"> compared to fishing, when assessing 28 stocks from the North Sea, US west coast and Ea</w:t>
      </w:r>
      <w:r w:rsidR="007436FD">
        <w:rPr>
          <w:bCs/>
        </w:rPr>
        <w:t>s</w:t>
      </w:r>
      <w:r w:rsidR="00321665">
        <w:rPr>
          <w:bCs/>
        </w:rPr>
        <w:t>tern Bering Sea.</w:t>
      </w:r>
      <w:r>
        <w:rPr>
          <w:bCs/>
        </w:rPr>
        <w:t xml:space="preserve"> </w:t>
      </w:r>
      <w:r w:rsidR="00321665">
        <w:rPr>
          <w:bCs/>
        </w:rPr>
        <w:t>E</w:t>
      </w:r>
      <w:r>
        <w:rPr>
          <w:bCs/>
        </w:rPr>
        <w:t xml:space="preserve">ven when combined with fishing, only 44% of variation in size structure could be explained. Thus, the effects of temperature on body sizes may be more complex than often depicted, and we still do not fully understand the mechanisms by which temperature affects growth and body size over ontogeny </w:t>
      </w:r>
      <w:r>
        <w:rPr>
          <w:bCs/>
        </w:rPr>
        <w:fldChar w:fldCharType="begin"/>
      </w:r>
      <w:r w:rsidR="009A4E72">
        <w:rPr>
          <w:bCs/>
        </w:rPr>
        <w:instrText xml:space="preserve"> ADDIN ZOTERO_ITEM CSL_CITATION {"citationID":"vaMp45pl","properties":{"formattedCitation":"(Ohlberger 2013; Audzijonyte {\\i{}et al.} 2019)","plainCitation":"(Ohlberger 2013; Audzijonyte et al. 2019)","noteIndex":0},"citationItems":[{"id":807,"uris":["http://zotero.org/users/6116610/items/Z98IGZ3S"],"itemData":{"id":807,"type":"article-journal","abstract":"Accumulating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id":"qiQFbA1o/DzpVy1pI","uris":["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R."},{"family":"Rijn","given":"Itai","non-dropping-particle":"van"}],"issued":{"date-parts":[["2019"]]},"citation-key":"audzijonyteOxygenLimitationWarming2019"}}],"schema":"https://github.com/citation-style-language/schema/raw/master/csl-citation.json"} </w:instrText>
      </w:r>
      <w:r>
        <w:rPr>
          <w:bCs/>
        </w:rPr>
        <w:fldChar w:fldCharType="separate"/>
      </w:r>
      <w:r w:rsidR="001F35D4" w:rsidRPr="001F35D4">
        <w:t xml:space="preserve">(Ohlberger 2013; Audzijonyte </w:t>
      </w:r>
      <w:r w:rsidR="001F35D4" w:rsidRPr="001F35D4">
        <w:rPr>
          <w:i/>
          <w:iCs/>
        </w:rPr>
        <w:t>et al.</w:t>
      </w:r>
      <w:r w:rsidR="001F35D4" w:rsidRPr="001F35D4">
        <w:t xml:space="preserve"> 2019)</w:t>
      </w:r>
      <w:r>
        <w:rPr>
          <w:bCs/>
        </w:rPr>
        <w:fldChar w:fldCharType="end"/>
      </w:r>
      <w:r>
        <w:rPr>
          <w:bCs/>
        </w:rPr>
        <w:t xml:space="preserve">. </w:t>
      </w:r>
      <w:r w:rsidR="008D5154">
        <w:rPr>
          <w:bCs/>
        </w:rPr>
        <w:t xml:space="preserve">Increasing our understanding of these mechanisms is important because </w:t>
      </w:r>
      <w:r>
        <w:rPr>
          <w:bCs/>
        </w:rPr>
        <w:t xml:space="preserve">body size is a key trait in aquatic ecosystems </w:t>
      </w:r>
      <w:r>
        <w:rPr>
          <w:bCs/>
        </w:rPr>
        <w:fldChar w:fldCharType="begin"/>
      </w:r>
      <w:r w:rsidR="00587D54">
        <w:rPr>
          <w:bCs/>
        </w:rPr>
        <w:instrText xml:space="preserve"> ADDIN ZOTERO_ITEM CSL_CITATION {"citationID":"Gy0kEprR","properties":{"formattedCitation":"(Andersen {\\i{}et al.} 2016)","plainCitation":"(Andersen et al. 2016)","noteIndex":0},"citationItems":[{"id":905,"uris":["http://zotero.org/users/6116610/items/Z9LEI2TM"],"itemData":{"id":905,"type":"article-journal","abstract":"The size of an individual organism is a key trait to characterize its physiology and feeding ecology. Size-based scaling laws may have a limited size range of validity or undergo a transition from one scaling exponent to another at some characteristic size. We collate and review data on size-based scaling laws for resource acquisition, mobility, sensory range, and progeny size for all pelagic marine life, from bacteria to whales. Further, we review and develop simple theoretical arguments for observed scaling laws and the characteristic sizes of a change or breakdown of power laws. We divide life in the ocean into seven major realms based on trophic strategy, physiology, and life history strategy. Such a categorization represents a move away from a taxonomically oriented description toward a trait-based description of life in the oceans. Finally, we discuss life forms that transgress the simple size-based rules and identify unanswered questions.","container-title":"Annual Review of Marine Science","DOI":"10.1146/annurev-marine-122414-034144","ISSN":"1941-0611","journalAbbreviation":"Ann Rev Mar Sci","language":"eng","note":"PMID: 26163011","page":"217-241","source":"PubMed","title":"Characteristic Sizes of Life in the Oceans, from Bacteria to Whales","volume":"8","author":[{"family":"Andersen","given":"K. H."},{"family":"Berge","given":"T."},{"family":"Gonçalves","given":"R. J."},{"family":"Hartvig","given":"M."},{"family":"Heuschele","given":"J."},{"family":"Hylander","given":"S."},{"family":"Jacobsen","given":"N. S."},{"family":"Lindemann","given":"C."},{"family":"Martens","given":"E. A."},{"family":"Neuheimer","given":"A. B."},{"family":"Olsson","given":"K."},{"family":"Palacz","given":"A."},{"family":"Prowe","given":"A. E. F."},{"family":"Sainmont","given":"J."},{"family":"Traving","given":"S. J."},{"family":"Visser","given":"A. W."},{"family":"Wadhwa","given":"N."},{"family":"Kiørboe","given":"T."}],"issued":{"date-parts":[["2016"]]},"citation-key":"andersenCharacteristicSizesLife2016"}}],"schema":"https://github.com/citation-style-language/schema/raw/master/csl-citation.json"} </w:instrText>
      </w:r>
      <w:r>
        <w:rPr>
          <w:bCs/>
        </w:rPr>
        <w:fldChar w:fldCharType="separate"/>
      </w:r>
      <w:r w:rsidR="0017610C" w:rsidRPr="0017610C">
        <w:t xml:space="preserve">(Andersen </w:t>
      </w:r>
      <w:r w:rsidR="0017610C" w:rsidRPr="0017610C">
        <w:rPr>
          <w:i/>
          <w:iCs/>
        </w:rPr>
        <w:t>et al.</w:t>
      </w:r>
      <w:r w:rsidR="0017610C" w:rsidRPr="0017610C">
        <w:t xml:space="preserve"> 2016)</w:t>
      </w:r>
      <w:r>
        <w:rPr>
          <w:bCs/>
        </w:rPr>
        <w:fldChar w:fldCharType="end"/>
      </w:r>
      <w:r w:rsidR="00284A19">
        <w:rPr>
          <w:bCs/>
        </w:rPr>
        <w:t xml:space="preserve"> and</w:t>
      </w:r>
      <w:r>
        <w:rPr>
          <w:bCs/>
        </w:rPr>
        <w:t xml:space="preserve"> warming-induced changes in growth and size-at-age of fish populations could have implications not only for biomass and productivity</w:t>
      </w:r>
      <w:r w:rsidR="00284A19">
        <w:rPr>
          <w:bCs/>
        </w:rPr>
        <w:t>,</w:t>
      </w:r>
      <w:r>
        <w:rPr>
          <w:bCs/>
        </w:rPr>
        <w:t xml:space="preserve"> but also ecosystem structure and stability </w:t>
      </w:r>
      <w:r>
        <w:rPr>
          <w:bCs/>
        </w:rPr>
        <w:fldChar w:fldCharType="begin"/>
      </w:r>
      <w:r w:rsidR="00587D54">
        <w:rPr>
          <w:bCs/>
        </w:rPr>
        <w:instrText xml:space="preserve"> ADDIN ZOTERO_ITEM CSL_CITATION {"citationID":"oojqr946","properties":{"formattedCitation":"(Audzijonyte {\\i{}et al.} 2013)","plainCitation":"(Audzijonyte et al. 2013)","noteIndex":0},"citationItems":[{"id":906,"uris":["http://zotero.org/users/6116610/items/U4CP2E9I"],"itemData":{"id":906,"type":"article-journal","abstract":"Humans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A."}],"issued":{"date-parts":[["2013",4,23]]},"citation-key":"audzijonyteEcologicalConsequencesBody2013"}}],"schema":"https://github.com/citation-style-language/schema/raw/master/csl-citation.json"} </w:instrText>
      </w:r>
      <w:r>
        <w:rPr>
          <w:bCs/>
        </w:rPr>
        <w:fldChar w:fldCharType="separate"/>
      </w:r>
      <w:r w:rsidRPr="00276A51">
        <w:t xml:space="preserve">(Audzijonyte </w:t>
      </w:r>
      <w:r w:rsidRPr="00276A51">
        <w:rPr>
          <w:i/>
          <w:iCs/>
        </w:rPr>
        <w:t>et al.</w:t>
      </w:r>
      <w:r w:rsidRPr="00276A51">
        <w:t xml:space="preserve"> 2013)</w:t>
      </w:r>
      <w:r>
        <w:rPr>
          <w:bCs/>
        </w:rPr>
        <w:fldChar w:fldCharType="end"/>
      </w:r>
      <w:r>
        <w:rPr>
          <w:bCs/>
        </w:rPr>
        <w:t xml:space="preserve">. </w:t>
      </w:r>
    </w:p>
    <w:p w14:paraId="41834147" w14:textId="4EFF62BB" w:rsidR="00B7667B" w:rsidRDefault="00EC2260" w:rsidP="004E0AE6">
      <w:pPr>
        <w:spacing w:line="480" w:lineRule="auto"/>
        <w:ind w:firstLine="284"/>
        <w:jc w:val="both"/>
      </w:pPr>
      <w:r>
        <w:t xml:space="preserve">Physiologically structured models </w:t>
      </w:r>
      <w:r w:rsidR="00FC2524">
        <w:t>can</w:t>
      </w:r>
      <w:r w:rsidR="00862411">
        <w:t xml:space="preserve"> </w:t>
      </w:r>
      <w:r w:rsidR="0044185F">
        <w:t>address the complex interplay of direct and indirect temperature impacts on food webs</w:t>
      </w:r>
      <w:r w:rsidR="00656624">
        <w:t xml:space="preserve">, as they </w:t>
      </w:r>
      <w:r w:rsidR="00751F48">
        <w:rPr>
          <w:bCs/>
        </w:rPr>
        <w:t xml:space="preserve">account for the food and size dependence of body </w:t>
      </w:r>
      <w:r w:rsidR="00751F48">
        <w:rPr>
          <w:bCs/>
        </w:rPr>
        <w:lastRenderedPageBreak/>
        <w:t>growth through ecological interactions using bioenergetic principles</w:t>
      </w:r>
      <w:r w:rsidR="00F44A20">
        <w:rPr>
          <w:bCs/>
        </w:rPr>
        <w:t xml:space="preserve">. Recent applications </w:t>
      </w:r>
      <w:r w:rsidR="001F028C">
        <w:rPr>
          <w:bCs/>
        </w:rPr>
        <w:t xml:space="preserve">have </w:t>
      </w:r>
      <w:r w:rsidR="0044185F">
        <w:rPr>
          <w:bCs/>
        </w:rPr>
        <w:t xml:space="preserve">demonstrated decreasing maximum body sizes </w:t>
      </w:r>
      <w:r w:rsidR="0044185F">
        <w:t xml:space="preserve">in </w:t>
      </w:r>
      <w:r w:rsidR="00751F48">
        <w:t>fish communities</w:t>
      </w:r>
      <w:r w:rsidR="0044185F">
        <w:t xml:space="preserve"> due to changes in </w:t>
      </w:r>
      <w:r w:rsidR="00751F48">
        <w:t xml:space="preserve">plankton abundance or </w:t>
      </w:r>
      <w:r w:rsidR="0044185F">
        <w:t>size</w:t>
      </w:r>
      <w:r w:rsidR="00751F48">
        <w:t xml:space="preserve"> </w:t>
      </w:r>
      <w:r w:rsidR="00751F48">
        <w:fldChar w:fldCharType="begin"/>
      </w:r>
      <w:r w:rsidR="00587D54">
        <w:instrText xml:space="preserve"> ADDIN ZOTERO_ITEM CSL_CITATION {"citationID":"JMiHvPTe","properties":{"formattedCitation":"(Woodworth-Jefcoats {\\i{}et al.} 2019)","plainCitation":"(Woodworth-Jefcoats et al. 2019)","noteIndex":0},"citationItems":[{"id":838,"uris":["http://zotero.org/users/6116610/items/LUJI7EGU"],"itemData":{"id":838,"type":"article-journal","abstract":"Climate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fldChar w:fldCharType="separate"/>
      </w:r>
      <w:r w:rsidR="00751F48" w:rsidRPr="00B901CA">
        <w:t xml:space="preserve">(Woodworth-Jefcoats </w:t>
      </w:r>
      <w:r w:rsidR="00751F48" w:rsidRPr="00B901CA">
        <w:rPr>
          <w:i/>
          <w:iCs/>
        </w:rPr>
        <w:t>et al.</w:t>
      </w:r>
      <w:r w:rsidR="00751F48" w:rsidRPr="00B901CA">
        <w:t xml:space="preserve"> 2019)</w:t>
      </w:r>
      <w:r w:rsidR="00751F48">
        <w:fldChar w:fldCharType="end"/>
      </w:r>
      <w:r w:rsidR="00751F48">
        <w:t xml:space="preserve">. </w:t>
      </w:r>
      <w:r w:rsidR="0044185F">
        <w:t xml:space="preserve">Similar body size responses emerge in models that focus on </w:t>
      </w:r>
      <w:r w:rsidR="00751F48">
        <w:t>temperature-dependence of physiological processes</w:t>
      </w:r>
      <w:r w:rsidR="0044185F">
        <w:t xml:space="preserve">, </w:t>
      </w:r>
      <w:r w:rsidR="00751F48">
        <w:t>such as metabolism and feeding rates</w:t>
      </w:r>
      <w:r w:rsidR="0044185F">
        <w:t xml:space="preserve"> </w:t>
      </w:r>
      <w:r w:rsidR="00751F48">
        <w:fldChar w:fldCharType="begin"/>
      </w:r>
      <w:r w:rsidR="00604105">
        <w:instrText xml:space="preserve"> ADDIN ZOTERO_ITEM CSL_CITATION {"citationID":"dVNlD0ip","properties":{"formattedCitation":"(Lefort {\\i{}et al.} 2015; Guiet {\\i{}et al.} 2016; Woodworth-Jefcoats {\\i{}et al.} 2019)","plainCitation":"(Lefort et al. 2015; Guiet et al. 2016; Woodworth-Jefcoats et al. 2019)","noteIndex":0},"citationItems":[{"id":903,"uris":["http://zotero.org/users/6116610/items/SHRM9T9G"],"itemData":{"id":903,"type":"article-journal","abstract":"Temperature,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citation-key":"lefortSpatialBodysizeDependent2015"}},{"id":3847,"uris":["http://zotero.org/users/6116610/items/HMN7MFP9"],"itemData":{"id":3847,"type":"article-journal","abstract":"Physical and biogeochemical changes of the oceans have complex influences on fish communities. Variations of resource and temperature affect metabolic rates at the individual level, biomass fluxes at the species level, and trophic structure as well as diversity at the community level. We use a Dynamic Energy Budget-, trait-based model of the consumers’ community size-spectrum to assess the effects of lower trophic level biomass and water temperature on communities at steady state. First, we look at the stressors separately in idealized simulations, varying one while the second remains constant. A multi-domain response is observed. Linked to the number of trophic levels sustained in the consumers’ community, the regimes highlighted present similar properties when lower trophic level biomass is increased or temperature decreased. These trophic-length domains correspond to different efficiencies of the transfer of biomass from small to large individuals. They are characterized by different sensitivities of fish communities to environmental changes. Moreover, differences in the scaling of individuals’ metabolism and prey assimilation with temperature lead to a shrinking of fish communities with warming. In a second step, we look at the impact of simultaneous variations of stressors along a mean latitudinal gradient of lower trophic level biomass and temperature. The model explains known observed features of global marine ecosystems such as the fact that larger species compose fish communities when latitude increases. The structure, diversity and metabolic properties of fish communities obtained with the model at different latitudes are interpreted in light of the different trophic-length domains characterized in the idealized experiments. From the equator to the poles, the structure of consumers’ communities is predicted to be heterogeneous, with variable sensitivities to environmental changes.","container-title":"Progress in Oceanography","DOI":"10.1016/j.pocean.2016.04.003","ISSN":"0079-6611","journalAbbreviation":"Progress in Oceanography","language":"en","page":"22-37","source":"ScienceDirect","title":"Effects of lower trophic level biomass and water temperature on fish communities: A modelling study","title-short":"Effects of lower trophic level biomass and water temperature on fish communities","volume":"146","author":[{"family":"Guiet","given":"Jérôme"},{"family":"Aumont","given":"Olivier"},{"family":"Poggiale","given":"Jean-Christophe"},{"family":"Maury","given":"Olivier"}],"issued":{"date-parts":[["2016",8,1]]},"citation-key":"guietEffectsLowerTrophic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fldChar w:fldCharType="separate"/>
      </w:r>
      <w:r w:rsidR="00604105" w:rsidRPr="00604105">
        <w:t xml:space="preserve">(Lefort </w:t>
      </w:r>
      <w:r w:rsidR="00604105" w:rsidRPr="00604105">
        <w:rPr>
          <w:i/>
          <w:iCs/>
        </w:rPr>
        <w:t>et al.</w:t>
      </w:r>
      <w:r w:rsidR="00604105" w:rsidRPr="00604105">
        <w:t xml:space="preserve"> 2015; Guiet </w:t>
      </w:r>
      <w:r w:rsidR="00604105" w:rsidRPr="00604105">
        <w:rPr>
          <w:i/>
          <w:iCs/>
        </w:rPr>
        <w:t>et al.</w:t>
      </w:r>
      <w:r w:rsidR="00604105" w:rsidRPr="00604105">
        <w:t xml:space="preserve"> 2016; Woodworth-Jefcoats </w:t>
      </w:r>
      <w:r w:rsidR="00604105" w:rsidRPr="00604105">
        <w:rPr>
          <w:i/>
          <w:iCs/>
        </w:rPr>
        <w:t>et al.</w:t>
      </w:r>
      <w:r w:rsidR="00604105" w:rsidRPr="00604105">
        <w:t xml:space="preserve"> 2019)</w:t>
      </w:r>
      <w:r w:rsidR="00751F48">
        <w:fldChar w:fldCharType="end"/>
      </w:r>
      <w:r w:rsidR="0044185F">
        <w:t xml:space="preserve">, but it remains </w:t>
      </w:r>
      <w:r w:rsidR="00751F48">
        <w:t xml:space="preserve">unclear to what extent </w:t>
      </w:r>
      <w:r w:rsidR="0044185F">
        <w:t xml:space="preserve">these community body size shifts are driven by declining </w:t>
      </w:r>
      <w:r w:rsidR="00751F48">
        <w:t>abundance of large fish versus changes in size-at-age</w:t>
      </w:r>
      <w:r w:rsidR="004B1A06">
        <w:t xml:space="preserve"> across a range of ages</w:t>
      </w:r>
      <w:r w:rsidR="00751F48">
        <w:t>.</w:t>
      </w:r>
    </w:p>
    <w:p w14:paraId="6DB78CBD" w14:textId="45FE0D16" w:rsidR="00751F48" w:rsidRPr="00433162" w:rsidRDefault="00BE3493" w:rsidP="004E0AE6">
      <w:pPr>
        <w:spacing w:line="480" w:lineRule="auto"/>
        <w:ind w:firstLine="284"/>
        <w:jc w:val="both"/>
      </w:pPr>
      <w:r>
        <w:t xml:space="preserve">To explore how direct and indirect effects of warming impact marine food web size structure and fisheries yields, </w:t>
      </w:r>
      <w:r w:rsidR="00751F48" w:rsidRPr="009933B0">
        <w:t xml:space="preserve">we </w:t>
      </w:r>
      <w:r w:rsidR="00751F48">
        <w:t xml:space="preserve">evaluate the </w:t>
      </w:r>
      <w:r w:rsidR="00751F48" w:rsidRPr="0094557A">
        <w:t xml:space="preserve">impacts of </w:t>
      </w:r>
      <w:r w:rsidR="00751F48" w:rsidRPr="00433162">
        <w:t>temperature</w:t>
      </w:r>
      <w:r w:rsidR="00751F48">
        <w:t>-</w:t>
      </w:r>
      <w:r w:rsidR="00751F48" w:rsidRPr="00433162">
        <w:t xml:space="preserve">driven </w:t>
      </w:r>
      <w:r w:rsidR="00751F48" w:rsidRPr="0094557A">
        <w:t>changes in</w:t>
      </w:r>
      <w:r w:rsidR="00751F48">
        <w:t xml:space="preserve"> resource </w:t>
      </w:r>
      <w:r w:rsidR="00751F48" w:rsidRPr="00433162">
        <w:t>productivity</w:t>
      </w:r>
      <w:r w:rsidR="00751F48" w:rsidRPr="00FF4BEC">
        <w:t xml:space="preserve"> and </w:t>
      </w:r>
      <w:r w:rsidR="00751F48">
        <w:t xml:space="preserve">individual </w:t>
      </w:r>
      <w:r w:rsidR="008D5154">
        <w:t xml:space="preserve">fish </w:t>
      </w:r>
      <w:r w:rsidR="00751F48">
        <w:t xml:space="preserve">physiology </w:t>
      </w:r>
      <w:r>
        <w:t>using an example case of the Baltic Sea.</w:t>
      </w:r>
      <w:r w:rsidR="00751F48" w:rsidRPr="00433162">
        <w:t xml:space="preserve"> </w:t>
      </w:r>
      <w:r w:rsidR="00751F48" w:rsidRPr="00EE6130">
        <w:t xml:space="preserve">The </w:t>
      </w:r>
      <w:r w:rsidR="00751F48" w:rsidRPr="00433162">
        <w:t xml:space="preserve">Baltic Sea </w:t>
      </w:r>
      <w:r w:rsidR="00751F48" w:rsidRPr="0062469A">
        <w:t xml:space="preserve">constitutes </w:t>
      </w:r>
      <w:r w:rsidR="00751F48" w:rsidRPr="00433162">
        <w:t xml:space="preserve">a great </w:t>
      </w:r>
      <w:r w:rsidR="00751F48">
        <w:t>example</w:t>
      </w:r>
      <w:r w:rsidR="00751F48" w:rsidRPr="00BC5DBB">
        <w:t xml:space="preserve"> system</w:t>
      </w:r>
      <w:r w:rsidR="00751F48">
        <w:t xml:space="preserve">, as it is a relatively well understood and species poor system </w:t>
      </w:r>
      <w:r w:rsidR="00751F48">
        <w:fldChar w:fldCharType="begin"/>
      </w:r>
      <w:r w:rsidR="00587D54">
        <w:instrText xml:space="preserve"> ADDIN ZOTERO_ITEM CSL_CITATION {"citationID":"wa6sBtyb","properties":{"formattedCitation":"(Mackenzie {\\i{}et al.} 2007; Casini {\\i{}et al.} 2009)","plainCitation":"(Mackenzie et al. 2007; Casini et al. 2009)","noteIndex":0},"citationItems":[{"id":793,"uris":["http://zotero.org/users/6116610/items/DYNPNFN4"],"itemData":{"id":793,"type":"article-journal","abstract":"The Baltic Sea is a large brackish semienclosed sea whose species-poor fish community supports important commercial and recreational fisheries. Both the fish species and the fisheries are strongly affected by climate variations. These climatic effects and the underlying mechanisms are briefly reviewed. We then use recent regional – scale climate – ocean modelling results to consider how climate change during this century will affect the fish community of the Baltic and fisheries management. Expected climate changes in northern Europe will likely affect both the temperature and salinity of the Baltic, causing it to become warmer and fresher. As an estuarine ecosystem with large horizontal and vertical salinity gradients, biodiversity will be particularly sensitive to changes in salinity which can be expected as a consequence of altered precipitation patterns. Marine-tolerant species will be disadvantaged and their distributions will partially contract from the Baltic Sea; habitats of freshwater species will likely expand. Although some new species can be expected to immigrate because of an expected increase in sea temperature, only a few of these species will be able to successfully colonize the Baltic because of its low salinity. Fishing fleets which presently target marine species (e.g. cod, herring, sprat, plaice, sole) in the Baltic will likely have to relocate to more marine areas or switch to other species which tolerate decreasing salinities. Fishery management thresholds that trigger reductions in fishing quotas or fishery closures to conserve local populations (e.g. cod, salmon) will have to be reassessed as the ecological basis on which existing thresholds have been established changes, and new thresholds will have to be developed for immigrant species. The Baltic situation illustrates some of the uncertainties and complexities associated with forecasting how fish populations, communities and industries dependent on an estuarine ecosystem might respond to future climate change.","container-title":"Global Change Biology","DOI":"10.1111/j.1365-2486.2007.01369.x","ISSN":"1365-2486","issue":"7","language":"en","page":"1348-1367","source":"Wiley Online Library","title":"Impact of 21st century climate change on the Baltic Sea fish community and fisheries","volume":"13","author":[{"family":"Mackenzie","given":"Brian R."},{"family":"Gislason","given":"Henrik"},{"family":"Möllmann","given":"Christian"},{"family":"Köster","given":"Friedrich W."}],"issued":{"date-parts":[["2007"]]},"citation-key":"mackenzieImpact21stCentury2007"}},{"id":261,"uris":["http://zotero.org/users/6116610/items/FYIQFDXV"],"itemData":{"id":261,"type":"article-journal","container-title":"Proceedings of the National Academy of Sciences, USA","issue":"1","page":"197–202","title":"Trophic cascades promote threshold-like shifts in pelagic marine ecosystems","volume":"106","author":[{"family":"Casini","given":"Michele"},{"family":"Hjelm","given":"Joakim"},{"family":"Molinero","given":"Juan-Carlos"},{"family":"Lövgren","given":"Johan"},{"family":"Cardinale","given":"Massimiliano"},{"family":"Bartolino","given":"Valerio"},{"family":"Belgrano","given":"Andrea"},{"family":"Kornilovs","given":"Georgs"}],"issued":{"date-parts":[["2009"]]},"citation-key":"casiniTrophicCascadesPromote2009"}}],"schema":"https://github.com/citation-style-language/schema/raw/master/csl-citation.json"} </w:instrText>
      </w:r>
      <w:r w:rsidR="00751F48">
        <w:fldChar w:fldCharType="separate"/>
      </w:r>
      <w:r w:rsidR="00751F48" w:rsidRPr="00EC0A6B">
        <w:t xml:space="preserve">(Mackenzie </w:t>
      </w:r>
      <w:r w:rsidR="00751F48" w:rsidRPr="00EC0A6B">
        <w:rPr>
          <w:i/>
          <w:iCs/>
        </w:rPr>
        <w:t>et al.</w:t>
      </w:r>
      <w:r w:rsidR="00751F48" w:rsidRPr="00EC0A6B">
        <w:t xml:space="preserve"> 2007; Casini </w:t>
      </w:r>
      <w:r w:rsidR="00751F48" w:rsidRPr="00EC0A6B">
        <w:rPr>
          <w:i/>
          <w:iCs/>
        </w:rPr>
        <w:t>et al.</w:t>
      </w:r>
      <w:r w:rsidR="00751F48" w:rsidRPr="00EC0A6B">
        <w:t xml:space="preserve"> 2009)</w:t>
      </w:r>
      <w:r w:rsidR="00751F48">
        <w:fldChar w:fldCharType="end"/>
      </w:r>
      <w:r w:rsidR="00751F48">
        <w:t xml:space="preserve"> that </w:t>
      </w:r>
      <w:r w:rsidR="004B1A06">
        <w:t xml:space="preserve">also is one of the warming hotspots </w:t>
      </w:r>
      <w:r w:rsidR="005F0CCA">
        <w:t xml:space="preserve">globally </w:t>
      </w:r>
      <w:r w:rsidR="00751F48">
        <w:fldChar w:fldCharType="begin"/>
      </w:r>
      <w:r w:rsidR="00587D54">
        <w:instrText xml:space="preserve"> ADDIN ZOTERO_ITEM CSL_CITATION {"citationID":"2DOjB1za","properties":{"formattedCitation":"(Belkin 2009)","plainCitation":"(Belkin 2009)","noteIndex":0},"citationItems":[{"id":502,"uris":["http://zotero.org/users/6116610/items/NV7I3QEW"],"itemData":{"id":502,"type":"article-journal","container-title":"Progress in Oceanography","issue":"1","page":"207–213","title":"Rapid warming of large marine ecosystems","volume":"81","author":[{"family":"Belkin","given":"Igor M"}],"issued":{"date-parts":[["2009"]]},"citation-key":"belkinRapidWarmingLarge2009"}}],"schema":"https://github.com/citation-style-language/schema/raw/master/csl-citation.json"} </w:instrText>
      </w:r>
      <w:r w:rsidR="00751F48">
        <w:fldChar w:fldCharType="separate"/>
      </w:r>
      <w:r w:rsidR="00751F48">
        <w:rPr>
          <w:noProof/>
        </w:rPr>
        <w:t>(Belkin 2009)</w:t>
      </w:r>
      <w:r w:rsidR="00751F48">
        <w:fldChar w:fldCharType="end"/>
      </w:r>
      <w:r w:rsidR="00751F48" w:rsidRPr="00F95139">
        <w:t xml:space="preserve">. </w:t>
      </w:r>
      <w:r>
        <w:t xml:space="preserve">By using </w:t>
      </w:r>
      <w:r w:rsidR="00751F48" w:rsidRPr="00433162">
        <w:t xml:space="preserve">a </w:t>
      </w:r>
      <w:r w:rsidR="00751F48">
        <w:t xml:space="preserve">temperature-dependent size spectrum model </w:t>
      </w:r>
      <w:r>
        <w:t xml:space="preserve">we </w:t>
      </w:r>
      <w:r w:rsidR="00CE2F64">
        <w:t>analyse</w:t>
      </w:r>
      <w:r>
        <w:t xml:space="preserve"> </w:t>
      </w:r>
      <w:r w:rsidR="00751F48">
        <w:t xml:space="preserve">a set of different scenarios </w:t>
      </w:r>
      <w:r>
        <w:t xml:space="preserve">where </w:t>
      </w:r>
      <w:r w:rsidR="00751F48">
        <w:t xml:space="preserve">either fish physiology, basal resources, or both </w:t>
      </w:r>
      <w:r>
        <w:t xml:space="preserve">depend on </w:t>
      </w:r>
      <w:r w:rsidR="00751F48">
        <w:t>temperature</w:t>
      </w:r>
      <w:r w:rsidR="00224ED5">
        <w:t xml:space="preserve">, and contrast these scenarios to one </w:t>
      </w:r>
      <w:r w:rsidR="007E2D43">
        <w:t>an</w:t>
      </w:r>
      <w:r w:rsidR="00224ED5">
        <w:t xml:space="preserve">other and to non-warming </w:t>
      </w:r>
      <w:r w:rsidR="00BA1B2C">
        <w:t>scenarios</w:t>
      </w:r>
      <w:r w:rsidR="00751F48">
        <w:t xml:space="preserve">. We investigate the mechanisms </w:t>
      </w:r>
      <w:r w:rsidR="007E2D43">
        <w:t xml:space="preserve">of </w:t>
      </w:r>
      <w:r w:rsidR="00751F48">
        <w:t xml:space="preserve">warming </w:t>
      </w:r>
      <w:r w:rsidR="00CC527F">
        <w:t xml:space="preserve">effects </w:t>
      </w:r>
      <w:r w:rsidR="00751F48">
        <w:t xml:space="preserve">on body </w:t>
      </w:r>
      <w:r w:rsidR="00751F48" w:rsidRPr="00433162">
        <w:rPr>
          <w:bCs/>
        </w:rPr>
        <w:t>growth trajectories</w:t>
      </w:r>
      <w:r w:rsidR="005A2FAC">
        <w:rPr>
          <w:bCs/>
        </w:rPr>
        <w:t xml:space="preserve"> (size-at-age)</w:t>
      </w:r>
      <w:r w:rsidR="00751F48" w:rsidRPr="00433162">
        <w:rPr>
          <w:bCs/>
        </w:rPr>
        <w:t xml:space="preserve">, average body sizes, population size-structure and </w:t>
      </w:r>
      <w:r w:rsidR="00751F48">
        <w:rPr>
          <w:bCs/>
        </w:rPr>
        <w:t>fisheries reference points</w:t>
      </w:r>
      <w:r w:rsidR="00DF77D6">
        <w:rPr>
          <w:bCs/>
        </w:rPr>
        <w:t>.</w:t>
      </w:r>
    </w:p>
    <w:p w14:paraId="359F2293" w14:textId="77777777" w:rsidR="00751F48" w:rsidRPr="00433162" w:rsidRDefault="00751F48" w:rsidP="004E0AE6">
      <w:pPr>
        <w:spacing w:line="480" w:lineRule="auto"/>
        <w:contextualSpacing/>
        <w:jc w:val="both"/>
        <w:rPr>
          <w:rFonts w:cstheme="minorHAnsi"/>
          <w:b/>
        </w:rPr>
      </w:pPr>
    </w:p>
    <w:p w14:paraId="34FE3B3E" w14:textId="77777777" w:rsidR="00751F48" w:rsidRPr="00F95139" w:rsidRDefault="00751F48" w:rsidP="004E0AE6">
      <w:pPr>
        <w:spacing w:line="480" w:lineRule="auto"/>
        <w:contextualSpacing/>
        <w:jc w:val="both"/>
        <w:rPr>
          <w:rFonts w:cstheme="minorHAnsi"/>
          <w:b/>
        </w:rPr>
      </w:pPr>
      <w:r w:rsidRPr="00F95139">
        <w:rPr>
          <w:rFonts w:cstheme="minorHAnsi"/>
          <w:b/>
        </w:rPr>
        <w:t>Materials and Methods</w:t>
      </w:r>
    </w:p>
    <w:p w14:paraId="6CBDAD4B" w14:textId="7C2A28A6" w:rsidR="00F41DC1" w:rsidRDefault="00F41DC1" w:rsidP="004E0AE6">
      <w:pPr>
        <w:spacing w:line="480" w:lineRule="auto"/>
        <w:contextualSpacing/>
        <w:jc w:val="both"/>
        <w:rPr>
          <w:iCs/>
        </w:rPr>
      </w:pPr>
      <w:r w:rsidRPr="00F41DC1">
        <w:rPr>
          <w:iCs/>
        </w:rPr>
        <w:t xml:space="preserve">In </w:t>
      </w:r>
      <w:r>
        <w:rPr>
          <w:iCs/>
        </w:rPr>
        <w:t>this section, we will describe the food web</w:t>
      </w:r>
      <w:r w:rsidR="007E6F12">
        <w:rPr>
          <w:iCs/>
        </w:rPr>
        <w:t xml:space="preserve"> the model is parameterized to</w:t>
      </w:r>
      <w:r>
        <w:rPr>
          <w:iCs/>
        </w:rPr>
        <w:t xml:space="preserve">, the equations of the </w:t>
      </w:r>
      <w:r>
        <w:t>m</w:t>
      </w:r>
      <w:r w:rsidRPr="00F95139">
        <w:t xml:space="preserve">ulti-species </w:t>
      </w:r>
      <w:r>
        <w:rPr>
          <w:iCs/>
        </w:rPr>
        <w:t>size spectrum model</w:t>
      </w:r>
      <w:r w:rsidR="007E6F12">
        <w:rPr>
          <w:iCs/>
        </w:rPr>
        <w:t>, how temperature dependence is implemented in the model</w:t>
      </w:r>
      <w:r w:rsidR="00CB3C34">
        <w:rPr>
          <w:iCs/>
        </w:rPr>
        <w:t>, how the model is calibrated and lastly, how the effects of temperature are evaluated.</w:t>
      </w:r>
    </w:p>
    <w:p w14:paraId="423CE474" w14:textId="77777777" w:rsidR="00D56BB2" w:rsidRPr="00F41DC1" w:rsidRDefault="00D56BB2" w:rsidP="004E0AE6">
      <w:pPr>
        <w:spacing w:line="480" w:lineRule="auto"/>
        <w:contextualSpacing/>
        <w:jc w:val="both"/>
        <w:rPr>
          <w:iCs/>
        </w:rPr>
      </w:pPr>
    </w:p>
    <w:p w14:paraId="18338B33" w14:textId="356131BB" w:rsidR="00751F48" w:rsidRPr="00AC66AD" w:rsidRDefault="00751F48" w:rsidP="004E0AE6">
      <w:pPr>
        <w:spacing w:line="480" w:lineRule="auto"/>
        <w:contextualSpacing/>
        <w:jc w:val="both"/>
        <w:rPr>
          <w:b/>
          <w:bCs/>
          <w:i/>
        </w:rPr>
      </w:pPr>
      <w:r w:rsidRPr="00AC66AD">
        <w:rPr>
          <w:b/>
          <w:bCs/>
          <w:i/>
        </w:rPr>
        <w:t>Food web</w:t>
      </w:r>
    </w:p>
    <w:p w14:paraId="0C6FD68F" w14:textId="5F0ADBE6" w:rsidR="00751F48" w:rsidRPr="00F95139" w:rsidRDefault="00751F48" w:rsidP="004E0AE6">
      <w:pPr>
        <w:spacing w:line="480" w:lineRule="auto"/>
        <w:contextualSpacing/>
        <w:jc w:val="both"/>
      </w:pPr>
      <w:r w:rsidRPr="00F95139">
        <w:lastRenderedPageBreak/>
        <w:t xml:space="preserve">We developed a </w:t>
      </w:r>
      <w:r>
        <w:t>m</w:t>
      </w:r>
      <w:r w:rsidRPr="00F95139">
        <w:t>ulti-species size spectrum model (MSSM)</w:t>
      </w:r>
      <w:r>
        <w:t xml:space="preserve"> </w:t>
      </w:r>
      <w:r>
        <w:fldChar w:fldCharType="begin"/>
      </w:r>
      <w:r w:rsidR="009A4E72">
        <w:instrText xml:space="preserve"> ADDIN ZOTERO_ITEM CSL_CITATION {"citationID":"kH2mAfPQ","properties":{"formattedCitation":"(Scott {\\i{}et al.} 2014)","plainCitation":"(Scott et al. 2014)","noteIndex":0},"citationItems":[{"id":"qiQFbA1o/MFFq4xMP","uris":["http://zotero.org/users/6116610/items/D38VTQSD"],"itemData":{"id":375,"type":"article-journal","abstract":"JRC.G.4-Maritime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L."},{"family":"Andersen","given":"K.H."}],"issued":{"date-parts":[["2014"]]},"citation-key":"scottMizerPackageMultispecies2014"}}],"schema":"https://github.com/citation-style-language/schema/raw/master/csl-citation.json"} </w:instrText>
      </w:r>
      <w:r>
        <w:fldChar w:fldCharType="separate"/>
      </w:r>
      <w:r w:rsidRPr="00BB41C0">
        <w:t xml:space="preserve">(Scott </w:t>
      </w:r>
      <w:r w:rsidRPr="00BB41C0">
        <w:rPr>
          <w:i/>
          <w:iCs/>
        </w:rPr>
        <w:t>et al.</w:t>
      </w:r>
      <w:r w:rsidRPr="00BB41C0">
        <w:t xml:space="preserve"> 2014)</w:t>
      </w:r>
      <w:r>
        <w:fldChar w:fldCharType="end"/>
      </w:r>
      <w:r w:rsidR="00C90B3A">
        <w:t xml:space="preserve">, </w:t>
      </w:r>
      <w:r w:rsidRPr="00F95139">
        <w:t xml:space="preserve">parameterized to represent a simplified version of the food web in the </w:t>
      </w:r>
      <w:r>
        <w:t xml:space="preserve">offshore </w:t>
      </w:r>
      <w:r w:rsidRPr="00F95139">
        <w:t>pelagic south-central Baltic Sea ecosystem (Baltic proper) (ICES sub divisions 25-29+32, Fig</w:t>
      </w:r>
      <w:r w:rsidR="004F0F41">
        <w:t>.</w:t>
      </w:r>
      <w:r w:rsidRPr="00F95139">
        <w:t xml:space="preserve"> S</w:t>
      </w:r>
      <w:r w:rsidRPr="00962F93">
        <w:t>2</w:t>
      </w:r>
      <w:r w:rsidR="00D5438F">
        <w:t xml:space="preserve">, </w:t>
      </w:r>
      <w:r w:rsidR="000A6DC1" w:rsidRPr="00C933B6">
        <w:rPr>
          <w:i/>
          <w:iCs/>
        </w:rPr>
        <w:t>Supporting Information</w:t>
      </w:r>
      <w:r w:rsidRPr="00F95139">
        <w:t>)</w:t>
      </w:r>
      <w:r w:rsidR="00480F80">
        <w:t xml:space="preserve"> and account for temperature-dependence of processes within and between individuals</w:t>
      </w:r>
      <w:r w:rsidR="00833596">
        <w:t xml:space="preserve"> (Fig. 1)</w:t>
      </w:r>
      <w:r w:rsidRPr="00F95139">
        <w:t xml:space="preserve">. This </w:t>
      </w:r>
      <w:r>
        <w:t xml:space="preserve">size structured </w:t>
      </w:r>
      <w:r w:rsidRPr="00F95139">
        <w:t xml:space="preserve">food web is here characterized by three fish species: </w:t>
      </w:r>
      <w:r>
        <w:t xml:space="preserve">Atlantic </w:t>
      </w:r>
      <w:r w:rsidRPr="00F95139">
        <w:t>cod (</w:t>
      </w:r>
      <w:r w:rsidRPr="00F95139">
        <w:rPr>
          <w:i/>
        </w:rPr>
        <w:t>Gadus morhua</w:t>
      </w:r>
      <w:r w:rsidRPr="00F95139">
        <w:t>), sprat (</w:t>
      </w:r>
      <w:r w:rsidRPr="00F95139">
        <w:rPr>
          <w:i/>
        </w:rPr>
        <w:t>Sprattus sprattus</w:t>
      </w:r>
      <w:r w:rsidRPr="00F95139">
        <w:t>) and herring (</w:t>
      </w:r>
      <w:r w:rsidRPr="00F95139">
        <w:rPr>
          <w:i/>
        </w:rPr>
        <w:t>Clupea harengus</w:t>
      </w:r>
      <w:r w:rsidRPr="00F95139">
        <w:t xml:space="preserve">), </w:t>
      </w:r>
      <w:r>
        <w:t>and two background resource spectra constituting food for small fish (pelagic and benthic resources)</w:t>
      </w:r>
      <w:r w:rsidRPr="00F95139">
        <w:t xml:space="preserve">. </w:t>
      </w:r>
      <w:r w:rsidR="000A3556">
        <w:t>I</w:t>
      </w:r>
      <w:r w:rsidR="005D4FE0" w:rsidRPr="00F95139">
        <w:t xml:space="preserve">n </w:t>
      </w:r>
      <w:r w:rsidR="003F6C32" w:rsidRPr="00E21EAD">
        <w:rPr>
          <w:lang w:val="en-US"/>
        </w:rPr>
        <w:t>the south-</w:t>
      </w:r>
      <w:r w:rsidR="003F6C32">
        <w:rPr>
          <w:lang w:val="en-US"/>
        </w:rPr>
        <w:t xml:space="preserve">central </w:t>
      </w:r>
      <w:r w:rsidR="005D4FE0" w:rsidRPr="00F95139">
        <w:t>Baltic</w:t>
      </w:r>
      <w:r w:rsidR="00A72124">
        <w:t xml:space="preserve"> Sea</w:t>
      </w:r>
      <w:r w:rsidR="005D4FE0">
        <w:t>, t</w:t>
      </w:r>
      <w:r w:rsidRPr="00F95139">
        <w:t xml:space="preserve">hese </w:t>
      </w:r>
      <w:r>
        <w:t xml:space="preserve">fish </w:t>
      </w:r>
      <w:r w:rsidRPr="00F95139">
        <w:t>species are dominant in terms of biomass, they are the most important species commercially and they all have analytical stock assessments</w:t>
      </w:r>
      <w:r w:rsidR="00F767C4">
        <w:t xml:space="preserve"> </w:t>
      </w:r>
      <w:r w:rsidR="005F40EE">
        <w:fldChar w:fldCharType="begin"/>
      </w:r>
      <w:r w:rsidR="00587D54">
        <w:instrText xml:space="preserve"> ADDIN ZOTERO_ITEM CSL_CITATION {"citationID":"PT0uCmlJ","properties":{"formattedCitation":"(ICES 2021)","plainCitation":"(ICES 2021)","noteIndex":0},"citationItems":[{"id":2771,"uris":["http://zotero.org/users/6116610/items/52T86XBF"],"itemData":{"id":2771,"type":"report","number":"3:53","page":"717 pp","title":"Report of the Baltic Fisheries Assessment Working Group (WGBFAS)","URL":"https://doi.org/10.17895/ices.pub.8187","author":[{"family":"ICES","given":""}],"issued":{"date-parts":[["2021"]]},"citation-key":"icesReportBalticFisheries2021"}}],"schema":"https://github.com/citation-style-language/schema/raw/master/csl-citation.json"} </w:instrText>
      </w:r>
      <w:r w:rsidR="005F40EE">
        <w:fldChar w:fldCharType="separate"/>
      </w:r>
      <w:r w:rsidR="005F40EE">
        <w:rPr>
          <w:noProof/>
        </w:rPr>
        <w:t>(ICES 2021)</w:t>
      </w:r>
      <w:r w:rsidR="005F40EE">
        <w:fldChar w:fldCharType="end"/>
      </w:r>
      <w:r w:rsidR="00474E6B">
        <w:t>.</w:t>
      </w:r>
      <w:r w:rsidR="00D425BB">
        <w:t xml:space="preserve"> </w:t>
      </w:r>
      <w:r>
        <w:t xml:space="preserve">The </w:t>
      </w:r>
      <w:r w:rsidRPr="00F95139">
        <w:t xml:space="preserve">pelagic </w:t>
      </w:r>
      <w:r w:rsidR="004630E4">
        <w:t xml:space="preserve">background resource </w:t>
      </w:r>
      <w:r>
        <w:t xml:space="preserve">spectrum represents mainly </w:t>
      </w:r>
      <w:r w:rsidRPr="00F95139">
        <w:rPr>
          <w:rFonts w:ascii="Times" w:hAnsi="Times"/>
        </w:rPr>
        <w:t>phyto- and zooplankton</w:t>
      </w:r>
      <w:r>
        <w:rPr>
          <w:rFonts w:ascii="Times" w:hAnsi="Times"/>
        </w:rPr>
        <w:t xml:space="preserve"> </w:t>
      </w:r>
      <w:r>
        <w:t xml:space="preserve">while the </w:t>
      </w:r>
      <w:r w:rsidRPr="00F95139">
        <w:t>benthic background resource spectrum</w:t>
      </w:r>
      <w:r w:rsidRPr="00F95139">
        <w:rPr>
          <w:rFonts w:ascii="Times" w:hAnsi="Times"/>
        </w:rPr>
        <w:t xml:space="preserve"> </w:t>
      </w:r>
      <w:r>
        <w:rPr>
          <w:rFonts w:ascii="Times" w:hAnsi="Times"/>
        </w:rPr>
        <w:t xml:space="preserve">represents </w:t>
      </w:r>
      <w:r w:rsidRPr="00F95139">
        <w:rPr>
          <w:rFonts w:ascii="Times" w:hAnsi="Times"/>
        </w:rPr>
        <w:t>benthic invertebrates, gobiidaes</w:t>
      </w:r>
      <w:r>
        <w:rPr>
          <w:rFonts w:ascii="Times" w:hAnsi="Times"/>
        </w:rPr>
        <w:t xml:space="preserve"> and</w:t>
      </w:r>
      <w:r w:rsidRPr="00F95139">
        <w:rPr>
          <w:rFonts w:ascii="Times" w:hAnsi="Times"/>
        </w:rPr>
        <w:t xml:space="preserve"> small flatfish</w:t>
      </w:r>
      <w:r w:rsidRPr="00F95139">
        <w:t>.</w:t>
      </w:r>
    </w:p>
    <w:p w14:paraId="3986D3D0" w14:textId="77777777" w:rsidR="00751F48" w:rsidRPr="00F95139" w:rsidRDefault="00751F48" w:rsidP="004E0AE6">
      <w:pPr>
        <w:spacing w:line="480" w:lineRule="auto"/>
        <w:contextualSpacing/>
        <w:jc w:val="both"/>
        <w:rPr>
          <w:i/>
        </w:rPr>
      </w:pPr>
    </w:p>
    <w:p w14:paraId="04789E52" w14:textId="77777777" w:rsidR="00751F48" w:rsidRPr="00AC66AD" w:rsidRDefault="00751F48" w:rsidP="004E0AE6">
      <w:pPr>
        <w:spacing w:line="480" w:lineRule="auto"/>
        <w:contextualSpacing/>
        <w:jc w:val="both"/>
        <w:rPr>
          <w:b/>
          <w:bCs/>
          <w:i/>
        </w:rPr>
      </w:pPr>
      <w:r w:rsidRPr="00AC66AD">
        <w:rPr>
          <w:b/>
          <w:bCs/>
          <w:i/>
        </w:rPr>
        <w:t>Size spectrum model</w:t>
      </w:r>
    </w:p>
    <w:p w14:paraId="225E5568" w14:textId="3ACA807B" w:rsidR="00751F48" w:rsidRPr="00CE1581" w:rsidRDefault="00751F48" w:rsidP="004E0AE6">
      <w:pPr>
        <w:spacing w:line="480" w:lineRule="auto"/>
        <w:contextualSpacing/>
        <w:jc w:val="both"/>
        <w:rPr>
          <w:rFonts w:ascii="Times" w:hAnsi="Times"/>
        </w:rPr>
      </w:pPr>
      <w:r w:rsidRPr="00CE1581">
        <w:rPr>
          <w:rFonts w:ascii="Times" w:hAnsi="Times"/>
        </w:rPr>
        <w:t xml:space="preserve">The model is based on source code for the multi-species implementation of size spectrum models in the ‘R’-package </w:t>
      </w:r>
      <w:r w:rsidRPr="00CE1581">
        <w:rPr>
          <w:rFonts w:ascii="Times" w:hAnsi="Times"/>
          <w:i/>
        </w:rPr>
        <w:t>mizer</w:t>
      </w:r>
      <w:r w:rsidRPr="00CE1581">
        <w:rPr>
          <w:rFonts w:ascii="Times" w:hAnsi="Times"/>
        </w:rPr>
        <w:t xml:space="preserve"> </w:t>
      </w:r>
      <w:r>
        <w:rPr>
          <w:rFonts w:ascii="Times" w:hAnsi="Times"/>
        </w:rPr>
        <w:t xml:space="preserve">(v1.1) </w:t>
      </w:r>
      <w:r w:rsidRPr="00CE1581">
        <w:rPr>
          <w:rFonts w:ascii="Times" w:hAnsi="Times"/>
        </w:rPr>
        <w:fldChar w:fldCharType="begin"/>
      </w:r>
      <w:r w:rsidR="009A4E72">
        <w:rPr>
          <w:rFonts w:ascii="Times" w:hAnsi="Times"/>
        </w:rPr>
        <w:instrText xml:space="preserve"> ADDIN ZOTERO_ITEM CSL_CITATION {"citationID":"B0Z8EnDs","properties":{"formattedCitation":"(Blanchard {\\i{}et al.} 2014; Scott {\\i{}et al.} 2014; R Core Team 2020)","plainCitation":"(Blanchard et al. 2014; Scott et al. 2014; R Core Team 2020)","noteIndex":0},"citationItems":[{"id":539,"uris":["http://zotero.org/users/6116610/items/D8WSZLZU"],"itemData":{"id":539,"type":"article-journal","abstract":"$\\backslash$n$\\backslash$n$\\backslash$n$\\backslash$n*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L."},{"family":"Andersen","given":"K.H."}],"issued":{"date-parts":[["2014"]]},"citation-key":"scottMizerPackageMultispecies2014"}},{"id":620,"uris":["http://zotero.org/users/6116610/items/6PCYIS59"],"itemData":{"id":620,"type":"book","event-place":"Vienna,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Team","given":""}],"issued":{"date-parts":[["2020",6,22]]},"citation-key":"rcoreteamLanguageEnvironmentStatistical2020"}}],"schema":"https://github.com/citation-style-language/schema/raw/master/csl-citation.json"} </w:instrText>
      </w:r>
      <w:r w:rsidRPr="00CE1581">
        <w:rPr>
          <w:rFonts w:ascii="Times" w:hAnsi="Times"/>
        </w:rPr>
        <w:fldChar w:fldCharType="separate"/>
      </w:r>
      <w:r w:rsidR="00AC5D26" w:rsidRPr="00AC5D26">
        <w:rPr>
          <w:rFonts w:ascii="Times" w:hAnsi="Times"/>
        </w:rPr>
        <w:t xml:space="preserve">(Blanchard </w:t>
      </w:r>
      <w:r w:rsidR="00AC5D26" w:rsidRPr="00AC5D26">
        <w:rPr>
          <w:rFonts w:ascii="Times" w:hAnsi="Times"/>
          <w:i/>
          <w:iCs/>
        </w:rPr>
        <w:t>et al.</w:t>
      </w:r>
      <w:r w:rsidR="00AC5D26" w:rsidRPr="00AC5D26">
        <w:rPr>
          <w:rFonts w:ascii="Times" w:hAnsi="Times"/>
        </w:rPr>
        <w:t xml:space="preserve"> 2014; Scott </w:t>
      </w:r>
      <w:r w:rsidR="00AC5D26" w:rsidRPr="00AC5D26">
        <w:rPr>
          <w:rFonts w:ascii="Times" w:hAnsi="Times"/>
          <w:i/>
          <w:iCs/>
        </w:rPr>
        <w:t>et al.</w:t>
      </w:r>
      <w:r w:rsidR="00AC5D26" w:rsidRPr="00AC5D26">
        <w:rPr>
          <w:rFonts w:ascii="Times" w:hAnsi="Times"/>
        </w:rPr>
        <w:t xml:space="preserve"> 2014; R Core Team 2020)</w:t>
      </w:r>
      <w:r w:rsidRPr="00CE1581">
        <w:rPr>
          <w:rFonts w:ascii="Times" w:hAnsi="Times"/>
        </w:rPr>
        <w:fldChar w:fldCharType="end"/>
      </w:r>
      <w:r w:rsidRPr="00CE1581">
        <w:rPr>
          <w:rFonts w:ascii="Times" w:hAnsi="Times"/>
        </w:rPr>
        <w:t xml:space="preserve">, which has been extended to include multiple background resources </w:t>
      </w:r>
      <w:r w:rsidR="00824EB5">
        <w:rPr>
          <w:rFonts w:ascii="Times" w:hAnsi="Times"/>
        </w:rPr>
        <w:t>(</w:t>
      </w:r>
      <w:r w:rsidR="00E21EAD" w:rsidRPr="00B5007A">
        <w:rPr>
          <w:rFonts w:ascii="Times" w:hAnsi="Times"/>
        </w:rPr>
        <w:t>https://github.com/sizespectrum/mizerMR</w:t>
      </w:r>
      <w:r w:rsidR="00824EB5">
        <w:rPr>
          <w:rFonts w:ascii="Times" w:hAnsi="Times"/>
        </w:rPr>
        <w:t xml:space="preserve">) </w:t>
      </w:r>
      <w:r w:rsidRPr="00CE1581">
        <w:rPr>
          <w:rFonts w:ascii="Times" w:hAnsi="Times"/>
        </w:rPr>
        <w:t xml:space="preserve">and temperature-scaling of key physiological processes. In this section we describe the key elements of the MSSM using the same notation when possible as in previous multispecies </w:t>
      </w:r>
      <w:r w:rsidRPr="0017610C">
        <w:rPr>
          <w:rFonts w:ascii="Times" w:hAnsi="Times"/>
          <w:i/>
          <w:iCs/>
        </w:rPr>
        <w:t>mizer</w:t>
      </w:r>
      <w:r w:rsidRPr="00CE1581">
        <w:rPr>
          <w:rFonts w:ascii="Times" w:hAnsi="Times"/>
        </w:rPr>
        <w:t xml:space="preserve"> models for consistency </w:t>
      </w:r>
      <w:r w:rsidRPr="00CE1581">
        <w:rPr>
          <w:rFonts w:ascii="Times" w:hAnsi="Times"/>
        </w:rPr>
        <w:fldChar w:fldCharType="begin"/>
      </w:r>
      <w:r w:rsidR="009A4E72">
        <w:rPr>
          <w:rFonts w:ascii="Times" w:hAnsi="Times"/>
        </w:rPr>
        <w:instrText xml:space="preserve"> ADDIN ZOTERO_ITEM CSL_CITATION {"citationID":"3ZPEJbeb","properties":{"formattedCitation":"(Blanchard {\\i{}et al.} 2014; Scott {\\i{}et al.} 2014, 2018)","plainCitation":"(Blanchard et al. 2014; Scott et al. 2014, 2018)","noteIndex":0},"citationItems":[{"id":539,"uris":["http://zotero.org/users/6116610/items/D8WSZLZU"],"itemData":{"id":539,"type":"article-journal","abstract":"$\\backslash$n$\\backslash$n$\\backslash$n$\\backslash$n*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id":858,"uris":["http://zotero.org/users/6116610/items/M8GJJBMY"],"itemData":{"id":858,"type":"article-journal","DOI":"10.2788/29830","page":"1–87","title":"Multispecies, trait and community size spectrum ecological modelling in R ( mizer )","author":[{"family":"Scott","given":"Finlay"},{"family":"Blanchard","given":"Julia L."},{"family":"Andersen","given":"Ken Haste."}],"issued":{"date-parts":[["2018"]]},"citation-key":"scottMultispeciesTraitCommunity2018"}}],"schema":"https://github.com/citation-style-language/schema/raw/master/csl-citation.json"} </w:instrText>
      </w:r>
      <w:r w:rsidRPr="00CE1581">
        <w:rPr>
          <w:rFonts w:ascii="Times" w:hAnsi="Times"/>
        </w:rPr>
        <w:fldChar w:fldCharType="separate"/>
      </w:r>
      <w:r w:rsidRPr="00CE1581">
        <w:rPr>
          <w:rFonts w:ascii="Times" w:hAnsi="Times"/>
        </w:rPr>
        <w:t xml:space="preserve">(Blanchard </w:t>
      </w:r>
      <w:r w:rsidRPr="00CE1581">
        <w:rPr>
          <w:rFonts w:ascii="Times" w:hAnsi="Times"/>
          <w:i/>
          <w:iCs/>
        </w:rPr>
        <w:t>et al.</w:t>
      </w:r>
      <w:r w:rsidRPr="00CE1581">
        <w:rPr>
          <w:rFonts w:ascii="Times" w:hAnsi="Times"/>
        </w:rPr>
        <w:t xml:space="preserve"> 2014; Scott </w:t>
      </w:r>
      <w:r w:rsidRPr="00CE1581">
        <w:rPr>
          <w:rFonts w:ascii="Times" w:hAnsi="Times"/>
          <w:i/>
          <w:iCs/>
        </w:rPr>
        <w:t>et al.</w:t>
      </w:r>
      <w:r w:rsidRPr="00CE1581">
        <w:rPr>
          <w:rFonts w:ascii="Times" w:hAnsi="Times"/>
        </w:rPr>
        <w:t xml:space="preserve"> 2014, 2018)</w:t>
      </w:r>
      <w:r w:rsidRPr="00CE1581">
        <w:rPr>
          <w:rFonts w:ascii="Times" w:hAnsi="Times"/>
        </w:rPr>
        <w:fldChar w:fldCharType="end"/>
      </w:r>
      <w:r w:rsidRPr="00CE1581">
        <w:rPr>
          <w:rFonts w:ascii="Times" w:hAnsi="Times"/>
        </w:rPr>
        <w:t xml:space="preserve">.  </w:t>
      </w:r>
    </w:p>
    <w:p w14:paraId="17FF314E" w14:textId="2100E628" w:rsidR="00751F48" w:rsidRDefault="00751F48" w:rsidP="004E0AE6">
      <w:pPr>
        <w:spacing w:line="480" w:lineRule="auto"/>
        <w:ind w:firstLine="360"/>
        <w:contextualSpacing/>
        <w:jc w:val="both"/>
        <w:rPr>
          <w:rFonts w:ascii="Times" w:hAnsi="Times"/>
        </w:rPr>
      </w:pPr>
      <w:r w:rsidRPr="00F95139">
        <w:rPr>
          <w:rFonts w:ascii="Times" w:hAnsi="Times"/>
        </w:rPr>
        <w:t>In MSSMs, individuals are characterized by their weight (</w:t>
      </w:r>
      <m:oMath>
        <m:r>
          <w:rPr>
            <w:rFonts w:ascii="Cambria Math" w:hAnsi="Cambria Math"/>
          </w:rPr>
          <m:t>w</m:t>
        </m:r>
      </m:oMath>
      <w:r w:rsidRPr="00F95139">
        <w:rPr>
          <w:rFonts w:ascii="Times" w:hAnsi="Times"/>
        </w:rPr>
        <w:t>) and species identity (</w:t>
      </w:r>
      <m:oMath>
        <m:r>
          <w:rPr>
            <w:rFonts w:ascii="Cambria Math" w:hAnsi="Cambria Math"/>
          </w:rPr>
          <m:t>i</m:t>
        </m:r>
      </m:oMath>
      <w:r w:rsidRPr="00F95139">
        <w:rPr>
          <w:rFonts w:ascii="Times" w:hAnsi="Times"/>
        </w:rPr>
        <w:t>). The core equation is the McKendrik-von Foerster equation</w:t>
      </w:r>
      <w:r w:rsidR="00413DD3">
        <w:rPr>
          <w:rFonts w:ascii="Times" w:hAnsi="Times"/>
        </w:rPr>
        <w:t xml:space="preserve">. Here it </w:t>
      </w:r>
      <w:r w:rsidRPr="00F95139">
        <w:rPr>
          <w:rFonts w:ascii="Times" w:hAnsi="Times"/>
        </w:rPr>
        <w:t>describes the change in abundance</w:t>
      </w:r>
      <w:r w:rsidR="00052913">
        <w:rPr>
          <w:rFonts w:ascii="Times" w:hAnsi="Times"/>
        </w:rPr>
        <w:t>-</w:t>
      </w:r>
      <w:r w:rsidRPr="00F95139">
        <w:rPr>
          <w:rFonts w:ascii="Times" w:hAnsi="Times"/>
        </w:rPr>
        <w:t>at</w:t>
      </w:r>
      <w:r w:rsidR="00052913">
        <w:rPr>
          <w:rFonts w:ascii="Times" w:hAnsi="Times"/>
        </w:rPr>
        <w:t>-</w:t>
      </w:r>
      <w:r w:rsidRPr="00F95139">
        <w:rPr>
          <w:rFonts w:ascii="Times" w:hAnsi="Times"/>
        </w:rPr>
        <w:t>size through time</w:t>
      </w:r>
      <w:r w:rsidR="006C74B4">
        <w:rPr>
          <w:rFonts w:ascii="Times" w:hAnsi="Times"/>
        </w:rPr>
        <w:t>,</w:t>
      </w:r>
      <w:r w:rsidR="00B81994">
        <w:rPr>
          <w:rFonts w:ascii="Times" w:hAnsi="Times"/>
        </w:rPr>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oMath>
      <w:r>
        <w:rPr>
          <w:rFonts w:ascii="Times" w:hAnsi="Times"/>
        </w:rPr>
        <w:t>,</w:t>
      </w:r>
      <w:r w:rsidRPr="00F95139">
        <w:rPr>
          <w:rFonts w:ascii="Times" w:hAnsi="Times"/>
        </w:rPr>
        <w:t xml:space="preserve"> from food dependent somatic growth and mortality, based on bioenergetic principles</w:t>
      </w:r>
      <w:r w:rsidR="00413DD3">
        <w:rPr>
          <w:rFonts w:ascii="Times" w:hAnsi="Times"/>
        </w:rPr>
        <w:t xml:space="preserve"> (explicit modelling of energy acquisition and use)</w:t>
      </w:r>
      <w:r w:rsidRPr="00F95139">
        <w:rPr>
          <w:rFonts w:ascii="Times" w:hAnsi="Times"/>
        </w:rPr>
        <w:t xml:space="preserve">: </w:t>
      </w:r>
    </w:p>
    <w:p w14:paraId="26D7F2E0" w14:textId="7EAD26AC" w:rsidR="008B1117" w:rsidRPr="008B1117" w:rsidRDefault="00000000" w:rsidP="004E0AE6">
      <w:pPr>
        <w:spacing w:line="480" w:lineRule="auto"/>
        <w:ind w:firstLine="360"/>
        <w:contextualSpacing/>
        <w:jc w:val="right"/>
        <w:rPr>
          <w:rFonts w:ascii="Times" w:eastAsiaTheme="minorEastAsia" w:hAnsi="Times"/>
        </w:rPr>
      </w:pPr>
      <m:oMathPara>
        <m:oMath>
          <m:eqArr>
            <m:eqArrPr>
              <m:maxDist m:val="1"/>
              <m:ctrlPr>
                <w:rPr>
                  <w:rFonts w:ascii="Cambria Math" w:eastAsiaTheme="minorEastAsia"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eastAsiaTheme="minorEastAsia" w:hAnsi="Cambria Math"/>
                </w:rPr>
                <m:t>1)</m:t>
              </m:r>
            </m:e>
          </m:eqArr>
        </m:oMath>
      </m:oMathPara>
    </w:p>
    <w:p w14:paraId="08071D51" w14:textId="7CD146DA"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Pr="00F95139">
        <w:rPr>
          <w:rFonts w:ascii="Times" w:hAnsi="Times"/>
        </w:rPr>
        <w:t xml:space="preserve"> </w:t>
      </w:r>
      <w:r w:rsidR="00622040">
        <w:rPr>
          <w:rFonts w:ascii="Times" w:hAnsi="Times"/>
        </w:rPr>
        <w:t>(</w:t>
      </w:r>
      <m:oMath>
        <m:r>
          <m:rPr>
            <m:sty m:val="p"/>
          </m:rPr>
          <w:rPr>
            <w:rFonts w:ascii="Cambria Math" w:hAnsi="Cambria Math"/>
          </w:rPr>
          <m:t>g</m:t>
        </m:r>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622040">
        <w:rPr>
          <w:rFonts w:ascii="Times" w:eastAsiaTheme="minorEastAsia" w:hAnsi="Times"/>
          <w:iCs/>
        </w:rPr>
        <w:t>)</w:t>
      </w:r>
      <w:r w:rsidRPr="00F95139">
        <w:rPr>
          <w:rFonts w:ascii="Times" w:hAnsi="Times"/>
        </w:rPr>
        <w:t xml:space="preserve"> is somatic growth (dependent on the availability of </w:t>
      </w:r>
      <w:r>
        <w:rPr>
          <w:rFonts w:ascii="Times" w:hAnsi="Times"/>
        </w:rPr>
        <w:t>food</w:t>
      </w:r>
      <w:r w:rsidRPr="00F95139">
        <w:rPr>
          <w:rFonts w:ascii="Times" w:hAnsi="Times"/>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r w:rsidR="003932B1">
        <w:rPr>
          <w:rFonts w:ascii="Times" w:hAnsi="Times"/>
        </w:rPr>
        <w:t>(</w:t>
      </w:r>
      <m:oMath>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3932B1">
        <w:rPr>
          <w:rFonts w:ascii="Times" w:hAnsi="Times"/>
        </w:rPr>
        <w:t>)</w:t>
      </w:r>
      <w:r w:rsidRPr="00F95139">
        <w:rPr>
          <w:rFonts w:ascii="Times" w:hAnsi="Times"/>
        </w:rPr>
        <w:t xml:space="preserve"> is total mortality.</w:t>
      </w:r>
      <w:r w:rsidRPr="00604410">
        <w:rPr>
          <w:rFonts w:ascii="Times" w:hAnsi="Times"/>
        </w:rPr>
        <w:t xml:space="preserve"> A</w:t>
      </w:r>
      <w:r>
        <w:rPr>
          <w:rFonts w:ascii="Times" w:hAnsi="Times"/>
        </w:rPr>
        <w:t>t the boundary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ascii="Times" w:hAnsi="Times"/>
        </w:rPr>
        <w:t xml:space="preserve">, egg size), the </w:t>
      </w:r>
      <w:r w:rsidR="007E2D43">
        <w:rPr>
          <w:rFonts w:ascii="Times" w:hAnsi="Times"/>
        </w:rPr>
        <w:t>in</w:t>
      </w:r>
      <w:r>
        <w:rPr>
          <w:rFonts w:ascii="Times" w:hAnsi="Times"/>
        </w:rPr>
        <w:t>flux of individuals is given by</w:t>
      </w:r>
      <w:r w:rsidR="00935FDC" w:rsidRPr="00671737">
        <w:rPr>
          <w:rFonts w:ascii="Times" w:hAnsi="Times"/>
          <w:lang w:val="en-US"/>
        </w:rPr>
        <w:t xml:space="preserve"> constant</w:t>
      </w:r>
      <w:r>
        <w:rPr>
          <w:rFonts w:ascii="Times" w:hAnsi="Times"/>
        </w:rPr>
        <w:t xml:space="preserve"> recruitment</w:t>
      </w:r>
      <w:r w:rsidR="00935FDC" w:rsidRPr="00671737">
        <w:rPr>
          <w:rFonts w:ascii="Times" w:hAnsi="Times"/>
          <w:lang w:val="en-US"/>
        </w:rPr>
        <w:t>, which occurs at every model time step</w:t>
      </w:r>
      <w:r>
        <w:rPr>
          <w:rFonts w:ascii="Times" w:hAnsi="Times"/>
        </w:rPr>
        <w:t>. T</w:t>
      </w:r>
      <w:r w:rsidRPr="00F95139">
        <w:rPr>
          <w:rFonts w:ascii="Times" w:hAnsi="Times"/>
        </w:rPr>
        <w:t>otal mortality</w:t>
      </w:r>
      <w:r>
        <w:rPr>
          <w:rFonts w:ascii="Times" w:hAnsi="Times"/>
        </w:rPr>
        <w:t xml:space="preserve"> </w:t>
      </w:r>
      <w:r w:rsidRPr="00F95139">
        <w:rPr>
          <w:rFonts w:ascii="Times" w:hAnsi="Times"/>
        </w:rPr>
        <w:t>is the sum of</w:t>
      </w:r>
      <w:r w:rsidRPr="00AF32CB">
        <w:rPr>
          <w:rFonts w:ascii="Times" w:hAnsi="Times"/>
        </w:rPr>
        <w:t xml:space="preserve"> the </w:t>
      </w:r>
      <w:r w:rsidRPr="00F95139">
        <w:rPr>
          <w:rFonts w:ascii="Times" w:hAnsi="Times"/>
        </w:rPr>
        <w:t xml:space="preserve">background-, starvation-, fishing-, and predation mortality. The </w:t>
      </w:r>
      <w:r w:rsidRPr="00AF32CB">
        <w:rPr>
          <w:rFonts w:ascii="Times" w:hAnsi="Times"/>
        </w:rPr>
        <w:t>c</w:t>
      </w:r>
      <w:r w:rsidRPr="00F95139">
        <w:rPr>
          <w:rFonts w:ascii="Times" w:hAnsi="Times"/>
        </w:rPr>
        <w:t>onstant species-specific allometric background mortality</w:t>
      </w:r>
      <w:r w:rsidR="00866F62">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bac,i</m:t>
            </m:r>
          </m:sub>
        </m:sSub>
      </m:oMath>
      <w:r w:rsidR="00866F62">
        <w:rPr>
          <w:rFonts w:ascii="Times" w:hAnsi="Times"/>
        </w:rPr>
        <w:t xml:space="preserve">, representing </w:t>
      </w:r>
      <w:r w:rsidR="00F90543" w:rsidRPr="00671737">
        <w:rPr>
          <w:rFonts w:ascii="Times" w:hAnsi="Times"/>
          <w:lang w:val="en-US"/>
        </w:rPr>
        <w:t xml:space="preserve">density- and predation </w:t>
      </w:r>
      <w:r w:rsidR="00F90543">
        <w:rPr>
          <w:rFonts w:ascii="Times" w:hAnsi="Times"/>
          <w:lang w:val="en-US"/>
        </w:rPr>
        <w:t xml:space="preserve">independent sources of </w:t>
      </w:r>
      <w:r w:rsidR="00866F62">
        <w:rPr>
          <w:rFonts w:ascii="Times" w:hAnsi="Times"/>
        </w:rPr>
        <w:t>mortality</w:t>
      </w:r>
      <w:r w:rsidR="00F90543" w:rsidRPr="00671737">
        <w:rPr>
          <w:rFonts w:ascii="Times" w:hAnsi="Times"/>
          <w:lang w:val="en-US"/>
        </w:rPr>
        <w:t xml:space="preserve">, such as </w:t>
      </w:r>
      <w:r w:rsidR="00866F62">
        <w:rPr>
          <w:rFonts w:ascii="Times" w:hAnsi="Times"/>
        </w:rPr>
        <w:t>ageing</w:t>
      </w:r>
      <w:r w:rsidR="00F90543" w:rsidRPr="00671737">
        <w:rPr>
          <w:rFonts w:ascii="Times" w:hAnsi="Times"/>
          <w:lang w:val="en-US"/>
        </w:rPr>
        <w:t xml:space="preserve">, </w:t>
      </w:r>
      <w:r w:rsidR="00866F62">
        <w:rPr>
          <w:rFonts w:ascii="Times" w:hAnsi="Times"/>
        </w:rPr>
        <w:t>diseases,</w:t>
      </w:r>
      <w:r w:rsidR="00F90543" w:rsidRPr="00671737">
        <w:rPr>
          <w:rFonts w:ascii="Times" w:hAnsi="Times"/>
          <w:lang w:val="en-US"/>
        </w:rPr>
        <w:t xml:space="preserve"> predation from </w:t>
      </w:r>
      <w:r w:rsidR="00F90543">
        <w:rPr>
          <w:rFonts w:ascii="Times" w:hAnsi="Times"/>
          <w:lang w:val="en-US"/>
        </w:rPr>
        <w:t>species not included in the model,</w:t>
      </w:r>
      <w:r w:rsidR="00866F62">
        <w:rPr>
          <w:rFonts w:ascii="Times" w:hAnsi="Times"/>
        </w:rPr>
        <w:t xml:space="preserve"> </w:t>
      </w:r>
      <w:r w:rsidRPr="00F95139">
        <w:rPr>
          <w:rFonts w:ascii="Times" w:hAnsi="Times"/>
        </w:rPr>
        <w:t xml:space="preserve">depends on the </w:t>
      </w:r>
      <w:r>
        <w:rPr>
          <w:rFonts w:ascii="Times" w:hAnsi="Times"/>
        </w:rPr>
        <w:t>asymptotic weight</w:t>
      </w:r>
      <w:r w:rsidRPr="00F95139">
        <w:rPr>
          <w:rFonts w:ascii="Times" w:hAnsi="Times"/>
        </w:rPr>
        <w:t xml:space="preserve"> of a species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F95139">
        <w:rPr>
          <w:rFonts w:ascii="Times" w:hAnsi="Times"/>
        </w:rPr>
        <w:t xml:space="preserve"> and is given by:</w:t>
      </w:r>
    </w:p>
    <w:p w14:paraId="72734497" w14:textId="118A6EA0" w:rsidR="000414C8" w:rsidRPr="001B4803" w:rsidRDefault="00000000" w:rsidP="004E0AE6">
      <w:pPr>
        <w:spacing w:line="480" w:lineRule="auto"/>
        <w:contextualSpacing/>
        <w:jc w:val="center"/>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bac,i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r>
                <w:rPr>
                  <w:rFonts w:ascii="Cambria Math" w:hAnsi="Cambria Math"/>
                </w:rPr>
                <m:t>#(</m:t>
              </m:r>
              <m:r>
                <w:rPr>
                  <w:rFonts w:ascii="Cambria Math" w:eastAsiaTheme="minorEastAsia" w:hAnsi="Cambria Math"/>
                </w:rPr>
                <m:t>2)</m:t>
              </m:r>
            </m:e>
          </m:eqArr>
        </m:oMath>
      </m:oMathPara>
    </w:p>
    <w:p w14:paraId="1372F47D" w14:textId="5ECAC199" w:rsidR="00751F48" w:rsidRDefault="00751F48" w:rsidP="004E0AE6">
      <w:pPr>
        <w:spacing w:line="480" w:lineRule="auto"/>
        <w:contextualSpacing/>
        <w:jc w:val="both"/>
        <w:rPr>
          <w:rFonts w:ascii="Times" w:hAnsi="Times"/>
        </w:rPr>
      </w:pPr>
      <w:r w:rsidRPr="00F95139">
        <w:rPr>
          <w:rFonts w:ascii="Times" w:hAnsi="Times"/>
        </w:rPr>
        <w:t xml:space="preserve">where </w:t>
      </w:r>
      <m:oMath>
        <m:r>
          <w:rPr>
            <w:rFonts w:ascii="Cambria Math" w:hAnsi="Cambria Math"/>
          </w:rPr>
          <m:t>n</m:t>
        </m:r>
      </m:oMath>
      <w:r w:rsidRPr="00F95139">
        <w:rPr>
          <w:rFonts w:ascii="Times" w:hAnsi="Times"/>
        </w:rPr>
        <w:t xml:space="preserve"> is the mass-exponent of maximum consumption rate </w:t>
      </w:r>
      <w:r w:rsidR="003D168A">
        <w:rPr>
          <w:rFonts w:ascii="Times" w:hAnsi="Times"/>
        </w:rPr>
        <w:fldChar w:fldCharType="begin"/>
      </w:r>
      <w:r w:rsidR="00587D54">
        <w:rPr>
          <w:rFonts w:ascii="Times" w:hAnsi="Times"/>
        </w:rPr>
        <w:instrText xml:space="preserve"> ADDIN ZOTERO_ITEM CSL_CITATION {"citationID":"kH1XMznJ","properties":{"formattedCitation":"(Hartvig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003D168A">
        <w:rPr>
          <w:rFonts w:ascii="Times" w:hAnsi="Times"/>
        </w:rPr>
        <w:fldChar w:fldCharType="separate"/>
      </w:r>
      <w:r w:rsidR="003D168A" w:rsidRPr="003D168A">
        <w:rPr>
          <w:rFonts w:ascii="Times" w:hAnsi="Times"/>
        </w:rPr>
        <w:t xml:space="preserve">(Hartvig </w:t>
      </w:r>
      <w:r w:rsidR="003D168A" w:rsidRPr="003D168A">
        <w:rPr>
          <w:rFonts w:ascii="Times" w:hAnsi="Times"/>
          <w:i/>
          <w:iCs/>
        </w:rPr>
        <w:t>et al.</w:t>
      </w:r>
      <w:r w:rsidR="003D168A" w:rsidRPr="003D168A">
        <w:rPr>
          <w:rFonts w:ascii="Times" w:hAnsi="Times"/>
        </w:rPr>
        <w:t xml:space="preserve"> 2011)</w:t>
      </w:r>
      <w:r w:rsidR="003D168A">
        <w:rPr>
          <w:rFonts w:ascii="Times" w:hAnsi="Times"/>
        </w:rPr>
        <w:fldChar w:fldCharType="end"/>
      </w:r>
      <w:r w:rsidR="00A4381B">
        <w:rPr>
          <w:rFonts w:ascii="Times" w:hAnsi="Times"/>
        </w:rPr>
        <w:t xml:space="preserv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F95139">
        <w:rPr>
          <w:rFonts w:ascii="Times" w:hAnsi="Times"/>
        </w:rPr>
        <w:t xml:space="preserve"> is an allometric constant. Starvation mortality</w:t>
      </w:r>
      <w:r>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stv,i</m:t>
            </m:r>
          </m:sub>
        </m:sSub>
      </m:oMath>
      <w:r w:rsidRPr="00F52203">
        <w:rPr>
          <w:rFonts w:ascii="Times" w:hAnsi="Times"/>
        </w:rPr>
        <w:t>)</w:t>
      </w:r>
      <w:r w:rsidRPr="00F95139">
        <w:rPr>
          <w:rFonts w:ascii="Times" w:hAnsi="Times"/>
        </w:rPr>
        <w:t xml:space="preserve"> is assumed to be proportional to energy deficiency (defined in Eq. 11) and inversely proportional to body mass</w:t>
      </w:r>
      <w:r>
        <w:rPr>
          <w:rFonts w:ascii="Times" w:hAnsi="Times"/>
        </w:rPr>
        <w:t xml:space="preserve"> (weight, </w:t>
      </w:r>
      <m:oMath>
        <m:r>
          <w:rPr>
            <w:rFonts w:ascii="Cambria Math" w:hAnsi="Cambria Math"/>
          </w:rPr>
          <m:t>w</m:t>
        </m:r>
      </m:oMath>
      <w:r>
        <w:rPr>
          <w:rFonts w:ascii="Times" w:hAnsi="Times"/>
        </w:rPr>
        <w:t>)</w:t>
      </w:r>
      <w:r w:rsidRPr="00F95139">
        <w:rPr>
          <w:rFonts w:ascii="Times" w:hAnsi="Times"/>
        </w:rPr>
        <w:t>, and is defined as:</w:t>
      </w:r>
    </w:p>
    <w:p w14:paraId="29C3A0F6" w14:textId="521AE114" w:rsidR="002D6195" w:rsidRPr="002D6195"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stv,i</m:t>
                  </m:r>
                </m:sub>
              </m:sSub>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e>
                    </m:m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num>
                          <m:den>
                            <m:r>
                              <w:rPr>
                                <w:rFonts w:ascii="Cambria Math" w:hAnsi="Cambria Math"/>
                              </w:rPr>
                              <m:t>ξw</m:t>
                            </m:r>
                          </m:den>
                        </m:f>
                      </m:e>
                      <m:e>
                        <m:r>
                          <w:rPr>
                            <w:rFonts w:ascii="Cambria Math" w:hAnsi="Cambria Math"/>
                          </w:rPr>
                          <m:t>otherwise</m:t>
                        </m:r>
                      </m:e>
                    </m:mr>
                  </m:m>
                </m:e>
              </m:d>
              <m:r>
                <w:rPr>
                  <w:rFonts w:ascii="Cambria Math" w:hAnsi="Cambria Math"/>
                </w:rPr>
                <m:t>#(3)</m:t>
              </m:r>
            </m:e>
          </m:eqArr>
        </m:oMath>
      </m:oMathPara>
    </w:p>
    <w:p w14:paraId="04DEA953" w14:textId="7334B96E" w:rsidR="00751F48" w:rsidRDefault="00751F48" w:rsidP="004E0AE6">
      <w:pPr>
        <w:spacing w:line="480" w:lineRule="auto"/>
        <w:contextualSpacing/>
        <w:jc w:val="both"/>
        <w:rPr>
          <w:rFonts w:ascii="Times" w:hAnsi="Times"/>
        </w:rPr>
      </w:pPr>
      <w:r>
        <w:rPr>
          <w:rFonts w:ascii="Times" w:hAnsi="Times"/>
        </w:rPr>
        <w:t>w</w:t>
      </w:r>
      <w:r w:rsidRPr="00F95139">
        <w:rPr>
          <w:rFonts w:ascii="Times" w:hAnsi="Times"/>
        </w:rPr>
        <w:t>here</w:t>
      </w:r>
      <w:r>
        <w:rPr>
          <w:rFonts w:ascii="Times" w:hAnsi="Times"/>
        </w:rPr>
        <w:t xml:space="preserve"> </w:t>
      </w:r>
      <m:oMath>
        <m:r>
          <w:rPr>
            <w:rFonts w:ascii="Cambria Math" w:hAnsi="Cambria Math"/>
          </w:rPr>
          <m:t>ξ</m:t>
        </m:r>
      </m:oMath>
      <w:r>
        <w:rPr>
          <w:rFonts w:ascii="Times" w:hAnsi="Times"/>
        </w:rPr>
        <w:t xml:space="preserve">, the fraction of energy reserves, is </w:t>
      </w:r>
      <m:oMath>
        <m:r>
          <w:rPr>
            <w:rFonts w:ascii="Cambria Math" w:hAnsi="Cambria Math"/>
          </w:rPr>
          <m:t>0.1</m:t>
        </m:r>
      </m:oMath>
      <w:r w:rsidRPr="00F95139">
        <w:rPr>
          <w:rFonts w:ascii="Times" w:hAnsi="Times"/>
        </w:rPr>
        <w:t xml:space="preserve"> </w:t>
      </w:r>
      <w:r>
        <w:rPr>
          <w:rFonts w:ascii="Times" w:hAnsi="Times"/>
        </w:rPr>
        <w:fldChar w:fldCharType="begin"/>
      </w:r>
      <w:r w:rsidR="00587D54">
        <w:rPr>
          <w:rFonts w:ascii="Times" w:hAnsi="Times"/>
        </w:rPr>
        <w:instrText xml:space="preserve"> ADDIN ZOTERO_ITEM CSL_CITATION {"citationID":"gWcQd4X4","properties":{"formattedCitation":"(Hartvig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Pr>
          <w:rFonts w:ascii="Times" w:hAnsi="Times"/>
        </w:rPr>
        <w:fldChar w:fldCharType="separate"/>
      </w:r>
      <w:r w:rsidRPr="00641D9A">
        <w:rPr>
          <w:rFonts w:ascii="Times" w:hAnsi="Times"/>
        </w:rPr>
        <w:t xml:space="preserve">(Hartvig </w:t>
      </w:r>
      <w:r w:rsidRPr="00641D9A">
        <w:rPr>
          <w:rFonts w:ascii="Times" w:hAnsi="Times"/>
          <w:i/>
          <w:iCs/>
        </w:rPr>
        <w:t>et al.</w:t>
      </w:r>
      <w:r w:rsidRPr="00641D9A">
        <w:rPr>
          <w:rFonts w:ascii="Times" w:hAnsi="Times"/>
        </w:rPr>
        <w:t xml:space="preserve"> 2011)</w:t>
      </w:r>
      <w:r>
        <w:rPr>
          <w:rFonts w:ascii="Times" w:hAnsi="Times"/>
        </w:rPr>
        <w:fldChar w:fldCharType="end"/>
      </w:r>
      <w:r w:rsidRPr="00F95139">
        <w:rPr>
          <w:rFonts w:ascii="Times" w:hAnsi="Times"/>
        </w:rPr>
        <w:t xml:space="preserve">. Instantaneous fishing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fis,i</m:t>
            </m:r>
          </m:sub>
        </m:sSub>
      </m:oMath>
      <w:r w:rsidRPr="007B4CAA">
        <w:rPr>
          <w:rFonts w:ascii="Times" w:hAnsi="Times"/>
        </w:rPr>
        <w:t>)</w:t>
      </w:r>
      <w:r w:rsidR="009651EC">
        <w:rPr>
          <w:rFonts w:ascii="Times" w:hAnsi="Times"/>
        </w:rPr>
        <w:t xml:space="preserve"> </w:t>
      </w:r>
      <w:r w:rsidR="00F07CA0">
        <w:rPr>
          <w:rFonts w:ascii="Times" w:hAnsi="Times"/>
        </w:rPr>
        <w:t>(</w:t>
      </w:r>
      <m:oMath>
        <m:r>
          <m:rPr>
            <m:sty m:val="p"/>
          </m:rPr>
          <w:rPr>
            <w:rFonts w:ascii="Cambria Math" w:hAnsi="Cambria Math"/>
          </w:rPr>
          <m:t>yea</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t>
            </m:r>
          </m:sup>
        </m:sSup>
      </m:oMath>
      <w:r w:rsidR="00F07CA0">
        <w:rPr>
          <w:rFonts w:ascii="Times" w:hAnsi="Times"/>
        </w:rPr>
        <w:t>)</w:t>
      </w:r>
      <w:r w:rsidRPr="00432333">
        <w:rPr>
          <w:rFonts w:ascii="Times" w:hAnsi="Times"/>
        </w:rPr>
        <w:t xml:space="preserve"> </w:t>
      </w:r>
      <w:r w:rsidRPr="00F95139">
        <w:rPr>
          <w:rFonts w:ascii="Times" w:hAnsi="Times"/>
        </w:rPr>
        <w:t>is defined as:</w:t>
      </w:r>
    </w:p>
    <w:p w14:paraId="15FFBFE0" w14:textId="7D9FE55A" w:rsidR="0061677E" w:rsidRPr="0061677E"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fis,i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w:rPr>
                  <w:rFonts w:ascii="Cambria Math" w:eastAsiaTheme="minorEastAsia" w:hAnsi="Cambria Math"/>
                </w:rPr>
                <m:t>4)</m:t>
              </m:r>
            </m:e>
          </m:eqArr>
        </m:oMath>
      </m:oMathPara>
    </w:p>
    <w:p w14:paraId="772E0B99" w14:textId="461347DB"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95139">
        <w:rPr>
          <w:rFonts w:ascii="Times" w:hAnsi="Times"/>
        </w:rPr>
        <w:t xml:space="preserve"> is the selectivity (</w:t>
      </w:r>
      <w:r w:rsidR="00FA223D">
        <w:rPr>
          <w:rFonts w:ascii="Times" w:hAnsi="Times"/>
        </w:rPr>
        <w:t xml:space="preserve">for simplicity, we assumed </w:t>
      </w:r>
      <w:r w:rsidRPr="00F95139">
        <w:rPr>
          <w:rFonts w:ascii="Times" w:hAnsi="Times"/>
        </w:rPr>
        <w:t xml:space="preserve">knife-edge selectivity with weight at first catch corresponding to weight at maturation),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95139">
        <w:rPr>
          <w:rFonts w:ascii="Times" w:hAnsi="Times"/>
        </w:rPr>
        <w:t xml:space="preserve"> is fishing </w:t>
      </w:r>
      <w:r w:rsidR="00CE2F64">
        <w:rPr>
          <w:rFonts w:ascii="Times" w:hAnsi="Times"/>
        </w:rPr>
        <w:t>mortality</w:t>
      </w:r>
      <w:r w:rsidRPr="00F95139">
        <w:rPr>
          <w:rFonts w:ascii="Times" w:hAnsi="Times"/>
        </w:rPr>
        <w:t>.</w:t>
      </w:r>
      <w:r>
        <w:rPr>
          <w:rFonts w:ascii="Times" w:hAnsi="Times"/>
        </w:rPr>
        <w:t xml:space="preserve"> P</w:t>
      </w:r>
      <w:r w:rsidRPr="00F95139">
        <w:rPr>
          <w:rFonts w:ascii="Times" w:hAnsi="Times"/>
        </w:rPr>
        <w:t>redation mortality</w:t>
      </w:r>
      <w:r>
        <w:rPr>
          <w:rFonts w:ascii="Times" w:hAnsi="Times"/>
        </w:rPr>
        <w:t xml:space="preserve"> (</w:t>
      </w:r>
      <m:oMath>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r>
          <w:rPr>
            <w:rFonts w:ascii="Cambria Math" w:hAnsi="Cambria Math" w:cs="Arial"/>
          </w:rPr>
          <m:t>)</m:t>
        </m:r>
      </m:oMath>
      <w:r w:rsidRPr="00F95139">
        <w:rPr>
          <w:rFonts w:ascii="Times" w:hAnsi="Times"/>
        </w:rPr>
        <w:t xml:space="preserve"> for a prey species</w:t>
      </w:r>
      <w:r>
        <w:rPr>
          <w:rFonts w:ascii="Times" w:hAnsi="Times"/>
        </w:rPr>
        <w:t xml:space="preserve"> (or resource)</w:t>
      </w:r>
      <w:r w:rsidRPr="00C41EA8">
        <w:rPr>
          <w:rFonts w:ascii="Times" w:hAnsi="Times"/>
        </w:rPr>
        <w:t xml:space="preserve"> </w:t>
      </w:r>
      <m:oMath>
        <m:r>
          <w:rPr>
            <w:rFonts w:ascii="Cambria Math" w:hAnsi="Cambria Math"/>
          </w:rPr>
          <m:t>j</m:t>
        </m:r>
      </m:oMath>
      <w:r w:rsidRPr="00F95139">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equals the amount consumed by predator species </w:t>
      </w:r>
      <m:oMath>
        <m:r>
          <w:rPr>
            <w:rFonts w:ascii="Cambria Math" w:hAnsi="Cambria Math"/>
          </w:rPr>
          <m:t>i</m:t>
        </m:r>
      </m:oMath>
      <w:r w:rsidRPr="00985A65">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w:t>
      </w:r>
    </w:p>
    <w:p w14:paraId="422BAB41" w14:textId="11E98177" w:rsidR="00AC4002" w:rsidRPr="00AC4002"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e>
              </m:d>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i</m:t>
                  </m:r>
                </m:sub>
                <m:sup/>
                <m:e>
                  <m:nary>
                    <m:naryPr>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e>
                  </m:nary>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den>
                      </m:f>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i</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e>
                      </m:d>
                    </m:e>
                  </m:d>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sSubSup>
                    <m:sSubSupPr>
                      <m:ctrlPr>
                        <w:rPr>
                          <w:rFonts w:ascii="Cambria Math" w:eastAsia="Calibri" w:hAnsi="Cambria Math" w:cs="Arial"/>
                          <w:i/>
                        </w:rPr>
                      </m:ctrlPr>
                    </m:sSubSupPr>
                    <m:e>
                      <m:r>
                        <w:rPr>
                          <w:rFonts w:ascii="Cambria Math" w:eastAsia="Calibri" w:hAnsi="Cambria Math" w:cs="Arial"/>
                        </w:rPr>
                        <m:t>w</m:t>
                      </m:r>
                    </m:e>
                    <m:sub>
                      <m:r>
                        <w:rPr>
                          <w:rFonts w:ascii="Cambria Math" w:eastAsia="Calibri" w:hAnsi="Cambria Math" w:cs="Arial"/>
                        </w:rPr>
                        <m:t>i</m:t>
                      </m:r>
                    </m:sub>
                    <m:sup>
                      <m:r>
                        <w:rPr>
                          <w:rFonts w:ascii="Cambria Math" w:eastAsia="Calibri" w:hAnsi="Cambria Math" w:cs="Arial"/>
                        </w:rPr>
                        <m:t>q</m:t>
                      </m:r>
                    </m:sup>
                  </m:sSubSup>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sSub>
                    <m:sSubPr>
                      <m:ctrlPr>
                        <w:rPr>
                          <w:rFonts w:ascii="Cambria Math" w:eastAsia="Calibri" w:hAnsi="Cambria Math" w:cs="Arial"/>
                          <w:i/>
                        </w:rPr>
                      </m:ctrlPr>
                    </m:sSubPr>
                    <m:e>
                      <m:r>
                        <w:rPr>
                          <w:rFonts w:ascii="Cambria Math" w:eastAsia="Calibri" w:hAnsi="Cambria Math" w:cs="Arial"/>
                        </w:rPr>
                        <m:t>N</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i</m:t>
                          </m:r>
                        </m:sub>
                      </m:sSub>
                    </m:e>
                  </m:d>
                  <m:r>
                    <w:rPr>
                      <w:rFonts w:ascii="Cambria Math" w:eastAsia="Calibri" w:hAnsi="Cambria Math" w:cs="Arial"/>
                    </w:rPr>
                    <m:t>dw</m:t>
                  </m:r>
                </m:e>
              </m:nary>
              <m:r>
                <w:rPr>
                  <w:rFonts w:ascii="Cambria Math" w:hAnsi="Cambria Math" w:cs="Arial"/>
                </w:rPr>
                <m:t>#(</m:t>
              </m:r>
              <m:r>
                <w:rPr>
                  <w:rFonts w:ascii="Cambria Math" w:eastAsiaTheme="minorEastAsia" w:hAnsi="Cambria Math"/>
                </w:rPr>
                <m:t>5)</m:t>
              </m:r>
            </m:e>
          </m:eqArr>
        </m:oMath>
      </m:oMathPara>
    </w:p>
    <w:p w14:paraId="08C88FF2" w14:textId="569F01BF" w:rsidR="00751F48" w:rsidRDefault="00751F48" w:rsidP="004E0AE6">
      <w:pPr>
        <w:spacing w:line="480" w:lineRule="auto"/>
        <w:contextualSpacing/>
        <w:jc w:val="both"/>
        <w:rPr>
          <w:rFonts w:ascii="Times" w:hAnsi="Times"/>
        </w:rPr>
      </w:pPr>
      <w:r w:rsidRPr="00F95139">
        <w:rPr>
          <w:rFonts w:ascii="Times" w:hAnsi="Times"/>
        </w:rPr>
        <w:lastRenderedPageBreak/>
        <w:t xml:space="preserve">where </w:t>
      </w:r>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oMath>
      <w:r w:rsidRPr="00F95139">
        <w:rPr>
          <w:rFonts w:ascii="Times" w:hAnsi="Times"/>
        </w:rPr>
        <w:t xml:space="preserve"> is the non-size based preference of species </w:t>
      </w:r>
      <m:oMath>
        <m:r>
          <w:rPr>
            <w:rFonts w:ascii="Cambria Math" w:hAnsi="Cambria Math"/>
          </w:rPr>
          <m:t>i</m:t>
        </m:r>
      </m:oMath>
      <w:r w:rsidRPr="00F95139">
        <w:rPr>
          <w:rFonts w:ascii="Times" w:hAnsi="Times"/>
        </w:rPr>
        <w:t xml:space="preserve"> on species </w:t>
      </w:r>
      <m:oMath>
        <m:r>
          <w:rPr>
            <w:rFonts w:ascii="Cambria Math" w:hAnsi="Cambria Math"/>
          </w:rPr>
          <m:t>j</m:t>
        </m:r>
      </m:oMath>
      <w:r w:rsidRPr="00F95139">
        <w:rPr>
          <w:rFonts w:ascii="Times" w:hAnsi="Times"/>
        </w:rPr>
        <w:t xml:space="preserve">, and </w:t>
      </w:r>
      <m:oMath>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oMath>
      <w:r w:rsidRPr="00F95139">
        <w:rPr>
          <w:rFonts w:ascii="Times" w:hAnsi="Times"/>
        </w:rPr>
        <w:t xml:space="preserve"> describes the weight-based preference from the log-normal selection model (see below) </w:t>
      </w:r>
      <w:r w:rsidRPr="00AF32CB">
        <w:rPr>
          <w:rFonts w:ascii="Times" w:hAnsi="Times"/>
        </w:rPr>
        <w:fldChar w:fldCharType="begin"/>
      </w:r>
      <w:r w:rsidR="00587D54">
        <w:rPr>
          <w:rFonts w:ascii="Times" w:hAnsi="Times"/>
        </w:rPr>
        <w:instrText xml:space="preserve"> ADDIN ZOTERO_ITEM CSL_CITATION {"citationID":"oik8MIWU","properties":{"formattedCitation":"(Ursin 1973)","plainCitation":"(Ursin 1973)","noteIndex":0},"citationItems":[{"id":912,"uris":["http://zotero.org/users/6116610/items/XWN9LESA"],"itemData":{"id":912,"type":"article-journal","container-title":"Meddelelser fra Danmarks Fiskeri-og Havun- dersgelser","title":"On the prey size preferences of cod and dab","volume":"7:8598","author":[{"family":"Ursin","given":"Erik"}],"issued":{"date-parts":[["1973"]]},"citation-key":"ursinPreySizePreferences1973"}}],"schema":"https://github.com/citation-style-language/schema/raw/master/csl-citation.json"} </w:instrText>
      </w:r>
      <w:r w:rsidRPr="00AF32CB">
        <w:rPr>
          <w:rFonts w:ascii="Times" w:hAnsi="Times"/>
        </w:rPr>
        <w:fldChar w:fldCharType="separate"/>
      </w:r>
      <w:r w:rsidRPr="00F95139">
        <w:rPr>
          <w:rFonts w:ascii="Times" w:hAnsi="Times"/>
          <w:noProof/>
        </w:rPr>
        <w:t>(Ursin 1973)</w:t>
      </w:r>
      <w:r w:rsidRPr="00AF32CB">
        <w:rPr>
          <w:rFonts w:ascii="Times" w:hAnsi="Times"/>
        </w:rPr>
        <w:fldChar w:fldCharType="end"/>
      </w:r>
      <w:r w:rsidRPr="00F95139">
        <w:rPr>
          <w:rFonts w:ascii="Times" w:hAnsi="Times"/>
        </w:rPr>
        <w:t xml:space="preserve">. </w:t>
      </w:r>
      <w:r w:rsidR="00811381" w:rsidRPr="00CD69D4">
        <w:rPr>
          <w:color w:val="000000"/>
        </w:rPr>
        <w:t>Satiation determines the feeding level</w:t>
      </w:r>
      <w:r w:rsidR="00811381" w:rsidRPr="00154FD3">
        <w:rPr>
          <w:color w:val="000000"/>
          <w:lang w:val="en-US"/>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00811381" w:rsidRPr="00CD69D4">
        <w:rPr>
          <w:color w:val="000000"/>
        </w:rPr>
        <w:t xml:space="preserve"> and is represented in the model with a Holling functional response type II. Satiation varies from 0 (no satiation) to 1 (full satiation)</w:t>
      </w:r>
      <w:r w:rsidR="00811381" w:rsidRPr="00D139CD">
        <w:rPr>
          <w:color w:val="000000"/>
          <w:lang w:val="en-US"/>
        </w:rPr>
        <w:t>:</w:t>
      </w:r>
    </w:p>
    <w:p w14:paraId="49CCF28D" w14:textId="63D62B3E" w:rsidR="00751F48" w:rsidRDefault="00000000" w:rsidP="004E0AE6">
      <w:pPr>
        <w:spacing w:line="480" w:lineRule="auto"/>
        <w:contextualSpacing/>
        <w:jc w:val="both"/>
        <w:rPr>
          <w:rFonts w:ascii="Times" w:hAnsi="Times"/>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num>
              <m:den>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den>
            </m:f>
            <m:r>
              <w:rPr>
                <w:rFonts w:ascii="Cambria Math" w:hAnsi="Cambria Math"/>
              </w:rPr>
              <m:t>#(6)</m:t>
            </m:r>
          </m:e>
        </m:eqArr>
      </m:oMath>
      <w:r w:rsidR="00EE2939">
        <w:rPr>
          <w:rFonts w:ascii="Times" w:eastAsiaTheme="minorEastAsia" w:hAnsi="Times"/>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oMath>
      <w:r w:rsidR="00751F48" w:rsidRPr="00F95139">
        <w:rPr>
          <w:rFonts w:ascii="Times" w:hAnsi="Times"/>
        </w:rPr>
        <w:t xml:space="preserve"> is the allometric maximum consumption rate and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751F48" w:rsidRPr="00F95139">
        <w:rPr>
          <w:rFonts w:ascii="Times" w:hAnsi="Times"/>
        </w:rPr>
        <w:t xml:space="preserve"> is the encountered food (mass per time). The amount of encountered food for a predator of body weight </w:t>
      </w:r>
      <m:oMath>
        <m:r>
          <w:rPr>
            <w:rFonts w:ascii="Cambria Math" w:hAnsi="Cambria Math"/>
          </w:rPr>
          <m:t>w</m:t>
        </m:r>
      </m:oMath>
      <w:r w:rsidR="00751F48" w:rsidRPr="00F95139">
        <w:rPr>
          <w:rFonts w:ascii="Times" w:hAnsi="Times"/>
        </w:rPr>
        <w:t xml:space="preserve"> is given by the available food in the system multiplied with the search </w:t>
      </w:r>
      <w:r w:rsidR="00751F48">
        <w:rPr>
          <w:rFonts w:ascii="Times" w:hAnsi="Times"/>
        </w:rPr>
        <w:t>volume</w:t>
      </w:r>
      <w:r w:rsidR="00751F48" w:rsidRPr="00F95139">
        <w:rPr>
          <w:rFonts w:ascii="Times" w:hAnsi="Times"/>
        </w:rP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sidR="00751F48" w:rsidRPr="00F95139">
        <w:rPr>
          <w:rFonts w:ascii="Times" w:hAnsi="Times"/>
        </w:rPr>
        <w:t xml:space="preserve">. Here, available food, </w:t>
      </w:r>
      <m:oMath>
        <m:sSub>
          <m:sSubPr>
            <m:ctrlPr>
              <w:rPr>
                <w:rFonts w:ascii="Cambria Math" w:hAnsi="Cambria Math"/>
                <w:i/>
              </w:rPr>
            </m:ctrlPr>
          </m:sSubPr>
          <m:e>
            <m:r>
              <w:rPr>
                <w:rFonts w:ascii="Cambria Math" w:hAnsi="Cambria Math"/>
              </w:rPr>
              <m:t>E</m:t>
            </m:r>
          </m:e>
          <m:sub>
            <m:r>
              <w:rPr>
                <w:rFonts w:ascii="Cambria Math" w:hAnsi="Cambria Math"/>
              </w:rPr>
              <m:t>ava,i</m:t>
            </m:r>
          </m:sub>
        </m:sSub>
      </m:oMath>
      <w:r w:rsidR="00751F48" w:rsidRPr="00F95139">
        <w:rPr>
          <w:rFonts w:ascii="Times" w:hAnsi="Times"/>
        </w:rPr>
        <w:t>, is the integral of the biomass of all</w:t>
      </w:r>
      <w:r w:rsidR="00751F48">
        <w:rPr>
          <w:rFonts w:ascii="Times" w:hAnsi="Times"/>
        </w:rPr>
        <w:t xml:space="preserve"> prey</w:t>
      </w:r>
      <w:r w:rsidR="00751F48" w:rsidRPr="00F95139">
        <w:rPr>
          <w:rFonts w:ascii="Times" w:hAnsi="Times"/>
        </w:rPr>
        <w:t xml:space="preserve"> species </w:t>
      </w:r>
      <w:r w:rsidR="00751F48">
        <w:rPr>
          <w:rFonts w:ascii="Times" w:hAnsi="Times"/>
        </w:rPr>
        <w:t>(</w:t>
      </w:r>
      <m:oMath>
        <m:r>
          <w:rPr>
            <w:rFonts w:ascii="Cambria Math" w:hAnsi="Cambria Math"/>
          </w:rPr>
          <m:t>j</m:t>
        </m:r>
      </m:oMath>
      <w:r w:rsidR="00751F48">
        <w:rPr>
          <w:rFonts w:ascii="Times" w:hAnsi="Times"/>
        </w:rPr>
        <w:t xml:space="preserve">) </w:t>
      </w:r>
      <w:r w:rsidR="00751F48" w:rsidRPr="00F95139">
        <w:rPr>
          <w:rFonts w:ascii="Times" w:hAnsi="Times"/>
        </w:rPr>
        <w:t>and background resource</w:t>
      </w:r>
      <w:r w:rsidR="00751F48">
        <w:rPr>
          <w:rFonts w:ascii="Times" w:hAnsi="Times"/>
        </w:rPr>
        <w:t>s (</w:t>
      </w:r>
      <m:oMath>
        <m:r>
          <w:rPr>
            <w:rFonts w:ascii="Cambria Math" w:hAnsi="Cambria Math"/>
          </w:rPr>
          <m:t>R</m:t>
        </m:r>
      </m:oMath>
      <w:r w:rsidR="00751F48">
        <w:rPr>
          <w:rFonts w:ascii="Times" w:hAnsi="Times"/>
        </w:rPr>
        <w:t>)</w:t>
      </w:r>
      <w:r w:rsidR="00751F48" w:rsidRPr="00F95139">
        <w:rPr>
          <w:rFonts w:ascii="Times" w:hAnsi="Times"/>
        </w:rPr>
        <w:t xml:space="preserve"> that falls within the prey preference (</w:t>
      </w:r>
      <m:oMath>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i,R</m:t>
            </m:r>
          </m:sub>
        </m:sSub>
      </m:oMath>
      <w:r w:rsidR="00751F48" w:rsidRPr="00F95139">
        <w:rPr>
          <w:rFonts w:ascii="Times" w:hAnsi="Times"/>
        </w:rPr>
        <w:t>) and size-selectivity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rsidR="00751F48" w:rsidRPr="00F95139">
        <w:rPr>
          <w:rFonts w:ascii="Times" w:hAnsi="Times"/>
        </w:rPr>
        <w:t xml:space="preserve">) of </w:t>
      </w:r>
      <w:r w:rsidR="00751F48">
        <w:rPr>
          <w:rFonts w:ascii="Times" w:hAnsi="Times"/>
        </w:rPr>
        <w:t xml:space="preserve">predator </w:t>
      </w:r>
      <w:r w:rsidR="00751F48" w:rsidRPr="00F95139">
        <w:rPr>
          <w:rFonts w:ascii="Times" w:hAnsi="Times"/>
        </w:rPr>
        <w:t xml:space="preserve">species </w:t>
      </w:r>
      <m:oMath>
        <m:r>
          <w:rPr>
            <w:rFonts w:ascii="Cambria Math" w:hAnsi="Cambria Math"/>
          </w:rPr>
          <m:t>i</m:t>
        </m:r>
      </m:oMath>
      <w:r w:rsidR="00751F48" w:rsidRPr="00F95139">
        <w:rPr>
          <w:rFonts w:ascii="Times" w:hAnsi="Times"/>
        </w:rPr>
        <w:t xml:space="preserve">: </w:t>
      </w:r>
    </w:p>
    <w:p w14:paraId="29DAF6AE" w14:textId="2F2C831D" w:rsidR="00714CCB" w:rsidRPr="00714CCB"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θ</m:t>
                              </m:r>
                            </m:e>
                            <m:sub>
                              <m:r>
                                <w:rPr>
                                  <w:rFonts w:ascii="Cambria Math" w:hAnsi="Cambria Math"/>
                                </w:rPr>
                                <m:t>i,R</m:t>
                              </m:r>
                            </m:sub>
                          </m:sSub>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N</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e>
                  </m:d>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p</m:t>
                      </m:r>
                    </m:sub>
                  </m:sSub>
                </m:e>
              </m:nary>
              <m:r>
                <w:rPr>
                  <w:rFonts w:ascii="Cambria Math" w:hAnsi="Cambria Math"/>
                </w:rPr>
                <m:t>#(</m:t>
              </m:r>
              <m:r>
                <w:rPr>
                  <w:rFonts w:ascii="Cambria Math" w:eastAsiaTheme="minorEastAsia" w:hAnsi="Cambria Math"/>
                </w:rPr>
                <m:t>7)</m:t>
              </m:r>
            </m:e>
          </m:eqArr>
        </m:oMath>
      </m:oMathPara>
    </w:p>
    <w:p w14:paraId="315CF25C" w14:textId="4B460902"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is the weight of prey,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Pr="00F95139">
        <w:rPr>
          <w:rFonts w:ascii="Times" w:hAnsi="Times"/>
        </w:rPr>
        <w:t xml:space="preserve"> is the preference of species </w:t>
      </w:r>
      <m:oMath>
        <m:r>
          <w:rPr>
            <w:rFonts w:ascii="Cambria Math" w:hAnsi="Cambria Math"/>
          </w:rPr>
          <m:t>i</m:t>
        </m:r>
      </m:oMath>
      <w:r w:rsidRPr="00F95139">
        <w:rPr>
          <w:rFonts w:ascii="Times" w:hAnsi="Times"/>
        </w:rPr>
        <w:t xml:space="preserve"> for resource </w:t>
      </w:r>
      <m:oMath>
        <m:r>
          <w:rPr>
            <w:rFonts w:ascii="Cambria Math" w:hAnsi="Cambria Math"/>
          </w:rPr>
          <m:t>R</m:t>
        </m:r>
      </m:oMath>
      <w:r w:rsidRPr="00F95139">
        <w:rPr>
          <w:rFonts w:ascii="Times" w:hAnsi="Times"/>
        </w:rPr>
        <w:t xml:space="preserve">, and </w:t>
      </w:r>
      <m:oMath>
        <m:r>
          <w:rPr>
            <w:rFonts w:ascii="Cambria Math" w:hAnsi="Cambria Math"/>
          </w:rPr>
          <m:t>j</m:t>
        </m:r>
      </m:oMath>
      <w:r w:rsidRPr="00F95139">
        <w:rPr>
          <w:rFonts w:ascii="Times" w:hAnsi="Times"/>
        </w:rPr>
        <w:t xml:space="preserve"> indicates prey </w:t>
      </w:r>
      <w:r w:rsidR="007E2D43">
        <w:rPr>
          <w:rFonts w:ascii="Times" w:hAnsi="Times"/>
        </w:rPr>
        <w:t xml:space="preserve">(fish) </w:t>
      </w:r>
      <w:r w:rsidRPr="00F95139">
        <w:rPr>
          <w:rFonts w:ascii="Times" w:hAnsi="Times"/>
        </w:rPr>
        <w:t xml:space="preserve">species. Note that in contrast to other MSSMs </w:t>
      </w:r>
      <w:r w:rsidRPr="00AF32CB">
        <w:rPr>
          <w:rFonts w:ascii="Times" w:hAnsi="Times"/>
        </w:rPr>
        <w:fldChar w:fldCharType="begin"/>
      </w:r>
      <w:r w:rsidR="009A4E72">
        <w:rPr>
          <w:rFonts w:ascii="Times" w:hAnsi="Times"/>
        </w:rPr>
        <w:instrText xml:space="preserve"> ADDIN ZOTERO_ITEM CSL_CITATION {"citationID":"MxfRIsVJ","properties":{"formattedCitation":"(e.g., Blanchard {\\i{}et al.} 2014)","plainCitation":"(e.g., Blanchard et al. 2014)","noteIndex":0},"citationItems":[{"id":539,"uris":["http://zotero.org/users/6116610/items/D8WSZLZU"],"itemData":{"id":539,"type":"article-journal","abstract":"$\\backslash$n$\\backslash$n$\\backslash$n$\\backslash$n*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T."},{"family":"Piet","given":"Gerjan"},{"family":"Jennings","given":"Simon"}],"issued":{"date-parts":[["2014"]]},"citation-key":"blanchardEvaluatingTargetsTradeoffs2014"},"prefix":"e.g., "}],"schema":"https://github.com/citation-style-language/schema/raw/master/csl-citation.json"} </w:instrText>
      </w:r>
      <w:r w:rsidRPr="00AF32CB">
        <w:rPr>
          <w:rFonts w:ascii="Times" w:hAnsi="Times"/>
        </w:rPr>
        <w:fldChar w:fldCharType="separate"/>
      </w:r>
      <w:r w:rsidR="009A4E72" w:rsidRPr="009A4E72">
        <w:rPr>
          <w:rFonts w:ascii="Times" w:hAnsi="Times"/>
          <w:lang w:val="en-GB"/>
        </w:rPr>
        <w:t xml:space="preserve">(e.g., Blanchard </w:t>
      </w:r>
      <w:r w:rsidR="009A4E72" w:rsidRPr="009A4E72">
        <w:rPr>
          <w:rFonts w:ascii="Times" w:hAnsi="Times"/>
          <w:i/>
          <w:iCs/>
          <w:lang w:val="en-GB"/>
        </w:rPr>
        <w:t>et al.</w:t>
      </w:r>
      <w:r w:rsidR="009A4E72" w:rsidRPr="009A4E72">
        <w:rPr>
          <w:rFonts w:ascii="Times" w:hAnsi="Times"/>
          <w:lang w:val="en-GB"/>
        </w:rPr>
        <w:t xml:space="preserve"> 2014)</w:t>
      </w:r>
      <w:r w:rsidRPr="00AF32CB">
        <w:rPr>
          <w:rFonts w:ascii="Times" w:hAnsi="Times"/>
        </w:rPr>
        <w:fldChar w:fldCharType="end"/>
      </w:r>
      <w:r w:rsidRPr="00F95139">
        <w:rPr>
          <w:rFonts w:ascii="Times" w:hAnsi="Times"/>
        </w:rPr>
        <w:t xml:space="preserve"> species</w:t>
      </w:r>
      <w:r w:rsidR="00FD3873">
        <w:rPr>
          <w:rFonts w:ascii="Times" w:hAnsi="Times"/>
        </w:rPr>
        <w:t xml:space="preserve"> </w:t>
      </w:r>
      <w:r w:rsidR="00CA5567">
        <w:rPr>
          <w:rFonts w:ascii="Times" w:hAnsi="Times"/>
        </w:rPr>
        <w:t xml:space="preserve">in our model do not have specific preferences for other size-structured species (all values in the species interaction matrix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00CA5567">
        <w:rPr>
          <w:rFonts w:ascii="Times" w:hAnsi="Times"/>
        </w:rPr>
        <w:t xml:space="preserve"> are set to 1</w:t>
      </w:r>
      <w:r w:rsidR="00CA5567" w:rsidRPr="00671737">
        <w:rPr>
          <w:rFonts w:ascii="Times" w:hAnsi="Times"/>
          <w:lang w:val="en-US"/>
        </w:rPr>
        <w:t>)</w:t>
      </w:r>
      <w:r w:rsidR="00883B25" w:rsidRPr="00671737">
        <w:rPr>
          <w:rFonts w:ascii="Times" w:hAnsi="Times"/>
          <w:lang w:val="en-US"/>
        </w:rPr>
        <w:t xml:space="preserve">. </w:t>
      </w:r>
      <w:r w:rsidR="00883B25">
        <w:rPr>
          <w:rFonts w:ascii="Times" w:hAnsi="Times"/>
          <w:lang w:val="en-US"/>
        </w:rPr>
        <w:t xml:space="preserve">However, they have different </w:t>
      </w:r>
      <w:r w:rsidR="00CA5567">
        <w:rPr>
          <w:rFonts w:ascii="Times" w:hAnsi="Times"/>
        </w:rPr>
        <w:t xml:space="preserve">preferences for the two background resources. This helps to account for different feeding of sprat, herring and cod on </w:t>
      </w:r>
      <w:r w:rsidRPr="00F95139">
        <w:rPr>
          <w:rFonts w:ascii="Times" w:hAnsi="Times"/>
        </w:rPr>
        <w:t>benthic and pelagic resources</w:t>
      </w:r>
      <w:r w:rsidR="006D78CD">
        <w:rPr>
          <w:rFonts w:ascii="Times" w:hAnsi="Times"/>
        </w:rPr>
        <w:t>.</w:t>
      </w:r>
      <w:r w:rsidR="006D78CD" w:rsidRPr="00F95139">
        <w:rPr>
          <w:rFonts w:ascii="Times" w:hAnsi="Times"/>
        </w:rPr>
        <w:t xml:space="preserve"> </w:t>
      </w:r>
      <w:r w:rsidRPr="00F95139">
        <w:rPr>
          <w:rFonts w:ascii="Times" w:hAnsi="Times"/>
        </w:rPr>
        <w:t xml:space="preserve">The size-selectivity of feeding, </w:t>
      </w:r>
      <m:oMath>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oMath>
      <w:r w:rsidRPr="00F95139">
        <w:rPr>
          <w:rFonts w:ascii="Times" w:hAnsi="Times"/>
        </w:rPr>
        <w:t xml:space="preserve">, is given by a log-normal selection function </w:t>
      </w:r>
      <w:r w:rsidRPr="00AF32CB">
        <w:rPr>
          <w:rFonts w:ascii="Times" w:hAnsi="Times"/>
        </w:rPr>
        <w:fldChar w:fldCharType="begin"/>
      </w:r>
      <w:r w:rsidR="00587D54">
        <w:rPr>
          <w:rFonts w:ascii="Times" w:hAnsi="Times"/>
        </w:rPr>
        <w:instrText xml:space="preserve"> ADDIN ZOTERO_ITEM CSL_CITATION {"citationID":"iXJx67Ls","properties":{"formattedCitation":"(Ursin 1967)","plainCitation":"(Ursin 1967)","noteIndex":0},"citationItems":[{"id":895,"uris":["http://zotero.org/users/6116610/items/5G6C5LEF"],"itemData":{"id":895,"type":"article-journal","container-title":"Journal of the Fisheries Research Board of Canada","DOI":"10.1139/f67-190","ISSN":"0015-296X","issue":"11","language":"en","page":"2355-2453","source":"Crossref","title":"A Mathematical Model of Some Aspects of Fish Growth, Respiration, and Mortality","volume":"24","author":[{"family":"Ursin","given":"Erik"}],"issued":{"date-parts":[["1967",11]]},"citation-key":"ursinMathematicalModelAspects1967"}}],"schema":"https://github.com/citation-style-language/schema/raw/master/csl-citation.json"} </w:instrText>
      </w:r>
      <w:r w:rsidRPr="00AF32CB">
        <w:rPr>
          <w:rFonts w:ascii="Times" w:hAnsi="Times"/>
        </w:rPr>
        <w:fldChar w:fldCharType="separate"/>
      </w:r>
      <w:r w:rsidRPr="00F95139">
        <w:rPr>
          <w:rFonts w:ascii="Times" w:hAnsi="Times"/>
          <w:noProof/>
        </w:rPr>
        <w:t>(Ursin 1967)</w:t>
      </w:r>
      <w:r w:rsidRPr="00AF32CB">
        <w:rPr>
          <w:rFonts w:ascii="Times" w:hAnsi="Times"/>
        </w:rPr>
        <w:fldChar w:fldCharType="end"/>
      </w:r>
      <w:r w:rsidRPr="00F95139">
        <w:rPr>
          <w:rFonts w:ascii="Times" w:hAnsi="Times"/>
        </w:rPr>
        <w:t>:</w:t>
      </w:r>
    </w:p>
    <w:p w14:paraId="3897E6EE" w14:textId="341032EC" w:rsidR="004354BC" w:rsidRPr="004354BC"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i</m:t>
                                              </m:r>
                                            </m:sub>
                                          </m:sSub>
                                        </m:e>
                                      </m:d>
                                    </m:den>
                                  </m:f>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rPr>
                  <w:rFonts w:ascii="Cambria Math" w:hAnsi="Cambria Math"/>
                </w:rPr>
                <m:t>#(8)</m:t>
              </m:r>
            </m:e>
          </m:eqArr>
        </m:oMath>
      </m:oMathPara>
    </w:p>
    <w:p w14:paraId="151DCEC1" w14:textId="7E1C5212" w:rsidR="00751F48" w:rsidRDefault="00751F48" w:rsidP="004E0AE6">
      <w:pPr>
        <w:spacing w:line="480" w:lineRule="auto"/>
        <w:contextualSpacing/>
        <w:jc w:val="both"/>
        <w:rPr>
          <w:rFonts w:ascii="Times" w:hAnsi="Times"/>
        </w:rPr>
      </w:pPr>
      <w:r w:rsidRPr="00F95139">
        <w:rPr>
          <w:rFonts w:ascii="Times" w:hAnsi="Times"/>
        </w:rPr>
        <w:lastRenderedPageBreak/>
        <w:t xml:space="preserve">where parameters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F95139">
        <w:rPr>
          <w:rFonts w:ascii="Times" w:hAnsi="Times"/>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F95139">
        <w:rPr>
          <w:rFonts w:ascii="Times" w:hAnsi="Times"/>
        </w:rPr>
        <w:t xml:space="preserve"> are the preferred predator-prey mass ratio and the standard deviation of the log-normal distribution, respectively. The amount of available prey</w:t>
      </w:r>
      <w:r>
        <w:rPr>
          <w:rFonts w:ascii="Times" w:hAnsi="Times"/>
        </w:rPr>
        <w:t xml:space="preserve"> of suitable sizes (Eq. 7)</w:t>
      </w:r>
      <w:r w:rsidRPr="00F95139">
        <w:rPr>
          <w:rFonts w:ascii="Times" w:hAnsi="Times"/>
        </w:rPr>
        <w:t xml:space="preserve"> is multiplied with the allometric function describing the search </w:t>
      </w:r>
      <w:r>
        <w:rPr>
          <w:rFonts w:ascii="Times" w:hAnsi="Times"/>
        </w:rPr>
        <w:t>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00FB699A">
        <w:rPr>
          <w:rFonts w:ascii="Times" w:hAnsi="Times"/>
        </w:rPr>
        <w:t>.</w:t>
      </w:r>
      <w:r w:rsidRPr="00F95139">
        <w:rPr>
          <w:rFonts w:ascii="Times" w:hAnsi="Times"/>
        </w:rPr>
        <w:t xml:space="preserve"> </w:t>
      </w:r>
      <w:r w:rsidR="00FB699A">
        <w:rPr>
          <w:rFonts w:ascii="Times" w:hAnsi="Times"/>
        </w:rPr>
        <w:t>T</w:t>
      </w:r>
      <w:r>
        <w:rPr>
          <w:rFonts w:ascii="Times" w:hAnsi="Times"/>
        </w:rPr>
        <w:t xml:space="preserve">he allometric </w:t>
      </w:r>
      <w:r w:rsidR="00CC0163">
        <w:rPr>
          <w:rFonts w:ascii="Times" w:hAnsi="Times"/>
        </w:rPr>
        <w:t xml:space="preserve">search volume </w:t>
      </w:r>
      <w:r>
        <w:rPr>
          <w:rFonts w:ascii="Times" w:hAnsi="Times"/>
        </w:rPr>
        <w:t>coefficient</w:t>
      </w:r>
      <w:r w:rsidRPr="00F95139">
        <w:rPr>
          <w:rFonts w:ascii="Times" w:hAnsi="Times"/>
        </w:rPr>
        <w:t xml:space="preserve"> is calculated as:</w:t>
      </w:r>
    </w:p>
    <w:p w14:paraId="280A39EF" w14:textId="4AB99BF9" w:rsidR="00864389" w:rsidRPr="00864389"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
                <w:rPr>
                  <w:rFonts w:ascii="Cambria Math" w:eastAsia="Calibri" w:hAnsi="Cambria Math" w:cs="Arial"/>
                </w:rPr>
                <m:t>=</m:t>
              </m:r>
              <m:f>
                <m:fPr>
                  <m:ctrlPr>
                    <w:rPr>
                      <w:rFonts w:ascii="Cambria Math" w:eastAsia="Calibri" w:hAnsi="Cambria Math" w:cs="Arial"/>
                      <w:i/>
                    </w:rPr>
                  </m:ctrlPr>
                </m:fPr>
                <m:num>
                  <m:sSub>
                    <m:sSubPr>
                      <m:ctrlPr>
                        <w:rPr>
                          <w:rFonts w:ascii="Cambria Math" w:hAnsi="Cambria Math"/>
                          <w:i/>
                        </w:rPr>
                      </m:ctrlPr>
                    </m:sSubPr>
                    <m:e>
                      <m:r>
                        <w:rPr>
                          <w:rFonts w:ascii="Cambria Math" w:hAnsi="Cambria Math"/>
                        </w:rPr>
                        <m:t>f</m:t>
                      </m:r>
                      <m:ctrlPr>
                        <w:rPr>
                          <w:rFonts w:ascii="Cambria Math" w:eastAsia="Calibri" w:hAnsi="Cambria Math" w:cs="Arial"/>
                          <w:i/>
                        </w:rPr>
                      </m:ctrlPr>
                    </m:e>
                    <m:sub>
                      <m:r>
                        <w:rPr>
                          <w:rFonts w:ascii="Cambria Math" w:hAnsi="Cambria Math"/>
                        </w:rPr>
                        <m:t>0</m:t>
                      </m:r>
                    </m:sub>
                  </m:sSub>
                  <m:sSub>
                    <m:sSubPr>
                      <m:ctrlPr>
                        <w:rPr>
                          <w:rFonts w:ascii="Cambria Math" w:hAnsi="Cambria Math"/>
                          <w:i/>
                        </w:rPr>
                      </m:ctrlPr>
                    </m:sSubPr>
                    <m:e>
                      <m:r>
                        <w:rPr>
                          <w:rFonts w:ascii="Cambria Math" w:hAnsi="Cambria Math"/>
                        </w:rPr>
                        <m:t>h</m:t>
                      </m:r>
                    </m:e>
                    <m:sub>
                      <m:r>
                        <w:rPr>
                          <w:rFonts w:ascii="Cambria Math" w:hAnsi="Cambria Math"/>
                        </w:rPr>
                        <m:t>i</m:t>
                      </m:r>
                    </m:sub>
                  </m:sSub>
                  <m:sSubSup>
                    <m:sSubSupPr>
                      <m:ctrlPr>
                        <w:rPr>
                          <w:rFonts w:ascii="Cambria Math" w:hAnsi="Cambria Math" w:cs="Arial"/>
                          <w:i/>
                        </w:rPr>
                      </m:ctrlPr>
                    </m:sSubSupPr>
                    <m:e>
                      <m:r>
                        <w:rPr>
                          <w:rFonts w:ascii="Cambria Math" w:hAnsi="Cambria Math" w:cs="Arial"/>
                        </w:rPr>
                        <m:t>β</m:t>
                      </m:r>
                    </m:e>
                    <m:sub>
                      <m:r>
                        <w:rPr>
                          <w:rFonts w:ascii="Cambria Math" w:hAnsi="Cambria Math" w:cs="Arial"/>
                        </w:rPr>
                        <m:t>i</m:t>
                      </m:r>
                    </m:sub>
                    <m:sup>
                      <m:r>
                        <w:rPr>
                          <w:rFonts w:ascii="Cambria Math" w:hAnsi="Cambria Math" w:cs="Arial"/>
                        </w:rPr>
                        <m:t>2-λ</m:t>
                      </m:r>
                    </m:sup>
                  </m:sSubSup>
                  <m:func>
                    <m:funcPr>
                      <m:ctrlPr>
                        <w:rPr>
                          <w:rFonts w:ascii="Cambria Math" w:hAnsi="Cambria Math" w:cs="Arial"/>
                        </w:rPr>
                      </m:ctrlPr>
                    </m:funcPr>
                    <m:fName>
                      <m:r>
                        <m:rPr>
                          <m:sty m:val="p"/>
                        </m:rPr>
                        <w:rPr>
                          <w:rFonts w:ascii="Cambria Math" w:hAnsi="Cambria Math" w:cs="Arial"/>
                        </w:rPr>
                        <m:t>exp</m:t>
                      </m:r>
                    </m:fName>
                    <m:e>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λ-2</m:t>
                                      </m:r>
                                    </m:e>
                                  </m:d>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σ</m:t>
                                  </m:r>
                                </m:e>
                                <m:sub>
                                  <m:r>
                                    <w:rPr>
                                      <w:rFonts w:ascii="Cambria Math" w:hAnsi="Cambria Math" w:cs="Arial"/>
                                    </w:rPr>
                                    <m:t>i</m:t>
                                  </m:r>
                                </m:sub>
                                <m:sup>
                                  <m:r>
                                    <w:rPr>
                                      <w:rFonts w:ascii="Cambria Math" w:hAnsi="Cambria Math" w:cs="Arial"/>
                                    </w:rPr>
                                    <m:t>2</m:t>
                                  </m:r>
                                </m:sup>
                              </m:sSubSup>
                            </m:num>
                            <m:den>
                              <m:r>
                                <w:rPr>
                                  <w:rFonts w:ascii="Cambria Math" w:hAnsi="Cambria Math" w:cs="Arial"/>
                                </w:rPr>
                                <m:t>2</m:t>
                              </m:r>
                            </m:den>
                          </m:f>
                        </m:e>
                      </m:d>
                    </m:e>
                  </m:func>
                </m:num>
                <m:den>
                  <m:d>
                    <m:dPr>
                      <m:ctrlPr>
                        <w:rPr>
                          <w:rFonts w:ascii="Cambria Math" w:eastAsia="Calibri" w:hAnsi="Cambria Math" w:cs="Arial"/>
                          <w:i/>
                        </w:rPr>
                      </m:ctrlPr>
                    </m:dPr>
                    <m:e>
                      <m:r>
                        <w:rPr>
                          <w:rFonts w:ascii="Cambria Math" w:eastAsia="Calibri" w:hAnsi="Cambria Math" w:cs="Arial"/>
                        </w:rPr>
                        <m:t>1-</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ad>
                    <m:radPr>
                      <m:degHide m:val="1"/>
                      <m:ctrlPr>
                        <w:rPr>
                          <w:rFonts w:ascii="Cambria Math" w:eastAsia="Calibri" w:hAnsi="Cambria Math" w:cs="Arial"/>
                          <w:i/>
                        </w:rPr>
                      </m:ctrlPr>
                    </m:radPr>
                    <m:deg/>
                    <m:e>
                      <m:r>
                        <w:rPr>
                          <w:rFonts w:ascii="Cambria Math" w:eastAsia="Calibri" w:hAnsi="Cambria Math" w:cs="Arial"/>
                        </w:rPr>
                        <m:t>2π</m:t>
                      </m:r>
                    </m:e>
                  </m:rad>
                  <m:r>
                    <w:rPr>
                      <w:rFonts w:ascii="Cambria Math" w:hAnsi="Cambria Math" w:cs="Arial"/>
                    </w:rPr>
                    <m:t>κ</m:t>
                  </m:r>
                  <m:sSub>
                    <m:sSubPr>
                      <m:ctrlPr>
                        <w:rPr>
                          <w:rFonts w:ascii="Cambria Math" w:hAnsi="Cambria Math" w:cs="Arial"/>
                          <w:i/>
                        </w:rPr>
                      </m:ctrlPr>
                    </m:sSubPr>
                    <m:e>
                      <m:r>
                        <w:rPr>
                          <w:rFonts w:ascii="Cambria Math" w:hAnsi="Cambria Math" w:cs="Arial"/>
                        </w:rPr>
                        <m:t>σ</m:t>
                      </m:r>
                    </m:e>
                    <m:sub>
                      <m:r>
                        <w:rPr>
                          <w:rFonts w:ascii="Cambria Math" w:hAnsi="Cambria Math" w:cs="Arial"/>
                        </w:rPr>
                        <m:t>i</m:t>
                      </m:r>
                    </m:sub>
                  </m:sSub>
                </m:den>
              </m:f>
              <m:r>
                <w:rPr>
                  <w:rFonts w:ascii="Cambria Math" w:eastAsia="Calibri" w:hAnsi="Cambria Math" w:cs="Arial"/>
                </w:rPr>
                <m:t>#(9)</m:t>
              </m:r>
            </m:e>
          </m:eqArr>
        </m:oMath>
      </m:oMathPara>
    </w:p>
    <w:p w14:paraId="5C74FC07" w14:textId="7A8BA8E7" w:rsidR="00751F48" w:rsidRPr="00DF5BFD" w:rsidRDefault="00751F48" w:rsidP="004E0AE6">
      <w:pPr>
        <w:spacing w:line="480" w:lineRule="auto"/>
        <w:contextualSpacing/>
        <w:jc w:val="both"/>
        <w:rPr>
          <w:rFonts w:ascii="Times" w:hAnsi="Times"/>
          <w:lang w:val="en-AU"/>
        </w:rPr>
      </w:pPr>
      <w:r w:rsidRPr="00AF32CB">
        <w:rPr>
          <w:rFonts w:ascii="Times" w:hAnsi="Times"/>
        </w:rPr>
        <w:fldChar w:fldCharType="begin"/>
      </w:r>
      <w:r w:rsidR="00587D54" w:rsidRPr="00020880">
        <w:rPr>
          <w:rFonts w:ascii="Times" w:hAnsi="Times"/>
          <w:lang w:val="sv-SE"/>
        </w:rPr>
        <w:instrText xml:space="preserve"> ADDIN ZOTERO_ITEM CSL_CITATION {"citationID":"KxJ2Unya","properties":{"formattedCitation":"(Andersen &amp; Beyer 2006; Scott {\\i{}et al.} 2018)","plainCitation":"(Andersen &amp; Beyer 2006; Scott et al. 2018)","noteIndex":0},"citationItems":[{"id":909,"uris":["http://zotero.org/users/6116610/items/4ZAL4EMW"],"itemData":{"id":909,"type":"article-journal","abstract":"The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sidR="00587D54">
        <w:rPr>
          <w:rFonts w:ascii="Cambria" w:hAnsi="Cambria" w:cs="Cambria"/>
        </w:rPr>
        <w:instrText>Ϫ</w:instrText>
      </w:r>
      <w:r w:rsidR="00587D54" w:rsidRPr="00020880">
        <w:rPr>
          <w:rFonts w:ascii="Times" w:hAnsi="Times"/>
          <w:lang w:val="sv-SE"/>
        </w:rPr>
        <w:instrText xml:space="preserve">2.05, independent of the predator/prey size ratio. This is the </w:instrText>
      </w:r>
      <w:r w:rsidR="00587D54">
        <w:rPr>
          <w:rFonts w:ascii="Times" w:hAnsi="Times"/>
        </w:rPr>
        <w:instrText>ﬁ</w:instrText>
      </w:r>
      <w:r w:rsidR="00587D54" w:rsidRPr="00020880">
        <w:rPr>
          <w:rFonts w:ascii="Times" w:hAnsi="Times"/>
          <w:lang w:val="sv-SE"/>
        </w:rPr>
        <w:instrText xml:space="preserve">rst time the spectrum exponent has been derived solely on the basis of processes at the individual level. The theory furthermore predicts that the parameters in the von Bertalanffy growth function are related as K </w:instrText>
      </w:r>
      <w:r w:rsidR="00587D54" w:rsidRPr="00020880">
        <w:rPr>
          <w:rFonts w:ascii="Cambria Math" w:hAnsi="Cambria Math" w:cs="Cambria Math"/>
          <w:lang w:val="sv-SE"/>
        </w:rPr>
        <w:instrText>∝</w:instrText>
      </w:r>
      <w:r w:rsidR="00587D54" w:rsidRPr="00020880">
        <w:rPr>
          <w:rFonts w:ascii="Times" w:hAnsi="Times"/>
          <w:lang w:val="sv-SE"/>
        </w:rPr>
        <w:instrText xml:space="preserve"> L</w:instrText>
      </w:r>
      <w:r w:rsidR="00587D54">
        <w:rPr>
          <w:rFonts w:ascii="Cambria" w:hAnsi="Cambria" w:cs="Cambria"/>
        </w:rPr>
        <w:instrText>Ϫϱ</w:instrText>
      </w:r>
      <w:r w:rsidR="00587D54" w:rsidRPr="00020880">
        <w:rPr>
          <w:rFonts w:ascii="Times" w:hAnsi="Times"/>
          <w:lang w:val="sv-SE"/>
        </w:rPr>
        <w:instrText xml:space="preserve">1.","container-title":"The American Naturalist","issue":"1","language":"en","page":"8","source":"Zotero","title":"Asymptotic Size Determines Species Abundance in the Marine Size Spectrum.","volume":"168","author":[{"family":"Andersen","given":"K H"},{"family":"Beyer","given":"J E"}],"issued":{"date-parts":[["2006"]]},"citation-key":"andersenAsymptoticSizeDetermines2006"}},{"id":858,"uris":["http://zotero.org/users/6116610/items/M8GJJBMY"],"itemData":{"id":858,"type":"article-journal","DOI":"10.2788/29830","page":"1–87","title":"Multispecies, trait and community size spectrum ecological modelling in R ( mizer )","author":[{"family":"Scott","given":"Finlay"},{"family":"Blanchard","given":"Julia L."},{"family":"Andersen","given":"Ken Haste."}],"issued":{"date-parts":[["2018"]]},"citation-key":"scottMultispeciesTraitCommunity2018"}}],"schema":"https://github.com/citation-style-language/schema/raw/master/csl-citation.json"} </w:instrText>
      </w:r>
      <w:r w:rsidRPr="00AF32CB">
        <w:rPr>
          <w:rFonts w:ascii="Times" w:hAnsi="Times"/>
        </w:rPr>
        <w:fldChar w:fldCharType="separate"/>
      </w:r>
      <w:r w:rsidRPr="00671737">
        <w:rPr>
          <w:rFonts w:ascii="Times" w:hAnsi="Times"/>
          <w:lang w:val="sv-SE"/>
        </w:rPr>
        <w:t xml:space="preserve">(Andersen &amp; Beyer 2006; Scott </w:t>
      </w:r>
      <w:r w:rsidRPr="00671737">
        <w:rPr>
          <w:rFonts w:ascii="Times" w:hAnsi="Times"/>
          <w:i/>
          <w:iCs/>
          <w:lang w:val="sv-SE"/>
        </w:rPr>
        <w:t>et al.</w:t>
      </w:r>
      <w:r w:rsidRPr="00671737">
        <w:rPr>
          <w:rFonts w:ascii="Times" w:hAnsi="Times"/>
          <w:lang w:val="sv-SE"/>
        </w:rPr>
        <w:t xml:space="preserve"> 2018)</w:t>
      </w:r>
      <w:r w:rsidRPr="00AF32CB">
        <w:rPr>
          <w:rFonts w:ascii="Times" w:hAnsi="Times"/>
        </w:rPr>
        <w:fldChar w:fldCharType="end"/>
      </w:r>
      <w:r w:rsidR="00690835" w:rsidRPr="00671737">
        <w:rPr>
          <w:rFonts w:ascii="Times" w:hAnsi="Times"/>
          <w:lang w:val="sv-SE"/>
        </w:rPr>
        <w:t>.</w:t>
      </w:r>
      <w:r w:rsidRPr="00671737">
        <w:rPr>
          <w:rFonts w:ascii="Times" w:hAnsi="Times"/>
          <w:lang w:val="sv-SE"/>
        </w:rPr>
        <w:t xml:space="preserve"> </w:t>
      </w:r>
      <w:r w:rsidR="00020880">
        <w:rPr>
          <w:rFonts w:ascii="Times" w:hAnsi="Times"/>
        </w:rPr>
        <w:t>T</w:t>
      </w:r>
      <w:r w:rsidRPr="00F95139">
        <w:rPr>
          <w:rFonts w:ascii="Times" w:hAnsi="Times"/>
        </w:rPr>
        <w:t xml:space="preserve">he actual biomass of food encountered,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020880">
        <w:rPr>
          <w:rFonts w:ascii="Times" w:eastAsiaTheme="minorEastAsia" w:hAnsi="Times"/>
        </w:rPr>
        <w:t>, is defined as</w:t>
      </w:r>
      <w:r w:rsidRPr="00F95139">
        <w:rPr>
          <w:rFonts w:ascii="Times" w:hAnsi="Times"/>
        </w:rPr>
        <w:t>:</w:t>
      </w:r>
    </w:p>
    <w:p w14:paraId="3180DF1C" w14:textId="59592489" w:rsidR="001E7641" w:rsidRPr="001E7641"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#(10)</m:t>
              </m:r>
            </m:e>
          </m:eqArr>
        </m:oMath>
      </m:oMathPara>
    </w:p>
    <w:p w14:paraId="66472870" w14:textId="32854272" w:rsidR="00751F48" w:rsidRDefault="00751F48" w:rsidP="004E0AE6">
      <w:pPr>
        <w:spacing w:line="480" w:lineRule="auto"/>
        <w:contextualSpacing/>
        <w:jc w:val="both"/>
        <w:rPr>
          <w:rFonts w:ascii="Times" w:hAnsi="Times"/>
        </w:rPr>
      </w:pPr>
      <w:r>
        <w:rPr>
          <w:rFonts w:ascii="Times" w:hAnsi="Times"/>
        </w:rPr>
        <w:t>where</w:t>
      </w:r>
      <w:r w:rsidRPr="00F95139">
        <w:rPr>
          <w:rFonts w:ascii="Times" w:hAnsi="Times"/>
        </w:rPr>
        <w:t xml:space="preserve"> </w:t>
      </w:r>
      <m:oMath>
        <m:r>
          <w:rPr>
            <w:rFonts w:ascii="Cambria Math" w:hAnsi="Cambria Math"/>
          </w:rPr>
          <m:t>q</m:t>
        </m:r>
      </m:oMath>
      <w:r w:rsidRPr="00F95139">
        <w:rPr>
          <w:rFonts w:ascii="Times" w:hAnsi="Times"/>
        </w:rPr>
        <w:t xml:space="preserve"> is the size</w:t>
      </w:r>
      <w:r>
        <w:rPr>
          <w:rFonts w:ascii="Times" w:hAnsi="Times"/>
        </w:rPr>
        <w:t>-</w:t>
      </w:r>
      <w:r w:rsidRPr="00F95139">
        <w:rPr>
          <w:rFonts w:ascii="Times" w:hAnsi="Times"/>
        </w:rPr>
        <w:t xml:space="preserve">scaling exponent of the search </w:t>
      </w:r>
      <w:r>
        <w:rPr>
          <w:rFonts w:ascii="Times" w:hAnsi="Times"/>
        </w:rPr>
        <w:t>volume</w:t>
      </w:r>
      <w:r w:rsidRPr="00F95139">
        <w:rPr>
          <w:rFonts w:ascii="Times" w:hAnsi="Times"/>
        </w:rPr>
        <w:t xml:space="preserve">. The rate at which food is consumed is given by the product </w:t>
      </w:r>
      <m:oMath>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AF32CB">
        <w:rPr>
          <w:rFonts w:ascii="Times" w:hAnsi="Times"/>
        </w:rPr>
        <w:t xml:space="preserve">, </w:t>
      </w:r>
      <w:r>
        <w:rPr>
          <w:rFonts w:ascii="Times" w:hAnsi="Times"/>
        </w:rPr>
        <w:t>which</w:t>
      </w:r>
      <w:r w:rsidRPr="00AF32CB">
        <w:rPr>
          <w:rFonts w:ascii="Times" w:hAnsi="Times"/>
        </w:rPr>
        <w:t xml:space="preserve"> is </w:t>
      </w:r>
      <w:r w:rsidRPr="00F95139">
        <w:rPr>
          <w:rFonts w:ascii="Times" w:hAnsi="Times"/>
        </w:rPr>
        <w:t xml:space="preserve">assimilated with efficiency </w:t>
      </w:r>
      <m:oMath>
        <m:r>
          <w:rPr>
            <w:rFonts w:ascii="Cambria Math" w:hAnsi="Cambria Math"/>
          </w:rPr>
          <m:t>α</m:t>
        </m:r>
      </m:oMath>
      <w:r w:rsidRPr="00F95139">
        <w:rPr>
          <w:rFonts w:ascii="Times" w:hAnsi="Times"/>
        </w:rPr>
        <w:t xml:space="preserve"> and used to cover metabolic costs. Metabolic costs scale allometrically as </w:t>
      </w:r>
      <m:oMath>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oMath>
      <w:r w:rsidRPr="00F95139">
        <w:rPr>
          <w:rFonts w:ascii="Times" w:hAnsi="Times"/>
        </w:rPr>
        <w:t xml:space="preserve">. The </w:t>
      </w:r>
      <w:r w:rsidR="00BE4E7D">
        <w:rPr>
          <w:rFonts w:ascii="Times" w:hAnsi="Times"/>
        </w:rPr>
        <w:t xml:space="preserve">net </w:t>
      </w:r>
      <w:r w:rsidRPr="00F95139">
        <w:rPr>
          <w:rFonts w:ascii="Times" w:hAnsi="Times"/>
        </w:rPr>
        <w:t xml:space="preserve">energy, </w:t>
      </w:r>
      <m:oMath>
        <m:sSub>
          <m:sSubPr>
            <m:ctrlPr>
              <w:rPr>
                <w:rFonts w:ascii="Cambria Math" w:hAnsi="Cambria Math"/>
                <w:i/>
              </w:rPr>
            </m:ctrlPr>
          </m:sSubPr>
          <m:e>
            <m:r>
              <w:rPr>
                <w:rFonts w:ascii="Cambria Math" w:hAnsi="Cambria Math"/>
              </w:rPr>
              <m:t>E</m:t>
            </m:r>
          </m:e>
          <m:sub>
            <m:r>
              <w:rPr>
                <w:rFonts w:ascii="Cambria Math" w:hAnsi="Cambria Math"/>
              </w:rPr>
              <m:t>net,i</m:t>
            </m:r>
          </m:sub>
        </m:sSub>
      </m:oMath>
      <w:r w:rsidRPr="00F95139">
        <w:rPr>
          <w:rFonts w:ascii="Times" w:hAnsi="Times"/>
        </w:rPr>
        <w:t>, is thus:</w:t>
      </w:r>
    </w:p>
    <w:p w14:paraId="7BCD764D" w14:textId="0A024178" w:rsidR="006F27A2" w:rsidRPr="006F27A2"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r>
                <w:rPr>
                  <w:rFonts w:ascii="Cambria Math" w:hAnsi="Cambria Math"/>
                </w:rPr>
                <m:t>=</m:t>
              </m:r>
              <m:func>
                <m:funcPr>
                  <m:ctrlPr>
                    <w:rPr>
                      <w:rFonts w:ascii="Cambria Math" w:eastAsia="Calibri" w:hAnsi="Cambria Math" w:cs="Arial"/>
                    </w:rPr>
                  </m:ctrlPr>
                </m:funcPr>
                <m:fName>
                  <m:r>
                    <m:rPr>
                      <m:sty m:val="p"/>
                    </m:rPr>
                    <w:rPr>
                      <w:rFonts w:ascii="Cambria Math" w:eastAsia="Calibri" w:hAnsi="Cambria Math" w:cs="Arial"/>
                    </w:rPr>
                    <m:t>max</m:t>
                  </m:r>
                </m:fName>
                <m:e>
                  <m:d>
                    <m:dPr>
                      <m:ctrlPr>
                        <w:rPr>
                          <w:rFonts w:ascii="Cambria Math" w:eastAsia="Calibri" w:hAnsi="Cambria Math" w:cs="Arial"/>
                          <w:i/>
                        </w:rPr>
                      </m:ctrlPr>
                    </m:dPr>
                    <m:e>
                      <m:r>
                        <w:rPr>
                          <w:rFonts w:ascii="Cambria Math" w:eastAsia="Calibri" w:hAnsi="Cambria Math" w:cs="Arial"/>
                        </w:rPr>
                        <m:t>0, α</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k</m:t>
                          </m:r>
                        </m:e>
                        <m:sub>
                          <m:r>
                            <w:rPr>
                              <w:rFonts w:ascii="Cambria Math" w:hAnsi="Cambria Math"/>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ctrlPr>
                        <w:rPr>
                          <w:rFonts w:ascii="Cambria Math" w:eastAsia="Cambria" w:hAnsi="Cambria Math" w:cs="Arial"/>
                          <w:i/>
                        </w:rPr>
                      </m:ctrlPr>
                    </m:e>
                  </m:d>
                </m:e>
              </m:func>
              <m:r>
                <w:rPr>
                  <w:rFonts w:ascii="Cambria Math" w:hAnsi="Cambria Math"/>
                </w:rPr>
                <m:t>#(</m:t>
              </m:r>
              <m:r>
                <w:rPr>
                  <w:rFonts w:ascii="Cambria Math" w:eastAsia="Calibri" w:hAnsi="Cambria Math" w:cs="Arial"/>
                </w:rPr>
                <m:t>11)</m:t>
              </m:r>
            </m:e>
          </m:eqArr>
        </m:oMath>
      </m:oMathPara>
    </w:p>
    <w:p w14:paraId="3444EBF6" w14:textId="3E906BB8" w:rsidR="00751F48" w:rsidRDefault="00751F48" w:rsidP="004E0AE6">
      <w:pPr>
        <w:spacing w:line="480" w:lineRule="auto"/>
        <w:contextualSpacing/>
        <w:jc w:val="both"/>
        <w:rPr>
          <w:rFonts w:ascii="Times" w:hAnsi="Times"/>
        </w:rPr>
      </w:pPr>
      <w:r>
        <w:rPr>
          <w:rFonts w:ascii="Times" w:hAnsi="Times"/>
        </w:rPr>
        <w:t>which</w:t>
      </w:r>
      <w:r w:rsidRPr="00AF32CB">
        <w:rPr>
          <w:rFonts w:ascii="Times" w:hAnsi="Times"/>
        </w:rPr>
        <w:t xml:space="preserve"> is </w:t>
      </w:r>
      <w:r w:rsidRPr="00F95139">
        <w:rPr>
          <w:rFonts w:ascii="Times" w:hAnsi="Times"/>
        </w:rPr>
        <w:t>allocated to growth or reproduction. The allocation to reproduction (</w:t>
      </w:r>
      <m:oMath>
        <m:sSub>
          <m:sSubPr>
            <m:ctrlPr>
              <w:rPr>
                <w:rFonts w:ascii="Cambria Math" w:hAnsi="Cambria Math"/>
                <w:i/>
              </w:rPr>
            </m:ctrlPr>
          </m:sSubPr>
          <m:e>
            <m:r>
              <w:rPr>
                <w:rFonts w:ascii="Cambria Math" w:hAnsi="Cambria Math"/>
              </w:rPr>
              <m:t>ψ</m:t>
            </m:r>
          </m:e>
          <m:sub>
            <m:r>
              <w:rPr>
                <w:rFonts w:ascii="Cambria Math" w:hAnsi="Cambria Math"/>
              </w:rPr>
              <m:t>i</m:t>
            </m:r>
          </m:sub>
        </m:sSub>
      </m:oMath>
      <w:r w:rsidRPr="00F95139">
        <w:rPr>
          <w:rFonts w:ascii="Times" w:hAnsi="Times"/>
        </w:rPr>
        <w:t xml:space="preserve">) increases smoothly from 0 around the weight maturation, </w:t>
      </w:r>
      <m:oMath>
        <m:sSub>
          <m:sSubPr>
            <m:ctrlPr>
              <w:rPr>
                <w:rFonts w:ascii="Cambria Math" w:hAnsi="Cambria Math"/>
                <w:i/>
              </w:rPr>
            </m:ctrlPr>
          </m:sSubPr>
          <m:e>
            <m:r>
              <w:rPr>
                <w:rFonts w:ascii="Cambria Math" w:hAnsi="Cambria Math"/>
              </w:rPr>
              <m:t>w</m:t>
            </m:r>
          </m:e>
          <m:sub>
            <m:r>
              <w:rPr>
                <w:rFonts w:ascii="Cambria Math" w:hAnsi="Cambria Math"/>
              </w:rPr>
              <m:t>mat,i</m:t>
            </m:r>
          </m:sub>
        </m:sSub>
      </m:oMath>
      <w:r w:rsidRPr="00F95139">
        <w:rPr>
          <w:rFonts w:ascii="Times" w:hAnsi="Times"/>
        </w:rPr>
        <w:t xml:space="preserve">, to 1 at the asymptotic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 according to the function:</w:t>
      </w:r>
    </w:p>
    <w:p w14:paraId="64BD3563" w14:textId="65F4C8B6" w:rsidR="001A3151" w:rsidRPr="001A3151"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mat,i</m:t>
                                      </m:r>
                                    </m:sub>
                                  </m:sSub>
                                </m:den>
                              </m:f>
                            </m:e>
                          </m:d>
                        </m:e>
                        <m:sup>
                          <m:r>
                            <w:rPr>
                              <w:rFonts w:ascii="Cambria Math" w:hAnsi="Cambria Math"/>
                            </w:rPr>
                            <m:t>-m</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e>
                <m:sup>
                  <m:r>
                    <w:rPr>
                      <w:rFonts w:ascii="Cambria Math" w:hAnsi="Cambria Math"/>
                    </w:rPr>
                    <m:t>1-n</m:t>
                  </m:r>
                </m:sup>
              </m:sSup>
              <m:r>
                <w:rPr>
                  <w:rFonts w:ascii="Cambria Math" w:hAnsi="Cambria Math"/>
                </w:rPr>
                <m:t>#(12)</m:t>
              </m:r>
            </m:e>
          </m:eqArr>
        </m:oMath>
      </m:oMathPara>
    </w:p>
    <w:p w14:paraId="3AA8AE87" w14:textId="13701977" w:rsidR="00751F48" w:rsidRDefault="00B57BE1" w:rsidP="004E0AE6">
      <w:pPr>
        <w:spacing w:line="480" w:lineRule="auto"/>
        <w:contextualSpacing/>
        <w:jc w:val="both"/>
        <w:rPr>
          <w:rFonts w:ascii="Times" w:hAnsi="Times"/>
        </w:rPr>
      </w:pPr>
      <w:r>
        <w:rPr>
          <w:rFonts w:ascii="Times" w:hAnsi="Times"/>
        </w:rPr>
        <w:t xml:space="preserve">where </w:t>
      </w:r>
      <m:oMath>
        <m:r>
          <w:rPr>
            <w:rFonts w:ascii="Cambria Math" w:hAnsi="Cambria Math"/>
          </w:rPr>
          <m:t>m</m:t>
        </m:r>
      </m:oMath>
      <w:r>
        <w:rPr>
          <w:rFonts w:ascii="Times" w:hAnsi="Times"/>
        </w:rPr>
        <w:t xml:space="preserve"> </w:t>
      </w:r>
      <w:r w:rsidR="00614FAD">
        <w:rPr>
          <w:rFonts w:ascii="Times" w:hAnsi="Times"/>
        </w:rPr>
        <w:t xml:space="preserve">determines </w:t>
      </w:r>
      <w:r w:rsidR="00102984">
        <w:rPr>
          <w:rFonts w:ascii="Times" w:hAnsi="Times"/>
        </w:rPr>
        <w:t>the steepness of the energy allocation curve, or how fast the allocation switches from growth to reproduction at around the maturation size</w:t>
      </w:r>
      <w:r w:rsidR="00102984" w:rsidRPr="00BF4EAA">
        <w:rPr>
          <w:rFonts w:ascii="Times" w:hAnsi="Times"/>
          <w:lang w:val="en-US"/>
        </w:rPr>
        <w:t xml:space="preserve"> </w:t>
      </w:r>
      <w:r w:rsidR="00751F48" w:rsidRPr="00AF32CB">
        <w:rPr>
          <w:rFonts w:ascii="Times" w:hAnsi="Times"/>
        </w:rPr>
        <w:fldChar w:fldCharType="begin"/>
      </w:r>
      <w:r w:rsidR="00587D54">
        <w:rPr>
          <w:rFonts w:ascii="Times" w:hAnsi="Times"/>
        </w:rPr>
        <w:instrText xml:space="preserve"> ADDIN ZOTERO_ITEM CSL_CITATION {"citationID":"gRy6wdfi","properties":{"formattedCitation":"(Andersen 2019)","plainCitation":"(Andersen 2019)","noteIndex":0},"citationItems":[{"id":911,"uris":["http://zotero.org/users/6116610/items/ATL294ZJ"],"itemData":{"id":911,"type":"book","abstract":"Fish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00751F48" w:rsidRPr="00AF32CB">
        <w:rPr>
          <w:rFonts w:ascii="Times" w:hAnsi="Times"/>
        </w:rPr>
        <w:fldChar w:fldCharType="separate"/>
      </w:r>
      <w:r w:rsidR="00751F48" w:rsidRPr="00F95139">
        <w:rPr>
          <w:rFonts w:ascii="Times" w:hAnsi="Times"/>
          <w:noProof/>
        </w:rPr>
        <w:t>(Andersen 2019)</w:t>
      </w:r>
      <w:r w:rsidR="00751F48" w:rsidRPr="00AF32CB">
        <w:rPr>
          <w:rFonts w:ascii="Times" w:hAnsi="Times"/>
        </w:rPr>
        <w:fldChar w:fldCharType="end"/>
      </w:r>
      <w:r w:rsidR="00751F48" w:rsidRPr="00F95139">
        <w:rPr>
          <w:rFonts w:ascii="Times" w:hAnsi="Times"/>
        </w:rPr>
        <w:t>. This function results in the growth rate</w:t>
      </w:r>
      <w:r w:rsidR="00751F48">
        <w:rPr>
          <w:rFonts w:ascii="Times" w:hAnsi="Times"/>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00751F48">
        <w:rPr>
          <w:rFonts w:ascii="Times" w:hAnsi="Times"/>
        </w:rPr>
        <w:t xml:space="preserve">, </w:t>
      </w:r>
    </w:p>
    <w:p w14:paraId="52B6A9CC" w14:textId="030876AD" w:rsidR="00C239EF" w:rsidRPr="00C239EF"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e>
              </m:d>
              <m:r>
                <w:rPr>
                  <w:rFonts w:ascii="Cambria Math" w:hAnsi="Cambria Math"/>
                </w:rPr>
                <m:t>#(</m:t>
              </m:r>
              <m:r>
                <w:rPr>
                  <w:rFonts w:ascii="Cambria Math" w:eastAsiaTheme="minorEastAsia" w:hAnsi="Cambria Math"/>
                </w:rPr>
                <m:t>13)</m:t>
              </m:r>
            </m:e>
          </m:eqArr>
        </m:oMath>
      </m:oMathPara>
    </w:p>
    <w:p w14:paraId="7677B598" w14:textId="64A66BEE" w:rsidR="00751F48" w:rsidRDefault="004757A9" w:rsidP="004E0AE6">
      <w:pPr>
        <w:spacing w:line="480" w:lineRule="auto"/>
        <w:contextualSpacing/>
        <w:jc w:val="both"/>
        <w:rPr>
          <w:rFonts w:ascii="Times" w:hAnsi="Times"/>
        </w:rPr>
      </w:pPr>
      <w:r>
        <w:rPr>
          <w:rFonts w:ascii="Times" w:hAnsi="Times"/>
        </w:rPr>
        <w:t xml:space="preserve">which </w:t>
      </w:r>
      <w:r w:rsidR="00751F48" w:rsidRPr="00F95139">
        <w:rPr>
          <w:rFonts w:ascii="Times" w:hAnsi="Times"/>
        </w:rPr>
        <w:t xml:space="preserve">approximates a von Bertalanffy growth curve when the feeding level is constant </w:t>
      </w:r>
      <w:r w:rsidR="00751F48" w:rsidRPr="00AF32CB">
        <w:rPr>
          <w:rFonts w:ascii="Times" w:hAnsi="Times"/>
        </w:rPr>
        <w:fldChar w:fldCharType="begin"/>
      </w:r>
      <w:r w:rsidR="00587D54">
        <w:rPr>
          <w:rFonts w:ascii="Times" w:hAnsi="Times"/>
        </w:rPr>
        <w:instrText xml:space="preserve"> ADDIN ZOTERO_ITEM CSL_CITATION {"citationID":"xeDiUcT8","properties":{"formattedCitation":"(Hartvig {\\i{}et al.} 2011; Andersen 2019)","plainCitation":"(Hartvig et al. 2011; Andersen 2019)","noteIndex":0},"citationItems":[{"id":46,"uris":["http://zotero.org/users/6116610/items/DI6PRUI4"],"itemData":{"id":46,"type":"article-journal","abstract":"We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00751F48" w:rsidRPr="00AF32CB">
        <w:rPr>
          <w:rFonts w:ascii="Times" w:hAnsi="Times"/>
        </w:rPr>
        <w:fldChar w:fldCharType="separate"/>
      </w:r>
      <w:r w:rsidR="00751F48" w:rsidRPr="00AF32CB">
        <w:rPr>
          <w:rFonts w:ascii="Times" w:hAnsi="Times"/>
        </w:rPr>
        <w:t xml:space="preserve">(Hartvig </w:t>
      </w:r>
      <w:r w:rsidR="00751F48" w:rsidRPr="00AF32CB">
        <w:rPr>
          <w:rFonts w:ascii="Times" w:hAnsi="Times"/>
          <w:i/>
          <w:iCs/>
        </w:rPr>
        <w:t>et al.</w:t>
      </w:r>
      <w:r w:rsidR="00751F48" w:rsidRPr="00AF32CB">
        <w:rPr>
          <w:rFonts w:ascii="Times" w:hAnsi="Times"/>
        </w:rPr>
        <w:t xml:space="preserve"> 2011; Andersen 2019)</w:t>
      </w:r>
      <w:r w:rsidR="00751F48" w:rsidRPr="00AF32CB">
        <w:rPr>
          <w:rFonts w:ascii="Times" w:hAnsi="Times"/>
        </w:rPr>
        <w:fldChar w:fldCharType="end"/>
      </w:r>
      <w:r w:rsidR="00751F48" w:rsidRPr="00F95139">
        <w:rPr>
          <w:rFonts w:ascii="Times" w:hAnsi="Times"/>
        </w:rPr>
        <w:t xml:space="preserve">. Reproduction is given by the total egg production in numbers, </w:t>
      </w:r>
      <w:r w:rsidR="00751F48" w:rsidRPr="00F95139">
        <w:rPr>
          <w:rFonts w:ascii="Times" w:hAnsi="Times"/>
        </w:rPr>
        <w:lastRenderedPageBreak/>
        <w:t>which is the integral of the energy allocated to reproduction multiplied by a reproduction efficiency factor (</w:t>
      </w:r>
      <m:oMath>
        <m:r>
          <w:rPr>
            <w:rFonts w:ascii="Cambria Math" w:hAnsi="Cambria Math"/>
          </w:rPr>
          <m:t>ϵ, erepro</m:t>
        </m:r>
      </m:oMath>
      <w:r w:rsidR="00751F48" w:rsidRPr="00F95139">
        <w:rPr>
          <w:rFonts w:ascii="Times" w:hAnsi="Times"/>
        </w:rPr>
        <w:t xml:space="preserve">) divided by the egg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751F48" w:rsidRPr="0038634B">
        <w:rPr>
          <w:rFonts w:ascii="Times" w:hAnsi="Times"/>
        </w:rPr>
        <w:t xml:space="preserve">, and the factor </w:t>
      </w:r>
      <w:r w:rsidR="00751F48">
        <w:rPr>
          <w:rFonts w:ascii="Times" w:hAnsi="Times"/>
        </w:rPr>
        <w:t>2, assuming only females reproduce</w:t>
      </w:r>
      <w:r w:rsidR="00751F48" w:rsidRPr="00F95139">
        <w:rPr>
          <w:rFonts w:ascii="Times" w:hAnsi="Times"/>
        </w:rPr>
        <w:t>:</w:t>
      </w:r>
    </w:p>
    <w:p w14:paraId="268FB4F8" w14:textId="3738A904" w:rsidR="00F65998" w:rsidRPr="00F65998" w:rsidRDefault="00000000"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0</m:t>
                      </m:r>
                    </m:sub>
                  </m:sSub>
                </m:den>
              </m:f>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d>
                        <m:dPr>
                          <m:ctrlPr>
                            <w:rPr>
                              <w:rFonts w:ascii="Cambria Math" w:hAnsi="Cambria Math"/>
                              <w:i/>
                            </w:rPr>
                          </m:ctrlPr>
                        </m:dPr>
                        <m:e>
                          <m:r>
                            <w:rPr>
                              <w:rFonts w:ascii="Cambria Math" w:hAnsi="Cambria Math"/>
                            </w:rPr>
                            <m:t>w</m:t>
                          </m:r>
                        </m:e>
                      </m:d>
                    </m:sub>
                  </m:sSub>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dw</m:t>
                  </m:r>
                </m:e>
              </m:nary>
              <m:r>
                <w:rPr>
                  <w:rFonts w:ascii="Cambria Math" w:hAnsi="Cambria Math"/>
                </w:rPr>
                <m:t>#(14)</m:t>
              </m:r>
            </m:e>
          </m:eqArr>
        </m:oMath>
      </m:oMathPara>
    </w:p>
    <w:p w14:paraId="4A59CCCE" w14:textId="54C30C79" w:rsidR="00751F48" w:rsidRDefault="00751F48" w:rsidP="004E0AE6">
      <w:pPr>
        <w:spacing w:line="480" w:lineRule="auto"/>
        <w:contextualSpacing/>
        <w:jc w:val="both"/>
        <w:rPr>
          <w:rFonts w:ascii="Times" w:hAnsi="Times"/>
        </w:rPr>
      </w:pPr>
      <w:r w:rsidRPr="00F95139">
        <w:rPr>
          <w:rFonts w:ascii="Times" w:hAnsi="Times"/>
        </w:rPr>
        <w:t xml:space="preserve">This </w:t>
      </w:r>
      <w:r>
        <w:rPr>
          <w:rFonts w:ascii="Times" w:hAnsi="Times"/>
        </w:rPr>
        <w:t xml:space="preserve">total egg production (or </w:t>
      </w:r>
      <w:r w:rsidRPr="00F95139">
        <w:rPr>
          <w:rFonts w:ascii="Times" w:hAnsi="Times"/>
        </w:rPr>
        <w:t>physiological recruitment</w:t>
      </w:r>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Pr="00F95139">
        <w:rPr>
          <w:rFonts w:ascii="Times" w:hAnsi="Times"/>
        </w:rPr>
        <w:t>)</w:t>
      </w:r>
      <w:r>
        <w:rPr>
          <w:rFonts w:ascii="Times" w:hAnsi="Times"/>
        </w:rPr>
        <w:t xml:space="preserve"> results in</w:t>
      </w:r>
      <w:r w:rsidRPr="00F95139">
        <w:rPr>
          <w:rFonts w:ascii="Times" w:hAnsi="Times"/>
        </w:rPr>
        <w:t xml:space="preserve"> </w:t>
      </w:r>
      <w:r>
        <w:rPr>
          <w:rFonts w:ascii="Times" w:hAnsi="Times"/>
        </w:rPr>
        <w:t xml:space="preserve">recruits </w:t>
      </w:r>
      <w:r w:rsidRPr="00F95139">
        <w:rPr>
          <w:rFonts w:ascii="Times" w:hAnsi="Times"/>
        </w:rPr>
        <w:t xml:space="preserve">via a Beverton-Holt stock recruit relationship, such that recruitment </w:t>
      </w:r>
      <w:r>
        <w:rPr>
          <w:rFonts w:ascii="Times" w:hAnsi="Times"/>
        </w:rPr>
        <w:t>approaches</w:t>
      </w:r>
      <w:r w:rsidRPr="00F95139">
        <w:rPr>
          <w:rFonts w:ascii="Times" w:hAnsi="Times"/>
        </w:rPr>
        <w:t xml:space="preserve"> a maximum </w:t>
      </w:r>
      <w:r>
        <w:rPr>
          <w:rFonts w:ascii="Times" w:hAnsi="Times"/>
        </w:rPr>
        <w:t xml:space="preserve">recruitment for a species </w:t>
      </w:r>
      <m:oMath>
        <m:r>
          <w:rPr>
            <w:rFonts w:ascii="Cambria Math" w:hAnsi="Cambria Math"/>
          </w:rPr>
          <m:t>i</m:t>
        </m:r>
      </m:oMath>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Pr>
          <w:rFonts w:ascii="Times" w:hAnsi="Times"/>
        </w:rPr>
        <w:t xml:space="preserve">), </w:t>
      </w:r>
      <w:r w:rsidRPr="00F95139">
        <w:rPr>
          <w:rFonts w:ascii="Times" w:hAnsi="Times"/>
        </w:rPr>
        <w:t>as the egg production increases,</w:t>
      </w:r>
    </w:p>
    <w:p w14:paraId="0E4BDE1D" w14:textId="2671CE44" w:rsidR="00096771" w:rsidRPr="00096771" w:rsidRDefault="00000000"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phy,i</m:t>
                      </m:r>
                    </m:sub>
                  </m:sSub>
                </m:num>
                <m:den>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den>
              </m:f>
              <m:r>
                <w:rPr>
                  <w:rFonts w:ascii="Cambria Math" w:hAnsi="Cambria Math"/>
                </w:rPr>
                <m:t>#(</m:t>
              </m:r>
              <m:r>
                <w:rPr>
                  <w:rFonts w:ascii="Cambria Math" w:eastAsiaTheme="minorEastAsia" w:hAnsi="Cambria Math"/>
                </w:rPr>
                <m:t>15)</m:t>
              </m:r>
            </m:e>
          </m:eqArr>
        </m:oMath>
      </m:oMathPara>
    </w:p>
    <w:p w14:paraId="2FBEA818" w14:textId="7FB8A4E7" w:rsidR="00751F48" w:rsidRPr="00F95139" w:rsidRDefault="006621CB" w:rsidP="004E0AE6">
      <w:pPr>
        <w:spacing w:line="480" w:lineRule="auto"/>
        <w:contextualSpacing/>
        <w:jc w:val="both"/>
        <w:rPr>
          <w:rFonts w:ascii="Times" w:hAnsi="Times"/>
        </w:rPr>
      </w:pPr>
      <w:r>
        <w:rPr>
          <w:rFonts w:ascii="Times" w:hAnsi="Times"/>
        </w:rPr>
        <w:t>where</w:t>
      </w:r>
      <w:r w:rsidR="00751F48" w:rsidRPr="00F95139">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751F48" w:rsidRPr="00F95139">
        <w:rPr>
          <w:rFonts w:ascii="Times" w:hAnsi="Times"/>
        </w:rPr>
        <w:t xml:space="preserve"> is treated as a free parameter </w:t>
      </w:r>
      <w:r>
        <w:rPr>
          <w:rFonts w:ascii="Times" w:hAnsi="Times"/>
        </w:rPr>
        <w:t>and</w:t>
      </w:r>
      <w:r w:rsidRPr="00F95139">
        <w:rPr>
          <w:rFonts w:ascii="Times" w:hAnsi="Times"/>
        </w:rPr>
        <w:t xml:space="preserve"> </w:t>
      </w:r>
      <w:r w:rsidR="00751F48" w:rsidRPr="00F95139">
        <w:rPr>
          <w:rFonts w:ascii="Times" w:hAnsi="Times"/>
        </w:rPr>
        <w:t>is</w:t>
      </w:r>
      <w:r w:rsidR="00751F48">
        <w:rPr>
          <w:rFonts w:ascii="Times" w:hAnsi="Times"/>
        </w:rPr>
        <w:t xml:space="preserve"> estimated</w:t>
      </w:r>
      <w:r w:rsidR="00751F48" w:rsidRPr="00F95139">
        <w:rPr>
          <w:rFonts w:ascii="Times" w:hAnsi="Times"/>
        </w:rPr>
        <w:t xml:space="preserve"> in the calibration process by minimizing the residual sum of squares between spawning stock biomass from stock assessment</w:t>
      </w:r>
      <w:r w:rsidR="00751F48">
        <w:rPr>
          <w:rFonts w:ascii="Times" w:hAnsi="Times"/>
        </w:rPr>
        <w:t>s</w:t>
      </w:r>
      <w:r w:rsidR="00751F48" w:rsidRPr="00F95139">
        <w:rPr>
          <w:rFonts w:ascii="Times" w:hAnsi="Times"/>
        </w:rPr>
        <w:t xml:space="preserve"> and the MSSM. </w:t>
      </w:r>
      <w:r w:rsidR="004757A9">
        <w:rPr>
          <w:rFonts w:ascii="Times" w:hAnsi="Times"/>
        </w:rPr>
        <w:t xml:space="preserve">The </w:t>
      </w:r>
      <w:r>
        <w:rPr>
          <w:rFonts w:ascii="Times" w:hAnsi="Times"/>
        </w:rPr>
        <w:t xml:space="preserve">calibration also </w:t>
      </w:r>
      <w:r w:rsidR="00751F48" w:rsidRPr="00F95139">
        <w:rPr>
          <w:rFonts w:ascii="Times" w:hAnsi="Times"/>
        </w:rPr>
        <w:t>ensures that the species coexist in the model.</w:t>
      </w:r>
    </w:p>
    <w:p w14:paraId="40437623" w14:textId="119FFEDD" w:rsidR="00751F48" w:rsidRDefault="00751F48" w:rsidP="004E0AE6">
      <w:pPr>
        <w:spacing w:line="480" w:lineRule="auto"/>
        <w:ind w:firstLine="357"/>
        <w:contextualSpacing/>
        <w:jc w:val="both"/>
        <w:rPr>
          <w:rFonts w:ascii="Times" w:hAnsi="Times"/>
        </w:rPr>
      </w:pPr>
      <w:r w:rsidRPr="00F95139">
        <w:rPr>
          <w:rFonts w:ascii="Times" w:hAnsi="Times"/>
        </w:rPr>
        <w:t>The temporal dynamics of the background resource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95139">
        <w:rPr>
          <w:rFonts w:ascii="Times" w:hAnsi="Times"/>
        </w:rPr>
        <w:t xml:space="preserve">) spectra (benthic and pelagic) </w:t>
      </w:r>
      <w:r>
        <w:rPr>
          <w:rFonts w:ascii="Times" w:hAnsi="Times"/>
        </w:rPr>
        <w:t>are</w:t>
      </w:r>
      <w:r w:rsidRPr="00F95139">
        <w:rPr>
          <w:rFonts w:ascii="Times" w:hAnsi="Times"/>
        </w:rPr>
        <w:t xml:space="preserve"> defined as:</w:t>
      </w:r>
    </w:p>
    <w:p w14:paraId="7D2B2023" w14:textId="215BA7BF" w:rsidR="00CE4C83" w:rsidRPr="00CE4C83" w:rsidRDefault="00000000" w:rsidP="004E0AE6">
      <w:pPr>
        <w:spacing w:line="480" w:lineRule="auto"/>
        <w:ind w:firstLine="357"/>
        <w:contextualSpacing/>
        <w:jc w:val="right"/>
        <w:rPr>
          <w:rFonts w:ascii="Times" w:eastAsiaTheme="minorEastAsia" w:hAnsi="Times"/>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d>
                <m:dPr>
                  <m:begChr m:val="["/>
                  <m:endChr m:val="]"/>
                  <m:ctrlPr>
                    <w:rPr>
                      <w:rFonts w:ascii="Cambria Math" w:hAnsi="Cambria Math"/>
                      <w:i/>
                    </w:rPr>
                  </m:ctrlPr>
                </m:dPr>
                <m:e>
                  <m:r>
                    <w:rPr>
                      <w:rFonts w:ascii="Cambria Math" w:hAnsi="Cambria Math" w:cs="Cambria Math"/>
                    </w:rPr>
                    <m:t>κ</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cstheme="minorHAnsi"/>
                        </w:rPr>
                        <m:t>λ</m:t>
                      </m:r>
                    </m:sup>
                  </m:sSup>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 R</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r>
                <w:rPr>
                  <w:rFonts w:ascii="Cambria Math" w:hAnsi="Cambria Math"/>
                </w:rPr>
                <m:t>#(16)</m:t>
              </m:r>
            </m:e>
          </m:eqArr>
        </m:oMath>
      </m:oMathPara>
    </w:p>
    <w:p w14:paraId="3305B791" w14:textId="3AE65EEB" w:rsidR="00751F48" w:rsidRPr="00F95139"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Pr="00F95139">
        <w:rPr>
          <w:rFonts w:ascii="Times" w:hAnsi="Times"/>
        </w:rPr>
        <w:t xml:space="preserve"> is the population regeneration rate, </w:t>
      </w:r>
      <m:oMath>
        <m:r>
          <w:rPr>
            <w:rFonts w:ascii="Cambria Math" w:hAnsi="Cambria Math" w:cs="Cambria Math"/>
          </w:rPr>
          <m:t>κ</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cstheme="minorHAnsi"/>
              </w:rPr>
              <m:t>λ</m:t>
            </m:r>
          </m:sup>
        </m:sSup>
      </m:oMath>
      <w:r w:rsidRPr="00F95139">
        <w:rPr>
          <w:rFonts w:ascii="Times" w:hAnsi="Times"/>
        </w:rPr>
        <w:t xml:space="preserve"> is the carrying capacity </w:t>
      </w:r>
      <w:r>
        <w:rPr>
          <w:rFonts w:ascii="Times" w:hAnsi="Times"/>
        </w:rPr>
        <w:t xml:space="preserve">of the background resource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pre,R</m:t>
            </m:r>
          </m:sub>
        </m:sSub>
      </m:oMath>
      <w:r w:rsidRPr="00F95139">
        <w:rPr>
          <w:rFonts w:ascii="Times" w:hAnsi="Times"/>
        </w:rPr>
        <w:t xml:space="preserve"> is predation mortality </w:t>
      </w:r>
      <w:r>
        <w:rPr>
          <w:rFonts w:ascii="Times" w:hAnsi="Times"/>
        </w:rPr>
        <w:t xml:space="preserve">on resource spectrum </w:t>
      </w:r>
      <m:oMath>
        <m:r>
          <w:rPr>
            <w:rFonts w:ascii="Cambria Math" w:hAnsi="Cambria Math"/>
          </w:rPr>
          <m:t>R</m:t>
        </m:r>
      </m:oMath>
      <w:r>
        <w:rPr>
          <w:rFonts w:ascii="Times" w:hAnsi="Times"/>
        </w:rPr>
        <w:t xml:space="preserve">, </w:t>
      </w:r>
      <w:r w:rsidRPr="00F95139">
        <w:rPr>
          <w:rFonts w:ascii="Times" w:hAnsi="Times"/>
        </w:rPr>
        <w:t xml:space="preserve">and </w:t>
      </w:r>
      <w:r w:rsidR="007F2317" w:rsidRPr="0070125C">
        <w:rPr>
          <w:rFonts w:ascii="Symbol" w:hAnsi="Symbol"/>
          <w:i/>
        </w:rPr>
        <w:t></w:t>
      </w:r>
      <w:r w:rsidR="007F2317">
        <w:rPr>
          <w:rFonts w:ascii="Times" w:hAnsi="Times"/>
        </w:rPr>
        <w:t xml:space="preserve"> </w:t>
      </w:r>
      <w:r w:rsidRPr="00F95139">
        <w:rPr>
          <w:rFonts w:ascii="Times" w:hAnsi="Times"/>
        </w:rPr>
        <w:t xml:space="preserve">is defined as </w:t>
      </w:r>
      <m:oMath>
        <m:r>
          <w:rPr>
            <w:rFonts w:ascii="Cambria Math" w:hAnsi="Cambria Math"/>
          </w:rPr>
          <m:t>-2-q+n</m:t>
        </m:r>
      </m:oMath>
      <w:r w:rsidRPr="00F95139">
        <w:rPr>
          <w:rFonts w:ascii="Times" w:hAnsi="Times"/>
        </w:rPr>
        <w:t xml:space="preserve"> </w:t>
      </w:r>
      <w:r w:rsidRPr="00AF32CB">
        <w:rPr>
          <w:rFonts w:ascii="Times" w:hAnsi="Times"/>
        </w:rPr>
        <w:fldChar w:fldCharType="begin"/>
      </w:r>
      <w:r w:rsidR="00587D54">
        <w:rPr>
          <w:rFonts w:ascii="Times" w:hAnsi="Times"/>
        </w:rPr>
        <w:instrText xml:space="preserve"> ADDIN ZOTERO_ITEM CSL_CITATION {"citationID":"XmcogiEb","properties":{"formattedCitation":"(Andersen 2019)","plainCitation":"(Andersen 2019)","noteIndex":0},"citationItems":[{"id":911,"uris":["http://zotero.org/users/6116610/items/ATL294ZJ"],"itemData":{"id":911,"type":"book","abstract":"Fish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xml:space="preserve">. </w:t>
      </w:r>
    </w:p>
    <w:p w14:paraId="7D5FF164" w14:textId="77777777" w:rsidR="00751F48" w:rsidRPr="00F95139" w:rsidRDefault="00751F48" w:rsidP="004E0AE6">
      <w:pPr>
        <w:spacing w:line="480" w:lineRule="auto"/>
        <w:contextualSpacing/>
        <w:jc w:val="both"/>
        <w:rPr>
          <w:i/>
        </w:rPr>
      </w:pPr>
    </w:p>
    <w:p w14:paraId="64BC809D" w14:textId="39972594" w:rsidR="00751F48" w:rsidRPr="009413B0" w:rsidRDefault="00751F48" w:rsidP="004E0AE6">
      <w:pPr>
        <w:spacing w:line="480" w:lineRule="auto"/>
        <w:contextualSpacing/>
        <w:jc w:val="both"/>
        <w:rPr>
          <w:b/>
          <w:bCs/>
          <w:i/>
          <w:lang w:val="en-US"/>
        </w:rPr>
      </w:pPr>
      <w:r w:rsidRPr="00AC66AD">
        <w:rPr>
          <w:b/>
          <w:bCs/>
          <w:i/>
        </w:rPr>
        <w:t>Temperature dependence</w:t>
      </w:r>
      <w:r w:rsidR="006B746F" w:rsidRPr="009413B0">
        <w:rPr>
          <w:b/>
          <w:bCs/>
          <w:i/>
          <w:lang w:val="en-US"/>
        </w:rPr>
        <w:t xml:space="preserve"> of fish physiology and resource</w:t>
      </w:r>
      <w:r w:rsidR="006B746F">
        <w:rPr>
          <w:b/>
          <w:bCs/>
          <w:i/>
          <w:lang w:val="en-US"/>
        </w:rPr>
        <w:t xml:space="preserve"> dynamics</w:t>
      </w:r>
    </w:p>
    <w:p w14:paraId="6637EFDA" w14:textId="4CAFB91B" w:rsidR="00475750" w:rsidRDefault="00881248" w:rsidP="004E0AE6">
      <w:pPr>
        <w:spacing w:line="480" w:lineRule="auto"/>
        <w:jc w:val="both"/>
        <w:rPr>
          <w:rFonts w:ascii="Times" w:hAnsi="Times"/>
        </w:rPr>
      </w:pPr>
      <w:r>
        <w:rPr>
          <w:rFonts w:ascii="Times" w:hAnsi="Times"/>
        </w:rPr>
        <w:t xml:space="preserve">To study the effects of warming on the modelled ecosystem, we introduce temperature impacts on </w:t>
      </w:r>
      <w:r w:rsidRPr="009413B0">
        <w:rPr>
          <w:rFonts w:ascii="Times" w:hAnsi="Times"/>
          <w:lang w:val="en-US"/>
        </w:rPr>
        <w:t>size-</w:t>
      </w:r>
      <w:r>
        <w:rPr>
          <w:rFonts w:ascii="Times" w:hAnsi="Times"/>
          <w:lang w:val="en-US"/>
        </w:rPr>
        <w:t xml:space="preserve">structured </w:t>
      </w:r>
      <w:r>
        <w:rPr>
          <w:rFonts w:ascii="Times" w:hAnsi="Times"/>
        </w:rPr>
        <w:t>species physiological rates</w:t>
      </w:r>
      <w:r w:rsidRPr="009413B0">
        <w:rPr>
          <w:rFonts w:ascii="Times" w:hAnsi="Times"/>
          <w:lang w:val="en-US"/>
        </w:rPr>
        <w:t xml:space="preserve"> and </w:t>
      </w:r>
      <w:r w:rsidR="00DE6FF7">
        <w:rPr>
          <w:rFonts w:ascii="Times" w:hAnsi="Times"/>
          <w:lang w:val="en-US"/>
        </w:rPr>
        <w:t>background resource growth dynamics</w:t>
      </w:r>
      <w:r w:rsidR="00BC272B">
        <w:rPr>
          <w:rFonts w:ascii="Times" w:hAnsi="Times"/>
          <w:lang w:val="en-US"/>
        </w:rPr>
        <w:t xml:space="preserve"> following the metabolic theory of ecology</w:t>
      </w:r>
      <w:r w:rsidR="005747D0">
        <w:rPr>
          <w:rFonts w:ascii="Times" w:hAnsi="Times"/>
          <w:lang w:val="en-US"/>
        </w:rPr>
        <w:t xml:space="preserve"> </w:t>
      </w:r>
      <w:r w:rsidR="001C23CD">
        <w:rPr>
          <w:rFonts w:ascii="Times" w:hAnsi="Times"/>
          <w:lang w:val="en-US"/>
        </w:rPr>
        <w:fldChar w:fldCharType="begin"/>
      </w:r>
      <w:r w:rsidR="001C23CD">
        <w:rPr>
          <w:rFonts w:ascii="Times" w:hAnsi="Times"/>
          <w:lang w:val="en-US"/>
        </w:rPr>
        <w:instrText xml:space="preserve"> ADDIN ZOTERO_ITEM CSL_CITATION {"citationID":"HDLaj6M1","properties":{"formattedCitation":"(Gillooly {\\i{}et al.} 2001; Brown {\\i{}et al.} 2004)","plainCitation":"(Gillooly et al. 2001; Brown et al. 2004)","noteIndex":0},"citationItems":[{"id":226,"uris":["http://zotero.org/users/6116610/items/AQW7VR9T"],"itemData":{"id":226,"type":"article-journal","container-title":"Science","issue":"293.5538","page":"2248–2251.","title":"Effects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L"}],"issued":{"date-parts":[["2001"]]},"citation-key":"gilloolyEffectsSizeTemperature2001"}},{"id":"qiQFbA1o/qNo8PSx9","uris":["http://zotero.org/users/6116610/items/U72KD5M3"],"itemData":{"id":"qiQFbA1o/qNo8PSx9","type":"article-journal","title":"Toward a metabolic theory of ecology","container-title":"Ecology","page":"1771–1789","volume":"85","issue":"7","author":[{"family":"Brown","given":"J H"},{"family":"Gillooly","given":"J F"},{"family":"Allen","given":"A P"},{"family":"Savage","given":"V M"},{"family":"West","given":"G B"}],"issued":{"date-parts":[["2004"]]}}}],"schema":"https://github.com/citation-style-language/schema/raw/master/csl-citation.json"} </w:instrText>
      </w:r>
      <w:r w:rsidR="001C23CD">
        <w:rPr>
          <w:rFonts w:ascii="Times" w:hAnsi="Times"/>
          <w:lang w:val="en-US"/>
        </w:rPr>
        <w:fldChar w:fldCharType="separate"/>
      </w:r>
      <w:r w:rsidR="001C23CD" w:rsidRPr="001C23CD">
        <w:rPr>
          <w:rFonts w:ascii="Times" w:hAnsi="Times"/>
          <w:lang w:val="en-GB"/>
        </w:rPr>
        <w:t xml:space="preserve">(Gillooly </w:t>
      </w:r>
      <w:r w:rsidR="001C23CD" w:rsidRPr="001C23CD">
        <w:rPr>
          <w:rFonts w:ascii="Times" w:hAnsi="Times"/>
          <w:i/>
          <w:iCs/>
          <w:lang w:val="en-GB"/>
        </w:rPr>
        <w:t>et al.</w:t>
      </w:r>
      <w:r w:rsidR="001C23CD" w:rsidRPr="001C23CD">
        <w:rPr>
          <w:rFonts w:ascii="Times" w:hAnsi="Times"/>
          <w:lang w:val="en-GB"/>
        </w:rPr>
        <w:t xml:space="preserve"> 2001; Brown </w:t>
      </w:r>
      <w:r w:rsidR="001C23CD" w:rsidRPr="001C23CD">
        <w:rPr>
          <w:rFonts w:ascii="Times" w:hAnsi="Times"/>
          <w:i/>
          <w:iCs/>
          <w:lang w:val="en-GB"/>
        </w:rPr>
        <w:t>et al.</w:t>
      </w:r>
      <w:r w:rsidR="001C23CD" w:rsidRPr="001C23CD">
        <w:rPr>
          <w:rFonts w:ascii="Times" w:hAnsi="Times"/>
          <w:lang w:val="en-GB"/>
        </w:rPr>
        <w:t xml:space="preserve"> 2004)</w:t>
      </w:r>
      <w:r w:rsidR="001C23CD">
        <w:rPr>
          <w:rFonts w:ascii="Times" w:hAnsi="Times"/>
          <w:lang w:val="en-US"/>
        </w:rPr>
        <w:fldChar w:fldCharType="end"/>
      </w:r>
      <w:r w:rsidR="00BC272B">
        <w:rPr>
          <w:rFonts w:ascii="Times" w:hAnsi="Times"/>
          <w:lang w:val="en-US"/>
        </w:rPr>
        <w:t xml:space="preserve">. </w:t>
      </w:r>
      <w:r w:rsidR="00751F48" w:rsidRPr="001E3C7B">
        <w:rPr>
          <w:rFonts w:ascii="Times" w:hAnsi="Times"/>
        </w:rPr>
        <w:t xml:space="preserve">Temperature affects the rate of metabolism </w:t>
      </w:r>
      <w:r w:rsidR="00751F48" w:rsidRPr="001E3C7B">
        <w:rPr>
          <w:rFonts w:ascii="Times" w:hAnsi="Times"/>
        </w:rPr>
        <w:fldChar w:fldCharType="begin"/>
      </w:r>
      <w:r w:rsidR="00587D54">
        <w:rPr>
          <w:rFonts w:ascii="Times" w:hAnsi="Times"/>
        </w:rPr>
        <w:instrText xml:space="preserve"> ADDIN ZOTERO_ITEM CSL_CITATION {"citationID":"cjLy9kar","properties":{"formattedCitation":"(Clarke &amp; Johnston 1999; Gillooly {\\i{}et al.} 2001)","plainCitation":"(Clarke &amp; Johnston 1999; Gillooly et al. 2001)","noteIndex":0},"citationItems":[{"id":486,"uris":["http://zotero.org/users/6116610/items/6S42PU4A"],"itemData":{"id":486,"type":"article-journal","container-title":"Journal of Animal Ecology","page":"893–905","title":"Scaling of metabolic rate with body mass and temperature in teleost fish","volume":"68","author":[{"family":"Clarke","given":"A"},{"family":"Johnston","given":"N M"}],"issued":{"date-parts":[["1999"]]},"citation-key":"clarkeScalingMetabolicRate1999"}},{"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L"}],"issued":{"date-parts":[["2001"]]},"citation-key":"gilloolyEffectsSizeTemperature2001"}}],"schema":"https://github.com/citation-style-language/schema/raw/master/csl-citation.json"} </w:instrText>
      </w:r>
      <w:r w:rsidR="00751F48" w:rsidRPr="001E3C7B">
        <w:rPr>
          <w:rFonts w:ascii="Times" w:hAnsi="Times"/>
        </w:rPr>
        <w:fldChar w:fldCharType="separate"/>
      </w:r>
      <w:r w:rsidR="00751F48" w:rsidRPr="001E3C7B">
        <w:rPr>
          <w:rFonts w:ascii="Times" w:hAnsi="Times"/>
        </w:rPr>
        <w:t xml:space="preserve">(Clarke &amp; Johnston 1999; Gillooly </w:t>
      </w:r>
      <w:r w:rsidR="00751F48" w:rsidRPr="001E3C7B">
        <w:rPr>
          <w:rFonts w:ascii="Times" w:hAnsi="Times"/>
          <w:i/>
          <w:iCs/>
        </w:rPr>
        <w:t>et al.</w:t>
      </w:r>
      <w:r w:rsidR="00751F48" w:rsidRPr="001E3C7B">
        <w:rPr>
          <w:rFonts w:ascii="Times" w:hAnsi="Times"/>
        </w:rPr>
        <w:t xml:space="preserve"> 2001)</w:t>
      </w:r>
      <w:r w:rsidR="00751F48" w:rsidRPr="001E3C7B">
        <w:rPr>
          <w:rFonts w:ascii="Times" w:hAnsi="Times"/>
        </w:rPr>
        <w:fldChar w:fldCharType="end"/>
      </w:r>
      <w:r w:rsidR="00751F48" w:rsidRPr="001E3C7B">
        <w:rPr>
          <w:rFonts w:ascii="Times" w:hAnsi="Times"/>
        </w:rPr>
        <w:t xml:space="preserve">, </w:t>
      </w:r>
      <w:r w:rsidR="00751F48" w:rsidRPr="001E3C7B">
        <w:rPr>
          <w:rFonts w:ascii="Times" w:hAnsi="Times"/>
        </w:rPr>
        <w:lastRenderedPageBreak/>
        <w:t>and thus also other biological rates</w:t>
      </w:r>
      <w:r w:rsidR="006A09F3">
        <w:rPr>
          <w:rFonts w:ascii="Times" w:hAnsi="Times"/>
        </w:rPr>
        <w:t xml:space="preserve"> such as </w:t>
      </w:r>
      <w:r w:rsidR="00CE2870">
        <w:rPr>
          <w:rFonts w:ascii="Times" w:hAnsi="Times"/>
        </w:rPr>
        <w:t>feeding</w:t>
      </w:r>
      <w:r w:rsidR="006A09F3">
        <w:rPr>
          <w:rFonts w:ascii="Times" w:hAnsi="Times"/>
        </w:rPr>
        <w:t xml:space="preserve"> and </w:t>
      </w:r>
      <w:r w:rsidR="00CE2870">
        <w:rPr>
          <w:rFonts w:ascii="Times" w:hAnsi="Times"/>
        </w:rPr>
        <w:t>mortality</w:t>
      </w:r>
      <w:r w:rsidR="00751F48" w:rsidRPr="001E3C7B">
        <w:rPr>
          <w:rFonts w:ascii="Times" w:hAnsi="Times"/>
        </w:rPr>
        <w:t xml:space="preserve"> </w:t>
      </w:r>
      <w:r w:rsidR="00751F48" w:rsidRPr="001E3C7B">
        <w:rPr>
          <w:rFonts w:ascii="Times" w:hAnsi="Times"/>
        </w:rPr>
        <w:fldChar w:fldCharType="begin"/>
      </w:r>
      <w:r w:rsidR="009A4E72">
        <w:rPr>
          <w:rFonts w:ascii="Times" w:hAnsi="Times"/>
        </w:rPr>
        <w:instrText xml:space="preserve"> ADDIN ZOTERO_ITEM CSL_CITATION {"citationID":"L3Md29Oq","properties":{"formattedCitation":"(Brown {\\i{}et al.} 2004; Englund {\\i{}et al.} 2011; Rall {\\i{}et al.} 2012; Thorson {\\i{}et al.} 2017)","plainCitation":"(Brown et al. 2004; Englund et al. 2011; Rall et al. 2012; Thorson et al. 2017)","noteIndex":0},"citationItems":[{"id":"qiQFbA1o/qNo8PSx9","uris":["http://zotero.org/users/6116610/items/U72KD5M3"],"itemData":{"id":"i6cNFCVm/RdbmSWRD","type":"article-journal","title":"Toward a metabolic theory of ecology","container-title":"Ecology","page":"1771–1789","volume":"85","issue":"7","author":[{"family":"Brown","given":"J H"},{"family":"Gillooly","given":"J F"},{"family":"Allen","given":"A P"},{"family":"Savage","given":"V M"},{"family":"West","given":"G B"}],"issued":{"date-parts":[["2004"]]}}},{"id":805,"uris":["http://zotero.org/users/6116610/items/VX2UYM3J"],"itemData":{"id":805,"type":"article-journal","abstract":"Ecology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L."},{"family":"Diehl","given":"Sebastian"}],"issued":{"date-parts":[["2011"]]},"citation-key":"englundTemperatureDependenceFunctional2011"}},{"id":680,"uris":["http://zotero.org/users/6116610/items/JM55X7VJ"],"itemData":{"id":680,"type":"article-journal","abstract":"Knowledge of feeding rates is the basis to understand interaction strength and subsequently the stability of ecosystems and biodiversity. Feeding rates, as all biological rates, depend on consumer and resource body masses and environmental temperature. Despite five decades of research on functional responses as quantitative models of feeding rates, a unifying framework of how they scale with body masses and temperature is still lacking. This is perplexing, considering that the strength of functional responses (i.e. interaction strengths) is crucially important for the stability of simple consumer-resource systems and the persistence, sustainability and biodiversity of complex communities. Here, we present the largest currently available database on functional response parameters and their scaling with body mass and temperature. Moreover, these data are integrated across ecosystems and metabolic types of species. Surprisingly, we found general temperature dependencies that differed from the Arrhenius terms predicted by metabolic models. Additionally, the body-mass-scaling relationships were more complex than expected and differed across ecosystems and metabolic types. At local scales (taxonomically narrow groups of consumer-resource pairs), we found hump-shaped deviations from the temperature and body-mass-scaling relationships. Despite the complexity of our results, these body-mass- and temperature-scaling models remain useful as a mechanistic basis for predicting the consequences of warming for interaction strengths, population dynamics and network stability across communities differing in their size structure.","container-title":"Philosophical Transactions of the Royal Society of London, Series B: Biological Sciences","DOI":"10.1098/rstb.2012.0242","issue":"1605","note":"PMID: 23007080","page":"2923–2934","title":"Universal temperature and body-mass scaling of feeding rates","volume":"367","author":[{"family":"Rall","given":"Björn C"},{"family":"Brose","given":"U"},{"family":"Hartvig","given":"M"},{"family":"Kalinkat","given":"G"},{"family":"Schwarzmuller","given":"F"},{"family":"Vucic-Pestic","given":"O"},{"family":"Petchey","given":"O L"}],"issued":{"date-parts":[["2012"]]},"citation-key":"rallUniversalTemperatureBodymass2012"}},{"id":952,"uris":["http://zotero.org/users/6116610/items/56NUQ2AJ"],"itemData":{"id":952,"type":"article-journal","abstract":"Scientists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M."},{"family":"Gao","given":"Jin"}],"issued":{"date-parts":[["2017"]]},"citation-key":"thorsonPredictingLifeHistory2017"}}],"schema":"https://github.com/citation-style-language/schema/raw/master/csl-citation.json"} </w:instrText>
      </w:r>
      <w:r w:rsidR="00751F48" w:rsidRPr="001E3C7B">
        <w:rPr>
          <w:rFonts w:ascii="Times" w:hAnsi="Times"/>
        </w:rPr>
        <w:fldChar w:fldCharType="separate"/>
      </w:r>
      <w:r w:rsidR="00554A88" w:rsidRPr="00554A88">
        <w:rPr>
          <w:rFonts w:ascii="Times" w:hAnsi="Times"/>
        </w:rPr>
        <w:t xml:space="preserve">(Brown </w:t>
      </w:r>
      <w:r w:rsidR="00554A88" w:rsidRPr="00554A88">
        <w:rPr>
          <w:rFonts w:ascii="Times" w:hAnsi="Times"/>
          <w:i/>
          <w:iCs/>
        </w:rPr>
        <w:t>et al.</w:t>
      </w:r>
      <w:r w:rsidR="00554A88" w:rsidRPr="00554A88">
        <w:rPr>
          <w:rFonts w:ascii="Times" w:hAnsi="Times"/>
        </w:rPr>
        <w:t xml:space="preserve"> 2004; Englund </w:t>
      </w:r>
      <w:r w:rsidR="00554A88" w:rsidRPr="00554A88">
        <w:rPr>
          <w:rFonts w:ascii="Times" w:hAnsi="Times"/>
          <w:i/>
          <w:iCs/>
        </w:rPr>
        <w:t>et al.</w:t>
      </w:r>
      <w:r w:rsidR="00554A88" w:rsidRPr="00554A88">
        <w:rPr>
          <w:rFonts w:ascii="Times" w:hAnsi="Times"/>
        </w:rPr>
        <w:t xml:space="preserve"> 2011; Rall </w:t>
      </w:r>
      <w:r w:rsidR="00554A88" w:rsidRPr="00554A88">
        <w:rPr>
          <w:rFonts w:ascii="Times" w:hAnsi="Times"/>
          <w:i/>
          <w:iCs/>
        </w:rPr>
        <w:t>et al.</w:t>
      </w:r>
      <w:r w:rsidR="00554A88" w:rsidRPr="00554A88">
        <w:rPr>
          <w:rFonts w:ascii="Times" w:hAnsi="Times"/>
        </w:rPr>
        <w:t xml:space="preserve"> 2012; Thorson </w:t>
      </w:r>
      <w:r w:rsidR="00554A88" w:rsidRPr="00554A88">
        <w:rPr>
          <w:rFonts w:ascii="Times" w:hAnsi="Times"/>
          <w:i/>
          <w:iCs/>
        </w:rPr>
        <w:t>et al.</w:t>
      </w:r>
      <w:r w:rsidR="00554A88" w:rsidRPr="00554A88">
        <w:rPr>
          <w:rFonts w:ascii="Times" w:hAnsi="Times"/>
        </w:rPr>
        <w:t xml:space="preserve"> 2017)</w:t>
      </w:r>
      <w:r w:rsidR="00751F48" w:rsidRPr="001E3C7B">
        <w:rPr>
          <w:rFonts w:ascii="Times" w:hAnsi="Times"/>
        </w:rPr>
        <w:fldChar w:fldCharType="end"/>
      </w:r>
      <w:r w:rsidR="00487F58">
        <w:rPr>
          <w:rFonts w:ascii="Times" w:hAnsi="Times"/>
        </w:rPr>
        <w:t>.</w:t>
      </w:r>
      <w:r w:rsidR="00751F48" w:rsidRPr="001E3C7B">
        <w:rPr>
          <w:rFonts w:ascii="Times" w:hAnsi="Times"/>
        </w:rPr>
        <w:t xml:space="preserve"> We </w:t>
      </w:r>
      <w:r w:rsidR="006A6382" w:rsidRPr="009413B0">
        <w:rPr>
          <w:rFonts w:ascii="Times" w:hAnsi="Times"/>
          <w:lang w:val="en-US"/>
        </w:rPr>
        <w:t>there</w:t>
      </w:r>
      <w:r w:rsidR="006A6382">
        <w:rPr>
          <w:rFonts w:ascii="Times" w:hAnsi="Times"/>
          <w:lang w:val="en-US"/>
        </w:rPr>
        <w:t xml:space="preserve">fore </w:t>
      </w:r>
      <w:r w:rsidR="00751F48" w:rsidRPr="001E3C7B">
        <w:rPr>
          <w:rFonts w:ascii="Times" w:hAnsi="Times"/>
        </w:rPr>
        <w:t>scale rates of individual metabolism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751F48" w:rsidRPr="001E3C7B">
        <w:rPr>
          <w:rFonts w:ascii="Times" w:hAnsi="Times"/>
        </w:rPr>
        <w:t>), maximum consumption (</w:t>
      </w:r>
      <m:oMath>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00751F48" w:rsidRPr="001E3C7B">
        <w:rPr>
          <w:rFonts w:ascii="Times" w:hAnsi="Times"/>
        </w:rPr>
        <w:t>)</w:t>
      </w:r>
      <w:r w:rsidR="00751F48">
        <w:rPr>
          <w:rFonts w:ascii="Times" w:hAnsi="Times"/>
        </w:rPr>
        <w:t>, search 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sidR="00751F48">
        <w:rPr>
          <w:rFonts w:ascii="Times" w:hAnsi="Times"/>
        </w:rPr>
        <w:t>)</w:t>
      </w:r>
      <w:r w:rsidR="00751F48" w:rsidRPr="001E3C7B">
        <w:rPr>
          <w:rFonts w:ascii="Times" w:hAnsi="Times"/>
        </w:rPr>
        <w:t xml:space="preserve"> and background mortality (</w:t>
      </w:r>
      <m:oMath>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00751F48" w:rsidRPr="001E3C7B">
        <w:rPr>
          <w:rFonts w:ascii="Times" w:hAnsi="Times"/>
        </w:rPr>
        <w:t>) with temperature</w:t>
      </w:r>
      <w:r w:rsidR="00B810C8">
        <w:rPr>
          <w:rFonts w:ascii="Times" w:hAnsi="Times"/>
        </w:rPr>
        <w:t xml:space="preserve">. </w:t>
      </w:r>
      <w:r w:rsidR="0006587B">
        <w:rPr>
          <w:rFonts w:ascii="Times" w:hAnsi="Times"/>
        </w:rPr>
        <w:t xml:space="preserve">Metabolism and consumption </w:t>
      </w:r>
      <w:r w:rsidR="00BC43C4">
        <w:rPr>
          <w:rFonts w:ascii="Times" w:hAnsi="Times"/>
        </w:rPr>
        <w:t>are key terms in the energy budget of fish (Eqns. 11-13)</w:t>
      </w:r>
      <w:r w:rsidR="007436FD">
        <w:rPr>
          <w:rFonts w:ascii="Times" w:hAnsi="Times"/>
        </w:rPr>
        <w:t>. Thus</w:t>
      </w:r>
      <w:r w:rsidR="00A7032F">
        <w:rPr>
          <w:rFonts w:ascii="Times" w:hAnsi="Times"/>
        </w:rPr>
        <w:t xml:space="preserve">, growth rate </w:t>
      </w:r>
      <w:r w:rsidR="00F1658C">
        <w:rPr>
          <w:rFonts w:ascii="Times" w:hAnsi="Times"/>
        </w:rPr>
        <w:t>is</w:t>
      </w:r>
      <w:r w:rsidR="007F6F63">
        <w:rPr>
          <w:rFonts w:ascii="Times" w:hAnsi="Times"/>
        </w:rPr>
        <w:t xml:space="preserve"> not temperature-dependent directly but </w:t>
      </w:r>
      <w:r w:rsidR="00F1658C">
        <w:rPr>
          <w:rFonts w:ascii="Times" w:hAnsi="Times"/>
        </w:rPr>
        <w:t xml:space="preserve">its relationship to temperature </w:t>
      </w:r>
      <w:r w:rsidR="007F6F63">
        <w:rPr>
          <w:rFonts w:ascii="Times" w:hAnsi="Times"/>
        </w:rPr>
        <w:t>emerge</w:t>
      </w:r>
      <w:r w:rsidR="00F1658C">
        <w:rPr>
          <w:rFonts w:ascii="Times" w:hAnsi="Times"/>
        </w:rPr>
        <w:t>s</w:t>
      </w:r>
      <w:r w:rsidR="007F6F63">
        <w:rPr>
          <w:rFonts w:ascii="Times" w:hAnsi="Times"/>
        </w:rPr>
        <w:t xml:space="preserve"> from the </w:t>
      </w:r>
      <w:r w:rsidR="00F1658C">
        <w:rPr>
          <w:rFonts w:ascii="Times" w:hAnsi="Times"/>
        </w:rPr>
        <w:t>temperature-</w:t>
      </w:r>
      <w:r w:rsidR="007F6F63">
        <w:rPr>
          <w:rFonts w:ascii="Times" w:hAnsi="Times"/>
        </w:rPr>
        <w:t xml:space="preserve">scaling of </w:t>
      </w:r>
      <w:r w:rsidR="00F1658C">
        <w:rPr>
          <w:rFonts w:ascii="Times" w:hAnsi="Times"/>
        </w:rPr>
        <w:t>metabolism and consumption</w:t>
      </w:r>
      <w:r w:rsidR="007F6F63">
        <w:rPr>
          <w:rFonts w:ascii="Times" w:hAnsi="Times"/>
        </w:rPr>
        <w:t>.</w:t>
      </w:r>
      <w:r w:rsidR="002D7772">
        <w:rPr>
          <w:rFonts w:ascii="Times" w:hAnsi="Times"/>
        </w:rPr>
        <w:t xml:space="preserve"> </w:t>
      </w:r>
      <w:r w:rsidR="00B810C8">
        <w:rPr>
          <w:rFonts w:ascii="Times" w:hAnsi="Times"/>
        </w:rPr>
        <w:t xml:space="preserve">In </w:t>
      </w:r>
      <w:r w:rsidR="00B810C8" w:rsidRPr="00472126">
        <w:rPr>
          <w:rFonts w:ascii="Times" w:hAnsi="Times"/>
          <w:i/>
          <w:iCs/>
        </w:rPr>
        <w:t>mizer</w:t>
      </w:r>
      <w:r w:rsidR="00B810C8">
        <w:rPr>
          <w:rFonts w:ascii="Times" w:hAnsi="Times"/>
        </w:rPr>
        <w:t xml:space="preserve">, </w:t>
      </w:r>
      <w:r w:rsidR="00B810C8" w:rsidRPr="001E3C7B">
        <w:rPr>
          <w:rFonts w:ascii="Times" w:hAnsi="Times"/>
        </w:rPr>
        <w:t xml:space="preserve">metabolism </w:t>
      </w:r>
      <w:r w:rsidR="00B810C8">
        <w:rPr>
          <w:rFonts w:ascii="Times" w:hAnsi="Times"/>
        </w:rPr>
        <w:t>represents all metabolic costs, i.e., standard, activity</w:t>
      </w:r>
      <w:r w:rsidR="00E33B26">
        <w:rPr>
          <w:rFonts w:ascii="Times" w:hAnsi="Times"/>
        </w:rPr>
        <w:t>,</w:t>
      </w:r>
      <w:r w:rsidR="00B810C8">
        <w:rPr>
          <w:rFonts w:ascii="Times" w:hAnsi="Times"/>
        </w:rPr>
        <w:t xml:space="preserve"> and digestion. Henceforth, we assume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B810C8">
        <w:rPr>
          <w:rFonts w:ascii="Times" w:eastAsiaTheme="minorEastAsia" w:hAnsi="Times"/>
        </w:rPr>
        <w:t xml:space="preserve"> </w:t>
      </w:r>
      <w:r w:rsidR="00B810C8">
        <w:rPr>
          <w:rFonts w:ascii="Times" w:hAnsi="Times"/>
        </w:rPr>
        <w:t>scales as standard metabolic rate and refer to it as metabolism or metabolic rate</w:t>
      </w:r>
      <w:r w:rsidR="0002758C">
        <w:rPr>
          <w:rFonts w:ascii="Times" w:hAnsi="Times"/>
        </w:rPr>
        <w:t xml:space="preserve">. </w:t>
      </w:r>
      <w:r w:rsidR="00A06327">
        <w:rPr>
          <w:rFonts w:ascii="Times" w:hAnsi="Times"/>
        </w:rPr>
        <w:t>For simplicity reasons and to reduce the number of parameters and scenarios we assume that all rates scale with temperature exponentially according the</w:t>
      </w:r>
      <w:r w:rsidR="00941735" w:rsidRPr="00671737">
        <w:rPr>
          <w:rFonts w:ascii="Times" w:hAnsi="Times"/>
          <w:lang w:val="en-US"/>
        </w:rPr>
        <w:t xml:space="preserve"> </w:t>
      </w:r>
      <w:r w:rsidR="00751F48" w:rsidRPr="001E3C7B">
        <w:rPr>
          <w:rFonts w:ascii="Times" w:hAnsi="Times"/>
        </w:rPr>
        <w:t>Arrhenius temperature correction factor:</w:t>
      </w:r>
      <w:r w:rsidR="00751F48" w:rsidRPr="00F95139">
        <w:rPr>
          <w:rFonts w:ascii="Times" w:hAnsi="Times"/>
        </w:rPr>
        <w:t xml:space="preserve"> </w:t>
      </w:r>
    </w:p>
    <w:p w14:paraId="1FB80923" w14:textId="6313E69A" w:rsidR="00475750" w:rsidRPr="004C0FA3" w:rsidRDefault="00000000" w:rsidP="004E0AE6">
      <w:pPr>
        <w:spacing w:line="480" w:lineRule="auto"/>
        <w:jc w:val="both"/>
        <w:rPr>
          <w:rFonts w:ascii="Times" w:eastAsiaTheme="minorEastAsia" w:hAnsi="Times"/>
        </w:rPr>
      </w:pPr>
      <m:oMathPara>
        <m:oMath>
          <m:eqArr>
            <m:eqArrPr>
              <m:maxDist m:val="1"/>
              <m:ctrlPr>
                <w:rPr>
                  <w:rFonts w:ascii="Cambria Math" w:eastAsiaTheme="minorEastAsia" w:hAnsi="Cambria Math"/>
                  <w:i/>
                </w:rPr>
              </m:ctrlPr>
            </m:eqArr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r>
                <w:rPr>
                  <w:rFonts w:ascii="Cambria Math" w:hAnsi="Cambria Math"/>
                </w:rPr>
                <m:t>#(</m:t>
              </m:r>
              <m:r>
                <w:rPr>
                  <w:rFonts w:ascii="Cambria Math" w:eastAsiaTheme="minorEastAsia" w:hAnsi="Cambria Math"/>
                </w:rPr>
                <m:t>17)</m:t>
              </m:r>
            </m:e>
          </m:eqArr>
        </m:oMath>
      </m:oMathPara>
    </w:p>
    <w:p w14:paraId="4EFDA425" w14:textId="29879B0C" w:rsidR="00751F48" w:rsidRPr="00F95139" w:rsidRDefault="00751F48" w:rsidP="004E0AE6">
      <w:pPr>
        <w:spacing w:line="480" w:lineRule="auto"/>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F95139">
        <w:rPr>
          <w:rFonts w:ascii="Times" w:hAnsi="Times"/>
        </w:rPr>
        <w:t xml:space="preserve"> is the activation energy</w:t>
      </w:r>
      <w:r>
        <w:rPr>
          <w:rFonts w:ascii="Times" w:hAnsi="Times"/>
        </w:rPr>
        <w:t xml:space="preserve"> </w:t>
      </w:r>
      <w:r w:rsidR="003932B1">
        <w:rPr>
          <w:rFonts w:ascii="Times" w:hAnsi="Times"/>
        </w:rPr>
        <w:t>(</w:t>
      </w:r>
      <m:oMath>
        <m:r>
          <m:rPr>
            <m:sty m:val="p"/>
          </m:rPr>
          <w:rPr>
            <w:rFonts w:ascii="Cambria Math" w:hAnsi="Cambria Math"/>
          </w:rPr>
          <m:t>eV</m:t>
        </m:r>
      </m:oMath>
      <w:r w:rsidR="003932B1">
        <w:rPr>
          <w:rFonts w:ascii="Times" w:eastAsiaTheme="minorEastAsia" w:hAnsi="Times"/>
        </w:rPr>
        <w:t>)</w:t>
      </w:r>
      <w:r w:rsidRPr="00F95139">
        <w:rPr>
          <w:rFonts w:ascii="Times" w:hAnsi="Times"/>
        </w:rPr>
        <w:t xml:space="preserve"> for individual rate </w:t>
      </w:r>
      <m:oMath>
        <m:r>
          <w:rPr>
            <w:rFonts w:ascii="Cambria Math" w:hAnsi="Cambria Math"/>
          </w:rPr>
          <m:t>v</m:t>
        </m:r>
      </m:oMath>
      <w:r w:rsidRPr="00F95139">
        <w:rPr>
          <w:rFonts w:ascii="Times" w:hAnsi="Times"/>
        </w:rPr>
        <w:t xml:space="preserve">, </w:t>
      </w:r>
      <m:oMath>
        <m:r>
          <w:rPr>
            <w:rFonts w:ascii="Cambria Math" w:hAnsi="Cambria Math"/>
          </w:rPr>
          <m:t>T</m:t>
        </m:r>
      </m:oMath>
      <w:r w:rsidRPr="00F95139">
        <w:rPr>
          <w:rFonts w:ascii="Times" w:hAnsi="Times"/>
        </w:rPr>
        <w:t xml:space="preserve"> is temperature </w:t>
      </w:r>
      <w:r w:rsidR="003932B1">
        <w:rPr>
          <w:rFonts w:ascii="Times" w:hAnsi="Times"/>
        </w:rPr>
        <w:t>(</w:t>
      </w:r>
      <m:oMath>
        <m:r>
          <m:rPr>
            <m:sty m:val="p"/>
          </m:rPr>
          <w:rPr>
            <w:rFonts w:ascii="Cambria Math" w:hAnsi="Cambria Math"/>
          </w:rPr>
          <m:t>K</m:t>
        </m:r>
      </m:oMath>
      <w:r w:rsidR="003932B1">
        <w:rPr>
          <w:rFonts w:ascii="Times" w:eastAsiaTheme="minorEastAsia" w:hAnsi="Times"/>
        </w:rPr>
        <w:t>)</w:t>
      </w:r>
      <w:r w:rsidRPr="00F95139">
        <w:rPr>
          <w:rFonts w:ascii="Times" w:hAnsi="Times"/>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F95139">
        <w:rPr>
          <w:rFonts w:ascii="Times" w:hAnsi="Times"/>
        </w:rPr>
        <w:t xml:space="preserve"> is the reference temperature (here 283.</w:t>
      </w:r>
      <w:r w:rsidR="00750E98">
        <w:rPr>
          <w:rFonts w:ascii="Times" w:hAnsi="Times"/>
        </w:rPr>
        <w:t>15</w:t>
      </w:r>
      <w:r w:rsidRPr="00F95139">
        <w:rPr>
          <w:rFonts w:ascii="Times" w:hAnsi="Times"/>
        </w:rPr>
        <w:t xml:space="preserve"> </w:t>
      </w:r>
      <m:oMath>
        <m:r>
          <m:rPr>
            <m:sty m:val="p"/>
          </m:rPr>
          <w:rPr>
            <w:rFonts w:ascii="Cambria Math" w:hAnsi="Cambria Math"/>
          </w:rPr>
          <m:t>K</m:t>
        </m:r>
      </m:oMath>
      <w:r w:rsidRPr="00F95139">
        <w:rPr>
          <w:rFonts w:ascii="Times" w:hAnsi="Times"/>
        </w:rPr>
        <w:t xml:space="preserve">, </w:t>
      </w:r>
      <w:r>
        <w:rPr>
          <w:rFonts w:ascii="Times" w:hAnsi="Times"/>
        </w:rPr>
        <w:t xml:space="preserve">the temperature </w:t>
      </w:r>
      <w:r w:rsidRPr="00F95139">
        <w:rPr>
          <w:rFonts w:ascii="Times" w:hAnsi="Times"/>
        </w:rPr>
        <w:t xml:space="preserve">where the </w:t>
      </w:r>
      <w:r>
        <w:rPr>
          <w:rFonts w:ascii="Times" w:hAnsi="Times"/>
        </w:rPr>
        <w:t xml:space="preserve">Arrhenius </w:t>
      </w:r>
      <w:r w:rsidRPr="00F95139">
        <w:rPr>
          <w:rFonts w:ascii="Times" w:hAnsi="Times"/>
        </w:rPr>
        <w:t>correction factor</w:t>
      </w:r>
      <w:r>
        <w:rPr>
          <w:rFonts w:ascii="Times" w:hAnsi="Times"/>
        </w:rPr>
        <w:t xml:space="preserve"> equals </w:t>
      </w:r>
      <w:r w:rsidRPr="00F95139">
        <w:rPr>
          <w:rFonts w:ascii="Times" w:hAnsi="Times"/>
        </w:rPr>
        <w:t xml:space="preserve">1), </w:t>
      </w:r>
      <w:r w:rsidRPr="00AF32CB">
        <w:rPr>
          <w:rFonts w:cstheme="minorHAnsi"/>
          <w:bCs/>
        </w:rPr>
        <w:t xml:space="preserve">and </w:t>
      </w:r>
      <m:oMath>
        <m:r>
          <w:rPr>
            <w:rFonts w:ascii="Cambria Math" w:hAnsi="Cambria Math" w:cstheme="minorHAnsi"/>
          </w:rPr>
          <m:t>k</m:t>
        </m:r>
      </m:oMath>
      <w:r w:rsidRPr="00AF32CB">
        <w:rPr>
          <w:rFonts w:cstheme="minorHAnsi"/>
          <w:bCs/>
        </w:rPr>
        <w:t xml:space="preserve"> is Boltzmann’s constant in </w:t>
      </w:r>
      <m:oMath>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w:rPr>
                <w:rFonts w:ascii="Cambria Math" w:hAnsi="Cambria Math" w:cstheme="minorHAnsi"/>
              </w:rPr>
              <m:t>-1</m:t>
            </m:r>
          </m:sup>
        </m:sSup>
      </m:oMath>
      <w:r w:rsidRPr="00AF32CB">
        <w:rPr>
          <w:rFonts w:cstheme="minorHAnsi"/>
          <w:bCs/>
        </w:rPr>
        <w:t xml:space="preserve"> (</w:t>
      </w:r>
      <m:oMath>
        <m:r>
          <w:rPr>
            <w:rFonts w:ascii="Cambria Math" w:hAnsi="Cambria Math" w:cstheme="minorHAnsi"/>
          </w:rPr>
          <m:t>=8.617×</m:t>
        </m:r>
        <m:sSup>
          <m:sSupPr>
            <m:ctrlPr>
              <w:rPr>
                <w:rFonts w:ascii="Cambria Math" w:hAnsi="Cambria Math" w:cstheme="minorHAnsi"/>
                <w:bCs/>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 xml:space="preserve"> </m:t>
        </m:r>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m:rPr>
                <m:sty m:val="p"/>
              </m:rPr>
              <w:rPr>
                <w:rFonts w:ascii="Cambria Math" w:hAnsi="Cambria Math" w:cstheme="minorHAnsi"/>
              </w:rPr>
              <m:t>-1</m:t>
            </m:r>
          </m:sup>
        </m:sSup>
      </m:oMath>
      <w:r w:rsidRPr="00AF32CB">
        <w:rPr>
          <w:rFonts w:cstheme="minorHAnsi"/>
          <w:bCs/>
        </w:rPr>
        <w:t>). We chose an exponential temperature dependence as it provides a good statistical fit to data, is widely adopted</w:t>
      </w:r>
      <w:r>
        <w:rPr>
          <w:rFonts w:cstheme="minorHAnsi"/>
          <w:bCs/>
        </w:rPr>
        <w:t>,</w:t>
      </w:r>
      <w:r w:rsidRPr="00AF32CB">
        <w:rPr>
          <w:rFonts w:cstheme="minorHAnsi"/>
          <w:bCs/>
        </w:rPr>
        <w:t xml:space="preserve"> and because we assume that the projected change in ocean temperature in </w:t>
      </w:r>
      <w:r>
        <w:rPr>
          <w:rFonts w:cstheme="minorHAnsi"/>
          <w:bCs/>
        </w:rPr>
        <w:t>the studied</w:t>
      </w:r>
      <w:r w:rsidRPr="00AF32CB">
        <w:rPr>
          <w:rFonts w:cstheme="minorHAnsi"/>
          <w:bCs/>
        </w:rPr>
        <w:t xml:space="preserve"> time</w:t>
      </w:r>
      <w:r>
        <w:rPr>
          <w:rFonts w:cstheme="minorHAnsi"/>
          <w:bCs/>
        </w:rPr>
        <w:t xml:space="preserve"> </w:t>
      </w:r>
      <w:r w:rsidRPr="00AF32CB">
        <w:rPr>
          <w:rFonts w:cstheme="minorHAnsi"/>
          <w:bCs/>
        </w:rPr>
        <w:t>range does not lead to temperatures above physiological optim</w:t>
      </w:r>
      <w:r>
        <w:rPr>
          <w:rFonts w:cstheme="minorHAnsi"/>
          <w:bCs/>
        </w:rPr>
        <w:t>a</w:t>
      </w:r>
      <w:r w:rsidRPr="009B064C">
        <w:rPr>
          <w:rFonts w:cstheme="minorHAnsi"/>
          <w:bCs/>
        </w:rPr>
        <w:t xml:space="preserve"> </w:t>
      </w:r>
      <w:r>
        <w:rPr>
          <w:rFonts w:cstheme="minorHAnsi"/>
          <w:bCs/>
        </w:rPr>
        <w:t>(</w:t>
      </w:r>
      <w:r w:rsidRPr="00AF32CB">
        <w:rPr>
          <w:rFonts w:cstheme="minorHAnsi"/>
          <w:bCs/>
        </w:rPr>
        <w:t xml:space="preserve">e.g. </w:t>
      </w:r>
      <w:r w:rsidRPr="00AF32CB">
        <w:rPr>
          <w:rFonts w:cstheme="minorHAnsi"/>
          <w:bCs/>
        </w:rPr>
        <w:fldChar w:fldCharType="begin"/>
      </w:r>
      <w:r w:rsidR="00587D54">
        <w:rPr>
          <w:rFonts w:cstheme="minorHAnsi"/>
          <w:bCs/>
        </w:rPr>
        <w:instrText xml:space="preserve"> ADDIN ZOTERO_ITEM CSL_CITATION {"citationID":"blICwNOC","properties":{"formattedCitation":"(Righton {\\i{}et al.} 2010)","plainCitation":"(Righton et al. 2010)","noteIndex":0},"citationItems":[{"id":236,"uris":["http://zotero.org/users/6116610/items/E67BRRZR"],"itemData":{"id":236,"type":"article-journal","container-title":"Marine Ecology Progress Series","DOI":"10.3354/meps08889","page":"1–13","title":"Thermal niche of Atlantic cod Gadus morhua: limits, tolerance and optima","volume":"420","author":[{"family":"Righton","given":"D A"},{"family":"Andersen","given":"Ken Haste."},{"family":"Neat","given":"F"},{"family":"Thorsteinsson","given":"V"},{"family":"Steingrund","given":"P"},{"family":"Svedäng","given":"H"},{"family":"Michalsen","given":"K"},{"family":"Hinrichsen","given":"H H"},{"family":"Bendall","given":"V"},{"family":"Neuenfeldt","given":"S"},{"family":"Wright","given":"P"},{"family":"Jonsson","given":"P"},{"family":"Huse","given":"G"},{"family":"Kooij","given":"J","non-dropping-particle":"van der"},{"family":"Mosegaard","given":"H"},{"family":"Hüssy","given":"K"},{"family":"Metcalfe","given":"J"}],"issued":{"date-parts":[["2010"]]},"citation-key":"rightonThermalNicheAtlantic2010"}}],"schema":"https://github.com/citation-style-language/schema/raw/master/csl-citation.json"} </w:instrText>
      </w:r>
      <w:r w:rsidRPr="00AF32CB">
        <w:rPr>
          <w:rFonts w:cstheme="minorHAnsi"/>
          <w:bCs/>
        </w:rPr>
        <w:fldChar w:fldCharType="separate"/>
      </w:r>
      <w:r w:rsidRPr="00AF32CB">
        <w:t xml:space="preserve">(Righton </w:t>
      </w:r>
      <w:r w:rsidRPr="00AF32CB">
        <w:rPr>
          <w:i/>
          <w:iCs/>
        </w:rPr>
        <w:t>et al.</w:t>
      </w:r>
      <w:r w:rsidRPr="00AF32CB">
        <w:t xml:space="preserve"> 2010)</w:t>
      </w:r>
      <w:r w:rsidRPr="00AF32CB">
        <w:rPr>
          <w:rFonts w:cstheme="minorHAnsi"/>
          <w:bCs/>
        </w:rPr>
        <w:fldChar w:fldCharType="end"/>
      </w:r>
      <w:r w:rsidRPr="00AF32CB">
        <w:rPr>
          <w:rFonts w:cstheme="minorHAnsi"/>
          <w:bCs/>
        </w:rPr>
        <w:t xml:space="preserve"> as an example for cod), where</w:t>
      </w:r>
      <w:r w:rsidR="00F1658C">
        <w:rPr>
          <w:rFonts w:cstheme="minorHAnsi"/>
          <w:bCs/>
        </w:rPr>
        <w:t>after</w:t>
      </w:r>
      <w:r w:rsidRPr="00AF32CB">
        <w:rPr>
          <w:rFonts w:cstheme="minorHAnsi"/>
          <w:bCs/>
        </w:rPr>
        <w:t xml:space="preserve"> physiological rates might be expected to decline. </w:t>
      </w:r>
      <w:r w:rsidRPr="00F95139">
        <w:rPr>
          <w:rFonts w:ascii="Times" w:hAnsi="Times"/>
        </w:rPr>
        <w:t>While temperature likely affects other physiological processes as well (</w:t>
      </w:r>
      <w:r>
        <w:rPr>
          <w:rFonts w:ascii="Times" w:hAnsi="Times"/>
        </w:rPr>
        <w:t xml:space="preserve">such as </w:t>
      </w:r>
      <w:r w:rsidRPr="00F95139">
        <w:rPr>
          <w:rFonts w:ascii="Times" w:hAnsi="Times"/>
        </w:rPr>
        <w:t xml:space="preserve">cost of growth </w:t>
      </w:r>
      <w:r w:rsidRPr="00AF32CB">
        <w:rPr>
          <w:rFonts w:ascii="Times" w:hAnsi="Times"/>
        </w:rPr>
        <w:fldChar w:fldCharType="begin"/>
      </w:r>
      <w:r w:rsidR="00587D54">
        <w:rPr>
          <w:rFonts w:ascii="Times" w:hAnsi="Times"/>
        </w:rPr>
        <w:instrText xml:space="preserve"> ADDIN ZOTERO_ITEM CSL_CITATION {"citationID":"pg0xvp9O","properties":{"formattedCitation":"(Barneche {\\i{}et al.} 2019)","plainCitation":"(Barneche et al. 2019)","noteIndex":0},"citationItems":[{"id":819,"uris":["http://zotero.org/users/6116610/items/Y392ZER2"],"itemData":{"id":819,"type":"article-journal","container-title":"Functional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citation-key":"barnecheWarmingIncreasesCost2019"}}],"schema":"https://github.com/citation-style-language/schema/raw/master/csl-citation.json"} </w:instrText>
      </w:r>
      <w:r w:rsidRPr="00AF32CB">
        <w:rPr>
          <w:rFonts w:ascii="Times" w:hAnsi="Times"/>
        </w:rPr>
        <w:fldChar w:fldCharType="separate"/>
      </w:r>
      <w:r w:rsidRPr="00AF32CB">
        <w:rPr>
          <w:rFonts w:ascii="Times" w:hAnsi="Times"/>
        </w:rPr>
        <w:t xml:space="preserve">(Barneche </w:t>
      </w:r>
      <w:r w:rsidRPr="00AF32CB">
        <w:rPr>
          <w:rFonts w:ascii="Times" w:hAnsi="Times"/>
          <w:i/>
          <w:iCs/>
        </w:rPr>
        <w:t>et al.</w:t>
      </w:r>
      <w:r w:rsidRPr="00AF32CB">
        <w:rPr>
          <w:rFonts w:ascii="Times" w:hAnsi="Times"/>
        </w:rPr>
        <w:t xml:space="preserve"> 2019)</w:t>
      </w:r>
      <w:r w:rsidRPr="00AF32CB">
        <w:rPr>
          <w:rFonts w:ascii="Times" w:hAnsi="Times"/>
        </w:rPr>
        <w:fldChar w:fldCharType="end"/>
      </w:r>
      <w:r>
        <w:rPr>
          <w:rFonts w:ascii="Times" w:hAnsi="Times"/>
        </w:rPr>
        <w:t xml:space="preserve"> or</w:t>
      </w:r>
      <w:r w:rsidRPr="00F95139">
        <w:rPr>
          <w:rFonts w:ascii="Times" w:hAnsi="Times"/>
        </w:rPr>
        <w:t xml:space="preserve"> food conversion efficiency </w:t>
      </w:r>
      <w:r w:rsidRPr="00AF32CB">
        <w:rPr>
          <w:rFonts w:ascii="Times" w:hAnsi="Times"/>
        </w:rPr>
        <w:fldChar w:fldCharType="begin"/>
      </w:r>
      <w:r w:rsidR="00587D54">
        <w:rPr>
          <w:rFonts w:ascii="Times" w:hAnsi="Times"/>
        </w:rPr>
        <w:instrText xml:space="preserve"> ADDIN ZOTERO_ITEM CSL_CITATION {"citationID":"SJIoYpAN","properties":{"formattedCitation":"(Handeland {\\i{}et al.} 2008)","plainCitation":"(Handeland et al. 2008)","noteIndex":0},"citationItems":[{"id":951,"uris":["http://zotero.org/users/6116610/items/8IYEADKE"],"itemData":{"id":951,"type":"article-journal","abstract":"The present paper describes the growth properties of Atlantic salmon (Salmo salar) post-smolts reared at 6, 10, 14 and 18 °C for 12 weeks following transfer to seawater. Growth rate, feed intake, feed conversion efficiency (FCE), and stomach evacuation rate were significantly influenced by temperature and fish size. Highest growth rate was seen in the 14 °C group (1.53% d−1), no differences in growth were seen between the 10 and 18 °C groups (1.35% d−1, 1.29% d−1), and lowest growth observed at 6 °C (0.78% d−1) group. Optimal temperature for growth (ToptG) increased with fish size, whereas optimal temperature for feed conversion efficiency (ToptFCE) decreased as fish size increased. The results suggest an optimum temperature for growth of 12.8 °C for 70–150 g to 14.0 °C for 150–300 g post-smolts. Optimum temperature for FCE dropped from 13.4 °C to 11.0 °C for the same size classes. A wide parabolic regression curve between growth, feed conversion efficiency and temperature indicates high temperature tolerance of Atlantic salmon in this size range studied. Highest stomach evacuation rate was seen in the 18 °C group, where the proportion of meal remaining in the stomach decreased from 100 to less than 5% after 24 h of starvation. No differences in stomach evacuation rate were recorded between the 10 and 14 °C groups, whereas a significant delay in stomach evacuation was seen in the 6 °C group. Overall, these findings may have important consequences for optimization of commercial production of Atlantic salmon post-smolts.","container-title":"Aquaculture","DOI":"10.1016/j.aquaculture.2008.06.042","ISSN":"0044-8486","issue":"1","journalAbbreviation":"Aquaculture","language":"en","page":"36-42","source":"ScienceDirect","title":"The effect of temperature and fish size on growth, feed intake, food conversion efficiency and stomach evacuation rate of Atlantic salmon post-smolts","volume":"283","author":[{"family":"Handeland","given":"Sigurd O."},{"family":"Imsland","given":"Albert K."},{"family":"Stefansson","given":"Sigurd O."}],"issued":{"date-parts":[["2008",10,1]]},"citation-key":"handelandEffectTemperatureFish2008"}}],"schema":"https://github.com/citation-style-language/schema/raw/master/csl-citation.json"} </w:instrText>
      </w:r>
      <w:r w:rsidRPr="00AF32CB">
        <w:rPr>
          <w:rFonts w:ascii="Times" w:hAnsi="Times"/>
        </w:rPr>
        <w:fldChar w:fldCharType="separate"/>
      </w:r>
      <w:r w:rsidRPr="00AF32CB">
        <w:rPr>
          <w:rFonts w:ascii="Times" w:hAnsi="Times"/>
        </w:rPr>
        <w:t xml:space="preserve">(Handeland </w:t>
      </w:r>
      <w:r w:rsidRPr="00AF32CB">
        <w:rPr>
          <w:rFonts w:ascii="Times" w:hAnsi="Times"/>
          <w:i/>
          <w:iCs/>
        </w:rPr>
        <w:t>et al.</w:t>
      </w:r>
      <w:r w:rsidRPr="00AF32CB">
        <w:rPr>
          <w:rFonts w:ascii="Times" w:hAnsi="Times"/>
        </w:rPr>
        <w:t xml:space="preserve"> 2008)</w:t>
      </w:r>
      <w:r w:rsidRPr="00AF32CB">
        <w:rPr>
          <w:rFonts w:ascii="Times" w:hAnsi="Times"/>
        </w:rPr>
        <w:fldChar w:fldCharType="end"/>
      </w:r>
      <w:r w:rsidRPr="00F95139">
        <w:rPr>
          <w:rFonts w:ascii="Times" w:hAnsi="Times"/>
        </w:rPr>
        <w:t xml:space="preserve">), we focus on </w:t>
      </w:r>
      <w:r w:rsidR="00F1658C">
        <w:rPr>
          <w:rFonts w:ascii="Times" w:hAnsi="Times"/>
        </w:rPr>
        <w:t xml:space="preserve">the temperature effects on </w:t>
      </w:r>
      <w:r w:rsidRPr="00F95139">
        <w:rPr>
          <w:rFonts w:ascii="Times" w:hAnsi="Times"/>
        </w:rPr>
        <w:t>metabolism, maximum consumption</w:t>
      </w:r>
      <w:r>
        <w:rPr>
          <w:rFonts w:ascii="Times" w:hAnsi="Times"/>
        </w:rPr>
        <w:t xml:space="preserve">, search volume </w:t>
      </w:r>
      <w:r w:rsidRPr="00F95139">
        <w:rPr>
          <w:rFonts w:ascii="Times" w:hAnsi="Times"/>
        </w:rPr>
        <w:t>and mortality</w:t>
      </w:r>
      <w:r>
        <w:rPr>
          <w:rFonts w:ascii="Times" w:hAnsi="Times"/>
        </w:rPr>
        <w:t>,</w:t>
      </w:r>
      <w:r w:rsidRPr="00F95139">
        <w:rPr>
          <w:rFonts w:ascii="Times" w:hAnsi="Times"/>
        </w:rPr>
        <w:t xml:space="preserve"> as their temperature dependenc</w:t>
      </w:r>
      <w:r w:rsidR="00853078">
        <w:rPr>
          <w:rFonts w:ascii="Times" w:hAnsi="Times"/>
        </w:rPr>
        <w:t>ies</w:t>
      </w:r>
      <w:r w:rsidRPr="00F95139">
        <w:rPr>
          <w:rFonts w:ascii="Times" w:hAnsi="Times"/>
        </w:rPr>
        <w:t xml:space="preserve"> </w:t>
      </w:r>
      <w:r w:rsidR="00285498">
        <w:rPr>
          <w:rFonts w:ascii="Times" w:hAnsi="Times"/>
        </w:rPr>
        <w:t>are</w:t>
      </w:r>
      <w:r w:rsidRPr="00F95139">
        <w:rPr>
          <w:rFonts w:ascii="Times" w:hAnsi="Times"/>
        </w:rPr>
        <w:t xml:space="preserve"> relatively well documented</w:t>
      </w:r>
      <w:r>
        <w:rPr>
          <w:rFonts w:ascii="Times" w:hAnsi="Times"/>
        </w:rPr>
        <w:t xml:space="preserve"> </w:t>
      </w:r>
      <w:r>
        <w:rPr>
          <w:rFonts w:ascii="Times" w:hAnsi="Times"/>
        </w:rPr>
        <w:fldChar w:fldCharType="begin"/>
      </w:r>
      <w:r w:rsidR="009A4E72">
        <w:rPr>
          <w:rFonts w:ascii="Times" w:hAnsi="Times"/>
        </w:rPr>
        <w:instrText xml:space="preserve"> ADDIN ZOTERO_ITEM CSL_CITATION {"citationID":"cHk8Kdf6","properties":{"formattedCitation":"(Pauly 1980; Brown {\\i{}et al.} 2004; Dell {\\i{}et al.} 2011; Englund {\\i{}et al.} 2011; Thorson {\\i{}et al.} 2017; Lindmark {\\i{}et al.} 2022)","plainCitation":"(Pauly 1980; Brown et al. 2004; Dell et al. 2011; Englund et al. 2011; Thorson et al. 2017; Lindmark et al. 2022)","noteIndex":0},"citationItems":[{"id":877,"uris":["http://zotero.org/users/6116610/items/77LBQAKL"],"itemData":{"id":877,"type":"article-journal","container-title":"ICES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citation-key":"paulyInterrelationshipsNaturalMortality1980"}},{"id":"qiQFbA1o/qNo8PSx9","uris":["http://zotero.org/users/6116610/items/U72KD5M3"],"itemData":{"id":"gvRv6zZm/xLSfOPCm","type":"article-journal","title":"Toward a metabolic theory of ecology","container-title":"Ecology","page":"1771–1789","volume":"85","issue":"7","author":[{"family":"Brown","given":"J H"},{"family":"Gillooly","given":"J F"},{"family":"Allen","given":"A P"},{"family":"Savage","given":"V M"},{"family":"West","given":"G B"}],"issued":{"date-parts":[["2004"]]}}},{"id":998,"uris":["http://zotero.org/users/6116610/items/BWZZIL6R"],"itemData":{"id":998,"type":"article-journal","container-title":"Proceedings of the National Academy of Sciences","DOI":"10.1073/pnas.1015178108","ISSN":"0027-8424, 1091-6490","issue":"26","journalAbbreviation":"Proceedings of the National Academy of Sciences","language":"en","page":"10591-10596","source":"DOI.org (Crossref)","title":"Systematic variation in the temperature dependence of physiological and ecological traits","volume":"108","author":[{"family":"Dell","given":"A. I."},{"family":"Pawar","given":"S."},{"family":"Savage","given":"V. M."}],"issued":{"date-parts":[["2011",6,28]]},"citation-key":"dellSystematicVariationTemperature2011"}},{"id":805,"uris":["http://zotero.org/users/6116610/items/VX2UYM3J"],"itemData":{"id":805,"type":"article-journal","abstract":"Ecology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L."},{"family":"Diehl","given":"Sebastian"}],"issued":{"date-parts":[["2011"]]},"citation-key":"englundTemperatureDependenceFunctional2011"}},{"id":952,"uris":["http://zotero.org/users/6116610/items/56NUQ2AJ"],"itemData":{"id":952,"type":"article-journal","abstract":"Scientists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M."},{"family":"Gao","given":"Jin"}],"issued":{"date-parts":[["2017"]]},"citation-key":"thorsonPredictingLifeHistory2017"}},{"id":3306,"uris":["http://zotero.org/users/6116610/items/BPUQHW32"],"itemData":{"id":3306,"type":"article-journal","abstract":"According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Pr>
          <w:rFonts w:ascii="Times" w:hAnsi="Times"/>
        </w:rPr>
        <w:fldChar w:fldCharType="separate"/>
      </w:r>
      <w:r w:rsidR="00587D54" w:rsidRPr="00587D54">
        <w:rPr>
          <w:rFonts w:ascii="Times" w:hAnsi="Times"/>
        </w:rPr>
        <w:t xml:space="preserve">(Pauly 1980; Brown </w:t>
      </w:r>
      <w:r w:rsidR="00587D54" w:rsidRPr="00587D54">
        <w:rPr>
          <w:rFonts w:ascii="Times" w:hAnsi="Times"/>
          <w:i/>
          <w:iCs/>
        </w:rPr>
        <w:t>et al.</w:t>
      </w:r>
      <w:r w:rsidR="00587D54" w:rsidRPr="00587D54">
        <w:rPr>
          <w:rFonts w:ascii="Times" w:hAnsi="Times"/>
        </w:rPr>
        <w:t xml:space="preserve"> 2004; Dell </w:t>
      </w:r>
      <w:r w:rsidR="00587D54" w:rsidRPr="00587D54">
        <w:rPr>
          <w:rFonts w:ascii="Times" w:hAnsi="Times"/>
          <w:i/>
          <w:iCs/>
        </w:rPr>
        <w:t>et al.</w:t>
      </w:r>
      <w:r w:rsidR="00587D54" w:rsidRPr="00587D54">
        <w:rPr>
          <w:rFonts w:ascii="Times" w:hAnsi="Times"/>
        </w:rPr>
        <w:t xml:space="preserve"> 2011; Englund </w:t>
      </w:r>
      <w:r w:rsidR="00587D54" w:rsidRPr="00587D54">
        <w:rPr>
          <w:rFonts w:ascii="Times" w:hAnsi="Times"/>
          <w:i/>
          <w:iCs/>
        </w:rPr>
        <w:t>et al.</w:t>
      </w:r>
      <w:r w:rsidR="00587D54" w:rsidRPr="00587D54">
        <w:rPr>
          <w:rFonts w:ascii="Times" w:hAnsi="Times"/>
        </w:rPr>
        <w:t xml:space="preserve"> 2011; Thorson </w:t>
      </w:r>
      <w:r w:rsidR="00587D54" w:rsidRPr="00587D54">
        <w:rPr>
          <w:rFonts w:ascii="Times" w:hAnsi="Times"/>
          <w:i/>
          <w:iCs/>
        </w:rPr>
        <w:t>et al.</w:t>
      </w:r>
      <w:r w:rsidR="00587D54" w:rsidRPr="00587D54">
        <w:rPr>
          <w:rFonts w:ascii="Times" w:hAnsi="Times"/>
        </w:rPr>
        <w:t xml:space="preserve"> 2017; Lindmark </w:t>
      </w:r>
      <w:r w:rsidR="00587D54" w:rsidRPr="00587D54">
        <w:rPr>
          <w:rFonts w:ascii="Times" w:hAnsi="Times"/>
          <w:i/>
          <w:iCs/>
        </w:rPr>
        <w:t>et al.</w:t>
      </w:r>
      <w:r w:rsidR="00587D54" w:rsidRPr="00587D54">
        <w:rPr>
          <w:rFonts w:ascii="Times" w:hAnsi="Times"/>
        </w:rPr>
        <w:t xml:space="preserve"> 2022)</w:t>
      </w:r>
      <w:r>
        <w:rPr>
          <w:rFonts w:ascii="Times" w:hAnsi="Times"/>
        </w:rPr>
        <w:fldChar w:fldCharType="end"/>
      </w:r>
      <w:r w:rsidRPr="00F95139">
        <w:rPr>
          <w:rFonts w:ascii="Times" w:hAnsi="Times"/>
        </w:rPr>
        <w:t>.</w:t>
      </w:r>
      <w:r w:rsidR="00E66256">
        <w:rPr>
          <w:rFonts w:ascii="Times" w:hAnsi="Times"/>
        </w:rPr>
        <w:t xml:space="preserve"> </w:t>
      </w:r>
    </w:p>
    <w:p w14:paraId="580F0370" w14:textId="4AB57F52" w:rsidR="00751F48" w:rsidRPr="00F95139" w:rsidRDefault="00751F48" w:rsidP="004E0AE6">
      <w:pPr>
        <w:spacing w:line="480" w:lineRule="auto"/>
        <w:ind w:firstLine="284"/>
        <w:jc w:val="both"/>
        <w:rPr>
          <w:rFonts w:ascii="Times" w:hAnsi="Times"/>
        </w:rPr>
      </w:pPr>
      <w:r w:rsidRPr="00F95139">
        <w:rPr>
          <w:rFonts w:ascii="Times" w:hAnsi="Times"/>
        </w:rPr>
        <w:lastRenderedPageBreak/>
        <w:t xml:space="preserve">Temperature also affects </w:t>
      </w:r>
      <w:r w:rsidR="006476B2">
        <w:rPr>
          <w:rFonts w:ascii="Times" w:hAnsi="Times"/>
        </w:rPr>
        <w:t xml:space="preserve">plankton and benthos organisms, represented in our model through </w:t>
      </w:r>
      <w:r w:rsidRPr="00F95139">
        <w:rPr>
          <w:rFonts w:ascii="Times" w:hAnsi="Times"/>
        </w:rPr>
        <w:t xml:space="preserve">background resources. </w:t>
      </w:r>
      <w:r w:rsidRPr="00722B31">
        <w:rPr>
          <w:rFonts w:ascii="Times" w:hAnsi="Times"/>
        </w:rPr>
        <w:t xml:space="preserve">In </w:t>
      </w:r>
      <w:r w:rsidR="00A33B72">
        <w:rPr>
          <w:rFonts w:ascii="Times" w:hAnsi="Times"/>
        </w:rPr>
        <w:t xml:space="preserve">most </w:t>
      </w:r>
      <w:r>
        <w:rPr>
          <w:rFonts w:ascii="Times" w:hAnsi="Times"/>
        </w:rPr>
        <w:t xml:space="preserve">size spectrum models to date, climate affects primary production (and in some cases zooplankton), and this is modelled by forcing the background spectra to observed abundance-at-size of plankton from either remotely sensed variables such as </w:t>
      </w:r>
      <w:r w:rsidRPr="004E2921">
        <w:rPr>
          <w:rFonts w:ascii="Times" w:hAnsi="Times"/>
        </w:rPr>
        <w:t>chlorophyll-a</w:t>
      </w:r>
      <w:r w:rsidR="004C5B82">
        <w:rPr>
          <w:rFonts w:ascii="Times" w:hAnsi="Times"/>
        </w:rPr>
        <w:t>,</w:t>
      </w:r>
      <w:r>
        <w:rPr>
          <w:rFonts w:ascii="Times" w:hAnsi="Times"/>
        </w:rPr>
        <w:t xml:space="preserve"> or from output</w:t>
      </w:r>
      <w:r w:rsidR="00FA0627">
        <w:rPr>
          <w:rFonts w:ascii="Times" w:hAnsi="Times"/>
        </w:rPr>
        <w:t xml:space="preserve"> (e.g., net primary production)</w:t>
      </w:r>
      <w:r>
        <w:rPr>
          <w:rFonts w:ascii="Times" w:hAnsi="Times"/>
        </w:rPr>
        <w:t xml:space="preserve"> from earth-system models </w:t>
      </w:r>
      <w:r>
        <w:rPr>
          <w:rFonts w:ascii="Times" w:hAnsi="Times"/>
        </w:rPr>
        <w:fldChar w:fldCharType="begin"/>
      </w:r>
      <w:r w:rsidR="004C5B82">
        <w:rPr>
          <w:rFonts w:ascii="Times" w:hAnsi="Times"/>
        </w:rPr>
        <w:instrText xml:space="preserve"> ADDIN ZOTERO_ITEM CSL_CITATION {"citationID":"XQw1q6nn","properties":{"formattedCitation":"(Blanchard {\\i{}et al.} 2012; Barange {\\i{}et al.} 2014; Jennings &amp; Collingridge 2015; Canales {\\i{}et al.} 2016; Galbraith {\\i{}et al.} 2017; Reum {\\i{}et al.} 2019; Woodworth-Jefcoats {\\i{}et al.} 2019)","plainCitation":"(Blanchard et al. 2012; Barange et al. 2014; Jennings &amp; Collingridge 2015; Canales et al. 2016; Galbraith et al. 2017; Reum et al. 2019; Woodworth-Jefcoats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K"},{"family":"Barange","given":"M"}],"issued":{"date-parts":[["2012"]]},"citation-key":"blanchardPotentialConsequencesClimate2012"}},{"id":907,"uris":["http://zotero.org/users/6116610/items/FKINFFKU"],"itemData":{"id":907,"type":"article-journal","container-title":"Nature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citation-key":"barangeImpactsClimateChange2014"}},{"id":2783,"uris":["http://zotero.org/users/6116610/items/BFTUUI4Y"],"itemData":{"id":2783,"type":"article-journal","abstract":"Existing estimates of fish and consumer biomass in the world’s oceans are disparate. This creates uncertainty about the roles of fish and other consumers in biogeochemical cycles and ecosystem processes, the extent of human and environmental impacts and fishery potential. We develop and use a size-based macroecological model to assess the effects of parameter uncertainty on predicted consumer biomass, production and distribution. Resulting uncertainty is large (e.g. median global biomass 4.9 billion tonnes for consumers weighing 1 g to 1000 kg; 50% uncertainty intervals of 2 to 10.4 billion tonnes; 90% uncertainty intervals of 0.3 to 26.1 billion tonnes) and driven primarily by uncertainty in trophic transfer efficiency and its relationship with predator-prey body mass ratios. Even the upper uncertainty intervals for global predictions of consumer biomass demonstrate the remarkable scarcity of marine consumers, with less than one part in 30 million by volume of the global oceans comprising tissue of macroscopic animals. Thus the apparently high densities of marine life seen in surface and coastal waters and frequently visited abundance hotspots will likely give many in society a false impression of the abundance of marine animals. Unexploited baseline biomass predictions from the simple macroecological model were used to calibrate a more complex size- and trait-based model to estimate fisheries yield and impacts. Yields are highly dependent on baseline biomass and fisheries selectivity. Predicted global sustainable fisheries yield increases ≈4 fold when smaller individuals (&lt; 20 cm from species of maximum mass &lt; 1kg) are targeted in all oceans, but the predicted yields would rarely be accessible in practice and this fishing strategy leads to the collapse of larger species if fishing mortality rates on different size classes cannot be decoupled. Our analyses show that models with minimal parameter demands that are based on a few established ecological principles can support equitable analysis and comparison of diverse ecosystems. The analyses provide insights into the effects of parameter uncertainty on global biomass and production estimates, which have yet to be achieved with complex models, and will therefore help to highlight priorities for future research and data collection. However, the focus on simple model structures and global processes means that non-phytoplankton primary production and several groups, structures and processes of ecological and conservation interest are not represented. Consequently, our simple models become increasingly less useful than more complex alternatives when addressing questions about food web structure and function, biodiversity, resilience and human impacts at smaller scales and for areas closer to coasts.","container-title":"PLOS ONE","DOI":"10.1371/journal.pone.0133794","ISSN":"1932-6203","issue":"7","journalAbbreviation":"PLOS ONE","language":"en","note":"publisher: Public Library of Science","page":"e0133794","source":"PLoS Journals","title":"Predicting Consumer Biomass, Size-Structure, Production, Catch Potential, Responses to Fishing and Associated Uncertainties in the World’s Marine Ecosystems","volume":"10","author":[{"family":"Jennings","given":"Simon"},{"family":"Collingridge","given":"Kate"}],"issued":{"date-parts":[["2015",7]]},"citation-key":"jenningsPredictingConsumerBiomass2015a"}},{"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L."}],"editor":[{"family":"Baum","given":"Julia"}],"issued":{"date-parts":[["2016",4]]},"citation-key":"canalesShiftsPlanktonSize2016"}},{"id":2786,"uris":["http://zotero.org/users/6116610/items/TE3ENV32"],"itemData":{"id":2786,"type":"article-journal","abstract":"The global wild marine fish harvest increased fourfold between 1950 and a peak value near the end of the 20th century, reflecting interactions between anthropogenic and ecological forces. Here, we examine these interactions in a bio-energetically constrained, spatially and temporally resolved model of global fisheries. We conduct historical hindcasts with the model, which suggest that technological progress can explain most of the 20th century increase of fish harvest. In contrast, projections extending this rate of technological progress into the future under open access suggest a long-term decrease in harvest due to over-fishing. Climate change is predicted to gradually decrease the global fish production capacity, though our model suggests that this is of secondary importance to social and economic factors. Our study represents a novel way to integrate human-ecological interactions within a single model framework for long-term simulations.","container-title":"Nature Communications","DOI":"10.1038/ncomms14884","ISSN":"2041-1723","issue":"1","journalAbbreviation":"Nat Commun","language":"en","note":"Bandiera_abtest: a\nCc_license_type: cc_by\nCg_type: Nature Research Journals\nnumber: 1\nPrimary_atype: Research\npublisher: Nature Publishing Group\nSubject_term: Climate-change impacts;Environmental economics;Marine biology;Socioeconomic scenarios\nSubject_term_id: climate-change-impacts;environmental-economics;marine-biology;socioeconomic-scenarios","page":"14884","source":"www.nature.com","title":"A coupled human-Earth model perspective on long-term trends in the global marine fishery","volume":"8","author":[{"family":"Galbraith","given":"E. D."},{"family":"Carozza","given":"D. A."},{"family":"Bianchi","given":"D."}],"issued":{"date-parts":[["2017",3,27]]},"citation-key":"galbraithCoupledHumanEarthModel2017"}},{"id":808,"uris":["http://zotero.org/users/6116610/items/HNV3TQNV"],"itemData":{"id":808,"type":"article-journal","container-title":"Oikos","DOI":"10.1111/oik.05630","ISSN":"0030-1299, 1600-0706","issue":"7","journalAbbreviation":"Oikos","language":"en","page":"1051-1064","source":"DOI.org (Crossref)","title":"Species</w:instrText>
      </w:r>
      <w:r w:rsidR="004C5B82">
        <w:rPr>
          <w:rFonts w:ascii="Cambria Math" w:hAnsi="Cambria Math" w:cs="Cambria Math"/>
        </w:rPr>
        <w:instrText>‐</w:instrText>
      </w:r>
      <w:r w:rsidR="004C5B82">
        <w:rPr>
          <w:rFonts w:ascii="Times" w:hAnsi="Times"/>
        </w:rPr>
        <w:instrText xml:space="preserve">specific ontogenetic diet shifts attenuate trophic cascades and lengthen food chains in exploited ecosystems","volume":"128","author":[{"family":"Reum","given":"Jonathan C. P."},{"family":"Blanchard","given":"Julia L."},{"family":"Holsman","given":"Kirstin K."},{"family":"Aydin","given":"Kerim"},{"family":"Punt","given":"André E."}],"issued":{"date-parts":[["2019",7]]},"citation-key":"reumSpeciesSpecificOntogenetic2019"}},{"id":838,"uris":["http://zotero.org/users/6116610/items/LUJI7EGU"],"itemData":{"id":838,"type":"article-journal","abstract":"Climate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Pr>
          <w:rFonts w:ascii="Times" w:hAnsi="Times"/>
        </w:rPr>
        <w:fldChar w:fldCharType="separate"/>
      </w:r>
      <w:r w:rsidR="004C5B82" w:rsidRPr="004C5B82">
        <w:rPr>
          <w:rFonts w:ascii="Times" w:hAnsi="Times"/>
        </w:rPr>
        <w:t xml:space="preserve">(Blanchard </w:t>
      </w:r>
      <w:r w:rsidR="004C5B82" w:rsidRPr="004C5B82">
        <w:rPr>
          <w:rFonts w:ascii="Times" w:hAnsi="Times"/>
          <w:i/>
          <w:iCs/>
        </w:rPr>
        <w:t>et al.</w:t>
      </w:r>
      <w:r w:rsidR="004C5B82" w:rsidRPr="004C5B82">
        <w:rPr>
          <w:rFonts w:ascii="Times" w:hAnsi="Times"/>
        </w:rPr>
        <w:t xml:space="preserve"> 2012; Barange </w:t>
      </w:r>
      <w:r w:rsidR="004C5B82" w:rsidRPr="004C5B82">
        <w:rPr>
          <w:rFonts w:ascii="Times" w:hAnsi="Times"/>
          <w:i/>
          <w:iCs/>
        </w:rPr>
        <w:t>et al.</w:t>
      </w:r>
      <w:r w:rsidR="004C5B82" w:rsidRPr="004C5B82">
        <w:rPr>
          <w:rFonts w:ascii="Times" w:hAnsi="Times"/>
        </w:rPr>
        <w:t xml:space="preserve"> 2014; Jennings &amp; Collingridge 2015; Canales </w:t>
      </w:r>
      <w:r w:rsidR="004C5B82" w:rsidRPr="004C5B82">
        <w:rPr>
          <w:rFonts w:ascii="Times" w:hAnsi="Times"/>
          <w:i/>
          <w:iCs/>
        </w:rPr>
        <w:t>et al.</w:t>
      </w:r>
      <w:r w:rsidR="004C5B82" w:rsidRPr="004C5B82">
        <w:rPr>
          <w:rFonts w:ascii="Times" w:hAnsi="Times"/>
        </w:rPr>
        <w:t xml:space="preserve"> 2016; Galbraith </w:t>
      </w:r>
      <w:r w:rsidR="004C5B82" w:rsidRPr="004C5B82">
        <w:rPr>
          <w:rFonts w:ascii="Times" w:hAnsi="Times"/>
          <w:i/>
          <w:iCs/>
        </w:rPr>
        <w:t>et al.</w:t>
      </w:r>
      <w:r w:rsidR="004C5B82" w:rsidRPr="004C5B82">
        <w:rPr>
          <w:rFonts w:ascii="Times" w:hAnsi="Times"/>
        </w:rPr>
        <w:t xml:space="preserve"> 2017; Reum </w:t>
      </w:r>
      <w:r w:rsidR="004C5B82" w:rsidRPr="004C5B82">
        <w:rPr>
          <w:rFonts w:ascii="Times" w:hAnsi="Times"/>
          <w:i/>
          <w:iCs/>
        </w:rPr>
        <w:t>et al.</w:t>
      </w:r>
      <w:r w:rsidR="004C5B82" w:rsidRPr="004C5B82">
        <w:rPr>
          <w:rFonts w:ascii="Times" w:hAnsi="Times"/>
        </w:rPr>
        <w:t xml:space="preserve"> 2019; Woodworth-Jefcoats </w:t>
      </w:r>
      <w:r w:rsidR="004C5B82" w:rsidRPr="004C5B82">
        <w:rPr>
          <w:rFonts w:ascii="Times" w:hAnsi="Times"/>
          <w:i/>
          <w:iCs/>
        </w:rPr>
        <w:t>et al.</w:t>
      </w:r>
      <w:r w:rsidR="004C5B82" w:rsidRPr="004C5B82">
        <w:rPr>
          <w:rFonts w:ascii="Times" w:hAnsi="Times"/>
        </w:rPr>
        <w:t xml:space="preserve"> 2019)</w:t>
      </w:r>
      <w:r>
        <w:rPr>
          <w:rFonts w:ascii="Times" w:hAnsi="Times"/>
        </w:rPr>
        <w:fldChar w:fldCharType="end"/>
      </w:r>
      <w:r>
        <w:rPr>
          <w:rFonts w:ascii="Times" w:hAnsi="Times"/>
        </w:rPr>
        <w:t>.</w:t>
      </w:r>
      <w:r w:rsidR="000F705D">
        <w:rPr>
          <w:rFonts w:ascii="Times" w:hAnsi="Times"/>
        </w:rPr>
        <w:t xml:space="preserve"> These differences have been highlighted as a key source of ecosystem model uncertainties observed in global applications of size-structured models</w:t>
      </w:r>
      <w:r w:rsidR="006373DC">
        <w:rPr>
          <w:rFonts w:ascii="Times" w:hAnsi="Times"/>
        </w:rPr>
        <w:t xml:space="preserve"> </w:t>
      </w:r>
      <w:r w:rsidR="00EB7851">
        <w:rPr>
          <w:rFonts w:ascii="Times" w:hAnsi="Times"/>
        </w:rPr>
        <w:fldChar w:fldCharType="begin"/>
      </w:r>
      <w:r w:rsidR="00587D54">
        <w:rPr>
          <w:rFonts w:ascii="Times" w:hAnsi="Times"/>
        </w:rPr>
        <w:instrText xml:space="preserve"> ADDIN ZOTERO_ITEM CSL_CITATION {"citationID":"ckGCcO1Y","properties":{"formattedCitation":"(Lotze {\\i{}et al.} 2019; Heneghan {\\i{}et al.} 2021)","plainCitation":"(Lotze et al. 2019; Heneghan et al. 2021)","noteIndex":0},"citationItems":[{"id":859,"uris":["http://zotero.org/users/6116610/items/5GZ4YBID"],"itemData":{"id":859,"type":"article-journal","container-title":"Proceedings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D."},{"family":"Worm","given":"Boris"}],"issued":{"date-parts":[["2019",6,25]]},"citation-key":"lotzeGlobalEnsembleProjections2019"}},{"id":2841,"uris":["http://zotero.org/users/6116610/items/5KSBVZ54"],"itemData":{"id":2841,"type":"article-journal","abstract":"Climate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P."}],"issued":{"date-parts":[["2021",11,1]]},"citation-key":"heneghanDisentanglingDiverseResponses2021"}}],"schema":"https://github.com/citation-style-language/schema/raw/master/csl-citation.json"} </w:instrText>
      </w:r>
      <w:r w:rsidR="00EB7851">
        <w:rPr>
          <w:rFonts w:ascii="Times" w:hAnsi="Times"/>
        </w:rPr>
        <w:fldChar w:fldCharType="separate"/>
      </w:r>
      <w:r w:rsidR="00EB7851" w:rsidRPr="00EB7851">
        <w:rPr>
          <w:rFonts w:ascii="Times" w:hAnsi="Times"/>
        </w:rPr>
        <w:t xml:space="preserve">(Lotze </w:t>
      </w:r>
      <w:r w:rsidR="00EB7851" w:rsidRPr="00EB7851">
        <w:rPr>
          <w:rFonts w:ascii="Times" w:hAnsi="Times"/>
          <w:i/>
          <w:iCs/>
        </w:rPr>
        <w:t>et al.</w:t>
      </w:r>
      <w:r w:rsidR="00EB7851" w:rsidRPr="00EB7851">
        <w:rPr>
          <w:rFonts w:ascii="Times" w:hAnsi="Times"/>
        </w:rPr>
        <w:t xml:space="preserve"> 2019; Heneghan </w:t>
      </w:r>
      <w:r w:rsidR="00EB7851" w:rsidRPr="00EB7851">
        <w:rPr>
          <w:rFonts w:ascii="Times" w:hAnsi="Times"/>
          <w:i/>
          <w:iCs/>
        </w:rPr>
        <w:t>et al.</w:t>
      </w:r>
      <w:r w:rsidR="00EB7851" w:rsidRPr="00EB7851">
        <w:rPr>
          <w:rFonts w:ascii="Times" w:hAnsi="Times"/>
        </w:rPr>
        <w:t xml:space="preserve"> 2021)</w:t>
      </w:r>
      <w:r w:rsidR="00EB7851">
        <w:rPr>
          <w:rFonts w:ascii="Times" w:hAnsi="Times"/>
        </w:rPr>
        <w:fldChar w:fldCharType="end"/>
      </w:r>
      <w:r w:rsidR="00026A4C">
        <w:rPr>
          <w:rFonts w:ascii="Times" w:hAnsi="Times"/>
        </w:rPr>
        <w:t>.</w:t>
      </w:r>
      <w:r w:rsidR="000A23D5">
        <w:rPr>
          <w:rFonts w:ascii="Times" w:hAnsi="Times"/>
        </w:rPr>
        <w:t xml:space="preserve"> </w:t>
      </w:r>
      <w:r w:rsidR="004757A9">
        <w:rPr>
          <w:rFonts w:ascii="Times" w:hAnsi="Times"/>
        </w:rPr>
        <w:t xml:space="preserve">In order to </w:t>
      </w:r>
      <w:r w:rsidR="008161E8">
        <w:rPr>
          <w:rFonts w:ascii="Times" w:hAnsi="Times"/>
        </w:rPr>
        <w:t xml:space="preserve">isolate the effects of temperature on resource </w:t>
      </w:r>
      <w:r w:rsidR="004757A9">
        <w:rPr>
          <w:rFonts w:ascii="Times" w:hAnsi="Times"/>
        </w:rPr>
        <w:t xml:space="preserve">and </w:t>
      </w:r>
      <w:r w:rsidR="000F705D">
        <w:rPr>
          <w:rFonts w:ascii="Times" w:hAnsi="Times"/>
        </w:rPr>
        <w:t>physiolog</w:t>
      </w:r>
      <w:r w:rsidR="00F570EB">
        <w:rPr>
          <w:rFonts w:ascii="Times" w:hAnsi="Times"/>
        </w:rPr>
        <w:t>ical</w:t>
      </w:r>
      <w:r>
        <w:rPr>
          <w:rFonts w:ascii="Times" w:hAnsi="Times"/>
        </w:rPr>
        <w:t xml:space="preserve"> </w:t>
      </w:r>
      <w:r w:rsidR="004757A9">
        <w:rPr>
          <w:rFonts w:ascii="Times" w:hAnsi="Times"/>
        </w:rPr>
        <w:t>processes</w:t>
      </w:r>
      <w:r w:rsidR="00E9067B">
        <w:rPr>
          <w:rFonts w:ascii="Times" w:hAnsi="Times"/>
        </w:rPr>
        <w:t xml:space="preserve">, </w:t>
      </w:r>
      <w:r w:rsidR="004757A9">
        <w:rPr>
          <w:rFonts w:ascii="Times" w:hAnsi="Times"/>
        </w:rPr>
        <w:t xml:space="preserve">we apply the </w:t>
      </w:r>
      <w:r>
        <w:rPr>
          <w:rFonts w:ascii="Times" w:hAnsi="Times"/>
        </w:rPr>
        <w:t xml:space="preserve">temperature </w:t>
      </w:r>
      <w:r w:rsidRPr="00F95139">
        <w:rPr>
          <w:rFonts w:ascii="Times" w:hAnsi="Times"/>
        </w:rPr>
        <w:t xml:space="preserve">scaling </w:t>
      </w:r>
      <w:r w:rsidR="004757A9">
        <w:rPr>
          <w:rFonts w:ascii="Times" w:hAnsi="Times"/>
        </w:rPr>
        <w:t>to</w:t>
      </w:r>
      <w:r w:rsidR="004757A9" w:rsidRPr="00A8619D">
        <w:rPr>
          <w:rFonts w:ascii="Times" w:hAnsi="Times"/>
        </w:rPr>
        <w:t xml:space="preserve"> </w:t>
      </w:r>
      <w:r>
        <w:rPr>
          <w:rFonts w:ascii="Times" w:hAnsi="Times"/>
        </w:rPr>
        <w:t>the</w:t>
      </w:r>
      <w:r w:rsidR="00A85800">
        <w:rPr>
          <w:rFonts w:ascii="Times" w:hAnsi="Times"/>
        </w:rPr>
        <w:t xml:space="preserve"> terms of the</w:t>
      </w:r>
      <w:r>
        <w:rPr>
          <w:rFonts w:ascii="Times" w:hAnsi="Times"/>
        </w:rPr>
        <w:t xml:space="preserve"> </w:t>
      </w:r>
      <w:r w:rsidR="004757A9">
        <w:rPr>
          <w:rFonts w:ascii="Times" w:hAnsi="Times"/>
        </w:rPr>
        <w:t>background resource</w:t>
      </w:r>
      <w:r w:rsidR="00903B70">
        <w:rPr>
          <w:rFonts w:ascii="Times" w:hAnsi="Times"/>
        </w:rPr>
        <w:t xml:space="preserve">’s </w:t>
      </w:r>
      <w:r w:rsidRPr="00F95139">
        <w:rPr>
          <w:rFonts w:ascii="Times" w:hAnsi="Times"/>
        </w:rPr>
        <w:t>semi-chemostat</w:t>
      </w:r>
      <w:r w:rsidRPr="00FC0D11">
        <w:rPr>
          <w:rFonts w:ascii="Times" w:hAnsi="Times"/>
        </w:rPr>
        <w:t xml:space="preserve"> </w:t>
      </w:r>
      <w:r w:rsidR="00903B70">
        <w:rPr>
          <w:rFonts w:ascii="Times" w:hAnsi="Times"/>
        </w:rPr>
        <w:t xml:space="preserve">growth </w:t>
      </w:r>
      <w:r w:rsidRPr="00FC0D11">
        <w:rPr>
          <w:rFonts w:ascii="Times" w:hAnsi="Times"/>
        </w:rPr>
        <w:t>equation</w:t>
      </w:r>
      <w:r w:rsidR="00FB4D7B">
        <w:rPr>
          <w:rFonts w:ascii="Times" w:hAnsi="Times"/>
        </w:rPr>
        <w:t xml:space="preserve"> (</w:t>
      </w:r>
      <w:r>
        <w:rPr>
          <w:rFonts w:ascii="Times" w:hAnsi="Times"/>
        </w:rPr>
        <w:t>Eq. 16</w:t>
      </w:r>
      <w:r w:rsidRPr="00A8619D">
        <w:rPr>
          <w:rFonts w:ascii="Times" w:hAnsi="Times"/>
        </w:rPr>
        <w:t>)</w:t>
      </w:r>
      <w:r w:rsidR="00372A69">
        <w:rPr>
          <w:rFonts w:ascii="Times" w:hAnsi="Times"/>
        </w:rPr>
        <w:t xml:space="preserve">, </w:t>
      </w:r>
      <w:r w:rsidR="00504859">
        <w:rPr>
          <w:rFonts w:ascii="Times" w:hAnsi="Times"/>
        </w:rPr>
        <w:t>i.e.,</w:t>
      </w:r>
      <w:r w:rsidR="00E34585">
        <w:rPr>
          <w:rFonts w:ascii="Times" w:hAnsi="Times"/>
        </w:rPr>
        <w:t xml:space="preserve"> their </w:t>
      </w:r>
      <w:r w:rsidR="00372A69" w:rsidRPr="00F95139">
        <w:rPr>
          <w:rFonts w:ascii="Times" w:hAnsi="Times"/>
        </w:rPr>
        <w:t>biomass regeneration rate and carrying capacity</w:t>
      </w:r>
      <w:r w:rsidR="004757A9">
        <w:rPr>
          <w:rFonts w:ascii="Times" w:hAnsi="Times"/>
        </w:rPr>
        <w:t xml:space="preserve">. We use the same </w:t>
      </w:r>
      <w:r w:rsidRPr="00F95139">
        <w:rPr>
          <w:rFonts w:ascii="Times" w:hAnsi="Times"/>
        </w:rPr>
        <w:t xml:space="preserve">Arrhenius correction factor with activation energy </w:t>
      </w:r>
      <m:oMath>
        <m:sSub>
          <m:sSubPr>
            <m:ctrlPr>
              <w:rPr>
                <w:rFonts w:ascii="Cambria Math" w:hAnsi="Cambria Math"/>
                <w:i/>
              </w:rPr>
            </m:ctrlPr>
          </m:sSubPr>
          <m:e>
            <m:r>
              <w:rPr>
                <w:rFonts w:ascii="Cambria Math" w:hAnsi="Cambria Math"/>
              </w:rPr>
              <m:t>A</m:t>
            </m:r>
          </m:e>
          <m:sub>
            <m:r>
              <w:rPr>
                <w:rFonts w:ascii="Cambria Math" w:hAnsi="Cambria Math"/>
              </w:rPr>
              <m:t>r</m:t>
            </m:r>
          </m:sub>
        </m:sSub>
      </m:oMath>
      <w:r w:rsidRPr="00F95139">
        <w:rPr>
          <w:rFonts w:ascii="Times" w:hAnsi="Times"/>
        </w:rPr>
        <w:t xml:space="preserve">, where </w:t>
      </w:r>
      <m:oMath>
        <m:r>
          <w:rPr>
            <w:rFonts w:ascii="Cambria Math" w:hAnsi="Cambria Math"/>
          </w:rPr>
          <m:t>r</m:t>
        </m:r>
      </m:oMath>
      <w:r w:rsidRPr="00F95139">
        <w:rPr>
          <w:rFonts w:ascii="Times" w:hAnsi="Times"/>
        </w:rPr>
        <w:t xml:space="preserve"> refers to background resource parameter. </w:t>
      </w:r>
      <w:r w:rsidR="007F6109">
        <w:rPr>
          <w:rFonts w:ascii="Times" w:hAnsi="Times"/>
        </w:rPr>
        <w:t>W</w:t>
      </w:r>
      <w:r w:rsidR="00AF2547">
        <w:rPr>
          <w:rFonts w:ascii="Times" w:hAnsi="Times"/>
        </w:rPr>
        <w:t>e assume that</w:t>
      </w:r>
      <w:r w:rsidR="003812D2">
        <w:rPr>
          <w:rFonts w:ascii="Times" w:hAnsi="Times"/>
        </w:rPr>
        <w:t xml:space="preserve"> </w:t>
      </w:r>
      <w:r w:rsidR="004757A9">
        <w:rPr>
          <w:rFonts w:ascii="Times" w:hAnsi="Times"/>
        </w:rPr>
        <w:t xml:space="preserve">as temperature goes up, </w:t>
      </w:r>
      <w:r w:rsidR="00962606">
        <w:rPr>
          <w:rFonts w:ascii="Times" w:hAnsi="Times"/>
        </w:rPr>
        <w:t>t</w:t>
      </w:r>
      <w:r w:rsidRPr="00433162">
        <w:rPr>
          <w:rFonts w:ascii="Times" w:hAnsi="Times"/>
        </w:rPr>
        <w:t>he carrying capacity (</w:t>
      </w:r>
      <m:oMath>
        <m:r>
          <w:rPr>
            <w:rFonts w:ascii="Cambria Math" w:hAnsi="Cambria Math"/>
          </w:rPr>
          <m:t>κ</m:t>
        </m:r>
        <m:sSup>
          <m:sSupPr>
            <m:ctrlPr>
              <w:rPr>
                <w:rFonts w:ascii="Cambria Math" w:hAnsi="Cambria Math"/>
                <w:i/>
              </w:rPr>
            </m:ctrlPr>
          </m:sSupPr>
          <m:e>
            <m:r>
              <w:rPr>
                <w:rFonts w:ascii="Cambria Math" w:hAnsi="Cambria Math"/>
              </w:rPr>
              <m:t>w</m:t>
            </m:r>
          </m:e>
          <m:sup>
            <m:r>
              <w:rPr>
                <w:rFonts w:ascii="Cambria Math" w:hAnsi="Cambria Math"/>
              </w:rPr>
              <m:t>λ</m:t>
            </m:r>
          </m:sup>
        </m:sSup>
      </m:oMath>
      <w:r w:rsidRPr="00433162">
        <w:rPr>
          <w:rFonts w:ascii="Times" w:hAnsi="Times"/>
        </w:rPr>
        <w:t xml:space="preserve">) declines at the same rate as population regeneration </w:t>
      </w:r>
      <w:r w:rsidR="002402C3">
        <w:rPr>
          <w:rFonts w:ascii="Times" w:hAnsi="Times"/>
        </w:rPr>
        <w:t>(</w:t>
      </w:r>
      <m:oMath>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002402C3" w:rsidRPr="00433162">
        <w:rPr>
          <w:rFonts w:ascii="Times" w:hAnsi="Times"/>
        </w:rPr>
        <w:t>)</w:t>
      </w:r>
      <w:r w:rsidR="002402C3">
        <w:rPr>
          <w:rFonts w:ascii="Times" w:hAnsi="Times"/>
        </w:rPr>
        <w:t xml:space="preserve"> </w:t>
      </w:r>
      <w:r w:rsidRPr="00433162">
        <w:rPr>
          <w:rFonts w:ascii="Times" w:hAnsi="Times"/>
        </w:rPr>
        <w:t xml:space="preserve">rate increases </w:t>
      </w:r>
      <w:r w:rsidRPr="00AF32CB">
        <w:rPr>
          <w:rFonts w:ascii="Times" w:hAnsi="Times"/>
        </w:rPr>
        <w:fldChar w:fldCharType="begin"/>
      </w:r>
      <w:r w:rsidR="009A4E72">
        <w:rPr>
          <w:rFonts w:ascii="Times" w:hAnsi="Times"/>
        </w:rPr>
        <w:instrText xml:space="preserve"> ADDIN ZOTERO_ITEM CSL_CITATION {"citationID":"Bw10xA31","properties":{"formattedCitation":"(Savage {\\i{}et al.} 2004; Gilbert {\\i{}et al.} 2014)","plainCitation":"(Savage et al. 2004; Gilbert et al. 2014)","noteIndex":0},"citationItems":[{"id":"qiQFbA1o/rGVTIFW8","uris":["http://zotero.org/users/6116610/items/5EKRHGLR"],"itemData":{"id":"CKQJ1ax4/jRfK4Prd","type":"article-journal","container-title":"The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L"}],"issued":{"date-parts":[["2004"]]}}},{"id":433,"uris":["http://zotero.org/users/6116610/items/RLHZ2SYU"],"itemData":{"id":433,"type":"article-journal","abstract":"Changing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I"}],"issued":{"date-parts":[["2014"]]},"citation-key":"gilbertBioenergeticFrameworkTemperature2014"}}],"schema":"https://github.com/citation-style-language/schema/raw/master/csl-citation.json"} </w:instrText>
      </w:r>
      <w:r w:rsidRPr="00AF32CB">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Gilbert </w:t>
      </w:r>
      <w:r w:rsidR="009B681B" w:rsidRPr="009B681B">
        <w:rPr>
          <w:rFonts w:ascii="Times" w:hAnsi="Times"/>
          <w:i/>
          <w:iCs/>
        </w:rPr>
        <w:t>et al.</w:t>
      </w:r>
      <w:r w:rsidR="009B681B" w:rsidRPr="009B681B">
        <w:rPr>
          <w:rFonts w:ascii="Times" w:hAnsi="Times"/>
        </w:rPr>
        <w:t xml:space="preserve"> 2014)</w:t>
      </w:r>
      <w:r w:rsidRPr="00AF32CB">
        <w:rPr>
          <w:rFonts w:ascii="Times" w:hAnsi="Times"/>
        </w:rPr>
        <w:fldChar w:fldCharType="end"/>
      </w:r>
      <w:r w:rsidRPr="00AF32CB">
        <w:rPr>
          <w:rFonts w:ascii="Times" w:hAnsi="Times"/>
        </w:rPr>
        <w:t xml:space="preserve">, i.e. </w:t>
      </w:r>
      <m:oMath>
        <m:r>
          <w:rPr>
            <w:rFonts w:ascii="Cambria Math" w:hAnsi="Cambria Math"/>
          </w:rPr>
          <m:t>κ</m:t>
        </m:r>
      </m:oMath>
      <w:r w:rsidRPr="00AF32CB">
        <w:rPr>
          <w:rFonts w:ascii="Times" w:hAnsi="Times"/>
        </w:rPr>
        <w:t xml:space="preserve"> scales with temperature in proportion to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oMath>
      <w:r w:rsidR="002017CA">
        <w:rPr>
          <w:rFonts w:ascii="Times" w:hAnsi="Times"/>
        </w:rPr>
        <w:t xml:space="preserve">. </w:t>
      </w:r>
      <w:r w:rsidR="00A97CB7">
        <w:rPr>
          <w:rFonts w:ascii="Times" w:hAnsi="Times"/>
        </w:rPr>
        <w:t>This is b</w:t>
      </w:r>
      <w:r w:rsidR="003D099E">
        <w:rPr>
          <w:rFonts w:ascii="Times" w:hAnsi="Times"/>
        </w:rPr>
        <w:t>ased on the metabolic theory of ecology (MTE),</w:t>
      </w:r>
      <w:r w:rsidR="00BA2891">
        <w:rPr>
          <w:rFonts w:ascii="Times" w:hAnsi="Times"/>
        </w:rPr>
        <w:t xml:space="preserve"> </w:t>
      </w:r>
      <w:r w:rsidR="0003527D">
        <w:rPr>
          <w:rFonts w:ascii="Times" w:hAnsi="Times"/>
        </w:rPr>
        <w:t xml:space="preserve">which predicts that </w:t>
      </w:r>
      <w:r w:rsidR="001C4896">
        <w:rPr>
          <w:rFonts w:ascii="Times" w:hAnsi="Times"/>
        </w:rPr>
        <w:t xml:space="preserve">if nutrient levels are constant, </w:t>
      </w:r>
      <w:r w:rsidR="006579EC">
        <w:rPr>
          <w:rFonts w:ascii="Times" w:hAnsi="Times"/>
        </w:rPr>
        <w:t xml:space="preserve">higher respiration rates </w:t>
      </w:r>
      <w:r w:rsidR="007558F8">
        <w:rPr>
          <w:rFonts w:ascii="Times" w:hAnsi="Times"/>
        </w:rPr>
        <w:t>lead to lower biomasses at carrying capacity</w:t>
      </w:r>
      <w:r w:rsidR="00877304">
        <w:rPr>
          <w:rFonts w:ascii="Times" w:hAnsi="Times"/>
        </w:rPr>
        <w:t xml:space="preserve"> </w:t>
      </w:r>
      <w:r w:rsidR="00877304">
        <w:rPr>
          <w:rFonts w:ascii="Times" w:hAnsi="Times"/>
        </w:rPr>
        <w:fldChar w:fldCharType="begin"/>
      </w:r>
      <w:r w:rsidR="009A4E72">
        <w:rPr>
          <w:rFonts w:ascii="Times" w:hAnsi="Times"/>
        </w:rPr>
        <w:instrText xml:space="preserve"> ADDIN ZOTERO_ITEM CSL_CITATION {"citationID":"pLQMLYaG","properties":{"formattedCitation":"(Savage {\\i{}et al.} 2004; Bernhardt {\\i{}et al.} 2018)","plainCitation":"(Savage et al. 2004; Bernhardt et al. 2018)","noteIndex":0},"citationItems":[{"id":"qiQFbA1o/rGVTIFW8","uris":["http://zotero.org/users/6116610/items/5EKRHGLR"],"itemData":{"id":"cW6oxZzX/ESlVhACp","type":"article-journal","container-title":"The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L"}],"issued":{"date-parts":[["2004"]]}}},{"id":14,"uris":["http://zotero.org/users/6116610/items/X5SB6ILE"],"itemData":{"id":14,"type":"article-journal","abstract":"The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I."}],"issued":{"date-parts":[["2018",10,22]]},"citation-key":"bernhardtMetabolicTheoryTemperatureSize2018"}}],"schema":"https://github.com/citation-style-language/schema/raw/master/csl-citation.json"} </w:instrText>
      </w:r>
      <w:r w:rsidR="00877304">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Bernhardt </w:t>
      </w:r>
      <w:r w:rsidR="009B681B" w:rsidRPr="009B681B">
        <w:rPr>
          <w:rFonts w:ascii="Times" w:hAnsi="Times"/>
          <w:i/>
          <w:iCs/>
        </w:rPr>
        <w:t>et al.</w:t>
      </w:r>
      <w:r w:rsidR="009B681B" w:rsidRPr="009B681B">
        <w:rPr>
          <w:rFonts w:ascii="Times" w:hAnsi="Times"/>
        </w:rPr>
        <w:t xml:space="preserve"> 2018)</w:t>
      </w:r>
      <w:r w:rsidR="00877304">
        <w:rPr>
          <w:rFonts w:ascii="Times" w:hAnsi="Times"/>
        </w:rPr>
        <w:fldChar w:fldCharType="end"/>
      </w:r>
      <w:r w:rsidR="007558F8">
        <w:rPr>
          <w:rFonts w:ascii="Times" w:hAnsi="Times"/>
        </w:rPr>
        <w:t xml:space="preserve">. </w:t>
      </w:r>
      <w:r w:rsidR="00FB4DF1">
        <w:rPr>
          <w:rFonts w:ascii="Times" w:hAnsi="Times"/>
        </w:rPr>
        <w:t>To simplify the analyses, o</w:t>
      </w:r>
      <w:r w:rsidR="00487F58">
        <w:rPr>
          <w:rFonts w:ascii="Times" w:hAnsi="Times"/>
        </w:rPr>
        <w:t xml:space="preserve">ur implementation of temperature </w:t>
      </w:r>
      <w:r w:rsidR="00D50D05">
        <w:rPr>
          <w:rFonts w:ascii="Times" w:hAnsi="Times"/>
        </w:rPr>
        <w:t xml:space="preserve">effects </w:t>
      </w:r>
      <w:r w:rsidR="00487F58">
        <w:rPr>
          <w:rFonts w:ascii="Times" w:hAnsi="Times"/>
        </w:rPr>
        <w:t>on the background spectrum assumes that its size structure is not affected by the temperature (the slope of the spectrum does not change)</w:t>
      </w:r>
      <w:r w:rsidR="002E6C22">
        <w:rPr>
          <w:rFonts w:ascii="Times" w:hAnsi="Times"/>
        </w:rPr>
        <w:t>—</w:t>
      </w:r>
      <w:r w:rsidR="002C37E7">
        <w:rPr>
          <w:rFonts w:ascii="Times" w:hAnsi="Times"/>
        </w:rPr>
        <w:t xml:space="preserve">only </w:t>
      </w:r>
      <w:r w:rsidR="004C3EFC">
        <w:rPr>
          <w:rFonts w:ascii="Times" w:hAnsi="Times"/>
        </w:rPr>
        <w:t>the overall level of background resources</w:t>
      </w:r>
      <w:r w:rsidR="00487F58">
        <w:rPr>
          <w:rFonts w:ascii="Times" w:hAnsi="Times"/>
        </w:rPr>
        <w:t xml:space="preserve">. </w:t>
      </w:r>
      <w:r w:rsidR="009275F5">
        <w:rPr>
          <w:rFonts w:ascii="Times" w:hAnsi="Times"/>
        </w:rPr>
        <w:t xml:space="preserve">As an example, </w:t>
      </w:r>
      <w:r w:rsidR="00793EF2">
        <w:rPr>
          <w:rFonts w:ascii="Times" w:hAnsi="Times"/>
        </w:rPr>
        <w:t>using the average activation energy for resource carrying capacity (see next paragraph)</w:t>
      </w:r>
      <w:r w:rsidR="00F9736F">
        <w:rPr>
          <w:rFonts w:ascii="Times" w:hAnsi="Times"/>
        </w:rPr>
        <w:t xml:space="preserve">, </w:t>
      </w:r>
      <w:r w:rsidR="00DA13BE">
        <w:rPr>
          <w:rFonts w:ascii="Times" w:hAnsi="Times"/>
        </w:rPr>
        <w:t xml:space="preserve">the elevation of our background resource </w:t>
      </w:r>
      <w:r w:rsidR="00692342">
        <w:rPr>
          <w:rFonts w:ascii="Times" w:hAnsi="Times"/>
        </w:rPr>
        <w:t xml:space="preserve">spectra </w:t>
      </w:r>
      <w:r w:rsidR="005A24C4">
        <w:rPr>
          <w:rFonts w:ascii="Times" w:hAnsi="Times"/>
        </w:rPr>
        <w:t xml:space="preserve">(abundance </w:t>
      </w:r>
      <w:r w:rsidR="003C682C">
        <w:rPr>
          <w:rFonts w:ascii="Times" w:hAnsi="Times"/>
        </w:rPr>
        <w:t>at the geometric mean weight</w:t>
      </w:r>
      <w:r w:rsidR="008E0A41">
        <w:rPr>
          <w:rFonts w:ascii="Times" w:hAnsi="Times"/>
        </w:rPr>
        <w:t>)</w:t>
      </w:r>
      <w:r w:rsidR="00C73CBD">
        <w:rPr>
          <w:rFonts w:ascii="Times" w:hAnsi="Times"/>
        </w:rPr>
        <w:t xml:space="preserve">, declines with </w:t>
      </w:r>
      <w:r w:rsidR="00F603BE">
        <w:rPr>
          <w:rFonts w:ascii="Times" w:hAnsi="Times"/>
        </w:rPr>
        <w:t>8.7%</w:t>
      </w:r>
      <w:r w:rsidR="00F25FF3">
        <w:rPr>
          <w:rFonts w:ascii="Times" w:hAnsi="Times"/>
        </w:rPr>
        <w:t xml:space="preserve"> with a </w:t>
      </w:r>
      <w:r w:rsidR="005E6F96">
        <w:rPr>
          <w:rFonts w:ascii="Times" w:hAnsi="Times"/>
        </w:rPr>
        <w:t>1</w:t>
      </w:r>
      <m:oMath>
        <m:r>
          <w:rPr>
            <w:rFonts w:ascii="Cambria Math" w:hAnsi="Cambria Math"/>
          </w:rPr>
          <m:t>℃</m:t>
        </m:r>
      </m:oMath>
      <w:r w:rsidR="005E6F96">
        <w:rPr>
          <w:rFonts w:ascii="Times" w:eastAsiaTheme="minorEastAsia" w:hAnsi="Times"/>
        </w:rPr>
        <w:t xml:space="preserve"> </w:t>
      </w:r>
      <w:r w:rsidR="00F25FF3">
        <w:rPr>
          <w:rFonts w:ascii="Times" w:hAnsi="Times"/>
        </w:rPr>
        <w:t>increase in temperatu</w:t>
      </w:r>
      <w:r w:rsidR="006C4F71">
        <w:rPr>
          <w:rFonts w:ascii="Times" w:hAnsi="Times"/>
        </w:rPr>
        <w:t>re</w:t>
      </w:r>
      <w:r w:rsidR="00D92305">
        <w:rPr>
          <w:rFonts w:ascii="Times" w:hAnsi="Times"/>
        </w:rPr>
        <w:t xml:space="preserve">, which is line with </w:t>
      </w:r>
      <w:r w:rsidR="008E0A41">
        <w:rPr>
          <w:rFonts w:ascii="Times" w:hAnsi="Times"/>
        </w:rPr>
        <w:t xml:space="preserve">a </w:t>
      </w:r>
      <w:r w:rsidR="00AD18A5">
        <w:rPr>
          <w:rFonts w:ascii="Times" w:hAnsi="Times"/>
        </w:rPr>
        <w:t xml:space="preserve">previous </w:t>
      </w:r>
      <w:r w:rsidR="008E0A41">
        <w:rPr>
          <w:rFonts w:ascii="Times" w:hAnsi="Times"/>
        </w:rPr>
        <w:t xml:space="preserve">study </w:t>
      </w:r>
      <w:r w:rsidR="008E0A41">
        <w:rPr>
          <w:rFonts w:ascii="Times" w:hAnsi="Times"/>
        </w:rPr>
        <w:fldChar w:fldCharType="begin"/>
      </w:r>
      <w:r w:rsidR="008E0A41">
        <w:rPr>
          <w:rFonts w:ascii="Times" w:hAnsi="Times"/>
        </w:rPr>
        <w:instrText xml:space="preserve"> ADDIN ZOTERO_ITEM CSL_CITATION {"citationID":"M7yBhctS","properties":{"formattedCitation":"(Heneghan {\\i{}et al.} 2019)","plainCitation":"(Heneghan et al. 2019)","noteIndex":0},"citationItems":[{"id":2863,"uris":["http://zotero.org/users/6116610/items/UFEI5VMV"],"itemData":{"id":2863,"type":"article-journal","abstract":"Climate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D."}],"issued":{"date-parts":[["2019",5,3]]},"citation-key":"heneghanClimateChangeImpacts2019"}}],"schema":"https://github.com/citation-style-language/schema/raw/master/csl-citation.json"} </w:instrText>
      </w:r>
      <w:r w:rsidR="008E0A41">
        <w:rPr>
          <w:rFonts w:ascii="Times" w:hAnsi="Times"/>
        </w:rPr>
        <w:fldChar w:fldCharType="separate"/>
      </w:r>
      <w:r w:rsidR="008E0A41" w:rsidRPr="00C4439E">
        <w:rPr>
          <w:rFonts w:ascii="Times" w:hAnsi="Times"/>
        </w:rPr>
        <w:t xml:space="preserve">(Heneghan </w:t>
      </w:r>
      <w:r w:rsidR="008E0A41" w:rsidRPr="00C4439E">
        <w:rPr>
          <w:rFonts w:ascii="Times" w:hAnsi="Times"/>
          <w:i/>
          <w:iCs/>
        </w:rPr>
        <w:t>et al.</w:t>
      </w:r>
      <w:r w:rsidR="008E0A41" w:rsidRPr="00C4439E">
        <w:rPr>
          <w:rFonts w:ascii="Times" w:hAnsi="Times"/>
        </w:rPr>
        <w:t xml:space="preserve"> 2019)</w:t>
      </w:r>
      <w:r w:rsidR="008E0A41">
        <w:rPr>
          <w:rFonts w:ascii="Times" w:hAnsi="Times"/>
        </w:rPr>
        <w:fldChar w:fldCharType="end"/>
      </w:r>
      <w:r w:rsidR="008F4841">
        <w:rPr>
          <w:rFonts w:ascii="Times" w:hAnsi="Times"/>
        </w:rPr>
        <w:t>.</w:t>
      </w:r>
    </w:p>
    <w:p w14:paraId="5303CC08" w14:textId="1ED32F33" w:rsidR="00751F48" w:rsidRDefault="002E6C22" w:rsidP="004E0AE6">
      <w:pPr>
        <w:spacing w:line="480" w:lineRule="auto"/>
        <w:ind w:firstLine="284"/>
        <w:jc w:val="both"/>
        <w:rPr>
          <w:rFonts w:ascii="Times" w:hAnsi="Times"/>
        </w:rPr>
      </w:pPr>
      <w:r w:rsidRPr="00CD69D4">
        <w:rPr>
          <w:color w:val="000000"/>
        </w:rPr>
        <w:lastRenderedPageBreak/>
        <w:t>Activation energies are estimated with uncertainty a</w:t>
      </w:r>
      <w:proofErr w:type="spellStart"/>
      <w:r w:rsidRPr="00AC10C0">
        <w:rPr>
          <w:color w:val="000000"/>
          <w:lang w:val="en-US"/>
        </w:rPr>
        <w:t>nd</w:t>
      </w:r>
      <w:proofErr w:type="spellEnd"/>
      <w:r w:rsidRPr="00CD69D4">
        <w:rPr>
          <w:color w:val="000000"/>
        </w:rPr>
        <w:t xml:space="preserve"> they vary substantially between processes, species, and taxonomic groups</w:t>
      </w:r>
      <w:r w:rsidRPr="00AC10C0">
        <w:rPr>
          <w:color w:val="000000"/>
          <w:lang w:val="en-US"/>
        </w:rPr>
        <w:t>.</w:t>
      </w:r>
      <w:r>
        <w:rPr>
          <w:rFonts w:ascii="Times" w:hAnsi="Times"/>
        </w:rPr>
        <w:t xml:space="preserve"> </w:t>
      </w:r>
      <w:r w:rsidR="00F84781" w:rsidRPr="00671737">
        <w:rPr>
          <w:rFonts w:ascii="Times" w:hAnsi="Times"/>
          <w:lang w:val="en-US"/>
        </w:rPr>
        <w:t>To account for this uncertainty, h</w:t>
      </w:r>
      <w:r>
        <w:rPr>
          <w:rFonts w:ascii="Times" w:hAnsi="Times"/>
        </w:rPr>
        <w:t xml:space="preserve">ere </w:t>
      </w:r>
      <w:r w:rsidR="00751F48">
        <w:rPr>
          <w:rFonts w:ascii="Times" w:hAnsi="Times"/>
        </w:rPr>
        <w:t xml:space="preserve">we parameterized </w:t>
      </w:r>
      <w:r w:rsidR="00BE30CC">
        <w:rPr>
          <w:rFonts w:ascii="Times" w:hAnsi="Times"/>
        </w:rPr>
        <w:t xml:space="preserve">200 </w:t>
      </w:r>
      <w:r w:rsidR="00D87C10">
        <w:rPr>
          <w:rFonts w:ascii="Times" w:hAnsi="Times"/>
        </w:rPr>
        <w:t>projection</w:t>
      </w:r>
      <w:r w:rsidR="00CC7942">
        <w:rPr>
          <w:rFonts w:ascii="Times" w:hAnsi="Times"/>
        </w:rPr>
        <w:t>s</w:t>
      </w:r>
      <w:r w:rsidR="00311905">
        <w:rPr>
          <w:rFonts w:ascii="Times" w:hAnsi="Times"/>
        </w:rPr>
        <w:t xml:space="preserve"> </w:t>
      </w:r>
      <w:r w:rsidR="00022401">
        <w:rPr>
          <w:rFonts w:ascii="Times" w:hAnsi="Times"/>
        </w:rPr>
        <w:t xml:space="preserve">of the food web model </w:t>
      </w:r>
      <w:r w:rsidR="00EF2BE8">
        <w:rPr>
          <w:rFonts w:ascii="Times" w:hAnsi="Times"/>
        </w:rPr>
        <w:t xml:space="preserve">using </w:t>
      </w:r>
      <w:r w:rsidR="00751F48">
        <w:rPr>
          <w:rFonts w:ascii="Times" w:hAnsi="Times"/>
        </w:rPr>
        <w:t>random</w:t>
      </w:r>
      <w:r w:rsidR="00C84E01">
        <w:rPr>
          <w:rFonts w:ascii="Times" w:hAnsi="Times"/>
        </w:rPr>
        <w:t>ly</w:t>
      </w:r>
      <w:r w:rsidR="00751F48">
        <w:rPr>
          <w:rFonts w:ascii="Times" w:hAnsi="Times"/>
        </w:rPr>
        <w:t xml:space="preserve"> sampl</w:t>
      </w:r>
      <w:r w:rsidR="00C84E01">
        <w:rPr>
          <w:rFonts w:ascii="Times" w:hAnsi="Times"/>
        </w:rPr>
        <w:t>ed</w:t>
      </w:r>
      <w:r w:rsidR="00751F48">
        <w:rPr>
          <w:rFonts w:ascii="Times" w:hAnsi="Times"/>
        </w:rPr>
        <w:t xml:space="preserve"> activation energies</w:t>
      </w:r>
      <w:r w:rsidR="00BE050D">
        <w:rPr>
          <w:rFonts w:ascii="Times" w:hAnsi="Times"/>
        </w:rPr>
        <w:t xml:space="preserve"> from </w:t>
      </w:r>
      <w:r w:rsidR="000B0EF7">
        <w:rPr>
          <w:rFonts w:ascii="Times" w:hAnsi="Times"/>
        </w:rPr>
        <w:t xml:space="preserve">normal </w:t>
      </w:r>
      <w:r w:rsidR="0079189D">
        <w:rPr>
          <w:rFonts w:ascii="Times" w:hAnsi="Times"/>
        </w:rPr>
        <w:t xml:space="preserve">distributions </w:t>
      </w:r>
      <w:r w:rsidR="00054A70">
        <w:rPr>
          <w:rFonts w:ascii="Times" w:hAnsi="Times"/>
        </w:rPr>
        <w:t xml:space="preserve">with </w:t>
      </w:r>
      <w:r w:rsidR="00987AD4">
        <w:rPr>
          <w:rFonts w:ascii="Times" w:hAnsi="Times"/>
        </w:rPr>
        <w:t xml:space="preserve">rate-specific </w:t>
      </w:r>
      <w:r w:rsidR="00054A70">
        <w:rPr>
          <w:rFonts w:ascii="Times" w:hAnsi="Times"/>
        </w:rPr>
        <w:t>mean</w:t>
      </w:r>
      <w:r w:rsidR="00887E7E">
        <w:rPr>
          <w:rFonts w:ascii="Times" w:hAnsi="Times"/>
        </w:rPr>
        <w:t xml:space="preserve">s </w:t>
      </w:r>
      <w:r w:rsidR="009958E8">
        <w:rPr>
          <w:rFonts w:ascii="Times" w:hAnsi="Times"/>
        </w:rPr>
        <w:t xml:space="preserve">and standard </w:t>
      </w:r>
      <w:r w:rsidR="004B7011">
        <w:rPr>
          <w:rFonts w:ascii="Times" w:hAnsi="Times"/>
        </w:rPr>
        <w:t>deviations</w:t>
      </w:r>
      <w:r w:rsidR="004A7C12">
        <w:rPr>
          <w:rFonts w:ascii="Times" w:hAnsi="Times"/>
        </w:rPr>
        <w:t xml:space="preserve">. </w:t>
      </w:r>
      <w:r w:rsidR="007D405A">
        <w:rPr>
          <w:rFonts w:ascii="Times" w:hAnsi="Times"/>
        </w:rPr>
        <w:t xml:space="preserve">For metabolism and maximum consumption, we </w:t>
      </w:r>
      <w:r w:rsidR="008B0F07">
        <w:rPr>
          <w:rFonts w:ascii="Times" w:hAnsi="Times"/>
        </w:rPr>
        <w:t xml:space="preserve">acquired means and standard deviations </w:t>
      </w:r>
      <w:r w:rsidR="00182EC7" w:rsidRPr="00671737">
        <w:rPr>
          <w:rFonts w:ascii="Times" w:hAnsi="Times"/>
          <w:lang w:val="en-US"/>
        </w:rPr>
        <w:t xml:space="preserve">of </w:t>
      </w:r>
      <w:r w:rsidR="008B0F07">
        <w:rPr>
          <w:rFonts w:ascii="Times" w:hAnsi="Times"/>
        </w:rPr>
        <w:t xml:space="preserve">posterior distributions </w:t>
      </w:r>
      <w:r w:rsidR="00182EC7" w:rsidRPr="00671737">
        <w:rPr>
          <w:rFonts w:ascii="Times" w:hAnsi="Times"/>
          <w:lang w:val="en-US"/>
        </w:rPr>
        <w:t xml:space="preserve">provided in </w:t>
      </w:r>
      <w:r w:rsidR="00587D54">
        <w:rPr>
          <w:rFonts w:ascii="Times" w:hAnsi="Times"/>
        </w:rPr>
        <w:fldChar w:fldCharType="begin"/>
      </w:r>
      <w:r w:rsidR="00EA1D87">
        <w:rPr>
          <w:rFonts w:ascii="Times" w:hAnsi="Times"/>
        </w:rPr>
        <w:instrText xml:space="preserve"> ADDIN ZOTERO_ITEM CSL_CITATION {"citationID":"BGhjfh8i","properties":{"formattedCitation":"(Lindmark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00587D54">
        <w:rPr>
          <w:rFonts w:ascii="Times" w:hAnsi="Times"/>
        </w:rPr>
        <w:fldChar w:fldCharType="separate"/>
      </w:r>
      <w:r w:rsidR="00EA1D87" w:rsidRPr="00EA1D87">
        <w:rPr>
          <w:rFonts w:ascii="Times" w:hAnsi="Times"/>
        </w:rPr>
        <w:t xml:space="preserve">(Lindmark </w:t>
      </w:r>
      <w:r w:rsidR="00EA1D87" w:rsidRPr="00EA1D87">
        <w:rPr>
          <w:rFonts w:ascii="Times" w:hAnsi="Times"/>
          <w:i/>
          <w:iCs/>
        </w:rPr>
        <w:t>et al.</w:t>
      </w:r>
      <w:r w:rsidR="00EA1D87" w:rsidRPr="00EA1D87">
        <w:rPr>
          <w:rFonts w:ascii="Times" w:hAnsi="Times"/>
        </w:rPr>
        <w:t xml:space="preserve"> 2022)</w:t>
      </w:r>
      <w:r w:rsidR="00587D54">
        <w:rPr>
          <w:rFonts w:ascii="Times" w:hAnsi="Times"/>
        </w:rPr>
        <w:fldChar w:fldCharType="end"/>
      </w:r>
      <w:r w:rsidR="00046448" w:rsidRPr="00671737">
        <w:rPr>
          <w:rFonts w:ascii="Times" w:hAnsi="Times"/>
          <w:lang w:val="en-US"/>
        </w:rPr>
        <w:t xml:space="preserve">. </w:t>
      </w:r>
      <w:r w:rsidR="00A672A6">
        <w:rPr>
          <w:rFonts w:ascii="Times" w:hAnsi="Times"/>
        </w:rPr>
        <w:t xml:space="preserve">For search volume we assumed that it scales identically to </w:t>
      </w:r>
      <w:r w:rsidR="00A672A6" w:rsidRPr="00587D54">
        <w:rPr>
          <w:rFonts w:ascii="Times" w:hAnsi="Times"/>
        </w:rPr>
        <w:t xml:space="preserve">maximum </w:t>
      </w:r>
      <w:r w:rsidR="00A672A6">
        <w:rPr>
          <w:rFonts w:ascii="Times" w:hAnsi="Times"/>
        </w:rPr>
        <w:t xml:space="preserve">consumption, because both rates are related to feeding processes. For background </w:t>
      </w:r>
      <w:r w:rsidR="00A672A6" w:rsidRPr="00587D54">
        <w:rPr>
          <w:rFonts w:ascii="Times" w:hAnsi="Times"/>
        </w:rPr>
        <w:t xml:space="preserve">mortality </w:t>
      </w:r>
      <w:r w:rsidR="00A672A6">
        <w:rPr>
          <w:rFonts w:ascii="Times" w:hAnsi="Times"/>
        </w:rPr>
        <w:t xml:space="preserve">we assumed identical scaling to </w:t>
      </w:r>
      <w:r w:rsidR="00A672A6" w:rsidRPr="00587D54">
        <w:rPr>
          <w:rFonts w:ascii="Times" w:hAnsi="Times"/>
        </w:rPr>
        <w:t xml:space="preserve"> metabolism</w:t>
      </w:r>
      <w:r w:rsidR="00FD1F4A">
        <w:rPr>
          <w:rFonts w:ascii="Times" w:hAnsi="Times"/>
        </w:rPr>
        <w:t>, as longevity is linked to life span and metabolic rate</w:t>
      </w:r>
      <w:r w:rsidR="000F6D3A">
        <w:rPr>
          <w:rFonts w:ascii="Times" w:hAnsi="Times"/>
        </w:rPr>
        <w:t xml:space="preserve"> </w:t>
      </w:r>
      <w:r w:rsidR="00EA1D87">
        <w:rPr>
          <w:rFonts w:ascii="Times" w:hAnsi="Times"/>
        </w:rPr>
        <w:fldChar w:fldCharType="begin"/>
      </w:r>
      <w:r w:rsidR="009A4E72">
        <w:rPr>
          <w:rFonts w:ascii="Times" w:hAnsi="Times"/>
        </w:rPr>
        <w:instrText xml:space="preserve"> ADDIN ZOTERO_ITEM CSL_CITATION {"citationID":"2qurkfNs","properties":{"formattedCitation":"(Brown {\\i{}et al.} 2004; McCoy &amp; Gillooly 2008; Munch &amp; Salinas 2009)","plainCitation":"(Brown et al. 2004; McCoy &amp; Gillooly 2008; Munch &amp; Salinas 2009)","noteIndex":0},"citationItems":[{"id":"qiQFbA1o/qNo8PSx9","uris":["http://zotero.org/users/6116610/items/U72KD5M3"],"itemData":{"id":"i6cNFCVm/RdbmSWRD","type":"article-journal","title":"Toward a metabolic theory of ecology","container-title":"Ecology","page":"1771–1789","volume":"85","issue":"7","author":[{"family":"Brown","given":"J H"},{"family":"Gillooly","given":"J F"},{"family":"Allen","given":"A P"},{"family":"Savage","given":"V M"},{"family":"West","given":"G B"}],"issued":{"date-parts":[["2004"]]}}},{"id":3570,"uris":["http://zotero.org/users/6116610/items/QEZNYDMF"],"itemData":{"id":3570,"type":"article-journal","abstract":"Understanding the factors that control the mortality rates of species in their natural environments is important for understanding the structure and dynamics of populations, communities and ecosystems. Here, we test a model of natural mortality that yields explicit, quantitative predictions based on the constraints of body size and temperature on individual metabolism. Extensive field data from plants, invertebrates, fish, birds and mammals indicate that much of the heterogeneity in rates of natural mortality can be predicted, despite the many extrinsic sources of mortality in natural systems. These results suggest that common ‘rule(s)’ govern mortality rates in ecological communities for organisms as diverse as plants and animals.","container-title":"Ecology Letters","DOI":"10.1111/j.1461-0248.2008.01190.x","ISSN":"1461-0248","issue":"7","language":"en","note":"_eprint: https://onlinelibrary.wiley.com/doi/pdf/10.1111/j.1461-0248.2008.01190.x","page":"710-716","source":"Wiley Online Library","title":"Predicting natural mortality rates of plants and animals","volume":"11","author":[{"family":"McCoy","given":"Michael W."},{"family":"Gillooly","given":"James F."}],"issued":{"date-parts":[["2008"]]},"citation-key":"mccoyPredictingNaturalMortality2008"}},{"id":3568,"uris":["http://zotero.org/users/6116610/items/GZ46KEFH"],"itemData":{"id":3568,"type":"article-journal","container-title":"Proceedings of the National Academy of Sciences","DOI":"10.1073/pnas.0900300106","issue":"33","note":"publisher: Proceedings of the National Academy of Sciences","page":"13860-13864","source":"pnas.org (Atypon)","title":"Latitudinal variation in lifespan within species is explained by the metabolic theory of ecology","volume":"106","author":[{"family":"Munch","given":"Stephan B."},{"family":"Salinas","given":"Santiago"}],"issued":{"date-parts":[["2009",8,18]]},"citation-key":"munchLatitudinalVariationLifespan2009"}}],"schema":"https://github.com/citation-style-language/schema/raw/master/csl-citation.json"} </w:instrText>
      </w:r>
      <w:r w:rsidR="00EA1D87">
        <w:rPr>
          <w:rFonts w:ascii="Times" w:hAnsi="Times"/>
        </w:rPr>
        <w:fldChar w:fldCharType="separate"/>
      </w:r>
      <w:r w:rsidR="009A1267" w:rsidRPr="009A1267">
        <w:rPr>
          <w:rFonts w:ascii="Times" w:hAnsi="Times"/>
        </w:rPr>
        <w:t xml:space="preserve">(Brown </w:t>
      </w:r>
      <w:r w:rsidR="009A1267" w:rsidRPr="009A1267">
        <w:rPr>
          <w:rFonts w:ascii="Times" w:hAnsi="Times"/>
          <w:i/>
          <w:iCs/>
        </w:rPr>
        <w:t>et al.</w:t>
      </w:r>
      <w:r w:rsidR="009A1267" w:rsidRPr="009A1267">
        <w:rPr>
          <w:rFonts w:ascii="Times" w:hAnsi="Times"/>
        </w:rPr>
        <w:t xml:space="preserve"> 2004; McCoy &amp; Gillooly 2008; Munch &amp; Salinas 2009)</w:t>
      </w:r>
      <w:r w:rsidR="00EA1D87">
        <w:rPr>
          <w:rFonts w:ascii="Times" w:hAnsi="Times"/>
        </w:rPr>
        <w:fldChar w:fldCharType="end"/>
      </w:r>
      <w:r w:rsidR="002325D1" w:rsidRPr="00587D54">
        <w:rPr>
          <w:rFonts w:ascii="Times" w:hAnsi="Times"/>
        </w:rPr>
        <w:t xml:space="preserve">. </w:t>
      </w:r>
      <w:r w:rsidR="00587D54">
        <w:rPr>
          <w:rFonts w:ascii="Times" w:hAnsi="Times"/>
        </w:rPr>
        <w:t xml:space="preserve">For background resource activation energies, we use the </w:t>
      </w:r>
      <w:r w:rsidR="00E67423">
        <w:rPr>
          <w:rFonts w:ascii="Times" w:hAnsi="Times"/>
        </w:rPr>
        <w:t xml:space="preserve">point estimate </w:t>
      </w:r>
      <w:r w:rsidR="00227326">
        <w:rPr>
          <w:rFonts w:ascii="Times" w:hAnsi="Times"/>
        </w:rPr>
        <w:t xml:space="preserve">of the activation energy (slope from </w:t>
      </w:r>
      <w:r w:rsidR="00227326" w:rsidRPr="006D1F7E">
        <w:rPr>
          <w:rFonts w:ascii="Times" w:hAnsi="Times"/>
        </w:rPr>
        <w:t>a</w:t>
      </w:r>
      <w:r w:rsidR="00227326" w:rsidRPr="00F95139">
        <w:rPr>
          <w:rFonts w:ascii="Times" w:hAnsi="Times"/>
        </w:rPr>
        <w:t xml:space="preserve"> linear regression of natural log of growth rate as a function of Arrhenius temperature (</w:t>
      </w:r>
      <m:oMath>
        <m:r>
          <w:rPr>
            <w:rFonts w:ascii="Cambria Math" w:hAnsi="Cambria Math"/>
          </w:rPr>
          <m:t>1/kT</m:t>
        </m:r>
      </m:oMath>
      <w:r w:rsidR="00227326">
        <w:rPr>
          <w:rFonts w:ascii="Times" w:eastAsiaTheme="minorEastAsia" w:hAnsi="Times"/>
        </w:rPr>
        <w:t xml:space="preserve"> [</w:t>
      </w:r>
      <m:oMath>
        <m:sSup>
          <m:sSupPr>
            <m:ctrlPr>
              <w:rPr>
                <w:rFonts w:ascii="Cambria Math" w:hAnsi="Cambria Math"/>
                <w:iCs/>
              </w:rPr>
            </m:ctrlPr>
          </m:sSupPr>
          <m:e>
            <m:r>
              <m:rPr>
                <m:sty m:val="p"/>
              </m:rPr>
              <w:rPr>
                <w:rFonts w:ascii="Cambria Math" w:hAnsi="Cambria Math"/>
              </w:rPr>
              <m:t>eV</m:t>
            </m:r>
          </m:e>
          <m:sup>
            <m:r>
              <m:rPr>
                <m:sty m:val="p"/>
              </m:rPr>
              <w:rPr>
                <w:rFonts w:ascii="Cambria Math" w:hAnsi="Cambria Math"/>
              </w:rPr>
              <m:t>-1</m:t>
            </m:r>
          </m:sup>
        </m:sSup>
      </m:oMath>
      <w:r w:rsidR="00227326">
        <w:rPr>
          <w:rFonts w:ascii="Times" w:eastAsiaTheme="minorEastAsia" w:hAnsi="Times"/>
          <w:iCs/>
        </w:rPr>
        <w:t>])</w:t>
      </w:r>
      <w:r w:rsidR="00227326">
        <w:rPr>
          <w:rFonts w:ascii="Times" w:hAnsi="Times"/>
        </w:rPr>
        <w:t xml:space="preserve">) </w:t>
      </w:r>
      <w:r w:rsidR="00E36FF8" w:rsidRPr="00F95139">
        <w:rPr>
          <w:rFonts w:ascii="Times" w:hAnsi="Times"/>
        </w:rPr>
        <w:t xml:space="preserve">from experimental data in </w:t>
      </w:r>
      <w:r w:rsidR="007D3E28" w:rsidRPr="00AF32CB">
        <w:rPr>
          <w:rFonts w:ascii="Times" w:hAnsi="Times"/>
        </w:rPr>
        <w:t xml:space="preserve">Savage </w:t>
      </w:r>
      <w:r w:rsidR="007D3E28" w:rsidRPr="00AF32CB">
        <w:rPr>
          <w:rFonts w:ascii="Times" w:hAnsi="Times"/>
          <w:i/>
          <w:iCs/>
        </w:rPr>
        <w:t>et al.</w:t>
      </w:r>
      <w:r w:rsidR="006A4441" w:rsidRPr="00667182">
        <w:rPr>
          <w:rFonts w:ascii="Times" w:hAnsi="Times"/>
        </w:rPr>
        <w:t xml:space="preserve"> (2004)</w:t>
      </w:r>
      <w:r w:rsidR="00266ADD">
        <w:rPr>
          <w:rFonts w:ascii="Times" w:hAnsi="Times"/>
        </w:rPr>
        <w:t xml:space="preserve"> as the mean</w:t>
      </w:r>
      <w:r w:rsidR="00227326">
        <w:rPr>
          <w:rFonts w:ascii="Times" w:hAnsi="Times"/>
        </w:rPr>
        <w:t xml:space="preserve">. These data consisted of </w:t>
      </w:r>
      <w:r w:rsidR="00E36FF8" w:rsidRPr="00F95139">
        <w:rPr>
          <w:rFonts w:ascii="Times" w:hAnsi="Times"/>
        </w:rPr>
        <w:t>protists, algae</w:t>
      </w:r>
      <w:r w:rsidR="00E36FF8">
        <w:rPr>
          <w:rFonts w:ascii="Times" w:hAnsi="Times"/>
        </w:rPr>
        <w:t xml:space="preserve"> and</w:t>
      </w:r>
      <w:r w:rsidR="00E36FF8" w:rsidRPr="004C6233">
        <w:rPr>
          <w:rFonts w:ascii="Times" w:hAnsi="Times"/>
        </w:rPr>
        <w:t xml:space="preserve"> </w:t>
      </w:r>
      <w:r w:rsidR="00E36FF8" w:rsidRPr="00F95139">
        <w:rPr>
          <w:rFonts w:ascii="Times" w:hAnsi="Times"/>
        </w:rPr>
        <w:t>zooplankton</w:t>
      </w:r>
      <w:r w:rsidR="00227326">
        <w:rPr>
          <w:rFonts w:ascii="Times" w:hAnsi="Times"/>
        </w:rPr>
        <w:t xml:space="preserve">, and were </w:t>
      </w:r>
      <w:r w:rsidR="00D40ED6">
        <w:rPr>
          <w:rFonts w:ascii="Times" w:hAnsi="Times"/>
        </w:rPr>
        <w:t xml:space="preserve">extracted using the software WebPlotDigitizer v. 4.1 </w:t>
      </w:r>
      <w:r w:rsidR="00D40ED6">
        <w:rPr>
          <w:rFonts w:ascii="Times" w:hAnsi="Times"/>
        </w:rPr>
        <w:fldChar w:fldCharType="begin"/>
      </w:r>
      <w:r w:rsidR="00587D54">
        <w:rPr>
          <w:rFonts w:ascii="Times" w:hAnsi="Times"/>
        </w:rPr>
        <w:instrText xml:space="preserve"> ADDIN ZOTERO_ITEM CSL_CITATION {"citationID":"hjE6ixTj","properties":{"formattedCitation":"(Rohatgi 2012)","plainCitation":"(Rohatgi 2012)","noteIndex":0},"citationItems":[{"id":5,"uris":["http://zotero.org/users/6116610/items/MP7EUGU3"],"itemData":{"id":5,"type":"book","title":"WebPlotDigitalizer: HTML5 based online tool to extract numerical data from plot images. Version 4.1. [WWW document] URL https://automeris.io/WebPlotDigitizer (accessed on January 2019).","author":[{"family":"Rohatgi","given":"Ankit"}],"issued":{"date-parts":[["2012"]]},"citation-key":"rohatgiWebPlotDigitalizerHTML5Based2012"}}],"schema":"https://github.com/citation-style-language/schema/raw/master/csl-citation.json"} </w:instrText>
      </w:r>
      <w:r w:rsidR="00D40ED6">
        <w:rPr>
          <w:rFonts w:ascii="Times" w:hAnsi="Times"/>
        </w:rPr>
        <w:fldChar w:fldCharType="separate"/>
      </w:r>
      <w:r w:rsidR="00D40ED6">
        <w:rPr>
          <w:rFonts w:ascii="Times" w:hAnsi="Times"/>
          <w:noProof/>
        </w:rPr>
        <w:t>(Rohatgi 2012)</w:t>
      </w:r>
      <w:r w:rsidR="00D40ED6">
        <w:rPr>
          <w:rFonts w:ascii="Times" w:hAnsi="Times"/>
        </w:rPr>
        <w:fldChar w:fldCharType="end"/>
      </w:r>
      <w:r w:rsidR="00D40ED6">
        <w:rPr>
          <w:rFonts w:ascii="Times" w:hAnsi="Times"/>
        </w:rPr>
        <w:t>.</w:t>
      </w:r>
      <w:r w:rsidR="00751F48" w:rsidRPr="00F95139">
        <w:rPr>
          <w:rFonts w:ascii="Times" w:hAnsi="Times"/>
        </w:rPr>
        <w:t xml:space="preserve"> </w:t>
      </w:r>
      <w:r w:rsidR="00227326">
        <w:rPr>
          <w:rFonts w:ascii="Times" w:hAnsi="Times"/>
        </w:rPr>
        <w:t xml:space="preserve">The </w:t>
      </w:r>
      <w:r w:rsidR="00C23760">
        <w:rPr>
          <w:rFonts w:ascii="Times" w:hAnsi="Times"/>
        </w:rPr>
        <w:t xml:space="preserve">standard </w:t>
      </w:r>
      <w:r w:rsidR="001E00C1">
        <w:rPr>
          <w:rFonts w:ascii="Times" w:hAnsi="Times"/>
        </w:rPr>
        <w:t>deviation</w:t>
      </w:r>
      <w:r w:rsidR="00C23760">
        <w:rPr>
          <w:rFonts w:ascii="Times" w:hAnsi="Times"/>
        </w:rPr>
        <w:t xml:space="preserve"> </w:t>
      </w:r>
      <w:r w:rsidR="00227326">
        <w:rPr>
          <w:rFonts w:ascii="Times" w:hAnsi="Times"/>
        </w:rPr>
        <w:t xml:space="preserve">was approximated </w:t>
      </w:r>
      <w:r w:rsidR="001E00C1">
        <w:rPr>
          <w:rFonts w:ascii="Times" w:hAnsi="Times"/>
        </w:rPr>
        <w:t xml:space="preserve">by finding the </w:t>
      </w:r>
      <w:r w:rsidR="002102D2">
        <w:rPr>
          <w:rFonts w:ascii="Times" w:hAnsi="Times"/>
        </w:rPr>
        <w:t xml:space="preserve">value that </w:t>
      </w:r>
      <w:r w:rsidR="00D86FB2">
        <w:rPr>
          <w:rFonts w:ascii="Times" w:hAnsi="Times"/>
        </w:rPr>
        <w:t xml:space="preserve">resulted </w:t>
      </w:r>
      <w:r w:rsidR="00487F58">
        <w:rPr>
          <w:rFonts w:ascii="Times" w:hAnsi="Times"/>
        </w:rPr>
        <w:t xml:space="preserve">in </w:t>
      </w:r>
      <w:r w:rsidR="00FD268D">
        <w:rPr>
          <w:rFonts w:ascii="Times" w:hAnsi="Times"/>
        </w:rPr>
        <w:t>95% of the normal distribution being within the confidence interval of the linear regression</w:t>
      </w:r>
      <w:r w:rsidR="00F70257">
        <w:rPr>
          <w:rFonts w:ascii="Times" w:hAnsi="Times"/>
        </w:rPr>
        <w:t xml:space="preserve">. </w:t>
      </w:r>
      <w:r w:rsidR="00751F48">
        <w:rPr>
          <w:rFonts w:ascii="Times" w:hAnsi="Times"/>
        </w:rPr>
        <w:t>For each of the 200 parameter combinations, each of the six rate activation energy parameters was sampled independently from their respective distribution and t</w:t>
      </w:r>
      <w:r w:rsidR="00751F48" w:rsidRPr="00F95139">
        <w:rPr>
          <w:rFonts w:ascii="Times" w:hAnsi="Times"/>
        </w:rPr>
        <w:t xml:space="preserve">he model </w:t>
      </w:r>
      <w:r w:rsidR="00751F48">
        <w:rPr>
          <w:rFonts w:ascii="Times" w:hAnsi="Times"/>
        </w:rPr>
        <w:t>was</w:t>
      </w:r>
      <w:r w:rsidR="00751F48" w:rsidRPr="00F95139">
        <w:rPr>
          <w:rFonts w:ascii="Times" w:hAnsi="Times"/>
        </w:rPr>
        <w:t xml:space="preserve"> projected to 2050</w:t>
      </w:r>
      <w:r w:rsidR="00751F48" w:rsidRPr="00DF5592">
        <w:rPr>
          <w:rFonts w:ascii="Times" w:hAnsi="Times"/>
        </w:rPr>
        <w:t xml:space="preserve">. </w:t>
      </w:r>
      <w:r w:rsidR="00751F48" w:rsidRPr="00F95139">
        <w:rPr>
          <w:rFonts w:ascii="Times" w:hAnsi="Times"/>
        </w:rPr>
        <w:t>We then quantif</w:t>
      </w:r>
      <w:r w:rsidR="00751F48">
        <w:rPr>
          <w:rFonts w:ascii="Times" w:hAnsi="Times"/>
        </w:rPr>
        <w:t>ied</w:t>
      </w:r>
      <w:r w:rsidR="00751F48" w:rsidRPr="00F95139">
        <w:rPr>
          <w:rFonts w:ascii="Times" w:hAnsi="Times"/>
        </w:rPr>
        <w:t xml:space="preserve"> the overall mean response and the ranges of predictions </w:t>
      </w:r>
      <w:r w:rsidR="00751F48">
        <w:rPr>
          <w:rFonts w:ascii="Times" w:hAnsi="Times"/>
        </w:rPr>
        <w:t xml:space="preserve">resulting </w:t>
      </w:r>
      <w:r w:rsidR="00751F48" w:rsidRPr="00F95139">
        <w:rPr>
          <w:rFonts w:ascii="Times" w:hAnsi="Times"/>
        </w:rPr>
        <w:t xml:space="preserve">from </w:t>
      </w:r>
      <w:r w:rsidR="00FC0EB0">
        <w:rPr>
          <w:rFonts w:ascii="Times" w:hAnsi="Times"/>
        </w:rPr>
        <w:t xml:space="preserve">200 </w:t>
      </w:r>
      <w:r w:rsidR="00751F48" w:rsidRPr="00F95139">
        <w:rPr>
          <w:rFonts w:ascii="Times" w:hAnsi="Times"/>
        </w:rPr>
        <w:t>random</w:t>
      </w:r>
      <w:r w:rsidR="00D113C5">
        <w:rPr>
          <w:rFonts w:ascii="Times" w:hAnsi="Times"/>
        </w:rPr>
        <w:t>ly parameterised simulations</w:t>
      </w:r>
      <w:r w:rsidR="00751F48">
        <w:rPr>
          <w:rFonts w:ascii="Times" w:hAnsi="Times"/>
        </w:rPr>
        <w:t xml:space="preserve"> and visualized it for the analysis of growth</w:t>
      </w:r>
      <w:r w:rsidR="00514F63">
        <w:rPr>
          <w:rFonts w:ascii="Times" w:hAnsi="Times"/>
        </w:rPr>
        <w:t xml:space="preserve"> (size-at-age)</w:t>
      </w:r>
      <w:r w:rsidR="00751F48">
        <w:rPr>
          <w:rFonts w:ascii="Times" w:hAnsi="Times"/>
        </w:rPr>
        <w:t xml:space="preserve"> and mean size</w:t>
      </w:r>
      <w:r w:rsidR="00751F48" w:rsidRPr="00F95139">
        <w:rPr>
          <w:rFonts w:ascii="Times" w:hAnsi="Times"/>
        </w:rPr>
        <w:t xml:space="preserve">. </w:t>
      </w:r>
    </w:p>
    <w:p w14:paraId="53B741C5" w14:textId="74516BE8" w:rsidR="00751F48" w:rsidRDefault="00751F48" w:rsidP="004E0AE6">
      <w:pPr>
        <w:spacing w:line="480" w:lineRule="auto"/>
        <w:ind w:firstLine="284"/>
        <w:jc w:val="both"/>
        <w:rPr>
          <w:rFonts w:ascii="Times" w:hAnsi="Times"/>
        </w:rPr>
      </w:pPr>
      <w:r w:rsidRPr="00571FB5">
        <w:rPr>
          <w:rFonts w:ascii="Times" w:hAnsi="Times"/>
        </w:rPr>
        <w:t>We acknowledge that these scenarios are very simplified</w:t>
      </w:r>
      <w:r>
        <w:rPr>
          <w:rFonts w:ascii="Times" w:hAnsi="Times"/>
        </w:rPr>
        <w:t xml:space="preserve"> for evaluating changes in resource productivity versus physiology with warming, and </w:t>
      </w:r>
      <w:r w:rsidR="005F20E4">
        <w:rPr>
          <w:rFonts w:ascii="Times" w:hAnsi="Times"/>
        </w:rPr>
        <w:t xml:space="preserve">that they </w:t>
      </w:r>
      <w:r>
        <w:rPr>
          <w:rFonts w:ascii="Times" w:hAnsi="Times"/>
        </w:rPr>
        <w:t>do not necessarily reflect the predicted conditions in the Baltic Sea, nor all the potential pathways by which climate changes affects the environmental conditions in the Baltic Sea. However, the simplicity allows us to contrast effects of warming on basal food resources v</w:t>
      </w:r>
      <w:r w:rsidR="005F20E4">
        <w:rPr>
          <w:rFonts w:ascii="Times" w:hAnsi="Times"/>
        </w:rPr>
        <w:t>er</w:t>
      </w:r>
      <w:r>
        <w:rPr>
          <w:rFonts w:ascii="Times" w:hAnsi="Times"/>
        </w:rPr>
        <w:t>s</w:t>
      </w:r>
      <w:r w:rsidR="005F20E4">
        <w:rPr>
          <w:rFonts w:ascii="Times" w:hAnsi="Times"/>
        </w:rPr>
        <w:t>us</w:t>
      </w:r>
      <w:r>
        <w:rPr>
          <w:rFonts w:ascii="Times" w:hAnsi="Times"/>
        </w:rPr>
        <w:t xml:space="preserve"> individual physiology</w:t>
      </w:r>
      <w:r w:rsidR="004C3EFC">
        <w:rPr>
          <w:rFonts w:ascii="Times" w:hAnsi="Times"/>
        </w:rPr>
        <w:t xml:space="preserve"> of fish</w:t>
      </w:r>
      <w:r>
        <w:rPr>
          <w:rFonts w:ascii="Times" w:hAnsi="Times"/>
        </w:rPr>
        <w:t xml:space="preserve">. </w:t>
      </w:r>
    </w:p>
    <w:p w14:paraId="208B620B" w14:textId="77777777" w:rsidR="009F4004" w:rsidRDefault="009F4004" w:rsidP="004E0AE6">
      <w:pPr>
        <w:spacing w:line="480" w:lineRule="auto"/>
        <w:ind w:firstLine="284"/>
        <w:jc w:val="both"/>
        <w:rPr>
          <w:rFonts w:ascii="Times" w:hAnsi="Times"/>
        </w:rPr>
      </w:pPr>
    </w:p>
    <w:p w14:paraId="46973DF7" w14:textId="2C774CE7" w:rsidR="00023200" w:rsidRPr="00AC66AD" w:rsidRDefault="00023200" w:rsidP="004E0AE6">
      <w:pPr>
        <w:spacing w:line="480" w:lineRule="auto"/>
        <w:contextualSpacing/>
        <w:jc w:val="both"/>
        <w:rPr>
          <w:b/>
          <w:bCs/>
          <w:i/>
        </w:rPr>
      </w:pPr>
      <w:r w:rsidRPr="00AC66AD">
        <w:rPr>
          <w:b/>
          <w:bCs/>
          <w:i/>
        </w:rPr>
        <w:t>Model calibration</w:t>
      </w:r>
    </w:p>
    <w:p w14:paraId="33310BAA" w14:textId="5BCFC300" w:rsidR="00023200" w:rsidRPr="00EE1FA6" w:rsidRDefault="003026F5" w:rsidP="004E0AE6">
      <w:pPr>
        <w:spacing w:line="480" w:lineRule="auto"/>
        <w:contextualSpacing/>
        <w:jc w:val="both"/>
        <w:rPr>
          <w:rFonts w:ascii="Times" w:hAnsi="Times"/>
          <w:lang w:val="sv-SE"/>
        </w:rPr>
      </w:pPr>
      <w:r>
        <w:rPr>
          <w:rFonts w:ascii="Times" w:hAnsi="Times"/>
        </w:rPr>
        <w:t>Here we present a summary of the calibration approach—</w:t>
      </w:r>
      <w:r>
        <w:rPr>
          <w:rFonts w:ascii="Times" w:hAnsi="Times" w:cstheme="minorHAnsi"/>
        </w:rPr>
        <w:t>a more</w:t>
      </w:r>
      <w:r w:rsidR="00A302CE" w:rsidRPr="00F95139">
        <w:rPr>
          <w:rFonts w:ascii="Times" w:hAnsi="Times" w:cstheme="minorHAnsi"/>
        </w:rPr>
        <w:t xml:space="preserve"> detailed description of the step-by-step calibration protocol </w:t>
      </w:r>
      <w:r w:rsidR="00A302CE" w:rsidRPr="00F95139">
        <w:rPr>
          <w:rFonts w:ascii="Times" w:hAnsi="Times"/>
        </w:rPr>
        <w:t>can be found in</w:t>
      </w:r>
      <w:r>
        <w:rPr>
          <w:rFonts w:ascii="Times" w:hAnsi="Times"/>
        </w:rPr>
        <w:t xml:space="preserve"> </w:t>
      </w:r>
      <w:r w:rsidRPr="00671737">
        <w:rPr>
          <w:rFonts w:ascii="Times" w:hAnsi="Times"/>
          <w:i/>
          <w:iCs/>
        </w:rPr>
        <w:t>Model calibration and validation</w:t>
      </w:r>
      <w:r w:rsidR="00A302CE">
        <w:rPr>
          <w:rFonts w:ascii="Times" w:hAnsi="Times"/>
        </w:rPr>
        <w:t xml:space="preserve">, </w:t>
      </w:r>
      <w:r w:rsidR="00A302CE" w:rsidRPr="00B20F53">
        <w:rPr>
          <w:i/>
          <w:iCs/>
        </w:rPr>
        <w:t>Supporting Information</w:t>
      </w:r>
      <w:r w:rsidR="00A302CE" w:rsidRPr="00F95139">
        <w:rPr>
          <w:rFonts w:ascii="Times" w:hAnsi="Times"/>
        </w:rPr>
        <w:t>.</w:t>
      </w:r>
      <w:r w:rsidR="00267B04">
        <w:rPr>
          <w:rFonts w:ascii="Times" w:hAnsi="Times"/>
        </w:rPr>
        <w:t xml:space="preserve"> </w:t>
      </w:r>
      <w:r>
        <w:rPr>
          <w:rFonts w:ascii="Times" w:hAnsi="Times"/>
        </w:rPr>
        <w:t>T</w:t>
      </w:r>
      <w:r w:rsidR="00023200" w:rsidRPr="00F95139">
        <w:rPr>
          <w:rFonts w:ascii="Times" w:hAnsi="Times"/>
        </w:rPr>
        <w:t xml:space="preserve">he model </w:t>
      </w:r>
      <w:r w:rsidR="00023200">
        <w:rPr>
          <w:rFonts w:ascii="Times" w:hAnsi="Times"/>
        </w:rPr>
        <w:t>was calibrated to</w:t>
      </w:r>
      <w:r w:rsidR="00023200" w:rsidRPr="00F95139">
        <w:rPr>
          <w:rFonts w:ascii="Times" w:hAnsi="Times"/>
        </w:rPr>
        <w:t xml:space="preserve"> </w:t>
      </w:r>
      <w:r w:rsidR="00023200">
        <w:rPr>
          <w:rFonts w:ascii="Times" w:hAnsi="Times"/>
        </w:rPr>
        <w:t xml:space="preserve">average </w:t>
      </w:r>
      <w:r w:rsidR="00023200" w:rsidRPr="00F95139">
        <w:rPr>
          <w:rFonts w:ascii="Times" w:hAnsi="Times"/>
        </w:rPr>
        <w:t>spawning stock biomass</w:t>
      </w:r>
      <w:r w:rsidR="00023200">
        <w:rPr>
          <w:rFonts w:ascii="Times" w:hAnsi="Times"/>
        </w:rPr>
        <w:t>es</w:t>
      </w:r>
      <w:r w:rsidR="00023200" w:rsidRPr="00F95139">
        <w:rPr>
          <w:rFonts w:ascii="Times" w:hAnsi="Times"/>
        </w:rPr>
        <w:t xml:space="preserve"> </w:t>
      </w:r>
      <w:r w:rsidR="00023200">
        <w:rPr>
          <w:rFonts w:ascii="Times" w:hAnsi="Times"/>
        </w:rPr>
        <w:t>(</w:t>
      </w:r>
      <m:oMath>
        <m:r>
          <w:rPr>
            <w:rFonts w:ascii="Cambria Math" w:hAnsi="Cambria Math"/>
          </w:rPr>
          <m:t>SS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sidR="00023200">
        <w:rPr>
          <w:rFonts w:ascii="Times" w:hAnsi="Times"/>
        </w:rPr>
        <w:t xml:space="preserve"> from stock assessment data for cod, herring and sprat</w:t>
      </w:r>
      <w:r w:rsidR="00023200" w:rsidRPr="00F95139">
        <w:rPr>
          <w:rFonts w:ascii="Times" w:hAnsi="Times"/>
        </w:rPr>
        <w:t xml:space="preserve"> </w:t>
      </w:r>
      <w:r w:rsidR="00023200" w:rsidRPr="00AF32CB">
        <w:rPr>
          <w:rFonts w:ascii="Times" w:hAnsi="Times"/>
        </w:rPr>
        <w:fldChar w:fldCharType="begin"/>
      </w:r>
      <w:r w:rsidR="009A4E72">
        <w:rPr>
          <w:rFonts w:ascii="Times" w:hAnsi="Times"/>
        </w:rPr>
        <w:instrText xml:space="preserve"> ADDIN ZOTERO_ITEM CSL_CITATION {"citationID":"HFfDMuFR","properties":{"formattedCitation":"(ICES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unPSi9Md/7Wk96EN1","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023200" w:rsidRPr="00AF32CB">
        <w:rPr>
          <w:rFonts w:ascii="Times" w:hAnsi="Times"/>
        </w:rPr>
        <w:fldChar w:fldCharType="separate"/>
      </w:r>
      <w:r w:rsidR="00023200" w:rsidRPr="00F95139">
        <w:rPr>
          <w:rFonts w:ascii="Times" w:hAnsi="Times"/>
          <w:noProof/>
        </w:rPr>
        <w:t>(ICES 2013, 2015)</w:t>
      </w:r>
      <w:r w:rsidR="00023200" w:rsidRPr="00AF32CB">
        <w:rPr>
          <w:rFonts w:ascii="Times" w:hAnsi="Times"/>
        </w:rPr>
        <w:fldChar w:fldCharType="end"/>
      </w:r>
      <w:r w:rsidR="00023200" w:rsidRPr="00F95139">
        <w:rPr>
          <w:rFonts w:ascii="Times" w:hAnsi="Times"/>
        </w:rPr>
        <w:t xml:space="preserve"> </w:t>
      </w:r>
      <w:r w:rsidR="00023200">
        <w:rPr>
          <w:rFonts w:ascii="Times" w:hAnsi="Times"/>
        </w:rPr>
        <w:t>in 1992-2002, using</w:t>
      </w:r>
      <w:r w:rsidR="00023200" w:rsidRPr="00F95139">
        <w:rPr>
          <w:rFonts w:ascii="Times" w:hAnsi="Times"/>
        </w:rPr>
        <w:t xml:space="preserve"> </w:t>
      </w:r>
      <w:r w:rsidR="00023200">
        <w:rPr>
          <w:rFonts w:ascii="Times" w:hAnsi="Times"/>
        </w:rPr>
        <w:t xml:space="preserve">average </w:t>
      </w:r>
      <w:r w:rsidR="00023200" w:rsidRPr="00F95139">
        <w:rPr>
          <w:rFonts w:ascii="Times" w:hAnsi="Times"/>
        </w:rPr>
        <w:t>fishing mortalit</w:t>
      </w:r>
      <w:r w:rsidR="00023200">
        <w:rPr>
          <w:rFonts w:ascii="Times" w:hAnsi="Times"/>
        </w:rPr>
        <w:t>ies</w:t>
      </w:r>
      <w:r w:rsidR="00023200" w:rsidRPr="00F95139">
        <w:rPr>
          <w:rFonts w:ascii="Times" w:hAnsi="Times"/>
        </w:rPr>
        <w:t xml:space="preserve"> </w:t>
      </w:r>
      <w:r w:rsidR="00023200">
        <w:rPr>
          <w:rFonts w:ascii="Times" w:hAnsi="Times"/>
        </w:rPr>
        <w:t>(</w:t>
      </w:r>
      <m:oMath>
        <m:sSub>
          <m:sSubPr>
            <m:ctrlPr>
              <w:rPr>
                <w:rFonts w:ascii="Cambria Math" w:eastAsiaTheme="minorEastAsia" w:hAnsi="Cambria Math"/>
                <w:i/>
              </w:rPr>
            </m:ctrlPr>
          </m:sSubPr>
          <m:e>
            <m:r>
              <w:rPr>
                <w:rFonts w:ascii="Cambria Math" w:hAnsi="Cambria Math"/>
              </w:rPr>
              <m:t>F</m:t>
            </m:r>
            <m:ctrlPr>
              <w:rPr>
                <w:rFonts w:ascii="Cambria Math" w:hAnsi="Cambria Math"/>
                <w:i/>
              </w:rPr>
            </m:ctrlPr>
          </m:e>
          <m:sub>
            <m:r>
              <w:rPr>
                <w:rFonts w:ascii="Cambria Math" w:eastAsiaTheme="minorEastAsia" w:hAnsi="Cambria Math"/>
              </w:rPr>
              <m:t>i</m:t>
            </m:r>
          </m:sub>
        </m:sSub>
      </m:oMath>
      <w:r w:rsidR="00023200">
        <w:rPr>
          <w:rFonts w:ascii="Times" w:hAnsi="Times"/>
        </w:rPr>
        <w:t>)</w:t>
      </w:r>
      <w:r w:rsidR="00023200" w:rsidRPr="00F95139">
        <w:rPr>
          <w:rFonts w:ascii="Times" w:hAnsi="Times"/>
        </w:rPr>
        <w:t xml:space="preserve"> </w:t>
      </w:r>
      <w:r w:rsidR="00023200">
        <w:rPr>
          <w:rFonts w:ascii="Times" w:hAnsi="Times"/>
        </w:rPr>
        <w:t>in the same time frame</w:t>
      </w:r>
      <w:r w:rsidR="00023200" w:rsidRPr="00F95139">
        <w:rPr>
          <w:rFonts w:ascii="Times" w:hAnsi="Times"/>
        </w:rPr>
        <w:t>. Ideally</w:t>
      </w:r>
      <w:r w:rsidR="00023200">
        <w:rPr>
          <w:rFonts w:ascii="Times" w:hAnsi="Times"/>
        </w:rPr>
        <w:t>,</w:t>
      </w:r>
      <w:r w:rsidR="00023200" w:rsidRPr="00F95139">
        <w:rPr>
          <w:rFonts w:ascii="Times" w:hAnsi="Times"/>
        </w:rPr>
        <w:t xml:space="preserve"> the period for calibration should exhibit relative stability, but such periods do not exist in the Baltic Sea, which is </w:t>
      </w:r>
      <w:r w:rsidR="00023200">
        <w:rPr>
          <w:rFonts w:ascii="Times" w:hAnsi="Times"/>
        </w:rPr>
        <w:t>greatly</w:t>
      </w:r>
      <w:r w:rsidR="00023200" w:rsidRPr="00F95139">
        <w:rPr>
          <w:rFonts w:ascii="Times" w:hAnsi="Times"/>
        </w:rPr>
        <w:t xml:space="preserve"> influenced by anthropogenic activities and has </w:t>
      </w:r>
      <w:r w:rsidR="00D1486E">
        <w:rPr>
          <w:rFonts w:ascii="Times" w:hAnsi="Times"/>
        </w:rPr>
        <w:t>under</w:t>
      </w:r>
      <w:r w:rsidR="004A1C29">
        <w:rPr>
          <w:rFonts w:ascii="Times" w:hAnsi="Times"/>
        </w:rPr>
        <w:t>gone</w:t>
      </w:r>
      <w:r w:rsidR="00290EC1">
        <w:rPr>
          <w:rFonts w:ascii="Times" w:hAnsi="Times"/>
        </w:rPr>
        <w:t xml:space="preserve"> </w:t>
      </w:r>
      <w:r w:rsidR="00023200" w:rsidRPr="00F95139">
        <w:rPr>
          <w:rFonts w:ascii="Times" w:hAnsi="Times"/>
        </w:rPr>
        <w:t xml:space="preserve">dramatic structural changes over the last four decades </w:t>
      </w:r>
      <w:r w:rsidR="00023200" w:rsidRPr="00AF32CB">
        <w:rPr>
          <w:rFonts w:ascii="Times" w:hAnsi="Times"/>
        </w:rPr>
        <w:fldChar w:fldCharType="begin"/>
      </w:r>
      <w:r w:rsidR="00587D54">
        <w:rPr>
          <w:rFonts w:ascii="Times" w:hAnsi="Times"/>
        </w:rPr>
        <w:instrText xml:space="preserve"> ADDIN ZOTERO_ITEM CSL_CITATION {"citationID":"ppqPFYZY","properties":{"formattedCitation":"(M\\uc0\\u246{}llmann {\\i{}et al.} 2009)","plainCitation":"(Möllmann et al. 2009)","noteIndex":0},"citationItems":[{"id":910,"uris":["http://zotero.org/users/6116610/items/DVZJXZ48"],"itemData":{"id":910,"type":"article-journal","abstract":"Marine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w:instrText>
      </w:r>
      <w:r w:rsidR="00587D54">
        <w:rPr>
          <w:rFonts w:ascii="Cambria Math" w:hAnsi="Cambria Math" w:cs="Cambria Math"/>
        </w:rPr>
        <w:instrText>‐</w:instrText>
      </w:r>
      <w:r w:rsidR="00587D54">
        <w:rPr>
          <w:rFonts w:ascii="Times" w:hAnsi="Times"/>
        </w:rPr>
        <w:instrText xml:space="preserve">Karulis","given":"Bärbel"},{"family":"Kornilovs","given":"Georgs"},{"family":"Plikshs","given":"Maris"},{"family":"Axe","given":"Philip"}],"issued":{"date-parts":[["2009"]]},"citation-key":"mollmannReorganizationLargeMarine2009"}}],"schema":"https://github.com/citation-style-language/schema/raw/master/csl-citation.json"} </w:instrText>
      </w:r>
      <w:r w:rsidR="00023200" w:rsidRPr="00AF32CB">
        <w:rPr>
          <w:rFonts w:ascii="Times" w:hAnsi="Times"/>
        </w:rPr>
        <w:fldChar w:fldCharType="separate"/>
      </w:r>
      <w:r w:rsidR="00023200" w:rsidRPr="00AF32CB">
        <w:rPr>
          <w:rFonts w:ascii="Times" w:hAnsi="Times"/>
        </w:rPr>
        <w:t xml:space="preserve">(Möllmann </w:t>
      </w:r>
      <w:r w:rsidR="00023200" w:rsidRPr="00AF32CB">
        <w:rPr>
          <w:rFonts w:ascii="Times" w:hAnsi="Times"/>
          <w:i/>
          <w:iCs/>
        </w:rPr>
        <w:t>et al.</w:t>
      </w:r>
      <w:r w:rsidR="00023200" w:rsidRPr="00AF32CB">
        <w:rPr>
          <w:rFonts w:ascii="Times" w:hAnsi="Times"/>
        </w:rPr>
        <w:t xml:space="preserve"> 2009)</w:t>
      </w:r>
      <w:r w:rsidR="00023200" w:rsidRPr="00AF32CB">
        <w:rPr>
          <w:rFonts w:ascii="Times" w:hAnsi="Times"/>
        </w:rPr>
        <w:fldChar w:fldCharType="end"/>
      </w:r>
      <w:r w:rsidR="00023200" w:rsidRPr="00F95139">
        <w:rPr>
          <w:rFonts w:ascii="Times" w:hAnsi="Times"/>
        </w:rPr>
        <w:t xml:space="preserve">. We chose to calibrate our model to the time period </w:t>
      </w:r>
      <w:r w:rsidR="00D1486E">
        <w:rPr>
          <w:rFonts w:ascii="Times" w:hAnsi="Times"/>
        </w:rPr>
        <w:t xml:space="preserve">of </w:t>
      </w:r>
      <w:r w:rsidR="00023200" w:rsidRPr="00F95139">
        <w:rPr>
          <w:rFonts w:ascii="Times" w:hAnsi="Times"/>
        </w:rPr>
        <w:t>1992-2002 as in</w:t>
      </w:r>
      <w:r w:rsidR="00023200">
        <w:rPr>
          <w:rFonts w:ascii="Times" w:hAnsi="Times"/>
        </w:rPr>
        <w:t xml:space="preserve"> </w:t>
      </w:r>
      <w:r w:rsidR="00023200" w:rsidRPr="00F95139">
        <w:rPr>
          <w:rFonts w:ascii="Times" w:hAnsi="Times"/>
        </w:rPr>
        <w:t xml:space="preserve">Jacobsen </w:t>
      </w:r>
      <w:r w:rsidR="00023200" w:rsidRPr="00F95139">
        <w:rPr>
          <w:rFonts w:ascii="Times" w:hAnsi="Times"/>
          <w:i/>
          <w:iCs/>
        </w:rPr>
        <w:t>et al.</w:t>
      </w:r>
      <w:r w:rsidR="00023200" w:rsidRPr="00F95139">
        <w:rPr>
          <w:rFonts w:ascii="Times" w:hAnsi="Times"/>
        </w:rPr>
        <w:t xml:space="preserve"> </w:t>
      </w:r>
      <w:r w:rsidR="00023200" w:rsidRPr="00AF32CB">
        <w:rPr>
          <w:rFonts w:ascii="Times" w:hAnsi="Times"/>
        </w:rPr>
        <w:fldChar w:fldCharType="begin"/>
      </w:r>
      <w:r w:rsidR="00587D54">
        <w:rPr>
          <w:rFonts w:ascii="Times" w:hAnsi="Times"/>
        </w:rPr>
        <w:instrText xml:space="preserve"> ADDIN ZOTERO_ITEM CSL_CITATION {"citationID":"UqYN0VkI","properties":{"formattedCitation":"(2017)","plainCitation":"(2017)","noteIndex":0},"citationItems":[{"id":896,"uris":["http://zotero.org/users/6116610/items/QWSPHPIM"],"itemData":{"id":896,"type":"article-journal","abstract":"Managing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H"}],"issued":{"date-parts":[["2017",3]]},"citation-key":"jacobsenEfficiencyFisheriesIncreasing2017"},"suppress-author":true}],"schema":"https://github.com/citation-style-language/schema/raw/master/csl-citation.json"} </w:instrText>
      </w:r>
      <w:r w:rsidR="00023200" w:rsidRPr="00AF32CB">
        <w:rPr>
          <w:rFonts w:ascii="Times" w:hAnsi="Times"/>
        </w:rPr>
        <w:fldChar w:fldCharType="separate"/>
      </w:r>
      <w:r w:rsidR="00023200">
        <w:rPr>
          <w:rFonts w:ascii="Times" w:hAnsi="Times"/>
        </w:rPr>
        <w:t>(2017)</w:t>
      </w:r>
      <w:r w:rsidR="00023200" w:rsidRPr="00AF32CB">
        <w:rPr>
          <w:rFonts w:ascii="Times" w:hAnsi="Times"/>
        </w:rPr>
        <w:fldChar w:fldCharType="end"/>
      </w:r>
      <w:r w:rsidR="00023200" w:rsidRPr="00F95139">
        <w:rPr>
          <w:rFonts w:ascii="Times" w:hAnsi="Times"/>
        </w:rPr>
        <w:t xml:space="preserve">, which is a </w:t>
      </w:r>
      <w:r w:rsidR="003E4E88">
        <w:rPr>
          <w:rFonts w:ascii="Times" w:hAnsi="Times"/>
        </w:rPr>
        <w:t>period after a</w:t>
      </w:r>
      <w:r w:rsidR="003E4E88" w:rsidRPr="0057114F">
        <w:rPr>
          <w:rFonts w:ascii="Times" w:hAnsi="Times"/>
          <w:lang w:val="en-US"/>
        </w:rPr>
        <w:t xml:space="preserve">n </w:t>
      </w:r>
      <w:r w:rsidR="003E4E88">
        <w:rPr>
          <w:rFonts w:ascii="Times" w:hAnsi="Times"/>
          <w:lang w:val="en-US"/>
        </w:rPr>
        <w:t xml:space="preserve">ecological regime </w:t>
      </w:r>
      <w:r w:rsidR="003E4E88">
        <w:rPr>
          <w:rFonts w:ascii="Times" w:hAnsi="Times"/>
        </w:rPr>
        <w:t>shift</w:t>
      </w:r>
      <w:r w:rsidR="003E4E88" w:rsidRPr="00753ED6">
        <w:rPr>
          <w:rFonts w:ascii="Times" w:hAnsi="Times"/>
          <w:lang w:val="en-US"/>
        </w:rPr>
        <w:t xml:space="preserve">, </w:t>
      </w:r>
      <w:r w:rsidR="00023200" w:rsidRPr="00F95139">
        <w:rPr>
          <w:rFonts w:ascii="Times" w:hAnsi="Times"/>
        </w:rPr>
        <w:t xml:space="preserve">characterized by high fishing mortality on cod, low cod and herring abundance and high sprat abundance </w:t>
      </w:r>
      <w:r w:rsidR="00023200" w:rsidRPr="00AF32CB">
        <w:rPr>
          <w:rFonts w:ascii="Times" w:hAnsi="Times"/>
        </w:rPr>
        <w:fldChar w:fldCharType="begin"/>
      </w:r>
      <w:r w:rsidR="00587D54">
        <w:rPr>
          <w:rFonts w:ascii="Times" w:hAnsi="Times"/>
        </w:rPr>
        <w:instrText xml:space="preserve"> ADDIN ZOTERO_ITEM CSL_CITATION {"citationID":"KyTKa7qu","properties":{"formattedCitation":"(G\\uc0\\u229{}rdmark {\\i{}et al.} 2015)","plainCitation":"(Gårdmark et al. 2015)","noteIndex":0},"citationItems":[{"id":810,"uris":["http://zotero.org/users/6116610/items/SJT7RQU9"],"itemData":{"id":810,"type":"article-journal","container-title":"Philosophical Transactions of the Royal Society B: Biological Sciences","DOI":"10.1098/rstb.2013.0262","ISSN":"0962-8436, 1471-2970","issue":"1659","journalAbbreviation":"Phil. Trans. R. Soc. B","language":"en","page":"20130262","source":"DOI.org (Crossref)","title":"Regime shifts in exploited marine food webs: detecting mechanisms underlying alternative stable states using size-structured community dynamics theory","title-short":"Regime shifts in exploited marine food webs","volume":"370","author":[{"family":"Gårdmark","given":"Anna"},{"family":"Casini","given":"Michele"},{"family":"Huss","given":"Magnus"},{"family":"Leeuwen","given":"Anieke","non-dropping-particle":"van"},{"family":"Hjelm","given":"Joakim"},{"family":"Persson","given":"Lennart"},{"family":"Roos","given":"André M.","non-dropping-particle":"de"}],"issued":{"date-parts":[["2015",1,5]]},"citation-key":"gardmarkRegimeShiftsExploited2015"}}],"schema":"https://github.com/citation-style-language/schema/raw/master/csl-citation.json"} </w:instrText>
      </w:r>
      <w:r w:rsidR="00023200" w:rsidRPr="00AF32CB">
        <w:rPr>
          <w:rFonts w:ascii="Times" w:hAnsi="Times"/>
        </w:rPr>
        <w:fldChar w:fldCharType="separate"/>
      </w:r>
      <w:r w:rsidR="00023200" w:rsidRPr="00AF32CB">
        <w:rPr>
          <w:rFonts w:ascii="Times" w:hAnsi="Times"/>
        </w:rPr>
        <w:t xml:space="preserve">(Gårdmark </w:t>
      </w:r>
      <w:r w:rsidR="00023200" w:rsidRPr="00AF32CB">
        <w:rPr>
          <w:rFonts w:ascii="Times" w:hAnsi="Times"/>
          <w:i/>
          <w:iCs/>
        </w:rPr>
        <w:t>et al.</w:t>
      </w:r>
      <w:r w:rsidR="00023200" w:rsidRPr="00AF32CB">
        <w:rPr>
          <w:rFonts w:ascii="Times" w:hAnsi="Times"/>
        </w:rPr>
        <w:t xml:space="preserve"> 2015)</w:t>
      </w:r>
      <w:r w:rsidR="00023200" w:rsidRPr="00AF32CB">
        <w:rPr>
          <w:rFonts w:ascii="Times" w:hAnsi="Times"/>
        </w:rPr>
        <w:fldChar w:fldCharType="end"/>
      </w:r>
      <w:r w:rsidR="00023200" w:rsidRPr="00F95139">
        <w:rPr>
          <w:rFonts w:ascii="Times" w:hAnsi="Times"/>
        </w:rPr>
        <w:t xml:space="preserve"> (Fig.</w:t>
      </w:r>
      <w:r w:rsidR="00023200">
        <w:rPr>
          <w:rFonts w:ascii="Times" w:hAnsi="Times"/>
        </w:rPr>
        <w:t xml:space="preserve"> </w:t>
      </w:r>
      <w:r w:rsidR="00023200" w:rsidRPr="00F95139">
        <w:rPr>
          <w:rFonts w:ascii="Times" w:hAnsi="Times"/>
        </w:rPr>
        <w:t>S</w:t>
      </w:r>
      <w:r w:rsidR="00363F5F">
        <w:rPr>
          <w:rFonts w:ascii="Times" w:hAnsi="Times"/>
        </w:rPr>
        <w:t>4</w:t>
      </w:r>
      <w:r w:rsidR="00023200" w:rsidRPr="00F95139">
        <w:rPr>
          <w:rFonts w:ascii="Times" w:hAnsi="Times"/>
        </w:rPr>
        <w:t>). The cut</w:t>
      </w:r>
      <w:r w:rsidR="00023200">
        <w:rPr>
          <w:rFonts w:ascii="Times" w:hAnsi="Times"/>
        </w:rPr>
        <w:t>-</w:t>
      </w:r>
      <w:r w:rsidR="00023200" w:rsidRPr="00F95139">
        <w:rPr>
          <w:rFonts w:ascii="Times" w:hAnsi="Times"/>
        </w:rPr>
        <w:t>off at 2002 also ensure</w:t>
      </w:r>
      <w:r w:rsidR="00023200">
        <w:rPr>
          <w:rFonts w:ascii="Times" w:hAnsi="Times"/>
        </w:rPr>
        <w:t>d</w:t>
      </w:r>
      <w:r w:rsidR="00023200" w:rsidRPr="00F95139">
        <w:rPr>
          <w:rFonts w:ascii="Times" w:hAnsi="Times"/>
        </w:rPr>
        <w:t xml:space="preserve"> that we d</w:t>
      </w:r>
      <w:r w:rsidR="00023200">
        <w:rPr>
          <w:rFonts w:ascii="Times" w:hAnsi="Times"/>
        </w:rPr>
        <w:t>id</w:t>
      </w:r>
      <w:r w:rsidR="00023200" w:rsidRPr="00F95139">
        <w:rPr>
          <w:rFonts w:ascii="Times" w:hAnsi="Times"/>
        </w:rPr>
        <w:t xml:space="preserve"> not calibrate the model to the period starting from mid 2000’s when the growth capacity, condition, proportion of large fish in the population</w:t>
      </w:r>
      <w:r w:rsidR="00023200">
        <w:rPr>
          <w:rFonts w:ascii="Times" w:hAnsi="Times"/>
        </w:rPr>
        <w:t>,</w:t>
      </w:r>
      <w:r w:rsidR="00023200" w:rsidRPr="00F95139">
        <w:rPr>
          <w:rFonts w:ascii="Times" w:hAnsi="Times"/>
        </w:rPr>
        <w:t xml:space="preserve"> and reproductive capacity of cod started to decline rapidly </w:t>
      </w:r>
      <w:r w:rsidR="00023200" w:rsidRPr="00AF32CB">
        <w:rPr>
          <w:rFonts w:ascii="Times" w:hAnsi="Times"/>
        </w:rPr>
        <w:fldChar w:fldCharType="begin"/>
      </w:r>
      <w:r w:rsidR="009A4E72">
        <w:rPr>
          <w:rFonts w:ascii="Times" w:hAnsi="Times"/>
        </w:rPr>
        <w:instrText xml:space="preserve"> ADDIN ZOTERO_ITEM CSL_CITATION {"citationID":"dwZhVcCh","properties":{"formattedCitation":"(Sved\\uc0\\u228{}ng &amp; Hornborg 2014; Casini {\\i{}et al.} 2016; Mion {\\i{}et al.} 2018, 2021; Neuenfeldt {\\i{}et al.} 2020)","plainCitation":"(Svedäng &amp; Hornborg 2014; Casini et al. 2016; Mion et al. 2018, 2021; Neuenfeldt et al. 2020)","noteIndex":0},"citationItems":[{"id":156,"uris":["http://zotero.org/users/6116610/items/IDYQ34SF"],"itemData":{"id":156,"type":"article-journal","abstract":"Over the last decades, views on fisheries management have oscillated between alarm and trust in management progress. The predominant policy for remedying the world fishing crisis aims at maximum sustainable yield (MSY) by adjusting gear selectivity and fishing effort. Here we report a case study on how striving for higher yields from the Eastern Baltic cod stock by increasing selectivity has become exceedingly detrimental for its productivity. Although there is a successive increase in numbers of undersized fish, growth potential is severely reduced, and fishing mortality in fishable size has increased. Once density-dependent growth is introduced, the process is self-enforcing as long as the recruitment remains stable. Our findings suggest that policies focusing on maximum yield while targeting greater sizes are risky and should instead prioritize catch rates over yield. Disregarding the underlying population structure may jeopardize stock productivity, with dire consequences for the fishing industry and ecosystem structure and function.","container-title":"Nature Communications","DOI":"10.1038/ncomms5152","note":"PMID: 24920387","page":"4152","title":"Selective fishing induces density-dependent growth","volume":"5","author":[{"family":"Svedäng","given":"H"},{"family":"Hornborg","given":"S"}],"issued":{"date-parts":[["2014"]]},"citation-key":"svedangSelectiveFishingInduces2014"}},{"id":794,"uris":["http://zotero.org/users/6116610/items/39XLSPWN"],"itemData":{"id":794,"type":"article-journal","abstract":"Investigating the factors regulating fish condition is crucial in ecology and the management of exploited fish populations. The body condition of cod (Gadus morhua) in the Baltic Sea has dramatically decreased during the past two decades, with large implications for the fishery relying on this resource. Here, we statistically investigated the potential drivers of the Baltic cod condition during the past 40 years using newly compiled fishery-independent biological data and hydrological observations. We evidenced a combination of different factors operating before and after the ecological regime shift that occurred in the Baltic Sea in the early 1990s. The changes in cod condition related to feeding opportunities, driven either by density-dependence or food limitation, along the whole period investigated and to the fivefold increase in the extent of hypoxic areas in the most recent 20 years. Hypoxic areas can act on cod condition through different mechanisms related directly to species physiology, or indirectly to behaviour and trophic interactions. Our analyses found statistical evidence for an effect of the hypoxia-induced habitat compression on cod condition possibly operating via crowding and density-dependent processes. These results furnish novel insights into the population dynamics of Baltic Sea cod that can aid the management of this currently threatened population.","container-title":"Royal Society Open Science","DOI":"10.1098/rsos.160416","issue":"10","journalAbbreviation":"Royal Society Open Science","page":"160416","source":"royalsocietypublishing.org (Atypon)","title":"Hypoxic areas, density-dependence and food limitation drive the body condition of a heavily exploited marine fish predator","volume":"3","author":[{"family":"Casini","given":"Michele"},{"family":"Käll","given":"Filip"},{"family":"Hansson","given":"Martin"},{"family":"Plikshs","given":"Maris"},{"family":"Baranova","given":"Tatjana"},{"family":"Karlsson","given":"Olle"},{"family":"Lundström","given":"Karl"},{"family":"Neuenfeldt","given":"Stefan"},{"family":"Gårdmark","given":"Anna"},{"family":"Hjelm","given":"Joakim"}],"issued":{"date-parts":[["2016"]]},"citation-key":"casiniHypoxicAreasDensitydependence2016"}},{"id":"qiQFbA1o/wnqQ1d2a","uris":["http://zotero.org/users/local/FTg3Qpza/items/6EDMCCUI"],"itemData":{"id":"zpqVxrTP/NDE7Ngna","type":"article-journal","title":"Effect of fish length and nutritional condition on the fecundity of distressed Atlantic cod &lt;i&gt;Gadus morhua&lt;/i&gt; from the Baltic Sea: POTENTIAL FECUNDITY OF BALTIC &lt;i&gt;G. MORHUA&lt;/i&gt;","container-title":"Journal of Fish Biology","page":"1016-1034","volume":"92","issue":"4","source":"Crossref","DOI":"10.1111/jfb.13563","ISSN":"00221112","title-short":"Effect of fish length and nutritional condition on the fecundity of distressed Atlantic cod &lt;i&gt;Gadus morhua&lt;/i&gt; from the Baltic Sea","language":"en","author":[{"family":"Mion","given":"M."},{"family":"Thorsen","given":"A."},{"family":"Vitale","given":"F."},{"family":"Dierking","given":"J."},{"family":"Herrmann","given":"J. P."},{"family":"Huwer","given":"B."},{"family":"Dewitz","given":"B.","non-dropping-particle":"von"},{"family":"Casini","given":"M."}],"issued":{"date-parts":[["2018",4]]}}},{"id":2697,"uris":["http://zotero.org/users/6116610/items/38XXNVJ9"],"itemData":{"id":2697,"type":"article-journal","abstract":"Long time series of reliable individual growth estimates are crucial for understanding the status of a fish stock and deciding upon appropriate management. Tagging data provide valuable information about fish growth, and are especially useful when age-based growth estimates and stock assessments are compromised by age-determination uncertainties. However, in the literature there is a lack of studies assessing possible changes in growth over time using tagging data. Here, data from tagging experiments performed in the Baltic Sea between 1971 and 2019 were added to those previously analysed for 1955–1970 to build the most extensive tagging dataset available for Eastern Baltic cod (Gadus morhua, Gadidae), a threatened stock with severe age-determination problems. Two length-based methods, the GROTAG model (based on the von Bertalanffy growth function) and a Generalized Additive Model, were used to assess for the first time the potential long-term changes in cod growth using age-independent data. Both methods showed strong changes in growth with an increase until the end of the 1980s (8.6–10.6 cm/year for a 40 cm cod depending on the model) followed by a sharp decline. This study also revealed that the current growth of cod is the lowest observed in the past 7 decades (4.3–5.1 cm/year for a 40 cm cod depending on the model), indicating very low productivity. This study provides the first example of the use of tagging data to estimate multidecadal changes in growth rates in wild fish. This methodology can also be applied to other species, especially in those cases where severe age-determination problems exist.","container-title":"Fish and Fisheries","DOI":"https://doi.org/10.1111/faf.12527","ISSN":"1467-2979","issue":"2","language":"en","note":"_eprint: https://onlinelibrary.wiley.com/doi/pdf/10.1111/faf.12527","page":"413-427","source":"Wiley Online Library","title":"Multidecadal changes in fish growth rates estimated from tagging data: A case study from the Eastern Baltic cod (Gadus morhua, Gadidae)","title-short":"Multidecadal changes in fish growth rates estimated from tagging data","volume":"22","author":[{"family":"Mion","given":"Monica"},{"family":"Haase","given":"Stefanie"},{"family":"Hemmer</w:instrText>
      </w:r>
      <w:r w:rsidR="009A4E72">
        <w:rPr>
          <w:rFonts w:ascii="Cambria Math" w:hAnsi="Cambria Math" w:cs="Cambria Math"/>
        </w:rPr>
        <w:instrText>‐</w:instrText>
      </w:r>
      <w:r w:rsidR="009A4E72">
        <w:rPr>
          <w:rFonts w:ascii="Times" w:hAnsi="Times"/>
        </w:rPr>
        <w:instrText>Hansen","given":"Jakob"},{"family":"Hilvarsson","given":"Annelie"},{"family":"Hüssy","given":"Karin"},{"family":"Krüger</w:instrText>
      </w:r>
      <w:r w:rsidR="009A4E72">
        <w:rPr>
          <w:rFonts w:ascii="Cambria Math" w:hAnsi="Cambria Math" w:cs="Cambria Math"/>
        </w:rPr>
        <w:instrText>‐</w:instrText>
      </w:r>
      <w:r w:rsidR="009A4E72">
        <w:rPr>
          <w:rFonts w:ascii="Times" w:hAnsi="Times"/>
        </w:rPr>
        <w:instrText xml:space="preserve">Johnsen","given":"Maria"},{"family":"Krumme","given":"Uwe"},{"family":"McQueen","given":"Kate"},{"family":"Plikshs","given":"Maris"},{"family":"Radtke","given":"Krzysztof"},{"family":"Schade","given":"Franziska Maria"},{"family":"Vitale","given":"Francesca"},{"family":"Casini","given":"Michele"}],"issued":{"date-parts":[["2021"]]},"citation-key":"mionMultidecadalChangesFish2021"}},{"id":967,"uris":["http://zotero.org/users/6116610/items/K43P9JFL"],"itemData":{"id":967,"type":"article-journal","abstract":"Five decades of stomach content data allowed insight into the development of consumption, diet composition, and resulting somatic growth of Gadus morhua (Atlantic cod) in the eastern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reduction in size-at-age. The low feeding levels are likely the result of a decrease in benthic prey abundance due to increased hypoxic areas, while decreasing abundances of pelagic species in the area of cod distribution have prevented a compensatory shift in diet. Our study emphasizes that environmental forcing and the decline in pelagic prey caused changes in consumption and growth rates of small cod. The food reduction is ampliﬁed by stunted growth leading to high densities of cod of smaller size competing for the scarce resources. The average growth rate is negative, and only individuals with feeding levels well above average will survive, though growing slowly. These results suggest that the relation between consumption rate, somatic growth and predatorprey population densities is strongly environmentally mediated.","container-title":"ICES Journal of Marine Science","DOI":"10.1093/icesjms/fsz224","ISSN":"1054-3139, 1095-9289","issue":"2","language":"en","page":"624-632","source":"DOI.org (Crossref)","title":"Feeding and growth of Atlantic cod (&lt;i&gt;Gadus morhua&lt;/i&gt; L.) in the eastern Baltic Sea under environmental change","volume":"77","author":[{"family":"Neuenfeldt","given":"Stefan"},{"family":"Bartolino","given":"Valerio"},{"family":"Orio","given":"Alessandro"},{"family":"Andersen","given":"Ken H"},{"family":"Andersen","given":"Niels G"},{"family":"Niiranen","given":"Susa"},{"family":"Bergström","given":"Ulf"},{"family":"Ustups","given":"Didzis"},{"family":"Kulatska","given":"Nataliia"},{"family":"Casini","given":"Michele"}],"editor":[{"family":"Ojaveer","given":"Henn"}],"issued":{"date-parts":[["2020"]]},"citation-key":"neuenfeldtFeedingGrowthAtlantic2020"}}],"schema":"https://github.com/citation-style-language/schema/raw/master/csl-citation.json"} </w:instrText>
      </w:r>
      <w:r w:rsidR="00023200" w:rsidRPr="00AF32CB">
        <w:rPr>
          <w:rFonts w:ascii="Times" w:hAnsi="Times"/>
        </w:rPr>
        <w:fldChar w:fldCharType="separate"/>
      </w:r>
      <w:r w:rsidR="00B06213" w:rsidRPr="009A4589">
        <w:rPr>
          <w:rFonts w:ascii="Times" w:hAnsi="Times"/>
          <w:lang w:val="sv-SE"/>
        </w:rPr>
        <w:t xml:space="preserve">(Svedäng &amp; Hornborg 2014; Casini </w:t>
      </w:r>
      <w:r w:rsidR="00B06213" w:rsidRPr="009A4589">
        <w:rPr>
          <w:rFonts w:ascii="Times" w:hAnsi="Times"/>
          <w:i/>
          <w:iCs/>
          <w:lang w:val="sv-SE"/>
        </w:rPr>
        <w:t>et al.</w:t>
      </w:r>
      <w:r w:rsidR="00B06213" w:rsidRPr="009A4589">
        <w:rPr>
          <w:rFonts w:ascii="Times" w:hAnsi="Times"/>
          <w:lang w:val="sv-SE"/>
        </w:rPr>
        <w:t xml:space="preserve"> 2016; Mion </w:t>
      </w:r>
      <w:r w:rsidR="00B06213" w:rsidRPr="009A4589">
        <w:rPr>
          <w:rFonts w:ascii="Times" w:hAnsi="Times"/>
          <w:i/>
          <w:iCs/>
          <w:lang w:val="sv-SE"/>
        </w:rPr>
        <w:t>et al.</w:t>
      </w:r>
      <w:r w:rsidR="00B06213" w:rsidRPr="009A4589">
        <w:rPr>
          <w:rFonts w:ascii="Times" w:hAnsi="Times"/>
          <w:lang w:val="sv-SE"/>
        </w:rPr>
        <w:t xml:space="preserve"> 2018, 2021; Neuenfeldt </w:t>
      </w:r>
      <w:r w:rsidR="00B06213" w:rsidRPr="009A4589">
        <w:rPr>
          <w:rFonts w:ascii="Times" w:hAnsi="Times"/>
          <w:i/>
          <w:iCs/>
          <w:lang w:val="sv-SE"/>
        </w:rPr>
        <w:t>et al.</w:t>
      </w:r>
      <w:r w:rsidR="00B06213" w:rsidRPr="009A4589">
        <w:rPr>
          <w:rFonts w:ascii="Times" w:hAnsi="Times"/>
          <w:lang w:val="sv-SE"/>
        </w:rPr>
        <w:t xml:space="preserve"> 2020)</w:t>
      </w:r>
      <w:r w:rsidR="00023200" w:rsidRPr="00AF32CB">
        <w:rPr>
          <w:rFonts w:ascii="Times" w:hAnsi="Times"/>
        </w:rPr>
        <w:fldChar w:fldCharType="end"/>
      </w:r>
      <w:r w:rsidR="00023200" w:rsidRPr="00EE1FA6">
        <w:rPr>
          <w:rFonts w:ascii="Times" w:hAnsi="Times"/>
          <w:lang w:val="sv-SE"/>
        </w:rPr>
        <w:t xml:space="preserve">. </w:t>
      </w:r>
    </w:p>
    <w:p w14:paraId="7B9957EA" w14:textId="56EEA0AD" w:rsidR="00023200" w:rsidRDefault="00023200" w:rsidP="004E0AE6">
      <w:pPr>
        <w:spacing w:line="480" w:lineRule="auto"/>
        <w:ind w:firstLine="284"/>
        <w:contextualSpacing/>
        <w:jc w:val="both"/>
        <w:rPr>
          <w:rFonts w:ascii="Times" w:hAnsi="Times"/>
        </w:rPr>
      </w:pPr>
      <w:r>
        <w:rPr>
          <w:rFonts w:ascii="Times" w:hAnsi="Times" w:cstheme="minorHAnsi"/>
        </w:rPr>
        <w:t xml:space="preserve">Model calibration was done by </w:t>
      </w:r>
      <w:r w:rsidR="004E099B">
        <w:rPr>
          <w:rFonts w:ascii="Times" w:hAnsi="Times" w:cstheme="minorHAnsi"/>
        </w:rPr>
        <w:t>tuning</w:t>
      </w:r>
      <w:r w:rsidR="005A32FA">
        <w:rPr>
          <w:rFonts w:ascii="Times" w:hAnsi="Times" w:cstheme="minorHAnsi"/>
        </w:rPr>
        <w:t xml:space="preserve"> </w:t>
      </w:r>
      <w:r>
        <w:rPr>
          <w:rFonts w:ascii="Times" w:hAnsi="Times" w:cstheme="minorHAnsi"/>
        </w:rPr>
        <w:t>the m</w:t>
      </w:r>
      <w:r w:rsidRPr="00F95139">
        <w:rPr>
          <w:rFonts w:ascii="Times" w:hAnsi="Times" w:cstheme="minorHAnsi"/>
        </w:rPr>
        <w:t xml:space="preserve">aximum recruitment </w:t>
      </w:r>
      <w:r w:rsidR="00F47221">
        <w:rPr>
          <w:rFonts w:ascii="Times" w:hAnsi="Times" w:cstheme="minorHAnsi"/>
        </w:rPr>
        <w:t>parameter</w:t>
      </w:r>
      <w:r w:rsidRPr="00F95139">
        <w:rPr>
          <w:rFonts w:ascii="Times" w:hAnsi="Times" w:cstheme="minorHAnsi"/>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Pr="00F95139">
        <w:rPr>
          <w:rFonts w:ascii="Times" w:hAnsi="Times" w:cstheme="minorHAnsi"/>
        </w:rPr>
        <w:t xml:space="preserve"> for the three </w:t>
      </w:r>
      <w:r>
        <w:rPr>
          <w:rFonts w:ascii="Times" w:hAnsi="Times" w:cstheme="minorHAnsi"/>
        </w:rPr>
        <w:t xml:space="preserve">fish </w:t>
      </w:r>
      <w:r w:rsidRPr="00F95139">
        <w:rPr>
          <w:rFonts w:ascii="Times" w:hAnsi="Times" w:cstheme="minorHAnsi"/>
        </w:rPr>
        <w:t>species</w:t>
      </w:r>
      <w:r w:rsidR="0087235C" w:rsidRPr="00671737">
        <w:rPr>
          <w:rFonts w:ascii="Times" w:hAnsi="Times" w:cstheme="minorHAnsi"/>
          <w:lang w:val="en-US"/>
        </w:rPr>
        <w:t xml:space="preserve"> while holding temperatures at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ref</m:t>
            </m:r>
          </m:sub>
        </m:sSub>
      </m:oMath>
      <w:r w:rsidR="00DB2F09" w:rsidRPr="00671737">
        <w:rPr>
          <w:rFonts w:ascii="Times" w:hAnsi="Times" w:cstheme="minorHAnsi"/>
          <w:lang w:val="en-U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DB2F09" w:rsidRPr="00F95139">
        <w:rPr>
          <w:rFonts w:ascii="Times" w:hAnsi="Times" w:cstheme="minorHAnsi"/>
        </w:rPr>
        <w:t xml:space="preserve"> </w:t>
      </w:r>
      <w:r w:rsidR="00DB2F09">
        <w:rPr>
          <w:rFonts w:ascii="Times" w:hAnsi="Times" w:cstheme="minorHAnsi"/>
        </w:rPr>
        <w:t>determine</w:t>
      </w:r>
      <w:r w:rsidR="00DB2F09" w:rsidRPr="00671737">
        <w:rPr>
          <w:rFonts w:ascii="Times" w:hAnsi="Times" w:cstheme="minorHAnsi"/>
          <w:lang w:val="en-US"/>
        </w:rPr>
        <w:t>s</w:t>
      </w:r>
      <w:r w:rsidR="00DB2F09">
        <w:rPr>
          <w:rFonts w:ascii="Times" w:hAnsi="Times" w:cstheme="minorHAnsi"/>
        </w:rPr>
        <w:t xml:space="preserve"> the maximum number of offspring that can be produced by a population in a given time step and serves as a density independent cap on reproduction. This parameter determines how species will respond to exploitation and perturbations, and is one of the main parameters that is calibrated in multi-species models </w:t>
      </w:r>
      <w:r w:rsidR="0023215F">
        <w:rPr>
          <w:rFonts w:ascii="Times" w:hAnsi="Times" w:cstheme="minorHAnsi"/>
        </w:rPr>
        <w:fldChar w:fldCharType="begin"/>
      </w:r>
      <w:r w:rsidR="0023215F">
        <w:rPr>
          <w:rFonts w:ascii="Times" w:hAnsi="Times" w:cstheme="minorHAnsi"/>
        </w:rPr>
        <w:instrText xml:space="preserve"> ADDIN ZOTERO_ITEM CSL_CITATION {"citationID":"2XY4UoDa","properties":{"formattedCitation":"(e.g., Blanchard {\\i{}et al.} 2014; Jacobsen {\\i{}et al.} 2017)","plainCitation":"(e.g., Blanchard et al. 2014; Jacobsen et al. 2017)","noteIndex":0},"citationItems":[{"id":539,"uris":["http://zotero.org/users/6116610/items/D8WSZLZU"],"itemData":{"id":539,"type":"article-journal","abstract":"$\\backslash$n$\\backslash$n$\\backslash$n$\\backslash$n*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T."},{"family":"Piet","given":"Gerjan"},{"family":"Jennings","given":"Simon"}],"issued":{"date-parts":[["2014"]]},"citation-key":"blanchardEvaluatingTargetsTradeoffs2014"},"prefix":"e.g., "},{"id":896,"uris":["http://zotero.org/users/6116610/items/QWSPHPIM"],"itemData":{"id":896,"type":"article-journal","abstract":"Managing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23215F">
        <w:rPr>
          <w:rFonts w:ascii="Times" w:hAnsi="Times" w:cstheme="minorHAnsi"/>
        </w:rPr>
        <w:fldChar w:fldCharType="separate"/>
      </w:r>
      <w:r w:rsidR="0023215F" w:rsidRPr="0023215F">
        <w:rPr>
          <w:rFonts w:ascii="Times" w:hAnsi="Times"/>
          <w:lang w:val="en-GB"/>
        </w:rPr>
        <w:t xml:space="preserve">(e.g., Blanchard </w:t>
      </w:r>
      <w:r w:rsidR="0023215F" w:rsidRPr="0023215F">
        <w:rPr>
          <w:rFonts w:ascii="Times" w:hAnsi="Times"/>
          <w:i/>
          <w:iCs/>
          <w:lang w:val="en-GB"/>
        </w:rPr>
        <w:t>et al.</w:t>
      </w:r>
      <w:r w:rsidR="0023215F" w:rsidRPr="0023215F">
        <w:rPr>
          <w:rFonts w:ascii="Times" w:hAnsi="Times"/>
          <w:lang w:val="en-GB"/>
        </w:rPr>
        <w:t xml:space="preserve"> 2014; Jacobsen </w:t>
      </w:r>
      <w:r w:rsidR="0023215F" w:rsidRPr="0023215F">
        <w:rPr>
          <w:rFonts w:ascii="Times" w:hAnsi="Times"/>
          <w:i/>
          <w:iCs/>
          <w:lang w:val="en-GB"/>
        </w:rPr>
        <w:t>et al.</w:t>
      </w:r>
      <w:r w:rsidR="0023215F" w:rsidRPr="0023215F">
        <w:rPr>
          <w:rFonts w:ascii="Times" w:hAnsi="Times"/>
          <w:lang w:val="en-GB"/>
        </w:rPr>
        <w:t xml:space="preserve"> 2017)</w:t>
      </w:r>
      <w:r w:rsidR="0023215F">
        <w:rPr>
          <w:rFonts w:ascii="Times" w:hAnsi="Times" w:cstheme="minorHAnsi"/>
        </w:rPr>
        <w:fldChar w:fldCharType="end"/>
      </w:r>
      <w:r w:rsidR="005D2492" w:rsidRPr="00671737">
        <w:rPr>
          <w:rFonts w:ascii="Times" w:hAnsi="Times" w:cstheme="minorHAnsi"/>
          <w:lang w:val="en-US"/>
        </w:rPr>
        <w:t>.</w:t>
      </w:r>
      <w:r w:rsidR="00DB2F09">
        <w:rPr>
          <w:rFonts w:ascii="Times" w:hAnsi="Times" w:cstheme="minorHAnsi"/>
        </w:rPr>
        <w:t xml:space="preserve"> </w:t>
      </w:r>
      <w:r w:rsidR="00705AF8">
        <w:rPr>
          <w:rFonts w:ascii="Times" w:hAnsi="Times" w:cstheme="minorHAnsi"/>
        </w:rPr>
        <w:t xml:space="preserve">We used </w:t>
      </w:r>
      <w:r w:rsidR="00705AF8" w:rsidRPr="00F95139">
        <w:rPr>
          <w:rFonts w:ascii="Times" w:hAnsi="Times" w:cstheme="minorHAnsi"/>
        </w:rPr>
        <w:t xml:space="preserve">the "L-BFGS-B" algorithm </w:t>
      </w:r>
      <w:r w:rsidR="00705AF8" w:rsidRPr="00C24E83">
        <w:rPr>
          <w:rFonts w:ascii="Times" w:hAnsi="Times" w:cstheme="minorHAnsi"/>
        </w:rPr>
        <w:fldChar w:fldCharType="begin"/>
      </w:r>
      <w:r w:rsidR="00705AF8">
        <w:rPr>
          <w:rFonts w:ascii="Times" w:hAnsi="Times" w:cstheme="minorHAnsi"/>
        </w:rPr>
        <w:instrText xml:space="preserve"> ADDIN ZOTERO_ITEM CSL_CITATION {"citationID":"ItoDVdgy","properties":{"formattedCitation":"(Byrd {\\i{}et al.} 1995)","plainCitation":"(Byrd et al. 1995)","noteIndex":0},"citationItems":[{"id":908,"uris":["http://zotero.org/users/6116610/items/DM7QYGF4"],"itemData":{"id":908,"type":"article-journal","abstract":"An algorithm for solving large nonlinear optimization problems with simple bounds is described. It is based on the gradient projection method and uses a limited memory BFGS matrix to approximate the Hessian of the objective function. It is shown how to take advantage of the form of the limited memory approximation to implement the algorithm efficiently. The results of numerical tests on a set of large problems are reported.","container-title":"SIAM Journal on Scientific Computing","DOI":"10.1137/0916069","ISSN":"1064-8275","issue":"5","journalAbbreviation":"SIAM J. Sci. Comput.","page":"1190-1208","source":"epubs.siam.org (Atypon)","title":"A Limited Memory Algorithm for Bound Constrained Optimization","volume":"16","author":[{"family":"Byrd","given":"Richard H."},{"family":"Lu","given":"Peihuang."},{"family":"Nocedal","given":"Jorge."},{"family":"Zhu","given":"Ciyou."}],"issued":{"date-parts":[["1995",9,1]]},"citation-key":"byrdLimitedMemoryAlgorithm1995"}}],"schema":"https://github.com/citation-style-language/schema/raw/master/csl-citation.json"} </w:instrText>
      </w:r>
      <w:r w:rsidR="00705AF8" w:rsidRPr="00C24E83">
        <w:rPr>
          <w:rFonts w:ascii="Times" w:hAnsi="Times" w:cstheme="minorHAnsi"/>
        </w:rPr>
        <w:fldChar w:fldCharType="separate"/>
      </w:r>
      <w:r w:rsidR="00705AF8" w:rsidRPr="00C24E83">
        <w:rPr>
          <w:rFonts w:ascii="Times" w:hAnsi="Times"/>
        </w:rPr>
        <w:t xml:space="preserve">(Byrd </w:t>
      </w:r>
      <w:r w:rsidR="00705AF8" w:rsidRPr="00C24E83">
        <w:rPr>
          <w:rFonts w:ascii="Times" w:hAnsi="Times"/>
          <w:i/>
          <w:iCs/>
        </w:rPr>
        <w:t>et al.</w:t>
      </w:r>
      <w:r w:rsidR="00705AF8" w:rsidRPr="00C24E83">
        <w:rPr>
          <w:rFonts w:ascii="Times" w:hAnsi="Times"/>
        </w:rPr>
        <w:t xml:space="preserve"> 1995)</w:t>
      </w:r>
      <w:r w:rsidR="00705AF8" w:rsidRPr="00C24E83">
        <w:rPr>
          <w:rFonts w:ascii="Times" w:hAnsi="Times" w:cstheme="minorHAnsi"/>
        </w:rPr>
        <w:fldChar w:fldCharType="end"/>
      </w:r>
      <w:r w:rsidR="00705AF8" w:rsidRPr="00F95139">
        <w:rPr>
          <w:rFonts w:ascii="Times" w:hAnsi="Times" w:cstheme="minorHAnsi"/>
        </w:rPr>
        <w:t xml:space="preserve"> in the ‘R’-optimization function ‘</w:t>
      </w:r>
      <w:r w:rsidR="00705AF8" w:rsidRPr="00F95139">
        <w:rPr>
          <w:rFonts w:ascii="Times" w:hAnsi="Times" w:cstheme="minorHAnsi"/>
          <w:i/>
        </w:rPr>
        <w:t>optim</w:t>
      </w:r>
      <w:r w:rsidR="00705AF8" w:rsidRPr="00952529">
        <w:rPr>
          <w:rFonts w:ascii="Times" w:hAnsi="Times" w:cstheme="minorHAnsi"/>
        </w:rPr>
        <w:t>’</w:t>
      </w:r>
      <w:r w:rsidR="00705AF8" w:rsidRPr="00671737">
        <w:rPr>
          <w:rFonts w:ascii="Times" w:hAnsi="Times" w:cstheme="minorHAnsi"/>
          <w:lang w:val="en-US"/>
        </w:rPr>
        <w:t xml:space="preserve"> </w:t>
      </w:r>
      <w:r>
        <w:rPr>
          <w:rFonts w:ascii="Times" w:hAnsi="Times" w:cstheme="minorHAnsi"/>
        </w:rPr>
        <w:t>to</w:t>
      </w:r>
      <w:r w:rsidRPr="00F95139">
        <w:rPr>
          <w:rFonts w:ascii="Times" w:hAnsi="Times" w:cstheme="minorHAnsi"/>
        </w:rPr>
        <w:t xml:space="preserve"> minimiz</w:t>
      </w:r>
      <w:r>
        <w:rPr>
          <w:rFonts w:ascii="Times" w:hAnsi="Times" w:cstheme="minorHAnsi"/>
        </w:rPr>
        <w:t>e</w:t>
      </w:r>
      <w:r w:rsidRPr="00F95139">
        <w:rPr>
          <w:rFonts w:ascii="Times" w:hAnsi="Times" w:cstheme="minorHAnsi"/>
        </w:rPr>
        <w:t xml:space="preserve"> the residual sum of squares between the natural log of spawning stock biomass estimated in stock </w:t>
      </w:r>
      <w:r w:rsidRPr="00F95139">
        <w:rPr>
          <w:rFonts w:ascii="Times" w:hAnsi="Times" w:cstheme="minorHAnsi"/>
        </w:rPr>
        <w:lastRenderedPageBreak/>
        <w:t>assessment output</w:t>
      </w:r>
      <w:r w:rsidR="001F170E">
        <w:rPr>
          <w:rFonts w:ascii="Times" w:hAnsi="Times" w:cstheme="minorHAnsi"/>
        </w:rPr>
        <w:t xml:space="preserve"> </w:t>
      </w:r>
      <w:r w:rsidR="008A3D9E">
        <w:rPr>
          <w:rFonts w:ascii="Times" w:hAnsi="Times" w:cstheme="minorHAnsi"/>
        </w:rPr>
        <w:fldChar w:fldCharType="begin"/>
      </w:r>
      <w:r w:rsidR="009A4E72">
        <w:rPr>
          <w:rFonts w:ascii="Times" w:hAnsi="Times" w:cstheme="minorHAnsi"/>
        </w:rPr>
        <w:instrText xml:space="preserve"> ADDIN ZOTERO_ITEM CSL_CITATION {"citationID":"OD3JrlXw","properties":{"formattedCitation":"(ICES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8A3D9E">
        <w:rPr>
          <w:rFonts w:ascii="Times" w:hAnsi="Times" w:cstheme="minorHAnsi"/>
        </w:rPr>
        <w:fldChar w:fldCharType="separate"/>
      </w:r>
      <w:r w:rsidR="008A3D9E">
        <w:rPr>
          <w:rFonts w:ascii="Times" w:hAnsi="Times" w:cstheme="minorHAnsi"/>
          <w:noProof/>
        </w:rPr>
        <w:t>(ICES 2013, 2015)</w:t>
      </w:r>
      <w:r w:rsidR="008A3D9E">
        <w:rPr>
          <w:rFonts w:ascii="Times" w:hAnsi="Times" w:cstheme="minorHAnsi"/>
        </w:rPr>
        <w:fldChar w:fldCharType="end"/>
      </w:r>
      <w:r w:rsidRPr="00F95139">
        <w:rPr>
          <w:rFonts w:ascii="Times" w:hAnsi="Times" w:cstheme="minorHAnsi"/>
        </w:rPr>
        <w:t xml:space="preserve"> and those emergent in the model for the years 1992-2002</w:t>
      </w:r>
      <w:r w:rsidR="00CB3831" w:rsidRPr="00D32DE1">
        <w:rPr>
          <w:rFonts w:ascii="Times" w:hAnsi="Times" w:cstheme="minorHAnsi"/>
          <w:lang w:val="en-US"/>
        </w:rPr>
        <w:t xml:space="preserve">. </w:t>
      </w:r>
      <w:r w:rsidR="0041069B">
        <w:rPr>
          <w:rFonts w:ascii="Times" w:hAnsi="Times" w:cstheme="minorHAnsi"/>
        </w:rPr>
        <w:t>The optimization procedure resulted in close agreement between SSB from the model and from stock assessments in the calibration time frame.</w:t>
      </w:r>
      <w:r w:rsidR="006C67C2">
        <w:rPr>
          <w:rFonts w:ascii="Times" w:hAnsi="Times" w:cstheme="minorHAnsi"/>
        </w:rPr>
        <w:t xml:space="preserve"> Projections from 1992 and 201</w:t>
      </w:r>
      <w:r w:rsidR="003746A7">
        <w:rPr>
          <w:rFonts w:ascii="Times" w:hAnsi="Times" w:cstheme="minorHAnsi"/>
        </w:rPr>
        <w:t>2</w:t>
      </w:r>
      <w:r w:rsidR="00277363">
        <w:rPr>
          <w:rFonts w:ascii="Times" w:hAnsi="Times" w:cstheme="minorHAnsi"/>
        </w:rPr>
        <w:t xml:space="preserve"> also generally tracked the assessment SSBs (correlation coefficients of 0.65, 0.94 and 0.54 for cod, herring and sprat, respectively). </w:t>
      </w:r>
      <w:r w:rsidR="0041069B">
        <w:rPr>
          <w:rFonts w:ascii="Times" w:hAnsi="Times" w:cstheme="minorHAnsi"/>
        </w:rPr>
        <w:t xml:space="preserve">However, </w:t>
      </w:r>
      <w:r w:rsidR="00277363">
        <w:rPr>
          <w:rFonts w:ascii="Times" w:hAnsi="Times" w:cstheme="minorHAnsi"/>
        </w:rPr>
        <w:t>hindcasts (1974-201</w:t>
      </w:r>
      <w:r w:rsidR="00E05985">
        <w:rPr>
          <w:rFonts w:ascii="Times" w:hAnsi="Times" w:cstheme="minorHAnsi"/>
        </w:rPr>
        <w:t>2</w:t>
      </w:r>
      <w:r w:rsidR="00277363">
        <w:rPr>
          <w:rFonts w:ascii="Times" w:hAnsi="Times" w:cstheme="minorHAnsi"/>
        </w:rPr>
        <w:t xml:space="preserve">) revealed </w:t>
      </w:r>
      <w:r w:rsidR="00F3400D">
        <w:rPr>
          <w:rFonts w:ascii="Times" w:hAnsi="Times" w:cstheme="minorHAnsi"/>
        </w:rPr>
        <w:t xml:space="preserve">no correlation between assessment SSB and the model, while </w:t>
      </w:r>
      <w:r w:rsidR="0041069B" w:rsidRPr="008672F3">
        <w:rPr>
          <w:rFonts w:ascii="Times" w:hAnsi="Times" w:cstheme="minorHAnsi"/>
        </w:rPr>
        <w:t xml:space="preserve">for herring and cod </w:t>
      </w:r>
      <w:r w:rsidR="00F3400D">
        <w:rPr>
          <w:rFonts w:ascii="Times" w:hAnsi="Times" w:cstheme="minorHAnsi"/>
        </w:rPr>
        <w:t xml:space="preserve">the </w:t>
      </w:r>
      <w:r w:rsidR="0041069B" w:rsidRPr="008672F3">
        <w:rPr>
          <w:rFonts w:ascii="Times" w:hAnsi="Times" w:cstheme="minorHAnsi"/>
        </w:rPr>
        <w:t xml:space="preserve">general trends </w:t>
      </w:r>
      <w:r w:rsidR="00F3400D">
        <w:rPr>
          <w:rFonts w:ascii="Times" w:hAnsi="Times" w:cstheme="minorHAnsi"/>
        </w:rPr>
        <w:t xml:space="preserve">were captured </w:t>
      </w:r>
      <w:r w:rsidR="0041069B" w:rsidRPr="008672F3">
        <w:rPr>
          <w:rFonts w:ascii="Times" w:hAnsi="Times" w:cstheme="minorHAnsi"/>
        </w:rPr>
        <w:t>relatively well</w:t>
      </w:r>
      <w:r w:rsidR="0041069B">
        <w:rPr>
          <w:rFonts w:ascii="Times" w:hAnsi="Times" w:cstheme="minorHAnsi"/>
        </w:rPr>
        <w:t xml:space="preserve">. </w:t>
      </w:r>
      <w:r w:rsidR="00F3400D">
        <w:rPr>
          <w:rFonts w:ascii="Times" w:hAnsi="Times" w:cstheme="minorHAnsi"/>
        </w:rPr>
        <w:t xml:space="preserve">The low ability to reconstruct historical biomasses is likely due to the regime shift </w:t>
      </w:r>
      <w:r w:rsidR="008F5933">
        <w:rPr>
          <w:rFonts w:ascii="Times" w:hAnsi="Times" w:cstheme="minorHAnsi"/>
        </w:rPr>
        <w:t>occurring</w:t>
      </w:r>
      <w:r w:rsidR="00F3400D">
        <w:rPr>
          <w:rFonts w:ascii="Times" w:hAnsi="Times" w:cstheme="minorHAnsi"/>
        </w:rPr>
        <w:t xml:space="preserve"> </w:t>
      </w:r>
      <w:r w:rsidR="00EA7DEA">
        <w:rPr>
          <w:rFonts w:ascii="Times" w:hAnsi="Times" w:cstheme="minorHAnsi"/>
        </w:rPr>
        <w:t>between</w:t>
      </w:r>
      <w:r w:rsidR="00944525">
        <w:rPr>
          <w:rFonts w:ascii="Times" w:hAnsi="Times" w:cstheme="minorHAnsi"/>
        </w:rPr>
        <w:t xml:space="preserve"> 1988-1993</w:t>
      </w:r>
      <w:r w:rsidR="0041069B" w:rsidRPr="008672F3">
        <w:rPr>
          <w:rFonts w:ascii="Times" w:hAnsi="Times" w:cstheme="minorHAnsi"/>
        </w:rPr>
        <w:t xml:space="preserve"> (Möllmann et al. 2009).</w:t>
      </w:r>
      <w:r w:rsidR="0041069B">
        <w:rPr>
          <w:rFonts w:ascii="Times" w:hAnsi="Times" w:cstheme="minorHAnsi"/>
        </w:rPr>
        <w:t xml:space="preserve"> </w:t>
      </w:r>
      <w:r w:rsidR="00E21B2D">
        <w:rPr>
          <w:rFonts w:ascii="Times" w:hAnsi="Times" w:cstheme="minorHAnsi"/>
        </w:rPr>
        <w:t>G</w:t>
      </w:r>
      <w:r w:rsidR="00E21B2D" w:rsidRPr="00F95139">
        <w:rPr>
          <w:rFonts w:ascii="Times" w:hAnsi="Times" w:cstheme="minorHAnsi"/>
        </w:rPr>
        <w:t xml:space="preserve">rowth curves </w:t>
      </w:r>
      <w:r w:rsidR="00E21B2D">
        <w:rPr>
          <w:rFonts w:ascii="Times" w:hAnsi="Times" w:cstheme="minorHAnsi"/>
        </w:rPr>
        <w:t xml:space="preserve">emerging from the model were in close agreement with </w:t>
      </w:r>
      <w:r w:rsidR="00E21B2D" w:rsidRPr="00F95139">
        <w:rPr>
          <w:rFonts w:ascii="Times" w:hAnsi="Times" w:cstheme="minorHAnsi"/>
        </w:rPr>
        <w:t>von Bertalanffy curves fitted to</w:t>
      </w:r>
      <w:r w:rsidR="00E078CF" w:rsidRPr="00C14B62">
        <w:rPr>
          <w:rFonts w:ascii="Times" w:hAnsi="Times" w:cstheme="minorHAnsi"/>
          <w:lang w:val="en-US"/>
        </w:rPr>
        <w:t xml:space="preserve"> length-at-age data from</w:t>
      </w:r>
      <w:r w:rsidR="00E21B2D" w:rsidRPr="00F95139">
        <w:rPr>
          <w:rFonts w:ascii="Times" w:hAnsi="Times" w:cstheme="minorHAnsi"/>
        </w:rPr>
        <w:t xml:space="preserve"> trawl survey</w:t>
      </w:r>
      <w:r w:rsidR="00E078CF" w:rsidRPr="00C14B62">
        <w:rPr>
          <w:rFonts w:ascii="Times" w:hAnsi="Times" w:cstheme="minorHAnsi"/>
          <w:lang w:val="en-US"/>
        </w:rPr>
        <w:t>s</w:t>
      </w:r>
      <w:r w:rsidR="00E21B2D" w:rsidRPr="00F95139">
        <w:rPr>
          <w:rFonts w:ascii="Times" w:hAnsi="Times" w:cstheme="minorHAnsi"/>
        </w:rPr>
        <w:t xml:space="preserve"> </w:t>
      </w:r>
      <w:r w:rsidRPr="00F95139">
        <w:rPr>
          <w:rFonts w:ascii="Times" w:hAnsi="Times" w:cstheme="minorHAnsi"/>
        </w:rPr>
        <w:t>(Fig. S</w:t>
      </w:r>
      <w:r w:rsidR="00363F5F">
        <w:rPr>
          <w:rFonts w:ascii="Times" w:hAnsi="Times" w:cstheme="minorHAnsi"/>
        </w:rPr>
        <w:t>6</w:t>
      </w:r>
      <w:r w:rsidRPr="00F95139">
        <w:rPr>
          <w:rFonts w:ascii="Times" w:hAnsi="Times" w:cstheme="minorHAnsi"/>
        </w:rPr>
        <w:t>), after a stepwise manual increase of the constant in the allometric maximum-consumption rate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F95139">
        <w:rPr>
          <w:rFonts w:ascii="Times" w:hAnsi="Times" w:cstheme="minorHAnsi"/>
        </w:rPr>
        <w:t>) (</w:t>
      </w:r>
      <w:r w:rsidR="00B6361E" w:rsidRPr="00B20F53">
        <w:rPr>
          <w:i/>
          <w:iCs/>
        </w:rPr>
        <w:t>Supporting Information</w:t>
      </w:r>
      <w:r w:rsidRPr="00F95139">
        <w:rPr>
          <w:rFonts w:ascii="Times" w:hAnsi="Times" w:cstheme="minorHAnsi"/>
        </w:rPr>
        <w:t>).</w:t>
      </w:r>
      <w:r>
        <w:rPr>
          <w:rFonts w:ascii="Times" w:hAnsi="Times" w:cstheme="minorHAnsi"/>
        </w:rPr>
        <w:t xml:space="preserve"> T</w:t>
      </w:r>
      <w:r w:rsidRPr="00F95139">
        <w:rPr>
          <w:rFonts w:ascii="Times" w:hAnsi="Times" w:cstheme="minorHAnsi"/>
        </w:rPr>
        <w:t>he level</w:t>
      </w:r>
      <w:r>
        <w:rPr>
          <w:rFonts w:ascii="Times" w:hAnsi="Times" w:cstheme="minorHAnsi"/>
        </w:rPr>
        <w:t xml:space="preserve"> </w:t>
      </w:r>
      <w:r w:rsidRPr="00C24E83">
        <w:rPr>
          <w:rFonts w:ascii="Times" w:hAnsi="Times" w:cstheme="minorHAnsi"/>
        </w:rPr>
        <w:t>of</w:t>
      </w:r>
      <w:r>
        <w:rPr>
          <w:rFonts w:ascii="Times" w:hAnsi="Times" w:cstheme="minorHAnsi"/>
        </w:rPr>
        <w:t xml:space="preserve"> </w:t>
      </w:r>
      <w:r w:rsidRPr="00F95139">
        <w:rPr>
          <w:rFonts w:ascii="Times" w:hAnsi="Times" w:cstheme="minorHAnsi"/>
        </w:rPr>
        <w:t>density dependence</w:t>
      </w:r>
      <w:r>
        <w:rPr>
          <w:rFonts w:ascii="Times" w:hAnsi="Times" w:cstheme="minorHAnsi"/>
        </w:rPr>
        <w:t xml:space="preserve"> imposed by </w:t>
      </w:r>
      <w:r w:rsidRPr="00F95139">
        <w:rPr>
          <w:rFonts w:ascii="Times" w:hAnsi="Times" w:cstheme="minorHAnsi"/>
        </w:rPr>
        <w:t>the stock-recruit</w:t>
      </w:r>
      <w:r w:rsidR="00D1486E">
        <w:rPr>
          <w:rFonts w:ascii="Times" w:hAnsi="Times" w:cstheme="minorHAnsi"/>
        </w:rPr>
        <w:t>ment</w:t>
      </w:r>
      <w:r w:rsidRPr="00C24E83">
        <w:rPr>
          <w:rFonts w:ascii="Times" w:hAnsi="Times" w:cstheme="minorHAnsi"/>
        </w:rPr>
        <w:t xml:space="preserve"> function</w:t>
      </w:r>
      <w:r>
        <w:rPr>
          <w:rFonts w:ascii="Times" w:hAnsi="Times" w:cstheme="minorHAnsi"/>
        </w:rPr>
        <w:t xml:space="preserve"> (see Eq. 14-15) was also evaluated by assessing </w:t>
      </w:r>
      <w:r w:rsidRPr="00F95139">
        <w:rPr>
          <w:rFonts w:ascii="Times" w:hAnsi="Times" w:cstheme="minorHAnsi"/>
        </w:rPr>
        <w:t xml:space="preserve">the ratio of </w:t>
      </w:r>
      <w:r w:rsidR="000F4CE6">
        <w:rPr>
          <w:rFonts w:ascii="Times" w:hAnsi="Times" w:cstheme="minorHAnsi"/>
        </w:rPr>
        <w:t xml:space="preserve">the </w:t>
      </w:r>
      <w:r w:rsidR="000F4CE6" w:rsidRPr="00F95139">
        <w:rPr>
          <w:rFonts w:ascii="Times" w:hAnsi="Times"/>
        </w:rPr>
        <w:t>physiological recruitment</w:t>
      </w:r>
      <w:r w:rsidR="000F4CE6">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000A4332">
        <w:rPr>
          <w:rFonts w:ascii="Times" w:eastAsiaTheme="minorEastAsia" w:hAnsi="Times"/>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A4332">
        <w:rPr>
          <w:rFonts w:ascii="Times" w:eastAsiaTheme="minorEastAsia" w:hAnsi="Times"/>
        </w:rPr>
        <w:t xml:space="preserve"> </w:t>
      </w:r>
      <w:r w:rsidRPr="00C24E83">
        <w:rPr>
          <w:rFonts w:ascii="Times" w:hAnsi="Times" w:cstheme="minorHAnsi"/>
        </w:rPr>
        <w:fldChar w:fldCharType="begin"/>
      </w:r>
      <w:r w:rsidR="00587D54">
        <w:rPr>
          <w:rFonts w:ascii="Times" w:hAnsi="Times" w:cstheme="minorHAnsi"/>
        </w:rPr>
        <w:instrText xml:space="preserve"> ADDIN ZOTERO_ITEM CSL_CITATION {"citationID":"zwtKCL5w","properties":{"formattedCitation":"(Jacobsen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(Jacobsen </w:t>
      </w:r>
      <w:r w:rsidRPr="00C24E83">
        <w:rPr>
          <w:rFonts w:ascii="Times" w:hAnsi="Times"/>
          <w:i/>
          <w:iCs/>
        </w:rPr>
        <w:t>et al.</w:t>
      </w:r>
      <w:r w:rsidRPr="00C24E83">
        <w:rPr>
          <w:rFonts w:ascii="Times" w:hAnsi="Times"/>
        </w:rPr>
        <w:t xml:space="preserve"> 2017)</w:t>
      </w:r>
      <w:r w:rsidRPr="00C24E83">
        <w:rPr>
          <w:rFonts w:ascii="Times" w:hAnsi="Times" w:cstheme="minorHAnsi"/>
        </w:rPr>
        <w:fldChar w:fldCharType="end"/>
      </w:r>
      <w:r w:rsidRPr="00F95139">
        <w:rPr>
          <w:rFonts w:ascii="Times" w:hAnsi="Times" w:cstheme="minorHAnsi"/>
        </w:rPr>
        <w:t xml:space="preserve"> (</w:t>
      </w:r>
      <w:r w:rsidR="001560CD" w:rsidRPr="00B20F53">
        <w:rPr>
          <w:i/>
          <w:iCs/>
        </w:rPr>
        <w:t>Supporting Information</w:t>
      </w:r>
      <w:r w:rsidRPr="00F95139">
        <w:rPr>
          <w:rFonts w:ascii="Times" w:hAnsi="Times" w:cstheme="minorHAnsi"/>
        </w:rPr>
        <w:t xml:space="preserve">). </w:t>
      </w:r>
      <w:r>
        <w:t>Thes</w:t>
      </w:r>
      <w:r w:rsidR="00952529">
        <w:t>e</w:t>
      </w:r>
      <w:r w:rsidR="00C57579">
        <w:t xml:space="preserve"> final</w:t>
      </w:r>
      <w:r>
        <w:t xml:space="preserve"> values mean that stock recruitment is sensitive to the stock biomass, but there is some density dependence limiting recruitment (i.e., not all spawn produced become recruits)</w:t>
      </w:r>
      <w:r w:rsidRPr="00F95139">
        <w:rPr>
          <w:rFonts w:ascii="Times" w:hAnsi="Times" w:cstheme="minorHAnsi"/>
        </w:rPr>
        <w:t xml:space="preserve">. </w:t>
      </w:r>
      <w:r w:rsidR="007B1685">
        <w:rPr>
          <w:rFonts w:ascii="Times" w:hAnsi="Times" w:cstheme="minorHAnsi"/>
        </w:rPr>
        <w:t xml:space="preserve">The fishing mortality leading to the highest </w:t>
      </w:r>
      <w:r w:rsidR="00CB4359">
        <w:rPr>
          <w:rFonts w:ascii="Times" w:hAnsi="Times" w:cstheme="minorHAnsi"/>
        </w:rPr>
        <w:t>long-term</w:t>
      </w:r>
      <w:r w:rsidR="007B1685">
        <w:rPr>
          <w:rFonts w:ascii="Times" w:hAnsi="Times" w:cstheme="minorHAnsi"/>
        </w:rPr>
        <w:t xml:space="preserve"> yield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7B1685">
        <w:rPr>
          <w:rFonts w:ascii="Times" w:eastAsiaTheme="minorEastAsia" w:hAnsi="Times" w:cstheme="minorHAnsi"/>
        </w:rPr>
        <w:t>)</w:t>
      </w:r>
      <w:r w:rsidR="00730A44">
        <w:rPr>
          <w:rFonts w:ascii="Times" w:eastAsiaTheme="minorEastAsia" w:hAnsi="Times" w:cstheme="minorHAnsi"/>
        </w:rPr>
        <w:t xml:space="preserve"> from the model </w:t>
      </w:r>
      <w:r w:rsidR="00730A44" w:rsidRPr="00A658A5">
        <w:t>(</w:t>
      </w:r>
      <w:r w:rsidR="00730A44" w:rsidRPr="00A658A5">
        <w:rPr>
          <w:rFonts w:eastAsiaTheme="minorEastAsia"/>
        </w:rPr>
        <w:t xml:space="preserve">estimated </w:t>
      </w:r>
      <w:r w:rsidR="00E365D4">
        <w:rPr>
          <w:rFonts w:eastAsiaTheme="minorEastAsia"/>
        </w:rPr>
        <w:t xml:space="preserve">for one species at the time while </w:t>
      </w:r>
      <w:r w:rsidR="00730A44" w:rsidRPr="00A658A5">
        <w:rPr>
          <w:rFonts w:eastAsiaTheme="minorEastAsia"/>
        </w:rPr>
        <w:t xml:space="preserve">keeping each species at their mean assessment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730A44" w:rsidRPr="00A658A5">
        <w:rPr>
          <w:rFonts w:eastAsiaTheme="minorEastAsia"/>
        </w:rPr>
        <w:t>)</w:t>
      </w:r>
      <w:r w:rsidR="00917908">
        <w:rPr>
          <w:rFonts w:eastAsiaTheme="minorEastAsia"/>
        </w:rPr>
        <w:t xml:space="preserve"> were in agreement with the assessment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917908">
        <w:rPr>
          <w:rFonts w:eastAsiaTheme="minorEastAsia"/>
        </w:rPr>
        <w:t xml:space="preserve"> for sprat and herring. For cod,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917908">
        <w:rPr>
          <w:rFonts w:eastAsiaTheme="minorEastAsia"/>
        </w:rPr>
        <w:t xml:space="preserve"> is lower in the size-spectrum model than in stock assessments.</w:t>
      </w:r>
    </w:p>
    <w:p w14:paraId="3FFEAF2C" w14:textId="77777777" w:rsidR="00B46094" w:rsidRPr="00F95139" w:rsidRDefault="00B46094" w:rsidP="004E0AE6">
      <w:pPr>
        <w:spacing w:line="480" w:lineRule="auto"/>
        <w:contextualSpacing/>
        <w:jc w:val="both"/>
        <w:rPr>
          <w:rFonts w:ascii="Times" w:hAnsi="Times"/>
        </w:rPr>
      </w:pPr>
    </w:p>
    <w:p w14:paraId="2D4BA3EB" w14:textId="77777777" w:rsidR="00C109E4" w:rsidRPr="00AC66AD" w:rsidRDefault="00C109E4" w:rsidP="004E0AE6">
      <w:pPr>
        <w:spacing w:line="480" w:lineRule="auto"/>
        <w:contextualSpacing/>
        <w:jc w:val="both"/>
        <w:rPr>
          <w:b/>
          <w:bCs/>
          <w:i/>
        </w:rPr>
      </w:pPr>
      <w:r w:rsidRPr="00AC66AD">
        <w:rPr>
          <w:b/>
          <w:bCs/>
          <w:i/>
        </w:rPr>
        <w:t>Analysis of responses to warming</w:t>
      </w:r>
    </w:p>
    <w:p w14:paraId="0CEDE69B" w14:textId="32C9A8CD" w:rsidR="00FF595B" w:rsidRPr="00671737" w:rsidRDefault="00FF595B" w:rsidP="004E0AE6">
      <w:pPr>
        <w:spacing w:line="480" w:lineRule="auto"/>
        <w:jc w:val="both"/>
        <w:rPr>
          <w:rFonts w:ascii="Times" w:eastAsiaTheme="minorEastAsia" w:hAnsi="Times"/>
        </w:rPr>
      </w:pPr>
      <w:r>
        <w:rPr>
          <w:rFonts w:ascii="Times" w:hAnsi="Times"/>
        </w:rPr>
        <w:t xml:space="preserve">We analyse the effects of warming on the size-structure food web in two different ways: </w:t>
      </w:r>
      <w:r w:rsidR="00E4080C">
        <w:rPr>
          <w:rFonts w:ascii="Times" w:hAnsi="Times"/>
        </w:rPr>
        <w:t xml:space="preserve">by </w:t>
      </w:r>
      <w:r>
        <w:rPr>
          <w:rFonts w:ascii="Times" w:hAnsi="Times"/>
        </w:rPr>
        <w:t>project</w:t>
      </w:r>
      <w:r w:rsidR="00E4080C">
        <w:rPr>
          <w:rFonts w:ascii="Times" w:hAnsi="Times"/>
        </w:rPr>
        <w:t>ing the food web</w:t>
      </w:r>
      <w:r>
        <w:rPr>
          <w:rFonts w:ascii="Times" w:hAnsi="Times"/>
        </w:rPr>
        <w:t xml:space="preserve"> to 2050 with time-varying sea surface trends</w:t>
      </w:r>
      <w:r w:rsidR="00E4080C">
        <w:rPr>
          <w:rFonts w:ascii="Times" w:hAnsi="Times"/>
        </w:rPr>
        <w:t xml:space="preserve">, </w:t>
      </w:r>
      <w:r>
        <w:rPr>
          <w:rFonts w:ascii="Times" w:hAnsi="Times"/>
        </w:rPr>
        <w:t xml:space="preserve">and by projecting the model for 200 years </w:t>
      </w:r>
      <w:r w:rsidR="00C86EC2">
        <w:rPr>
          <w:rFonts w:ascii="Times" w:hAnsi="Times"/>
        </w:rPr>
        <w:t xml:space="preserve">with </w:t>
      </w:r>
      <w:r w:rsidR="000D7F92">
        <w:rPr>
          <w:rFonts w:ascii="Times" w:hAnsi="Times"/>
        </w:rPr>
        <w:t xml:space="preserve">fixed </w:t>
      </w:r>
      <w:r>
        <w:rPr>
          <w:rFonts w:ascii="Times" w:hAnsi="Times"/>
        </w:rPr>
        <w:t xml:space="preserve">temperatures </w:t>
      </w:r>
      <w:r w:rsidR="000A5742">
        <w:rPr>
          <w:rFonts w:ascii="Times" w:hAnsi="Times"/>
        </w:rPr>
        <w:t xml:space="preserve">above or below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000A5742">
        <w:rPr>
          <w:rFonts w:ascii="Times" w:hAnsi="Times"/>
        </w:rPr>
        <w:t>.</w:t>
      </w:r>
      <w:r w:rsidR="0064259A" w:rsidRPr="0064259A">
        <w:rPr>
          <w:rFonts w:ascii="Times" w:hAnsi="Times"/>
        </w:rPr>
        <w:t xml:space="preserve"> </w:t>
      </w:r>
      <w:r w:rsidR="0064259A">
        <w:rPr>
          <w:rFonts w:ascii="Times" w:hAnsi="Times"/>
        </w:rPr>
        <w:t xml:space="preserve">The first set of simulations aimed to assess possible fish population responses to the expected temperature changes, while </w:t>
      </w:r>
      <w:r w:rsidR="0064259A">
        <w:rPr>
          <w:rFonts w:ascii="Times" w:hAnsi="Times"/>
        </w:rPr>
        <w:lastRenderedPageBreak/>
        <w:t xml:space="preserve">the second was aimed at exploring </w:t>
      </w:r>
      <w:r w:rsidR="0064259A" w:rsidRPr="00F95139">
        <w:rPr>
          <w:rFonts w:ascii="Times" w:hAnsi="Times"/>
        </w:rPr>
        <w:t>effect</w:t>
      </w:r>
      <w:r w:rsidR="0064259A">
        <w:rPr>
          <w:rFonts w:ascii="Times" w:hAnsi="Times"/>
        </w:rPr>
        <w:t xml:space="preserve">s </w:t>
      </w:r>
      <w:r w:rsidR="0064259A" w:rsidRPr="00F95139">
        <w:rPr>
          <w:rFonts w:ascii="Times" w:hAnsi="Times"/>
        </w:rPr>
        <w:t xml:space="preserve">of temperature on </w:t>
      </w:r>
      <w:r w:rsidR="0064259A">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64259A">
        <w:rPr>
          <w:rFonts w:ascii="Times" w:hAnsi="Times"/>
        </w:rPr>
        <w:t xml:space="preserve"> </w:t>
      </w:r>
      <w:r w:rsidR="005E36B1" w:rsidRPr="001E0402">
        <w:rPr>
          <w:rFonts w:ascii="Times" w:hAnsi="Times"/>
          <w:lang w:val="en-US"/>
        </w:rPr>
        <w:t>at steady state</w:t>
      </w:r>
      <w:r w:rsidR="0064259A">
        <w:rPr>
          <w:rFonts w:ascii="Times" w:hAnsi="Times"/>
        </w:rPr>
        <w:t>.</w:t>
      </w:r>
    </w:p>
    <w:p w14:paraId="49DC3D32" w14:textId="30436ECA" w:rsidR="00C109E4" w:rsidRPr="00F95139" w:rsidRDefault="00FF595B" w:rsidP="00671737">
      <w:pPr>
        <w:spacing w:line="480" w:lineRule="auto"/>
        <w:ind w:firstLine="284"/>
        <w:jc w:val="both"/>
        <w:rPr>
          <w:rFonts w:ascii="Times" w:hAnsi="Times"/>
        </w:rPr>
      </w:pPr>
      <w:r>
        <w:rPr>
          <w:rFonts w:ascii="Times" w:hAnsi="Times"/>
        </w:rPr>
        <w:t>For the time-varying simulations, m</w:t>
      </w:r>
      <w:r w:rsidRPr="00F95139">
        <w:rPr>
          <w:rFonts w:ascii="Times" w:hAnsi="Times"/>
        </w:rPr>
        <w:t xml:space="preserve">odels </w:t>
      </w:r>
      <w:r w:rsidR="00C109E4" w:rsidRPr="00F95139">
        <w:rPr>
          <w:rFonts w:ascii="Times" w:hAnsi="Times"/>
        </w:rPr>
        <w:t xml:space="preserve">were projected with historical </w:t>
      </w:r>
      <w:r w:rsidR="00086663">
        <w:rPr>
          <w:rFonts w:ascii="Times" w:hAnsi="Times"/>
        </w:rPr>
        <w:t xml:space="preserve">annual </w:t>
      </w:r>
      <w:r w:rsidR="00C109E4" w:rsidRPr="00F95139">
        <w:rPr>
          <w:rFonts w:ascii="Times" w:hAnsi="Times"/>
        </w:rPr>
        <w:t xml:space="preserve">fishing </w:t>
      </w:r>
      <w:r w:rsidR="00C109E4">
        <w:rPr>
          <w:rFonts w:ascii="Times" w:hAnsi="Times"/>
        </w:rPr>
        <w:t>mortalities</w:t>
      </w:r>
      <w:r w:rsidR="00C109E4" w:rsidRPr="00F95139">
        <w:rPr>
          <w:rFonts w:ascii="Times" w:hAnsi="Times"/>
        </w:rPr>
        <w:t xml:space="preserve"> (1974-</w:t>
      </w:r>
      <w:r w:rsidR="00E05985" w:rsidRPr="00F95139">
        <w:rPr>
          <w:rFonts w:ascii="Times" w:hAnsi="Times"/>
        </w:rPr>
        <w:t>201</w:t>
      </w:r>
      <w:r w:rsidR="00E05985">
        <w:rPr>
          <w:rFonts w:ascii="Times" w:hAnsi="Times"/>
        </w:rPr>
        <w:t>2</w:t>
      </w:r>
      <w:r w:rsidR="00C109E4" w:rsidRPr="00F95139">
        <w:rPr>
          <w:rFonts w:ascii="Times" w:hAnsi="Times"/>
        </w:rPr>
        <w:t>)</w:t>
      </w:r>
      <w:r w:rsidR="00C109E4">
        <w:rPr>
          <w:rFonts w:ascii="Times" w:hAnsi="Times"/>
        </w:rPr>
        <w:t xml:space="preserve"> </w:t>
      </w:r>
      <w:r w:rsidR="00C109E4">
        <w:rPr>
          <w:rFonts w:ascii="Times" w:hAnsi="Times"/>
        </w:rPr>
        <w:fldChar w:fldCharType="begin"/>
      </w:r>
      <w:r w:rsidR="009A4E72">
        <w:rPr>
          <w:rFonts w:ascii="Times" w:hAnsi="Times"/>
        </w:rPr>
        <w:instrText xml:space="preserve"> ADDIN ZOTERO_ITEM CSL_CITATION {"citationID":"EpgEztVf","properties":{"formattedCitation":"(ICES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C109E4">
        <w:rPr>
          <w:rFonts w:ascii="Times" w:hAnsi="Times"/>
        </w:rPr>
        <w:fldChar w:fldCharType="separate"/>
      </w:r>
      <w:r w:rsidR="00C109E4">
        <w:rPr>
          <w:rFonts w:ascii="Times" w:hAnsi="Times"/>
          <w:noProof/>
        </w:rPr>
        <w:t>(ICES 2013, 2015)</w:t>
      </w:r>
      <w:r w:rsidR="00C109E4">
        <w:rPr>
          <w:rFonts w:ascii="Times" w:hAnsi="Times"/>
        </w:rPr>
        <w:fldChar w:fldCharType="end"/>
      </w:r>
      <w:r w:rsidR="00C109E4" w:rsidRPr="00F95139">
        <w:rPr>
          <w:rFonts w:ascii="Times" w:hAnsi="Times"/>
        </w:rPr>
        <w:t xml:space="preserve"> and sea surface temperature </w:t>
      </w:r>
      <w:r w:rsidR="002D47D7">
        <w:rPr>
          <w:rFonts w:ascii="Times" w:hAnsi="Times"/>
        </w:rPr>
        <w:t xml:space="preserve">trends </w:t>
      </w:r>
      <w:r w:rsidR="00C109E4" w:rsidRPr="00F95139">
        <w:rPr>
          <w:rFonts w:ascii="Times" w:hAnsi="Times"/>
        </w:rPr>
        <w:t xml:space="preserve">(1970-2050, </w:t>
      </w:r>
      <w:r w:rsidR="00C109E4" w:rsidRPr="00F95139">
        <w:rPr>
          <w:rFonts w:ascii="Times" w:hAnsi="Times" w:cstheme="minorHAnsi"/>
        </w:rPr>
        <w:t xml:space="preserve">acquired from the </w:t>
      </w:r>
      <w:r w:rsidR="00C109E4" w:rsidRPr="00F95139">
        <w:rPr>
          <w:rFonts w:ascii="Times" w:hAnsi="Times"/>
        </w:rPr>
        <w:t>regional coupled model system RCA4-NEMO under the RCP 8.5 scenario)</w:t>
      </w:r>
      <w:r w:rsidR="00C109E4">
        <w:rPr>
          <w:rFonts w:ascii="Times" w:hAnsi="Times"/>
        </w:rPr>
        <w:t xml:space="preserve"> </w:t>
      </w:r>
      <w:r w:rsidR="00C109E4">
        <w:rPr>
          <w:rFonts w:ascii="Times" w:hAnsi="Times"/>
        </w:rPr>
        <w:fldChar w:fldCharType="begin"/>
      </w:r>
      <w:r w:rsidR="00587D54">
        <w:rPr>
          <w:rFonts w:ascii="Times" w:hAnsi="Times"/>
        </w:rPr>
        <w:instrText xml:space="preserve"> ADDIN ZOTERO_ITEM CSL_CITATION {"citationID":"sOR8XqDf","properties":{"formattedCitation":"(Dieterich {\\i{}et al.} 2019; Gr\\uc0\\u246{}ger {\\i{}et al.} 2019)","plainCitation":"(Dieterich et al. 2019; Gröger et al. 2019)","noteIndex":0},"citationItems":[{"id":956,"uris":["http://zotero.org/users/6116610/items/BXS6L9H7"],"itemData":{"id":956,"type":"article-journal","abstract":"An ensemble of regional climate change scenarios for the North Sea is validated and analyzed. Five Coupled Model Intercomparison Project Phase 5 (CMIP5) General Circulation Models (GCMs) using three different Representative Concentration Pathways (RCPs) have been downscaled with the coupled atmosphere&amp;ndash;ice&amp;ndash;ocean model RCA4-NEMO. Validation of sea surface temperature (SST) against different datasets suggests that the model results are well within the spread of observational datasets. The ensemble mean SST with a bias of less than 1      </w:instrText>
      </w:r>
      <w:r w:rsidR="00587D54">
        <w:rPr>
          <w:rFonts w:ascii="Cambria Math" w:hAnsi="Cambria Math" w:cs="Cambria Math"/>
        </w:rPr>
        <w:instrText>∘</w:instrText>
      </w:r>
      <w:r w:rsidR="00587D54">
        <w:rPr>
          <w:rFonts w:ascii="Times" w:hAnsi="Times"/>
        </w:rPr>
        <w:instrText xml:space="preserve">    C is the solution that fits the observations best and underlines the importance of ensemble modeling. The exchange of momentum, heat, and freshwater between atmosphere and ocean in the regional, coupled model compares well with available datasets. The climatological seasonal cycles of these fluxes are within the 95% confidence limits of the datasets. Towards the end of the 21st century the projected North Sea SST increases by 1.5      </w:instrText>
      </w:r>
      <w:r w:rsidR="00587D54">
        <w:rPr>
          <w:rFonts w:ascii="Cambria Math" w:hAnsi="Cambria Math" w:cs="Cambria Math"/>
        </w:rPr>
        <w:instrText>∘</w:instrText>
      </w:r>
      <w:r w:rsidR="00587D54">
        <w:rPr>
          <w:rFonts w:ascii="Times" w:hAnsi="Times"/>
        </w:rPr>
        <w:instrText xml:space="preserve">    C (RCP 2.6), 2      </w:instrText>
      </w:r>
      <w:r w:rsidR="00587D54">
        <w:rPr>
          <w:rFonts w:ascii="Cambria Math" w:hAnsi="Cambria Math" w:cs="Cambria Math"/>
        </w:rPr>
        <w:instrText>∘</w:instrText>
      </w:r>
      <w:r w:rsidR="00587D54">
        <w:rPr>
          <w:rFonts w:ascii="Times" w:hAnsi="Times"/>
        </w:rPr>
        <w:instrText xml:space="preserve">    C (RCP 4.5), and 4      </w:instrText>
      </w:r>
      <w:r w:rsidR="00587D54">
        <w:rPr>
          <w:rFonts w:ascii="Cambria Math" w:hAnsi="Cambria Math" w:cs="Cambria Math"/>
        </w:rPr>
        <w:instrText>∘</w:instrText>
      </w:r>
      <w:r w:rsidR="00587D54">
        <w:rPr>
          <w:rFonts w:ascii="Times" w:hAnsi="Times"/>
        </w:rPr>
        <w:instrText xml:space="preserve">    C (RCP 8.5), respectively. Under this change the North Sea develops a specific pattern of the climate change signal for the air&amp;ndash;sea temperature difference and latent heat flux in the RCP 4.5 and 8.5 scenarios. In the RCP 8.5 scenario the amplitude of the spatial heat flux anomaly increases to 5 W/m     2     at the end of the century. Different hypotheses are discussed that could contribute to the spatially non-uniform change in air&amp;ndash;sea interaction. The most likely cause for an increased latent heat loss in the central western North Sea is a drier atmosphere towards the end of the century. Drier air in the lee of the British Isles affects the balance of the surface heat budget of the North Sea. This effect is an example of how regional characteristics modulate global climate change. For climate change projections on regional scales it is important to resolve processes and feedbacks at regional scales.","container-title":"Atmosphere","DOI":"10.3390/atmos10050272","issue":"5","language":"en","page":"272","source":"www.mdpi.com","title":"Surface Heat Budget over the North Sea in Climate Change Simulations","volume":"10","author":[{"family":"Dieterich","given":"Christian"},{"family":"Wang","given":"Shiyu"},{"family":"Schimanke","given":"Semjon"},{"family":"Gröger","given":"Matthias"},{"family":"Klein","given":"Birgit"},{"family":"Hordoir","given":"Robinson"},{"family":"Samuelsson","given":"Patrick"},{"family":"Liu","given":"Ye"},{"family":"Axell","given":"Lars"},{"family":"Höglund","given":"Anders"},{"family":"Meier","given":"H. E. Markus"}],"issued":{"date-parts":[["2019",5]]},"citation-key":"dieterichSurfaceHeatBudget2019"}},{"id":955,"uris":["http://zotero.org/users/6116610/items/LKKX5E7F"],"itemData":{"id":955,"type":"article-journal","abstract":"This model study investigates summer hydrographic changes in response to climate projections following the CMIP5 RCP8.5 scenario. We use the high resolution regional coupled ocean–sea ice–atmosphere model RCA4–NEMO to downscale an ensemble of five global climate projections with a main focus on the Baltic Sea and neighboring shelf basins to the west. We find consistently across the ensemble a northward shift in the mean summer position of the westerlies at the end of the twenty-first century compared to the twentieth century. Associated with this is an anomalous precipitation pattern marked by increased rainfall over northern Europe and dryer conditions over the continental central part. In response to these large-scale atmospheric changes, a strong freshening mainly resulting from a higher net precipitation over the year combined with higher annual mean runoff is registered for the Baltic Sea and adjacent seas. The strongest freshening takes place in the southern Skagerrak region where stronger winds enhance the cyclonic circulation and by this, recirculation of fresher waters from the Baltic Sea strengthens. In the Baltic Sea freshening leads to a reduction in basin averaged salinities between 0.6 and 2.3 g kg−1 throughout the ensemble. Likewise, the sea surface temperature response in the Baltic Sea varies between + 2.5 and + 4.7 K depending on the applied global model scenario. The climate induced changes in atmospheric forcing have further consequences for the large-scale circulation in the Baltic Sea. All ensemble members indicate a strengthening of the zonal, wind driven near surface overturning circulation in the southwestern Baltic Sea towards the end of the twenty-first century whereas the more thermohaline driven overturning at depth is reduced by ~ 25%. In the Baltic Proper, the meridional overturning shows no clear climate change signal. However, three out of five ensemble members indicate at least a northward expansion of the main overturning cell. In the Bothnian Sea, all ensemble members show a significant weakening of the meridional overturning. The entire ensemble consistently indicates a basin-wide intensification of the pycnocline (9–35%) for the Baltic Sea and a shallowing of the pycnocline depth in most regions as well. In the Baltic Sea, which is dominated by mesohaline conditions under the historical period, the changes in salinity at the end of the twenty-first century have turned wide areas to be dominated by oligohaline conditions as a result of climate change. Potential consequences for biogeochemical conditions and implications for biodiversity are discussed.","container-title":"Climate Dynamics","DOI":"10.1007/s00382-019-04908-9","ISSN":"1432-0894","issue":"9","journalAbbreviation":"Clim Dyn","language":"en","page":"5945-5966","source":"Springer Link","title":"Summer hydrographic changes in the Baltic Sea, Kattegat and Skagerrak projected in an ensemble of climate scenarios downscaled with a coupled regional ocean–sea ice–atmosphere model","volume":"53","author":[{"family":"Gröger","given":"M."},{"family":"Arneborg","given":"L."},{"family":"Dieterich","given":"C."},{"family":"Höglund","given":"A."},{"family":"Meier","given":"H. E. M."}],"issued":{"date-parts":[["2019",11,1]]},"citation-key":"grogerSummerHydrographicChanges2019"}}],"schema":"https://github.com/citation-style-language/schema/raw/master/csl-citation.json"} </w:instrText>
      </w:r>
      <w:r w:rsidR="00C109E4">
        <w:rPr>
          <w:rFonts w:ascii="Times" w:hAnsi="Times"/>
        </w:rPr>
        <w:fldChar w:fldCharType="separate"/>
      </w:r>
      <w:r w:rsidR="00C109E4" w:rsidRPr="008D36DB">
        <w:rPr>
          <w:rFonts w:ascii="Times" w:hAnsi="Times"/>
        </w:rPr>
        <w:t xml:space="preserve">(Dieterich </w:t>
      </w:r>
      <w:r w:rsidR="00C109E4" w:rsidRPr="008D36DB">
        <w:rPr>
          <w:rFonts w:ascii="Times" w:hAnsi="Times"/>
          <w:i/>
          <w:iCs/>
        </w:rPr>
        <w:t>et al.</w:t>
      </w:r>
      <w:r w:rsidR="00C109E4" w:rsidRPr="008D36DB">
        <w:rPr>
          <w:rFonts w:ascii="Times" w:hAnsi="Times"/>
        </w:rPr>
        <w:t xml:space="preserve"> 2019; Gröger </w:t>
      </w:r>
      <w:r w:rsidR="00C109E4" w:rsidRPr="008D36DB">
        <w:rPr>
          <w:rFonts w:ascii="Times" w:hAnsi="Times"/>
          <w:i/>
          <w:iCs/>
        </w:rPr>
        <w:t>et al.</w:t>
      </w:r>
      <w:r w:rsidR="00C109E4" w:rsidRPr="008D36DB">
        <w:rPr>
          <w:rFonts w:ascii="Times" w:hAnsi="Times"/>
        </w:rPr>
        <w:t xml:space="preserve"> 2019)</w:t>
      </w:r>
      <w:r w:rsidR="00C109E4">
        <w:rPr>
          <w:rFonts w:ascii="Times" w:hAnsi="Times"/>
        </w:rPr>
        <w:fldChar w:fldCharType="end"/>
      </w:r>
      <w:r w:rsidR="00C109E4" w:rsidRPr="00F95139">
        <w:rPr>
          <w:rFonts w:ascii="Times" w:hAnsi="Times"/>
        </w:rPr>
        <w:t xml:space="preserve">. </w:t>
      </w:r>
      <w:r w:rsidR="00DE2313">
        <w:rPr>
          <w:rFonts w:ascii="Times" w:hAnsi="Times"/>
        </w:rPr>
        <w:t>The</w:t>
      </w:r>
      <w:r w:rsidR="0081541E">
        <w:rPr>
          <w:rFonts w:ascii="Times" w:hAnsi="Times"/>
        </w:rPr>
        <w:t>se</w:t>
      </w:r>
      <w:r w:rsidR="00DE2313">
        <w:rPr>
          <w:rFonts w:ascii="Times" w:hAnsi="Times"/>
        </w:rPr>
        <w:t xml:space="preserve"> relative temperature trends </w:t>
      </w:r>
      <w:r w:rsidR="0081541E">
        <w:rPr>
          <w:rFonts w:ascii="Times" w:hAnsi="Times"/>
        </w:rPr>
        <w:t>(relative to mean in 197</w:t>
      </w:r>
      <w:r w:rsidR="00800D69">
        <w:rPr>
          <w:rFonts w:ascii="Times" w:hAnsi="Times"/>
        </w:rPr>
        <w:t>0</w:t>
      </w:r>
      <w:r w:rsidR="0081541E">
        <w:rPr>
          <w:rFonts w:ascii="Times" w:hAnsi="Times"/>
        </w:rPr>
        <w:t>-199</w:t>
      </w:r>
      <w:r w:rsidR="00215CF1">
        <w:rPr>
          <w:rFonts w:ascii="Times" w:hAnsi="Times"/>
        </w:rPr>
        <w:t>9</w:t>
      </w:r>
      <w:r w:rsidR="0081541E">
        <w:rPr>
          <w:rFonts w:ascii="Times" w:hAnsi="Times"/>
        </w:rPr>
        <w:t xml:space="preserve">) </w:t>
      </w:r>
      <w:r w:rsidR="00DE2313">
        <w:rPr>
          <w:rFonts w:ascii="Times" w:hAnsi="Times"/>
        </w:rPr>
        <w:t xml:space="preserve">are scaled by adding a constant so that the average temperature in the </w:t>
      </w:r>
      <w:r w:rsidR="007A57BC">
        <w:rPr>
          <w:rFonts w:ascii="Times" w:hAnsi="Times"/>
        </w:rPr>
        <w:t xml:space="preserve">in the calibration time period is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00D30006">
        <w:rPr>
          <w:rFonts w:ascii="Times" w:hAnsi="Times"/>
        </w:rPr>
        <w:t xml:space="preserve"> (10</w:t>
      </w:r>
      <m:oMath>
        <m:r>
          <w:rPr>
            <w:rFonts w:ascii="Cambria Math" w:hAnsi="Cambria Math"/>
          </w:rPr>
          <m:t>℃</m:t>
        </m:r>
      </m:oMath>
      <w:r w:rsidR="00D30006">
        <w:rPr>
          <w:rFonts w:ascii="Times" w:hAnsi="Times"/>
        </w:rPr>
        <w:t>)</w:t>
      </w:r>
      <w:r w:rsidR="007A57BC">
        <w:rPr>
          <w:rFonts w:ascii="Times" w:hAnsi="Times"/>
        </w:rPr>
        <w:t>.</w:t>
      </w:r>
      <w:r w:rsidR="00DE2313">
        <w:rPr>
          <w:rFonts w:ascii="Times" w:hAnsi="Times"/>
        </w:rPr>
        <w:t xml:space="preserve"> </w:t>
      </w:r>
      <w:r w:rsidR="00C109E4" w:rsidRPr="00F95139">
        <w:rPr>
          <w:rFonts w:ascii="Times" w:hAnsi="Times"/>
        </w:rPr>
        <w:t>To ensure steady state was reached before time</w:t>
      </w:r>
      <w:r w:rsidR="00C109E4">
        <w:rPr>
          <w:rFonts w:ascii="Times" w:hAnsi="Times"/>
        </w:rPr>
        <w:t>-</w:t>
      </w:r>
      <w:r w:rsidR="00C109E4" w:rsidRPr="00F95139">
        <w:rPr>
          <w:rFonts w:ascii="Times" w:hAnsi="Times"/>
        </w:rPr>
        <w:t xml:space="preserve">varying fishing </w:t>
      </w:r>
      <w:r w:rsidR="00C109E4">
        <w:rPr>
          <w:rFonts w:ascii="Times" w:hAnsi="Times"/>
        </w:rPr>
        <w:t xml:space="preserve">mortality </w:t>
      </w:r>
      <w:r w:rsidR="00C109E4" w:rsidRPr="00F95139">
        <w:rPr>
          <w:rFonts w:ascii="Times" w:hAnsi="Times"/>
        </w:rPr>
        <w:t xml:space="preserve">and </w:t>
      </w:r>
      <w:r w:rsidR="00C109E4">
        <w:rPr>
          <w:rFonts w:ascii="Times" w:hAnsi="Times"/>
        </w:rPr>
        <w:t>temperature</w:t>
      </w:r>
      <w:r w:rsidR="00C109E4" w:rsidRPr="00F95139">
        <w:rPr>
          <w:rFonts w:ascii="Times" w:hAnsi="Times"/>
        </w:rPr>
        <w:t xml:space="preserve"> was introduced</w:t>
      </w:r>
      <w:r w:rsidR="00C109E4" w:rsidRPr="00310AA7">
        <w:rPr>
          <w:rFonts w:ascii="Times" w:hAnsi="Times"/>
        </w:rPr>
        <w:t xml:space="preserve"> </w:t>
      </w:r>
      <w:r w:rsidR="00C109E4">
        <w:rPr>
          <w:rFonts w:ascii="Times" w:hAnsi="Times"/>
        </w:rPr>
        <w:t>(1974 and 1970, respectively)</w:t>
      </w:r>
      <w:r w:rsidR="00C109E4" w:rsidRPr="00F95139">
        <w:rPr>
          <w:rFonts w:ascii="Times" w:hAnsi="Times"/>
        </w:rPr>
        <w:t xml:space="preserve">, we applied a </w:t>
      </w:r>
      <w:r w:rsidR="00C109E4">
        <w:rPr>
          <w:rFonts w:ascii="Times" w:hAnsi="Times"/>
        </w:rPr>
        <w:t>10</w:t>
      </w:r>
      <w:r w:rsidR="00C109E4" w:rsidRPr="00F95139">
        <w:rPr>
          <w:rFonts w:ascii="Times" w:hAnsi="Times"/>
        </w:rPr>
        <w:t xml:space="preserve">0-year burn-in period using </w:t>
      </w:r>
      <w:r w:rsidR="00C109E4" w:rsidRPr="00F95139">
        <w:t xml:space="preserve">the first fishing </w:t>
      </w:r>
      <w:r w:rsidR="00C109E4">
        <w:rPr>
          <w:rFonts w:ascii="Times" w:hAnsi="Times"/>
        </w:rPr>
        <w:t xml:space="preserve">mortality </w:t>
      </w:r>
      <w:r w:rsidR="00C109E4" w:rsidRPr="00F95139">
        <w:t>and temperature value in the respective</w:t>
      </w:r>
      <w:r w:rsidR="00C109E4">
        <w:t xml:space="preserve"> time series</w:t>
      </w:r>
      <w:r w:rsidR="00C109E4" w:rsidRPr="00F95139">
        <w:t xml:space="preserve"> (Fig. S</w:t>
      </w:r>
      <w:r w:rsidR="00C109E4">
        <w:t>12</w:t>
      </w:r>
      <w:r w:rsidR="00C109E4" w:rsidRPr="00F95139">
        <w:t xml:space="preserve">). </w:t>
      </w:r>
      <w:r w:rsidR="00C109E4">
        <w:t>For each species, w</w:t>
      </w:r>
      <w:r w:rsidR="00C109E4" w:rsidRPr="00EC4495">
        <w:t>e used the</w:t>
      </w:r>
      <w:r w:rsidR="00C109E4">
        <w:t xml:space="preserve"> fishing mortality at maximum long-term (‘sustainable’) yield,</w:t>
      </w:r>
      <w:r w:rsidR="00C109E4" w:rsidRPr="00EC4495">
        <w:t xml:space="preserve">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C109E4">
        <w:t xml:space="preserve"> </w:t>
      </w:r>
      <w:r w:rsidR="00C109E4" w:rsidRPr="00B43A2D">
        <w:t>in the y</w:t>
      </w:r>
      <w:r w:rsidR="00C109E4" w:rsidRPr="00FE46D2">
        <w:t xml:space="preserve">ears </w:t>
      </w:r>
      <w:r w:rsidR="00F90D59" w:rsidRPr="00FE46D2">
        <w:t>201</w:t>
      </w:r>
      <w:r w:rsidR="00F90D59">
        <w:t>2</w:t>
      </w:r>
      <w:r w:rsidR="00C109E4">
        <w:t xml:space="preserve">-2050 </w:t>
      </w:r>
      <w:r w:rsidR="00C109E4" w:rsidRPr="00BA6121">
        <w:t>(Fig. S12)</w:t>
      </w:r>
      <w:r w:rsidR="006A4B9D">
        <w:t xml:space="preserve">. </w:t>
      </w:r>
      <w:r w:rsidR="006A4B9D">
        <w:rPr>
          <w:rFonts w:eastAsiaTheme="minorEastAsia"/>
        </w:rPr>
        <w:t xml:space="preserve">These were derived from the </w:t>
      </w:r>
      <w:r w:rsidR="006A4B9D">
        <w:t>size spectrum model</w:t>
      </w:r>
      <w:r w:rsidR="00515C75">
        <w:t xml:space="preserve"> by </w:t>
      </w:r>
      <w:r w:rsidR="006467F7">
        <w:t xml:space="preserve">finding the fishing mortalities resulting in highest yields </w:t>
      </w:r>
      <w:r w:rsidR="00FC39CA">
        <w:t xml:space="preserve">at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FC39CA">
        <w:t xml:space="preserve"> </w:t>
      </w:r>
      <w:r w:rsidR="00515C75">
        <w:t>(Fig. S9)</w:t>
      </w:r>
      <w:r w:rsidR="00C109E4">
        <w:t xml:space="preserve">. </w:t>
      </w:r>
      <w:r w:rsidR="00C109E4" w:rsidRPr="00F95139">
        <w:rPr>
          <w:rFonts w:ascii="Times" w:hAnsi="Times" w:cstheme="minorHAnsi"/>
        </w:rPr>
        <w:t>We evaluated the effects of warming on</w:t>
      </w:r>
      <w:r w:rsidR="00C109E4" w:rsidRPr="00F95139">
        <w:rPr>
          <w:rFonts w:ascii="Times" w:hAnsi="Times"/>
        </w:rPr>
        <w:t xml:space="preserve"> weight-at-age, population </w:t>
      </w:r>
      <w:r w:rsidR="00C109E4" w:rsidRPr="001A4A83">
        <w:rPr>
          <w:rFonts w:ascii="Times" w:hAnsi="Times"/>
        </w:rPr>
        <w:t xml:space="preserve">mean </w:t>
      </w:r>
      <w:r w:rsidR="00C109E4" w:rsidRPr="00F95139">
        <w:rPr>
          <w:rFonts w:ascii="Times" w:hAnsi="Times"/>
        </w:rPr>
        <w:t>weight</w:t>
      </w:r>
      <w:r w:rsidR="00C109E4">
        <w:rPr>
          <w:rFonts w:ascii="Times" w:hAnsi="Times"/>
        </w:rPr>
        <w:t xml:space="preserve"> and </w:t>
      </w:r>
      <w:r w:rsidR="00C109E4" w:rsidRPr="00F95139">
        <w:rPr>
          <w:rFonts w:ascii="Times" w:hAnsi="Times"/>
        </w:rPr>
        <w:t>abundance-at-weight</w:t>
      </w:r>
      <w:r w:rsidR="00C109E4">
        <w:rPr>
          <w:rFonts w:ascii="Times" w:hAnsi="Times"/>
        </w:rPr>
        <w:t xml:space="preserve"> </w:t>
      </w:r>
      <w:r w:rsidR="007C2FF8" w:rsidRPr="00C14B62">
        <w:rPr>
          <w:rFonts w:ascii="Times" w:hAnsi="Times"/>
          <w:lang w:val="en-US"/>
        </w:rPr>
        <w:t>for each</w:t>
      </w:r>
      <w:r w:rsidR="007C2FF8" w:rsidRPr="00F95139">
        <w:rPr>
          <w:rFonts w:ascii="Times" w:hAnsi="Times"/>
        </w:rPr>
        <w:t xml:space="preserve"> </w:t>
      </w:r>
      <w:r w:rsidR="00C109E4" w:rsidRPr="00F95139">
        <w:rPr>
          <w:rFonts w:ascii="Times" w:hAnsi="Times"/>
        </w:rPr>
        <w:t>species. This was done for both absolute values, and by comparing warming food webs</w:t>
      </w:r>
      <w:r w:rsidR="00500E9F">
        <w:rPr>
          <w:rFonts w:ascii="Times" w:hAnsi="Times"/>
        </w:rPr>
        <w:t xml:space="preserve"> in 2050</w:t>
      </w:r>
      <w:r w:rsidR="00C109E4" w:rsidRPr="00F95139">
        <w:rPr>
          <w:rFonts w:ascii="Times" w:hAnsi="Times"/>
        </w:rPr>
        <w:t xml:space="preserve"> to </w:t>
      </w:r>
      <w:r w:rsidR="00C109E4" w:rsidRPr="00F95139">
        <w:rPr>
          <w:rFonts w:ascii="Times" w:hAnsi="Times" w:cstheme="minorHAnsi"/>
        </w:rPr>
        <w:t xml:space="preserve">a baseline scenario where no warming occurred post 1997 (the mid-point of calibration time window, where temperature averages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C109E4" w:rsidRPr="00F95139">
        <w:rPr>
          <w:rFonts w:ascii="Times" w:hAnsi="Times" w:cstheme="minorHAnsi"/>
        </w:rPr>
        <w:t>) (Fig. S1</w:t>
      </w:r>
      <w:r w:rsidR="00C109E4">
        <w:rPr>
          <w:rFonts w:ascii="Times" w:hAnsi="Times" w:cstheme="minorHAnsi"/>
        </w:rPr>
        <w:t>2</w:t>
      </w:r>
      <w:r w:rsidR="00C109E4" w:rsidRPr="00F95139">
        <w:rPr>
          <w:rFonts w:ascii="Times" w:hAnsi="Times" w:cstheme="minorHAnsi"/>
        </w:rPr>
        <w:t>)</w:t>
      </w:r>
      <w:r w:rsidR="00C109E4" w:rsidRPr="00F95139">
        <w:rPr>
          <w:rFonts w:ascii="Times" w:hAnsi="Times"/>
        </w:rPr>
        <w:t xml:space="preserve">. </w:t>
      </w:r>
      <w:r w:rsidR="00C109E4">
        <w:rPr>
          <w:rFonts w:ascii="Times" w:hAnsi="Times"/>
        </w:rPr>
        <w:t xml:space="preserve">In this way the three scenarios considered </w:t>
      </w:r>
      <w:r w:rsidR="00C109E4" w:rsidRPr="00F95139">
        <w:rPr>
          <w:rFonts w:ascii="Times" w:hAnsi="Times"/>
        </w:rPr>
        <w:t xml:space="preserve">contrast the effects of temperature affecting fish physiology, their resources or both. </w:t>
      </w:r>
    </w:p>
    <w:p w14:paraId="2124844D" w14:textId="1BF84CB9" w:rsidR="00C109E4" w:rsidRPr="00F95139" w:rsidRDefault="00FD117A" w:rsidP="004E0AE6">
      <w:pPr>
        <w:spacing w:line="480" w:lineRule="auto"/>
        <w:ind w:firstLine="284"/>
        <w:jc w:val="both"/>
      </w:pPr>
      <w:r>
        <w:rPr>
          <w:rFonts w:ascii="Times" w:hAnsi="Times"/>
        </w:rPr>
        <w:t xml:space="preserve">For the non-time varying temperature projections </w:t>
      </w:r>
      <w:r w:rsidR="00C109E4" w:rsidRPr="00F95139">
        <w:rPr>
          <w:rFonts w:ascii="Times" w:hAnsi="Times"/>
        </w:rPr>
        <w:t xml:space="preserve">we </w:t>
      </w:r>
      <w:r w:rsidR="00F12D7A">
        <w:rPr>
          <w:rFonts w:ascii="Times" w:hAnsi="Times"/>
        </w:rPr>
        <w:t>specified</w:t>
      </w:r>
      <w:r w:rsidR="00C109E4">
        <w:rPr>
          <w:rFonts w:ascii="Times" w:hAnsi="Times"/>
        </w:rPr>
        <w:t xml:space="preserve"> a range of constant (not time-varying) temperatures </w:t>
      </w:r>
      <w:r w:rsidR="00C109E4" w:rsidRPr="00F95139">
        <w:rPr>
          <w:rFonts w:ascii="Times" w:hAnsi="Times"/>
        </w:rPr>
        <w:t>and fishing mortalities</w:t>
      </w:r>
      <w:r w:rsidR="00C109E4">
        <w:rPr>
          <w:rFonts w:ascii="Times" w:hAnsi="Times"/>
        </w:rPr>
        <w:t>,</w:t>
      </w:r>
      <w:r w:rsidR="00C109E4" w:rsidRPr="00544FC1">
        <w:rPr>
          <w:rFonts w:ascii="Times" w:hAnsi="Times"/>
        </w:rPr>
        <w:t xml:space="preserve"> </w:t>
      </w:r>
      <w:r w:rsidR="00C109E4">
        <w:rPr>
          <w:rFonts w:ascii="Times" w:hAnsi="Times"/>
        </w:rPr>
        <w:t xml:space="preserve">expressed as </w:t>
      </w:r>
      <w:r w:rsidR="005B3BCE">
        <w:rPr>
          <w:rFonts w:ascii="Times" w:hAnsi="Times"/>
        </w:rPr>
        <w:t>proportions</w:t>
      </w:r>
      <w:r w:rsidR="00C109E4">
        <w:rPr>
          <w:rFonts w:ascii="Times" w:hAnsi="Times"/>
        </w:rPr>
        <w:t xml:space="preserve"> 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C109E4">
        <w:rPr>
          <w:rFonts w:ascii="Times" w:eastAsiaTheme="minorEastAsia" w:hAnsi="Times"/>
        </w:rPr>
        <w:t xml:space="preserve"> </w:t>
      </w:r>
      <w:r w:rsidR="00C109E4">
        <w:rPr>
          <w:rFonts w:ascii="Times" w:hAnsi="Times"/>
        </w:rPr>
        <w:t xml:space="preserve">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C109E4">
        <w:rPr>
          <w:rFonts w:ascii="Times" w:hAnsi="Times"/>
        </w:rPr>
        <w:t xml:space="preserve"> at the reference temperature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sidR="00C109E4">
        <w:rPr>
          <w:rFonts w:ascii="Times" w:eastAsiaTheme="minorEastAsia" w:hAnsi="Times"/>
          <w:bCs/>
        </w:rPr>
        <w:t>)</w:t>
      </w:r>
      <w:r w:rsidR="00C109E4">
        <w:rPr>
          <w:rFonts w:ascii="Times" w:hAnsi="Times"/>
        </w:rPr>
        <w:t xml:space="preserve">, respectively, and </w:t>
      </w:r>
      <w:r w:rsidR="00C109E4" w:rsidRPr="00F95139">
        <w:rPr>
          <w:rFonts w:ascii="Times" w:hAnsi="Times"/>
        </w:rPr>
        <w:t>projected the models to steady state</w:t>
      </w:r>
      <w:r w:rsidR="00C109E4">
        <w:rPr>
          <w:rFonts w:ascii="Times" w:hAnsi="Times"/>
        </w:rPr>
        <w:t xml:space="preserve"> (200 years)</w:t>
      </w:r>
      <w:r w:rsidR="00C109E4" w:rsidRPr="00F95139">
        <w:rPr>
          <w:rFonts w:ascii="Times" w:hAnsi="Times"/>
        </w:rPr>
        <w:t xml:space="preserve">. </w:t>
      </w:r>
      <w:r w:rsidR="00B608CC">
        <w:rPr>
          <w:rFonts w:ascii="Times" w:hAnsi="Times"/>
        </w:rPr>
        <w:t xml:space="preserve">We explored scenarios were temperature ranged between </w:t>
      </w:r>
      <w:r w:rsidR="005E7371" w:rsidRPr="00C14B62">
        <w:rPr>
          <w:rFonts w:ascii="Times" w:hAnsi="Times"/>
          <w:lang w:val="en-US"/>
        </w:rPr>
        <w:t>0.</w:t>
      </w:r>
      <w:r w:rsidR="005E7371">
        <w:rPr>
          <w:rFonts w:ascii="Times" w:hAnsi="Times"/>
          <w:lang w:val="en-US"/>
        </w:rPr>
        <w:t>75</w:t>
      </w:r>
      <w:r w:rsidR="00B608CC">
        <w:rPr>
          <w:rFonts w:ascii="Times" w:hAnsi="Times"/>
        </w:rPr>
        <w:t xml:space="preserve"> to </w:t>
      </w:r>
      <w:r w:rsidR="005E7371" w:rsidRPr="00C14B62">
        <w:rPr>
          <w:rFonts w:ascii="Times" w:hAnsi="Times"/>
          <w:lang w:val="en-US"/>
        </w:rPr>
        <w:t>1.</w:t>
      </w:r>
      <w:r w:rsidR="00BA777D" w:rsidRPr="00C14B62">
        <w:rPr>
          <w:rFonts w:ascii="Times" w:hAnsi="Times"/>
          <w:lang w:val="en-US"/>
        </w:rPr>
        <w:t xml:space="preserve">25 </w:t>
      </w:r>
      <w:r w:rsidR="00B608CC">
        <w:rPr>
          <w:rFonts w:ascii="Times" w:hAnsi="Times"/>
        </w:rPr>
        <w:t xml:space="preserve">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B608CC">
        <w:rPr>
          <w:rFonts w:ascii="Times" w:hAnsi="Times"/>
        </w:rPr>
        <w:t xml:space="preserve">, 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902761" w:rsidRPr="00C14B62">
        <w:rPr>
          <w:rFonts w:ascii="Times" w:hAnsi="Times"/>
          <w:bCs/>
          <w:lang w:val="en-US"/>
        </w:rPr>
        <w:t xml:space="preserve"> </w:t>
      </w:r>
      <w:r w:rsidR="00B608CC">
        <w:rPr>
          <w:rFonts w:ascii="Times" w:hAnsi="Times"/>
        </w:rPr>
        <w:t xml:space="preserve">ranged between </w:t>
      </w:r>
      <w:r w:rsidR="0042691C" w:rsidRPr="00C14B62">
        <w:rPr>
          <w:rFonts w:ascii="Times" w:hAnsi="Times"/>
          <w:lang w:val="en-US"/>
        </w:rPr>
        <w:t>0.1</w:t>
      </w:r>
      <w:r w:rsidR="00B608CC">
        <w:rPr>
          <w:rFonts w:ascii="Times" w:hAnsi="Times"/>
        </w:rPr>
        <w:t xml:space="preserve"> and </w:t>
      </w:r>
      <w:r w:rsidR="0042691C" w:rsidRPr="00C14B62">
        <w:rPr>
          <w:rFonts w:ascii="Times" w:hAnsi="Times"/>
          <w:lang w:val="en-US"/>
        </w:rPr>
        <w:t>2</w:t>
      </w:r>
      <w:r w:rsidR="00AD247D">
        <w:rPr>
          <w:rFonts w:ascii="Times" w:hAnsi="Times"/>
          <w:lang w:val="en-US"/>
        </w:rPr>
        <w:t xml:space="preserve"> of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sidR="00B608CC">
        <w:rPr>
          <w:rFonts w:ascii="Times" w:hAnsi="Times"/>
        </w:rPr>
        <w:t xml:space="preserve">. </w:t>
      </w:r>
      <w:r w:rsidR="00360B00">
        <w:rPr>
          <w:rFonts w:ascii="Times" w:hAnsi="Times"/>
        </w:rPr>
        <w:t xml:space="preserve">With the full factorial combination of these scenarios, </w:t>
      </w:r>
      <w:r w:rsidR="00360B00">
        <w:rPr>
          <w:rFonts w:ascii="Times" w:hAnsi="Times"/>
        </w:rPr>
        <w:lastRenderedPageBreak/>
        <w:t xml:space="preserve">this gave a total of </w:t>
      </w:r>
      <w:r w:rsidR="00C670D5" w:rsidRPr="00C14B62">
        <w:rPr>
          <w:rFonts w:ascii="Times" w:hAnsi="Times"/>
          <w:lang w:val="en-US"/>
        </w:rPr>
        <w:t xml:space="preserve">1989 </w:t>
      </w:r>
      <w:r w:rsidR="00360B00">
        <w:rPr>
          <w:rFonts w:ascii="Times" w:hAnsi="Times"/>
        </w:rPr>
        <w:t xml:space="preserve">scenarios. </w:t>
      </w:r>
      <w:r w:rsidR="00993F4E">
        <w:rPr>
          <w:rFonts w:ascii="Times" w:hAnsi="Times"/>
        </w:rPr>
        <w:t xml:space="preserve">These simulations were </w:t>
      </w:r>
      <w:r w:rsidR="0075161C">
        <w:rPr>
          <w:rFonts w:ascii="Times" w:hAnsi="Times"/>
        </w:rPr>
        <w:t>done</w:t>
      </w:r>
      <w:r w:rsidR="00993F4E">
        <w:rPr>
          <w:rFonts w:ascii="Times" w:hAnsi="Times"/>
        </w:rPr>
        <w:t xml:space="preserve"> to explore </w:t>
      </w:r>
      <w:r w:rsidR="00993F4E" w:rsidRPr="00F95139">
        <w:rPr>
          <w:rFonts w:ascii="Times" w:hAnsi="Times"/>
        </w:rPr>
        <w:t xml:space="preserve">the effect of temperature on </w:t>
      </w:r>
      <w:r w:rsidR="00993F4E">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BB3C6F">
        <w:rPr>
          <w:rFonts w:ascii="Times" w:eastAsiaTheme="minorEastAsia" w:hAnsi="Times"/>
        </w:rPr>
        <w:t>.</w:t>
      </w:r>
    </w:p>
    <w:p w14:paraId="3380D1CE" w14:textId="77777777" w:rsidR="00751F48" w:rsidRDefault="00751F48" w:rsidP="004E0AE6">
      <w:pPr>
        <w:spacing w:line="480" w:lineRule="auto"/>
        <w:contextualSpacing/>
        <w:jc w:val="both"/>
        <w:rPr>
          <w:rFonts w:cstheme="minorHAnsi"/>
          <w:b/>
        </w:rPr>
      </w:pPr>
    </w:p>
    <w:p w14:paraId="6FFD9F01" w14:textId="77777777" w:rsidR="00751F48" w:rsidRDefault="00751F48" w:rsidP="004E0AE6">
      <w:pPr>
        <w:spacing w:line="480" w:lineRule="auto"/>
        <w:contextualSpacing/>
        <w:jc w:val="both"/>
        <w:rPr>
          <w:rFonts w:cstheme="minorHAnsi"/>
          <w:b/>
        </w:rPr>
      </w:pPr>
      <w:r w:rsidRPr="006A09B3">
        <w:rPr>
          <w:rFonts w:cstheme="minorHAnsi"/>
          <w:b/>
        </w:rPr>
        <w:t>Results</w:t>
      </w:r>
    </w:p>
    <w:p w14:paraId="6FC9DB07" w14:textId="77777777" w:rsidR="00751F48" w:rsidRPr="00AC66AD" w:rsidRDefault="00751F48" w:rsidP="004E0AE6">
      <w:pPr>
        <w:spacing w:line="480" w:lineRule="auto"/>
        <w:contextualSpacing/>
        <w:jc w:val="both"/>
        <w:rPr>
          <w:rFonts w:cstheme="minorHAnsi"/>
          <w:b/>
          <w:i/>
          <w:iCs/>
        </w:rPr>
      </w:pPr>
      <w:r w:rsidRPr="00AC66AD">
        <w:rPr>
          <w:rFonts w:cstheme="minorHAnsi"/>
          <w:b/>
          <w:i/>
          <w:iCs/>
        </w:rPr>
        <w:t>Effects of warming on size-at-age depend on physiological temperature-dependence</w:t>
      </w:r>
    </w:p>
    <w:p w14:paraId="72F0B1DD" w14:textId="56F0BCDD" w:rsidR="00552C68" w:rsidRDefault="00751F48" w:rsidP="004E0AE6">
      <w:pPr>
        <w:spacing w:line="480" w:lineRule="auto"/>
        <w:contextualSpacing/>
        <w:jc w:val="both"/>
        <w:rPr>
          <w:rFonts w:cstheme="minorHAnsi"/>
          <w:bCs/>
        </w:rPr>
      </w:pPr>
      <w:r w:rsidRPr="00F95139">
        <w:rPr>
          <w:rFonts w:cstheme="minorHAnsi"/>
          <w:bCs/>
        </w:rPr>
        <w:t>The inclusion of temperature effects on fish physiological processes has a strong influence on the projected size-at-age in 2050 under the RCP 8.5 emission scenario</w:t>
      </w:r>
      <w:r>
        <w:rPr>
          <w:rFonts w:cstheme="minorHAnsi"/>
          <w:bCs/>
        </w:rPr>
        <w:t>,</w:t>
      </w:r>
      <w:r w:rsidRPr="00F95139">
        <w:rPr>
          <w:rFonts w:cstheme="minorHAnsi"/>
          <w:bCs/>
        </w:rPr>
        <w:t xml:space="preserve"> relative to the baseline projection (no warming) (Fig. </w:t>
      </w:r>
      <w:r w:rsidR="00CC2630" w:rsidRPr="00C662AE">
        <w:rPr>
          <w:rFonts w:cstheme="minorHAnsi"/>
          <w:bCs/>
          <w:lang w:val="en-US"/>
        </w:rPr>
        <w:t>2</w:t>
      </w:r>
      <w:r w:rsidRPr="00F95139">
        <w:rPr>
          <w:rFonts w:cstheme="minorHAnsi"/>
          <w:bCs/>
        </w:rPr>
        <w:t>)</w:t>
      </w:r>
      <w:r w:rsidR="00480F80">
        <w:rPr>
          <w:rFonts w:cstheme="minorHAnsi"/>
          <w:bCs/>
        </w:rPr>
        <w:t>. Temperature-dependen</w:t>
      </w:r>
      <w:proofErr w:type="spellStart"/>
      <w:r w:rsidR="00BF4EAA" w:rsidRPr="003E353F">
        <w:rPr>
          <w:rFonts w:cstheme="minorHAnsi"/>
          <w:bCs/>
          <w:lang w:val="en-US"/>
        </w:rPr>
        <w:t>ce</w:t>
      </w:r>
      <w:proofErr w:type="spellEnd"/>
      <w:r w:rsidR="00BF4EAA" w:rsidRPr="003E353F">
        <w:rPr>
          <w:rFonts w:cstheme="minorHAnsi"/>
          <w:bCs/>
          <w:lang w:val="en-US"/>
        </w:rPr>
        <w:t xml:space="preserve"> of</w:t>
      </w:r>
      <w:r w:rsidR="000B5DBF">
        <w:rPr>
          <w:rFonts w:cstheme="minorHAnsi"/>
          <w:bCs/>
        </w:rPr>
        <w:t xml:space="preserve"> </w:t>
      </w:r>
      <w:r w:rsidR="00934FD5">
        <w:rPr>
          <w:rFonts w:cstheme="minorHAnsi"/>
          <w:bCs/>
        </w:rPr>
        <w:t>feeding</w:t>
      </w:r>
      <w:r w:rsidR="000B5DBF">
        <w:rPr>
          <w:rFonts w:cstheme="minorHAnsi"/>
          <w:bCs/>
        </w:rPr>
        <w:t xml:space="preserve"> rates</w:t>
      </w:r>
      <w:r w:rsidR="00934FD5">
        <w:rPr>
          <w:rFonts w:cstheme="minorHAnsi"/>
          <w:bCs/>
        </w:rPr>
        <w:t xml:space="preserve"> </w:t>
      </w:r>
      <w:r w:rsidR="00480F80">
        <w:rPr>
          <w:rFonts w:cstheme="minorHAnsi"/>
          <w:bCs/>
        </w:rPr>
        <w:t>have a</w:t>
      </w:r>
      <w:r w:rsidR="00934FD5">
        <w:rPr>
          <w:rFonts w:cstheme="minorHAnsi"/>
          <w:bCs/>
        </w:rPr>
        <w:t xml:space="preserve"> </w:t>
      </w:r>
      <w:r w:rsidR="00D95ECE">
        <w:rPr>
          <w:rFonts w:cstheme="minorHAnsi"/>
          <w:bCs/>
        </w:rPr>
        <w:t>particular</w:t>
      </w:r>
      <w:r w:rsidR="00480F80">
        <w:rPr>
          <w:rFonts w:cstheme="minorHAnsi"/>
          <w:bCs/>
        </w:rPr>
        <w:t>ly large effect</w:t>
      </w:r>
      <w:r w:rsidR="000B5DBF">
        <w:rPr>
          <w:rFonts w:cstheme="minorHAnsi"/>
          <w:bCs/>
        </w:rPr>
        <w:t xml:space="preserve"> (Fig. S15)</w:t>
      </w:r>
      <w:r w:rsidRPr="00F95139">
        <w:rPr>
          <w:rFonts w:cstheme="minorHAnsi"/>
          <w:bCs/>
        </w:rPr>
        <w:t xml:space="preserve">. </w:t>
      </w:r>
      <w:r w:rsidR="00915930" w:rsidRPr="00CD69D4">
        <w:rPr>
          <w:color w:val="000000"/>
        </w:rPr>
        <w:t xml:space="preserve">Warming positively affects size-at-age when temperature </w:t>
      </w:r>
      <w:r w:rsidR="00B66AF5" w:rsidRPr="00C14B62">
        <w:rPr>
          <w:color w:val="000000"/>
          <w:lang w:val="en-US"/>
        </w:rPr>
        <w:t xml:space="preserve">affected </w:t>
      </w:r>
      <w:r w:rsidR="00915930" w:rsidRPr="00CD69D4">
        <w:rPr>
          <w:color w:val="000000"/>
        </w:rPr>
        <w:t>metabolism, maximum consumption, search volume and mortal</w:t>
      </w:r>
      <w:r w:rsidR="00480F80">
        <w:rPr>
          <w:color w:val="000000"/>
        </w:rPr>
        <w:t>i</w:t>
      </w:r>
      <w:r w:rsidR="00915930" w:rsidRPr="00CD69D4">
        <w:rPr>
          <w:color w:val="000000"/>
        </w:rPr>
        <w:t xml:space="preserve">ty, </w:t>
      </w:r>
      <w:r w:rsidR="00C76DCA" w:rsidRPr="00C14B62">
        <w:rPr>
          <w:color w:val="000000"/>
          <w:lang w:val="en-US"/>
        </w:rPr>
        <w:t>regardless of whether tem</w:t>
      </w:r>
      <w:r w:rsidR="00C76DCA">
        <w:rPr>
          <w:color w:val="000000"/>
          <w:lang w:val="en-US"/>
        </w:rPr>
        <w:t xml:space="preserve">perature </w:t>
      </w:r>
      <w:r w:rsidR="00C76DCA" w:rsidRPr="00C14B62">
        <w:rPr>
          <w:color w:val="000000"/>
          <w:lang w:val="en-US"/>
        </w:rPr>
        <w:t xml:space="preserve">impacted </w:t>
      </w:r>
      <w:r w:rsidR="00915930" w:rsidRPr="00CD69D4">
        <w:rPr>
          <w:color w:val="000000"/>
        </w:rPr>
        <w:t>background resource dynamics</w:t>
      </w:r>
      <w:r w:rsidR="00CB306D">
        <w:rPr>
          <w:rFonts w:cstheme="minorHAnsi"/>
          <w:bCs/>
        </w:rPr>
        <w:t xml:space="preserve"> (Fig. </w:t>
      </w:r>
      <w:r w:rsidR="00C662AE" w:rsidRPr="00EC4274">
        <w:rPr>
          <w:rFonts w:cstheme="minorHAnsi"/>
          <w:bCs/>
          <w:lang w:val="en-US"/>
        </w:rPr>
        <w:t>2</w:t>
      </w:r>
      <w:r w:rsidR="00CB306D">
        <w:rPr>
          <w:rFonts w:cstheme="minorHAnsi"/>
          <w:bCs/>
        </w:rPr>
        <w:t>). In contrast</w:t>
      </w:r>
      <w:r w:rsidR="005667DA" w:rsidRPr="00F95139">
        <w:rPr>
          <w:rFonts w:cstheme="minorHAnsi"/>
          <w:bCs/>
        </w:rPr>
        <w:t xml:space="preserve">, </w:t>
      </w:r>
      <w:r w:rsidR="005667DA">
        <w:rPr>
          <w:rFonts w:cstheme="minorHAnsi"/>
          <w:bCs/>
        </w:rPr>
        <w:t xml:space="preserve">the </w:t>
      </w:r>
      <w:r w:rsidR="005667DA" w:rsidRPr="00F95139">
        <w:rPr>
          <w:rFonts w:cstheme="minorHAnsi"/>
          <w:bCs/>
        </w:rPr>
        <w:t>scenario</w:t>
      </w:r>
      <w:r w:rsidR="00E61C66">
        <w:rPr>
          <w:rFonts w:cstheme="minorHAnsi"/>
          <w:bCs/>
        </w:rPr>
        <w:t>s</w:t>
      </w:r>
      <w:r w:rsidR="005667DA" w:rsidRPr="00F95139">
        <w:rPr>
          <w:rFonts w:cstheme="minorHAnsi"/>
          <w:bCs/>
        </w:rPr>
        <w:t xml:space="preserve"> without temperature-dependent physiological processes all lead to size-at-age decreasing with warming (Fig. </w:t>
      </w:r>
      <w:r w:rsidR="00EC4274" w:rsidRPr="00A91183">
        <w:rPr>
          <w:rFonts w:cstheme="minorHAnsi"/>
          <w:bCs/>
          <w:lang w:val="en-US"/>
        </w:rPr>
        <w:t>2</w:t>
      </w:r>
      <w:r w:rsidR="005667DA" w:rsidRPr="00F95139">
        <w:rPr>
          <w:rFonts w:cstheme="minorHAnsi"/>
          <w:bCs/>
        </w:rPr>
        <w:t>).</w:t>
      </w:r>
      <w:r w:rsidR="005667DA">
        <w:rPr>
          <w:rFonts w:cstheme="minorHAnsi"/>
          <w:bCs/>
        </w:rPr>
        <w:t xml:space="preserve"> I</w:t>
      </w:r>
      <w:r w:rsidR="005667DA" w:rsidRPr="00F95139">
        <w:rPr>
          <w:rFonts w:cstheme="minorHAnsi"/>
          <w:bCs/>
        </w:rPr>
        <w:t xml:space="preserve">n scenarios with temperature-dependent physiological processes, the </w:t>
      </w:r>
      <w:r w:rsidR="005667DA">
        <w:rPr>
          <w:rFonts w:cstheme="minorHAnsi"/>
          <w:bCs/>
        </w:rPr>
        <w:t xml:space="preserve">effects on </w:t>
      </w:r>
      <w:r w:rsidR="004B0624">
        <w:rPr>
          <w:rFonts w:cstheme="minorHAnsi"/>
          <w:bCs/>
        </w:rPr>
        <w:t>size-at-</w:t>
      </w:r>
      <w:r w:rsidR="005667DA">
        <w:rPr>
          <w:rFonts w:cstheme="minorHAnsi"/>
          <w:bCs/>
        </w:rPr>
        <w:t xml:space="preserve">age are </w:t>
      </w:r>
      <w:r w:rsidR="005667DA" w:rsidRPr="00F95139">
        <w:rPr>
          <w:rFonts w:cstheme="minorHAnsi"/>
          <w:bCs/>
        </w:rPr>
        <w:t xml:space="preserve">positive and declines with </w:t>
      </w:r>
      <w:r w:rsidR="005667DA">
        <w:rPr>
          <w:rFonts w:cstheme="minorHAnsi"/>
          <w:bCs/>
        </w:rPr>
        <w:t>age</w:t>
      </w:r>
      <w:r w:rsidR="005667DA" w:rsidRPr="00F95139">
        <w:rPr>
          <w:rFonts w:cstheme="minorHAnsi"/>
          <w:bCs/>
        </w:rPr>
        <w:t xml:space="preserve">. </w:t>
      </w:r>
      <w:r w:rsidR="0032572D">
        <w:rPr>
          <w:rFonts w:cstheme="minorHAnsi"/>
          <w:bCs/>
        </w:rPr>
        <w:t>W</w:t>
      </w:r>
      <w:r w:rsidR="005667DA" w:rsidRPr="00F95139">
        <w:rPr>
          <w:rFonts w:cstheme="minorHAnsi"/>
          <w:bCs/>
        </w:rPr>
        <w:t>hen only resource</w:t>
      </w:r>
      <w:r w:rsidR="005667DA">
        <w:rPr>
          <w:rFonts w:cstheme="minorHAnsi"/>
          <w:bCs/>
        </w:rPr>
        <w:t xml:space="preserve">s are affected by </w:t>
      </w:r>
      <w:r w:rsidR="005667DA" w:rsidRPr="00F95139">
        <w:rPr>
          <w:rFonts w:cstheme="minorHAnsi"/>
          <w:bCs/>
        </w:rPr>
        <w:t xml:space="preserve">temperature, small individuals have the largest relative </w:t>
      </w:r>
      <w:r w:rsidR="005667DA">
        <w:rPr>
          <w:rFonts w:cstheme="minorHAnsi"/>
          <w:bCs/>
        </w:rPr>
        <w:t>decrease in size-at-age</w:t>
      </w:r>
      <w:r w:rsidR="005667DA" w:rsidRPr="00F95139">
        <w:rPr>
          <w:rFonts w:cstheme="minorHAnsi"/>
          <w:bCs/>
        </w:rPr>
        <w:t xml:space="preserve">, and this negative effect of warming declines with </w:t>
      </w:r>
      <w:r w:rsidR="005667DA">
        <w:rPr>
          <w:rFonts w:cstheme="minorHAnsi"/>
          <w:bCs/>
        </w:rPr>
        <w:t>age</w:t>
      </w:r>
      <w:r w:rsidR="005667DA" w:rsidRPr="00F95139">
        <w:rPr>
          <w:rFonts w:cstheme="minorHAnsi"/>
          <w:bCs/>
        </w:rPr>
        <w:t xml:space="preserve"> (Fig. </w:t>
      </w:r>
      <w:r w:rsidR="00A91183" w:rsidRPr="00E6531C">
        <w:rPr>
          <w:rFonts w:cstheme="minorHAnsi"/>
          <w:bCs/>
          <w:lang w:val="en-US"/>
        </w:rPr>
        <w:t>2</w:t>
      </w:r>
      <w:r w:rsidR="005667DA" w:rsidRPr="00F95139">
        <w:rPr>
          <w:rFonts w:cstheme="minorHAnsi"/>
          <w:bCs/>
        </w:rPr>
        <w:t xml:space="preserve">). </w:t>
      </w:r>
    </w:p>
    <w:p w14:paraId="33A29DE1" w14:textId="7A5E96C5" w:rsidR="00751F48" w:rsidRDefault="00751F48" w:rsidP="004E0AE6">
      <w:pPr>
        <w:spacing w:line="480" w:lineRule="auto"/>
        <w:ind w:firstLine="284"/>
        <w:contextualSpacing/>
        <w:jc w:val="both"/>
        <w:rPr>
          <w:rFonts w:cstheme="minorHAnsi"/>
          <w:color w:val="FF0000"/>
        </w:rPr>
      </w:pPr>
      <w:r w:rsidRPr="00F95139">
        <w:rPr>
          <w:rFonts w:cstheme="minorHAnsi"/>
          <w:bCs/>
        </w:rPr>
        <w:t>Despite the relatively narrow range of activation energies for physiological rates considered here (Fig. S</w:t>
      </w:r>
      <w:r w:rsidR="00DA1D94">
        <w:rPr>
          <w:rFonts w:cstheme="minorHAnsi"/>
          <w:bCs/>
        </w:rPr>
        <w:t>3</w:t>
      </w:r>
      <w:r w:rsidRPr="004C17C5">
        <w:rPr>
          <w:rFonts w:cstheme="minorHAnsi"/>
          <w:bCs/>
        </w:rPr>
        <w:t xml:space="preserve">; </w:t>
      </w:r>
      <w:r>
        <w:rPr>
          <w:rFonts w:cstheme="minorHAnsi"/>
          <w:bCs/>
        </w:rPr>
        <w:t>Table S</w:t>
      </w:r>
      <w:r w:rsidR="001372A4">
        <w:rPr>
          <w:rFonts w:cstheme="minorHAnsi"/>
          <w:bCs/>
        </w:rPr>
        <w:t>3</w:t>
      </w:r>
      <w:r w:rsidRPr="00F95139">
        <w:rPr>
          <w:rFonts w:cstheme="minorHAnsi"/>
          <w:bCs/>
        </w:rPr>
        <w:t xml:space="preserve">), the uncertainty </w:t>
      </w:r>
      <w:r>
        <w:rPr>
          <w:rFonts w:cstheme="minorHAnsi"/>
          <w:bCs/>
        </w:rPr>
        <w:t xml:space="preserve">in projected size-at-age </w:t>
      </w:r>
      <w:r w:rsidRPr="00F95139">
        <w:rPr>
          <w:rFonts w:cstheme="minorHAnsi"/>
          <w:bCs/>
        </w:rPr>
        <w:t xml:space="preserve">associated with variation in the activation energies </w:t>
      </w:r>
      <w:r>
        <w:rPr>
          <w:rFonts w:cstheme="minorHAnsi"/>
          <w:bCs/>
        </w:rPr>
        <w:t>is</w:t>
      </w:r>
      <w:r w:rsidRPr="00F95139">
        <w:rPr>
          <w:rFonts w:cstheme="minorHAnsi"/>
          <w:bCs/>
        </w:rPr>
        <w:t xml:space="preserve"> large</w:t>
      </w:r>
      <w:r w:rsidR="00C81B68">
        <w:rPr>
          <w:rFonts w:cstheme="minorHAnsi"/>
          <w:bCs/>
        </w:rPr>
        <w:t xml:space="preserve"> (Fig. </w:t>
      </w:r>
      <w:r w:rsidR="00E6531C" w:rsidRPr="00E6531C">
        <w:rPr>
          <w:rFonts w:cstheme="minorHAnsi"/>
          <w:bCs/>
          <w:lang w:val="en-US"/>
        </w:rPr>
        <w:t>2</w:t>
      </w:r>
      <w:r w:rsidR="00C81B68">
        <w:rPr>
          <w:rFonts w:cstheme="minorHAnsi"/>
          <w:bCs/>
        </w:rPr>
        <w:t>)</w:t>
      </w:r>
      <w:r w:rsidRPr="00F95139">
        <w:rPr>
          <w:rFonts w:cstheme="minorHAnsi"/>
          <w:bCs/>
        </w:rPr>
        <w:t>. In</w:t>
      </w:r>
      <w:r w:rsidR="002E5D72">
        <w:rPr>
          <w:rFonts w:cstheme="minorHAnsi"/>
          <w:bCs/>
        </w:rPr>
        <w:t xml:space="preserve"> the</w:t>
      </w:r>
      <w:r w:rsidRPr="00F95139">
        <w:rPr>
          <w:rFonts w:cstheme="minorHAnsi"/>
          <w:bCs/>
        </w:rPr>
        <w:t xml:space="preserve"> scenario where both physiology and resources </w:t>
      </w:r>
      <w:r>
        <w:rPr>
          <w:rFonts w:cstheme="minorHAnsi"/>
          <w:bCs/>
        </w:rPr>
        <w:t>are affected by</w:t>
      </w:r>
      <w:r w:rsidRPr="00F95139">
        <w:rPr>
          <w:rFonts w:cstheme="minorHAnsi"/>
          <w:bCs/>
        </w:rPr>
        <w:t xml:space="preserve"> temperature, the range of predicted changes in size-at-age vary at approximately </w:t>
      </w:r>
      <m:oMath>
        <m:r>
          <w:rPr>
            <w:rFonts w:ascii="Cambria Math" w:hAnsi="Cambria Math" w:cstheme="minorHAnsi"/>
          </w:rPr>
          <m:t>+10</m:t>
        </m:r>
      </m:oMath>
      <w:r w:rsidRPr="00F95139">
        <w:rPr>
          <w:rFonts w:cstheme="minorHAnsi"/>
          <w:bCs/>
        </w:rPr>
        <w:t xml:space="preserve">% to </w:t>
      </w:r>
      <m:oMath>
        <m:r>
          <w:rPr>
            <w:rFonts w:ascii="Cambria Math" w:hAnsi="Cambria Math" w:cstheme="minorHAnsi"/>
          </w:rPr>
          <m:t>+</m:t>
        </m:r>
      </m:oMath>
      <w:r w:rsidRPr="00F95139">
        <w:rPr>
          <w:rFonts w:cstheme="minorHAnsi"/>
          <w:bCs/>
        </w:rPr>
        <w:t xml:space="preserve">40% (Fig. </w:t>
      </w:r>
      <w:r w:rsidR="00E6531C" w:rsidRPr="00851DA8">
        <w:rPr>
          <w:rFonts w:cstheme="minorHAnsi"/>
          <w:bCs/>
          <w:lang w:val="en-US"/>
        </w:rPr>
        <w:t>2</w:t>
      </w:r>
      <w:r w:rsidRPr="00F95139">
        <w:rPr>
          <w:rFonts w:cstheme="minorHAnsi"/>
          <w:bCs/>
        </w:rPr>
        <w:t xml:space="preserve">). </w:t>
      </w:r>
      <w:r w:rsidR="00F619E1" w:rsidRPr="00C14B62">
        <w:rPr>
          <w:rFonts w:cstheme="minorHAnsi"/>
          <w:bCs/>
          <w:lang w:val="en-US"/>
        </w:rPr>
        <w:t>These c</w:t>
      </w:r>
      <w:r w:rsidRPr="00F95139">
        <w:rPr>
          <w:rFonts w:cstheme="minorHAnsi"/>
          <w:bCs/>
        </w:rPr>
        <w:t>hanges in size-at-age seem to be driven by the temperature-dependence of maximum consumption rate</w:t>
      </w:r>
      <w:r w:rsidR="00C81B68">
        <w:rPr>
          <w:rFonts w:cstheme="minorHAnsi"/>
          <w:bCs/>
        </w:rPr>
        <w:t xml:space="preserve"> </w:t>
      </w:r>
      <m:oMath>
        <m:d>
          <m:dPr>
            <m:ctrlPr>
              <w:rPr>
                <w:rFonts w:ascii="Cambria Math" w:hAnsi="Cambria Math" w:cstheme="minorHAnsi"/>
                <w:bCs/>
                <w:i/>
              </w:rPr>
            </m:ctrlPr>
          </m:dPr>
          <m:e>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F95139">
        <w:rPr>
          <w:rFonts w:cstheme="minorHAnsi"/>
          <w:bCs/>
        </w:rPr>
        <w:t xml:space="preserve"> increasing the actual consumption rates </w:t>
      </w:r>
      <m:oMath>
        <m:d>
          <m:dPr>
            <m:ctrlPr>
              <w:rPr>
                <w:rFonts w:ascii="Cambria Math" w:hAnsi="Cambria Math" w:cstheme="minorHAnsi"/>
                <w:bCs/>
                <w:i/>
              </w:rPr>
            </m:ctrlPr>
          </m:dPr>
          <m:e>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AF32CB">
        <w:rPr>
          <w:rFonts w:cstheme="minorHAnsi"/>
        </w:rPr>
        <w:t xml:space="preserve">, </w:t>
      </w:r>
      <w:r w:rsidR="00FB5474">
        <w:rPr>
          <w:rFonts w:cstheme="minorHAnsi"/>
        </w:rPr>
        <w:t>but having almost no effect on the feeding or satiation levels</w:t>
      </w:r>
      <w:r w:rsidRPr="00AF32CB">
        <w:rPr>
          <w:rFonts w:cstheme="minorHAnsi"/>
        </w:rPr>
        <w:t xml:space="preserve"> (</w:t>
      </w:r>
      <w:r>
        <w:rPr>
          <w:rFonts w:cstheme="minorHAnsi"/>
        </w:rPr>
        <w:t xml:space="preserve">Eq. 6; </w:t>
      </w:r>
      <w:r w:rsidRPr="00AF32CB">
        <w:rPr>
          <w:rFonts w:cstheme="minorHAnsi"/>
        </w:rPr>
        <w:t>Fig. S1</w:t>
      </w:r>
      <w:r>
        <w:rPr>
          <w:rFonts w:cstheme="minorHAnsi"/>
        </w:rPr>
        <w:t>3</w:t>
      </w:r>
      <w:r w:rsidRPr="00AF32CB">
        <w:rPr>
          <w:rFonts w:cstheme="minorHAnsi"/>
        </w:rPr>
        <w:t xml:space="preserve">). </w:t>
      </w:r>
    </w:p>
    <w:p w14:paraId="008F95DC" w14:textId="77777777" w:rsidR="00751F48" w:rsidRDefault="00751F48" w:rsidP="004E0AE6">
      <w:pPr>
        <w:spacing w:line="480" w:lineRule="auto"/>
        <w:contextualSpacing/>
        <w:jc w:val="both"/>
        <w:rPr>
          <w:rFonts w:cstheme="minorHAnsi"/>
          <w:i/>
          <w:iCs/>
        </w:rPr>
      </w:pPr>
    </w:p>
    <w:p w14:paraId="1F74D996" w14:textId="1CC1622D" w:rsidR="00751F48" w:rsidRPr="00AC66AD" w:rsidRDefault="00751F48" w:rsidP="004E0AE6">
      <w:pPr>
        <w:spacing w:line="480" w:lineRule="auto"/>
        <w:contextualSpacing/>
        <w:jc w:val="both"/>
        <w:rPr>
          <w:rFonts w:cstheme="minorHAnsi"/>
          <w:b/>
          <w:bCs/>
          <w:i/>
          <w:iCs/>
        </w:rPr>
      </w:pPr>
      <w:r w:rsidRPr="00AC66AD">
        <w:rPr>
          <w:rFonts w:cstheme="minorHAnsi"/>
          <w:b/>
          <w:bCs/>
          <w:i/>
          <w:iCs/>
        </w:rPr>
        <w:lastRenderedPageBreak/>
        <w:t xml:space="preserve">Fewer large individuals </w:t>
      </w:r>
      <w:r w:rsidR="005753D2" w:rsidRPr="00AC66AD">
        <w:rPr>
          <w:rFonts w:cstheme="minorHAnsi"/>
          <w:b/>
          <w:bCs/>
          <w:i/>
          <w:iCs/>
        </w:rPr>
        <w:t>cause</w:t>
      </w:r>
      <w:r w:rsidRPr="00AC66AD">
        <w:rPr>
          <w:rFonts w:cstheme="minorHAnsi"/>
          <w:b/>
          <w:bCs/>
          <w:i/>
          <w:iCs/>
        </w:rPr>
        <w:t xml:space="preserve"> reductions in mean population body size</w:t>
      </w:r>
    </w:p>
    <w:p w14:paraId="103AB691" w14:textId="222630C1" w:rsidR="009F1726" w:rsidRDefault="00751F48" w:rsidP="004E0AE6">
      <w:pPr>
        <w:spacing w:line="480" w:lineRule="auto"/>
        <w:contextualSpacing/>
        <w:jc w:val="both"/>
        <w:rPr>
          <w:rFonts w:cstheme="minorHAnsi"/>
          <w:bCs/>
        </w:rPr>
      </w:pPr>
      <w:r>
        <w:rPr>
          <w:rFonts w:cstheme="minorHAnsi"/>
          <w:bCs/>
        </w:rPr>
        <w:t>Increases in size-at-age</w:t>
      </w:r>
      <w:r w:rsidR="00C81B68">
        <w:rPr>
          <w:rFonts w:cstheme="minorHAnsi"/>
          <w:bCs/>
        </w:rPr>
        <w:t xml:space="preserve"> (Fig. </w:t>
      </w:r>
      <w:r w:rsidR="00851DA8" w:rsidRPr="00A21FD8">
        <w:rPr>
          <w:rFonts w:cstheme="minorHAnsi"/>
          <w:bCs/>
          <w:lang w:val="en-US"/>
        </w:rPr>
        <w:t>2</w:t>
      </w:r>
      <w:r w:rsidR="00C81B68">
        <w:rPr>
          <w:rFonts w:cstheme="minorHAnsi"/>
          <w:bCs/>
        </w:rPr>
        <w:t>)</w:t>
      </w:r>
      <w:r>
        <w:rPr>
          <w:rFonts w:cstheme="minorHAnsi"/>
          <w:bCs/>
        </w:rPr>
        <w:t xml:space="preserve"> do not always lead to increased mean body size in the populations (Fig. </w:t>
      </w:r>
      <w:r w:rsidR="00842261" w:rsidRPr="00A21FD8">
        <w:rPr>
          <w:rFonts w:cstheme="minorHAnsi"/>
          <w:bCs/>
          <w:lang w:val="en-US"/>
        </w:rPr>
        <w:t>3</w:t>
      </w:r>
      <w:r>
        <w:rPr>
          <w:rFonts w:cstheme="minorHAnsi"/>
          <w:bCs/>
        </w:rPr>
        <w:t xml:space="preserve">), due to </w:t>
      </w:r>
      <w:r w:rsidRPr="00F95139">
        <w:rPr>
          <w:rFonts w:cstheme="minorHAnsi"/>
          <w:bCs/>
        </w:rPr>
        <w:t>change</w:t>
      </w:r>
      <w:r>
        <w:rPr>
          <w:rFonts w:cstheme="minorHAnsi"/>
          <w:bCs/>
        </w:rPr>
        <w:t>s</w:t>
      </w:r>
      <w:r w:rsidRPr="00F95139">
        <w:rPr>
          <w:rFonts w:cstheme="minorHAnsi"/>
          <w:bCs/>
        </w:rPr>
        <w:t xml:space="preserve"> in </w:t>
      </w:r>
      <w:r w:rsidR="00D418DF">
        <w:rPr>
          <w:rFonts w:cstheme="minorHAnsi"/>
          <w:bCs/>
        </w:rPr>
        <w:t xml:space="preserve">the </w:t>
      </w:r>
      <w:r w:rsidR="002E6046">
        <w:rPr>
          <w:rFonts w:cstheme="minorHAnsi"/>
          <w:bCs/>
        </w:rPr>
        <w:t xml:space="preserve">relative abundances at size and in this way shifting </w:t>
      </w:r>
      <w:r w:rsidR="00D418DF">
        <w:rPr>
          <w:rFonts w:cstheme="minorHAnsi"/>
          <w:bCs/>
        </w:rPr>
        <w:t>population size structure</w:t>
      </w:r>
      <w:r w:rsidR="00C411FE">
        <w:rPr>
          <w:rFonts w:cstheme="minorHAnsi"/>
          <w:bCs/>
        </w:rPr>
        <w:t xml:space="preserve"> </w:t>
      </w:r>
      <w:r w:rsidRPr="00F95139">
        <w:rPr>
          <w:rFonts w:cstheme="minorHAnsi"/>
          <w:bCs/>
        </w:rPr>
        <w:t xml:space="preserve">(Fig. </w:t>
      </w:r>
      <w:r w:rsidR="00282677" w:rsidRPr="00A21FD8">
        <w:rPr>
          <w:rFonts w:cstheme="minorHAnsi"/>
          <w:bCs/>
          <w:lang w:val="en-US"/>
        </w:rPr>
        <w:t>4</w:t>
      </w:r>
      <w:r w:rsidRPr="00F95139">
        <w:rPr>
          <w:rFonts w:cstheme="minorHAnsi"/>
          <w:bCs/>
        </w:rPr>
        <w:t xml:space="preserve">). </w:t>
      </w:r>
      <w:r w:rsidR="002E6046" w:rsidRPr="007720C6">
        <w:rPr>
          <w:rFonts w:cstheme="minorHAnsi"/>
          <w:bCs/>
          <w:lang w:val="en-US"/>
        </w:rPr>
        <w:t>C</w:t>
      </w:r>
      <w:r w:rsidR="00540E13">
        <w:rPr>
          <w:rFonts w:cstheme="minorHAnsi"/>
          <w:bCs/>
        </w:rPr>
        <w:t>hanges in the size-structure var</w:t>
      </w:r>
      <w:proofErr w:type="spellStart"/>
      <w:r w:rsidR="00120E0D" w:rsidRPr="007720C6">
        <w:rPr>
          <w:rFonts w:cstheme="minorHAnsi"/>
          <w:bCs/>
          <w:lang w:val="en-US"/>
        </w:rPr>
        <w:t>ied</w:t>
      </w:r>
      <w:proofErr w:type="spellEnd"/>
      <w:r w:rsidR="00540E13">
        <w:rPr>
          <w:rFonts w:cstheme="minorHAnsi"/>
          <w:bCs/>
        </w:rPr>
        <w:t xml:space="preserve"> </w:t>
      </w:r>
      <w:r w:rsidR="00120E0D" w:rsidRPr="007720C6">
        <w:rPr>
          <w:rFonts w:cstheme="minorHAnsi"/>
          <w:bCs/>
          <w:lang w:val="en-US"/>
        </w:rPr>
        <w:t>across</w:t>
      </w:r>
      <w:r w:rsidR="00702A44" w:rsidRPr="007720C6">
        <w:rPr>
          <w:rFonts w:cstheme="minorHAnsi"/>
          <w:bCs/>
          <w:lang w:val="en-US"/>
        </w:rPr>
        <w:t xml:space="preserve"> </w:t>
      </w:r>
      <w:r w:rsidR="00540E13">
        <w:rPr>
          <w:rFonts w:cstheme="minorHAnsi"/>
          <w:bCs/>
        </w:rPr>
        <w:t>species</w:t>
      </w:r>
      <w:r w:rsidR="00602201" w:rsidRPr="007720C6">
        <w:rPr>
          <w:rFonts w:cstheme="minorHAnsi"/>
          <w:bCs/>
          <w:lang w:val="en-US"/>
        </w:rPr>
        <w:t xml:space="preserve"> without a clear and </w:t>
      </w:r>
      <w:r w:rsidR="00540E13">
        <w:rPr>
          <w:rFonts w:cstheme="minorHAnsi"/>
          <w:bCs/>
        </w:rPr>
        <w:t xml:space="preserve">consistent pattern across species </w:t>
      </w:r>
      <w:r w:rsidR="00457CB1" w:rsidRPr="00C14B62">
        <w:rPr>
          <w:rFonts w:cstheme="minorHAnsi"/>
          <w:bCs/>
          <w:lang w:val="en-US"/>
        </w:rPr>
        <w:t xml:space="preserve">and </w:t>
      </w:r>
      <w:r w:rsidR="00540E13">
        <w:rPr>
          <w:rFonts w:cstheme="minorHAnsi"/>
          <w:bCs/>
        </w:rPr>
        <w:t>scenario</w:t>
      </w:r>
      <w:r w:rsidR="00457CB1" w:rsidRPr="00C14B62">
        <w:rPr>
          <w:rFonts w:cstheme="minorHAnsi"/>
          <w:bCs/>
          <w:lang w:val="en-US"/>
        </w:rPr>
        <w:t>s</w:t>
      </w:r>
      <w:r w:rsidR="00540E13">
        <w:rPr>
          <w:rFonts w:cstheme="minorHAnsi"/>
          <w:bCs/>
        </w:rPr>
        <w:t>.</w:t>
      </w:r>
    </w:p>
    <w:p w14:paraId="68856A38" w14:textId="28B6B686" w:rsidR="000C7423" w:rsidRDefault="00FE6987" w:rsidP="004E0AE6">
      <w:pPr>
        <w:spacing w:line="480" w:lineRule="auto"/>
        <w:ind w:firstLine="284"/>
        <w:contextualSpacing/>
        <w:jc w:val="both"/>
        <w:rPr>
          <w:rFonts w:cstheme="minorHAnsi"/>
          <w:bCs/>
        </w:rPr>
      </w:pPr>
      <w:r>
        <w:rPr>
          <w:rFonts w:cstheme="minorHAnsi"/>
          <w:bCs/>
        </w:rPr>
        <w:t>T</w:t>
      </w:r>
      <w:r w:rsidR="00751F48" w:rsidRPr="00F95139">
        <w:rPr>
          <w:rFonts w:cstheme="minorHAnsi"/>
          <w:bCs/>
        </w:rPr>
        <w:t xml:space="preserve">he only scenario </w:t>
      </w:r>
      <w:r w:rsidR="00AC6C4C">
        <w:rPr>
          <w:rFonts w:cstheme="minorHAnsi"/>
          <w:bCs/>
        </w:rPr>
        <w:t>where mean body weight</w:t>
      </w:r>
      <w:r w:rsidR="00E13E8E">
        <w:rPr>
          <w:rFonts w:cstheme="minorHAnsi"/>
          <w:bCs/>
        </w:rPr>
        <w:t xml:space="preserve"> on average</w:t>
      </w:r>
      <w:r w:rsidR="00AC6C4C">
        <w:rPr>
          <w:rFonts w:cstheme="minorHAnsi"/>
          <w:bCs/>
        </w:rPr>
        <w:t xml:space="preserve"> increase</w:t>
      </w:r>
      <w:r w:rsidR="00ED2B48">
        <w:rPr>
          <w:rFonts w:cstheme="minorHAnsi"/>
          <w:bCs/>
        </w:rPr>
        <w:t>s</w:t>
      </w:r>
      <w:r w:rsidR="00AC6C4C">
        <w:rPr>
          <w:rFonts w:cstheme="minorHAnsi"/>
          <w:bCs/>
        </w:rPr>
        <w:t xml:space="preserve"> is where temperature only affects physiology and not the resource </w:t>
      </w:r>
      <w:r w:rsidR="00751F48" w:rsidRPr="00F95139">
        <w:rPr>
          <w:rFonts w:cstheme="minorHAnsi"/>
          <w:bCs/>
        </w:rPr>
        <w:t xml:space="preserve">(Fig. </w:t>
      </w:r>
      <w:r w:rsidR="00A262B1" w:rsidRPr="00220C1F">
        <w:rPr>
          <w:rFonts w:cstheme="minorHAnsi"/>
          <w:bCs/>
          <w:lang w:val="en-US"/>
        </w:rPr>
        <w:t>3</w:t>
      </w:r>
      <w:r w:rsidR="00751F48" w:rsidRPr="00F95139">
        <w:rPr>
          <w:rFonts w:cstheme="minorHAnsi"/>
          <w:bCs/>
        </w:rPr>
        <w:t>)</w:t>
      </w:r>
      <w:r w:rsidR="00480F80">
        <w:rPr>
          <w:rFonts w:cstheme="minorHAnsi"/>
          <w:bCs/>
        </w:rPr>
        <w:t>. In such cases</w:t>
      </w:r>
      <w:r w:rsidR="00777C57">
        <w:rPr>
          <w:rFonts w:cstheme="minorHAnsi"/>
          <w:bCs/>
        </w:rPr>
        <w:t>,</w:t>
      </w:r>
      <w:r w:rsidR="00480F80">
        <w:rPr>
          <w:rFonts w:cstheme="minorHAnsi"/>
          <w:bCs/>
        </w:rPr>
        <w:t xml:space="preserve"> body weight increases with warming</w:t>
      </w:r>
      <w:r w:rsidR="0083574E">
        <w:rPr>
          <w:rFonts w:cstheme="minorHAnsi"/>
          <w:bCs/>
        </w:rPr>
        <w:t>, but</w:t>
      </w:r>
      <w:r w:rsidR="00777C57">
        <w:rPr>
          <w:rFonts w:cstheme="minorHAnsi"/>
          <w:bCs/>
        </w:rPr>
        <w:t xml:space="preserve"> only for cod and sprat</w:t>
      </w:r>
      <w:r w:rsidR="00751F48" w:rsidRPr="00F95139">
        <w:rPr>
          <w:rFonts w:cstheme="minorHAnsi"/>
          <w:bCs/>
        </w:rPr>
        <w:t xml:space="preserve">. </w:t>
      </w:r>
      <w:r w:rsidR="00ED2B48">
        <w:rPr>
          <w:rFonts w:cstheme="minorHAnsi"/>
          <w:bCs/>
        </w:rPr>
        <w:t>For</w:t>
      </w:r>
      <w:r w:rsidR="00AC6C4C">
        <w:rPr>
          <w:rFonts w:cstheme="minorHAnsi"/>
          <w:bCs/>
        </w:rPr>
        <w:t xml:space="preserve"> cod this</w:t>
      </w:r>
      <w:r w:rsidR="00540E13">
        <w:rPr>
          <w:rFonts w:cstheme="minorHAnsi"/>
          <w:bCs/>
        </w:rPr>
        <w:t xml:space="preserve"> increase is strong and</w:t>
      </w:r>
      <w:r w:rsidR="00AC6C4C">
        <w:rPr>
          <w:rFonts w:cstheme="minorHAnsi"/>
          <w:bCs/>
        </w:rPr>
        <w:t xml:space="preserve"> is driven by </w:t>
      </w:r>
      <w:r w:rsidR="00540E13">
        <w:rPr>
          <w:rFonts w:cstheme="minorHAnsi"/>
          <w:bCs/>
        </w:rPr>
        <w:t>both faster growth rates</w:t>
      </w:r>
      <w:r w:rsidR="00DF3AED">
        <w:rPr>
          <w:rFonts w:cstheme="minorHAnsi"/>
          <w:bCs/>
        </w:rPr>
        <w:t xml:space="preserve"> (larger size-at-age)</w:t>
      </w:r>
      <w:r w:rsidR="00540E13">
        <w:rPr>
          <w:rFonts w:cstheme="minorHAnsi"/>
          <w:bCs/>
        </w:rPr>
        <w:t xml:space="preserve"> and </w:t>
      </w:r>
      <w:r w:rsidR="00ED2B48">
        <w:rPr>
          <w:rFonts w:cstheme="minorHAnsi"/>
          <w:bCs/>
        </w:rPr>
        <w:t xml:space="preserve">large </w:t>
      </w:r>
      <w:r w:rsidR="00AC6C4C">
        <w:rPr>
          <w:rFonts w:cstheme="minorHAnsi"/>
          <w:bCs/>
        </w:rPr>
        <w:t>increase</w:t>
      </w:r>
      <w:r w:rsidR="00ED2B48">
        <w:rPr>
          <w:rFonts w:cstheme="minorHAnsi"/>
          <w:bCs/>
        </w:rPr>
        <w:t>s</w:t>
      </w:r>
      <w:r w:rsidR="00AC6C4C">
        <w:rPr>
          <w:rFonts w:cstheme="minorHAnsi"/>
          <w:bCs/>
        </w:rPr>
        <w:t xml:space="preserve"> </w:t>
      </w:r>
      <w:r w:rsidR="00ED2B48">
        <w:rPr>
          <w:rFonts w:cstheme="minorHAnsi"/>
          <w:bCs/>
        </w:rPr>
        <w:t xml:space="preserve">in the </w:t>
      </w:r>
      <w:r w:rsidR="00AC6C4C">
        <w:rPr>
          <w:rFonts w:cstheme="minorHAnsi"/>
          <w:bCs/>
        </w:rPr>
        <w:t xml:space="preserve">abundance of large fish </w:t>
      </w:r>
      <w:r w:rsidR="00751F48" w:rsidRPr="00F95139">
        <w:rPr>
          <w:rFonts w:cstheme="minorHAnsi"/>
          <w:bCs/>
        </w:rPr>
        <w:t>(</w:t>
      </w:r>
      <m:oMath>
        <m:r>
          <w:rPr>
            <w:rFonts w:ascii="Cambria Math" w:hAnsi="Cambria Math" w:cstheme="minorHAnsi"/>
          </w:rPr>
          <m:t xml:space="preserve">~10 </m:t>
        </m:r>
        <m:r>
          <m:rPr>
            <m:sty m:val="p"/>
          </m:rPr>
          <w:rPr>
            <w:rFonts w:ascii="Cambria Math" w:hAnsi="Cambria Math" w:cstheme="minorHAnsi"/>
          </w:rPr>
          <m:t>kg</m:t>
        </m:r>
      </m:oMath>
      <w:r w:rsidR="00751F48" w:rsidRPr="00F95139">
        <w:rPr>
          <w:rFonts w:cstheme="minorHAnsi"/>
          <w:bCs/>
        </w:rPr>
        <w:t>) (Fig</w:t>
      </w:r>
      <w:r w:rsidR="00540E13">
        <w:rPr>
          <w:rFonts w:cstheme="minorHAnsi"/>
          <w:bCs/>
        </w:rPr>
        <w:t>s</w:t>
      </w:r>
      <w:r w:rsidR="00C411FE">
        <w:rPr>
          <w:rFonts w:cstheme="minorHAnsi"/>
          <w:bCs/>
        </w:rPr>
        <w:t>.</w:t>
      </w:r>
      <w:r w:rsidR="00540E13">
        <w:rPr>
          <w:rFonts w:cstheme="minorHAnsi"/>
          <w:bCs/>
        </w:rPr>
        <w:t xml:space="preserve"> </w:t>
      </w:r>
      <w:r w:rsidR="00220C1F" w:rsidRPr="00EF0FA2">
        <w:rPr>
          <w:rFonts w:cstheme="minorHAnsi"/>
          <w:bCs/>
          <w:lang w:val="en-US"/>
        </w:rPr>
        <w:t>2</w:t>
      </w:r>
      <w:r w:rsidR="00540E13">
        <w:rPr>
          <w:rFonts w:cstheme="minorHAnsi"/>
          <w:bCs/>
        </w:rPr>
        <w:t>,</w:t>
      </w:r>
      <w:r w:rsidR="00220C1F" w:rsidRPr="00EF0FA2">
        <w:rPr>
          <w:rFonts w:cstheme="minorHAnsi"/>
          <w:bCs/>
          <w:lang w:val="en-US"/>
        </w:rPr>
        <w:t xml:space="preserve"> 4</w:t>
      </w:r>
      <w:r w:rsidR="00751F48" w:rsidRPr="00F95139">
        <w:rPr>
          <w:rFonts w:cstheme="minorHAnsi"/>
          <w:bCs/>
        </w:rPr>
        <w:t>)</w:t>
      </w:r>
      <w:r w:rsidR="00540E13">
        <w:rPr>
          <w:rFonts w:cstheme="minorHAnsi"/>
          <w:bCs/>
        </w:rPr>
        <w:t>.</w:t>
      </w:r>
      <w:r w:rsidR="00291B5F" w:rsidRPr="00291B5F">
        <w:rPr>
          <w:rFonts w:cstheme="minorHAnsi"/>
          <w:bCs/>
        </w:rPr>
        <w:t xml:space="preserve"> </w:t>
      </w:r>
      <w:r w:rsidR="00B93FFF">
        <w:rPr>
          <w:rFonts w:cstheme="minorHAnsi"/>
          <w:bCs/>
        </w:rPr>
        <w:t xml:space="preserve">For sprat the mean body weight in the populations increased only marginally and is mostly driven by faster growth rates </w:t>
      </w:r>
      <w:r w:rsidR="00141D80">
        <w:rPr>
          <w:rFonts w:cstheme="minorHAnsi"/>
          <w:bCs/>
        </w:rPr>
        <w:t xml:space="preserve">and </w:t>
      </w:r>
      <w:r w:rsidR="0083574E">
        <w:rPr>
          <w:rFonts w:cstheme="minorHAnsi"/>
          <w:bCs/>
        </w:rPr>
        <w:t xml:space="preserve">increased </w:t>
      </w:r>
      <w:r w:rsidR="00141D80">
        <w:rPr>
          <w:rFonts w:cstheme="minorHAnsi"/>
          <w:bCs/>
        </w:rPr>
        <w:t xml:space="preserve">relative abundance of fish above </w:t>
      </w:r>
      <m:oMath>
        <m:r>
          <w:rPr>
            <w:rFonts w:ascii="Cambria Math" w:hAnsi="Cambria Math" w:cstheme="minorHAnsi"/>
          </w:rPr>
          <m:t xml:space="preserve">10 </m:t>
        </m:r>
        <m:r>
          <m:rPr>
            <m:sty m:val="p"/>
          </m:rPr>
          <w:rPr>
            <w:rFonts w:ascii="Cambria Math" w:hAnsi="Cambria Math" w:cstheme="minorHAnsi"/>
          </w:rPr>
          <m:t>g</m:t>
        </m:r>
      </m:oMath>
      <w:r w:rsidR="00141D80">
        <w:rPr>
          <w:rFonts w:cstheme="minorHAnsi"/>
          <w:bCs/>
        </w:rPr>
        <w:t xml:space="preserve"> </w:t>
      </w:r>
      <w:r w:rsidR="00B93FFF">
        <w:rPr>
          <w:rFonts w:cstheme="minorHAnsi"/>
          <w:bCs/>
        </w:rPr>
        <w:t xml:space="preserve">(Figs. </w:t>
      </w:r>
      <w:r w:rsidR="0032249A" w:rsidRPr="00F76677">
        <w:rPr>
          <w:rFonts w:cstheme="minorHAnsi"/>
          <w:bCs/>
          <w:lang w:val="en-US"/>
        </w:rPr>
        <w:t>2</w:t>
      </w:r>
      <w:r w:rsidR="00B93FFF">
        <w:rPr>
          <w:rFonts w:cstheme="minorHAnsi"/>
          <w:bCs/>
        </w:rPr>
        <w:t xml:space="preserve">, </w:t>
      </w:r>
      <w:r w:rsidR="0032249A" w:rsidRPr="00F76677">
        <w:rPr>
          <w:rFonts w:cstheme="minorHAnsi"/>
          <w:bCs/>
          <w:lang w:val="en-US"/>
        </w:rPr>
        <w:t>4</w:t>
      </w:r>
      <w:r w:rsidR="00B93FFF">
        <w:rPr>
          <w:rFonts w:cstheme="minorHAnsi"/>
          <w:bCs/>
        </w:rPr>
        <w:t>)</w:t>
      </w:r>
      <w:r w:rsidR="00971177">
        <w:rPr>
          <w:rFonts w:cstheme="minorHAnsi"/>
          <w:bCs/>
        </w:rPr>
        <w:t xml:space="preserve">. </w:t>
      </w:r>
      <w:r w:rsidR="005502EB">
        <w:rPr>
          <w:rFonts w:cstheme="minorHAnsi"/>
          <w:bCs/>
        </w:rPr>
        <w:t>In contrast, scenarios where only resource</w:t>
      </w:r>
      <w:r w:rsidR="00D418DF">
        <w:rPr>
          <w:rFonts w:cstheme="minorHAnsi"/>
          <w:bCs/>
        </w:rPr>
        <w:t>s are</w:t>
      </w:r>
      <w:r w:rsidR="005502EB">
        <w:rPr>
          <w:rFonts w:cstheme="minorHAnsi"/>
          <w:bCs/>
        </w:rPr>
        <w:t xml:space="preserve"> affected by temperature</w:t>
      </w:r>
      <w:r w:rsidR="00E568FB">
        <w:rPr>
          <w:rFonts w:cstheme="minorHAnsi"/>
          <w:bCs/>
        </w:rPr>
        <w:t>, relative numbers of large individuals and therefore mean body size of all species goes down.</w:t>
      </w:r>
      <w:r w:rsidR="00472DD6">
        <w:rPr>
          <w:rFonts w:cstheme="minorHAnsi"/>
          <w:bCs/>
        </w:rPr>
        <w:t xml:space="preserve"> </w:t>
      </w:r>
      <w:r w:rsidR="00E568FB">
        <w:rPr>
          <w:rFonts w:cstheme="minorHAnsi"/>
          <w:bCs/>
        </w:rPr>
        <w:t>For herring, all scenarios lead to smaller mean body sizes in the population, and the relative (to non-warming simulation) abundance-at-weight declines with mass in most of the size range, with increases only in the very smallest size classes (&lt; 1</w:t>
      </w:r>
      <m:oMath>
        <m:r>
          <m:rPr>
            <m:sty m:val="p"/>
          </m:rPr>
          <w:rPr>
            <w:rFonts w:ascii="Cambria Math" w:hAnsi="Cambria Math" w:cstheme="minorHAnsi"/>
          </w:rPr>
          <m:t>g</m:t>
        </m:r>
      </m:oMath>
      <w:r w:rsidR="00E568FB">
        <w:rPr>
          <w:rFonts w:cstheme="minorHAnsi"/>
          <w:bCs/>
        </w:rPr>
        <w:t xml:space="preserve">; Fig. </w:t>
      </w:r>
      <w:r w:rsidR="00F76677" w:rsidRPr="002F1262">
        <w:rPr>
          <w:rFonts w:cstheme="minorHAnsi"/>
          <w:bCs/>
          <w:lang w:val="en-US"/>
        </w:rPr>
        <w:t>4</w:t>
      </w:r>
      <w:r w:rsidR="00E568FB">
        <w:rPr>
          <w:rFonts w:cstheme="minorHAnsi"/>
          <w:bCs/>
        </w:rPr>
        <w:t xml:space="preserve">). </w:t>
      </w:r>
    </w:p>
    <w:p w14:paraId="1AED98D9" w14:textId="77777777" w:rsidR="00382D9D" w:rsidRDefault="00382D9D" w:rsidP="004E0AE6">
      <w:pPr>
        <w:spacing w:line="480" w:lineRule="auto"/>
        <w:contextualSpacing/>
        <w:jc w:val="both"/>
        <w:rPr>
          <w:rFonts w:cstheme="minorHAnsi"/>
          <w:b/>
          <w:bCs/>
          <w:i/>
          <w:iCs/>
        </w:rPr>
      </w:pPr>
    </w:p>
    <w:p w14:paraId="39674977" w14:textId="79505C30" w:rsidR="00751F48" w:rsidRPr="00AC66AD" w:rsidRDefault="00C46687" w:rsidP="004E0AE6">
      <w:pPr>
        <w:spacing w:line="480" w:lineRule="auto"/>
        <w:contextualSpacing/>
        <w:jc w:val="both"/>
        <w:rPr>
          <w:rFonts w:cstheme="minorHAnsi"/>
          <w:b/>
          <w:bCs/>
          <w:i/>
          <w:iCs/>
        </w:rPr>
      </w:pPr>
      <w:r w:rsidRPr="00AC66AD">
        <w:rPr>
          <w:rFonts w:cstheme="minorHAnsi"/>
          <w:b/>
          <w:bCs/>
          <w:i/>
          <w:iCs/>
        </w:rPr>
        <w:t xml:space="preserve">Temperature </w:t>
      </w:r>
      <w:r w:rsidR="00751F48" w:rsidRPr="00AC66AD">
        <w:rPr>
          <w:rFonts w:cstheme="minorHAnsi"/>
          <w:b/>
          <w:bCs/>
          <w:i/>
          <w:iCs/>
        </w:rPr>
        <w:t>and fishing: higher sustained exploitation rates but reduced yields</w:t>
      </w:r>
      <w:r w:rsidR="00900F4B" w:rsidRPr="00AC66AD">
        <w:rPr>
          <w:rFonts w:cstheme="minorHAnsi"/>
          <w:b/>
          <w:bCs/>
          <w:i/>
          <w:iCs/>
        </w:rPr>
        <w:t xml:space="preserve"> in warmer </w:t>
      </w:r>
      <w:r w:rsidR="00DA354F" w:rsidRPr="00AC66AD">
        <w:rPr>
          <w:rFonts w:cstheme="minorHAnsi"/>
          <w:b/>
          <w:bCs/>
          <w:i/>
          <w:iCs/>
        </w:rPr>
        <w:t>environments</w:t>
      </w:r>
    </w:p>
    <w:p w14:paraId="4D9F630A" w14:textId="2316BFF5" w:rsidR="00751F48" w:rsidRDefault="00403C4D" w:rsidP="00403C4D">
      <w:pPr>
        <w:spacing w:line="480" w:lineRule="auto"/>
        <w:contextualSpacing/>
        <w:jc w:val="both"/>
        <w:rPr>
          <w:rFonts w:cstheme="minorHAnsi"/>
          <w:bCs/>
        </w:rPr>
      </w:pPr>
      <w:r w:rsidRPr="00F06FDE">
        <w:rPr>
          <w:rFonts w:cstheme="minorHAnsi"/>
          <w:bCs/>
        </w:rPr>
        <w:t xml:space="preserve">Our simulations applying a range of stable (not time-varying) temperature and fishing scenarios showed that warming led to higher or equal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(i.e., the fishing mortality leading to maximum sustainable yield)</w:t>
      </w:r>
      <w:r w:rsidR="0083574E">
        <w:rPr>
          <w:rFonts w:cstheme="minorHAnsi"/>
          <w:bCs/>
        </w:rPr>
        <w:t>,</w:t>
      </w:r>
      <w:r w:rsidRPr="00F06FDE">
        <w:rPr>
          <w:rFonts w:cstheme="minorHAnsi"/>
          <w:bCs/>
        </w:rPr>
        <w:t xml:space="preserve"> </w:t>
      </w:r>
      <w:r>
        <w:rPr>
          <w:rFonts w:cstheme="minorHAnsi"/>
          <w:bCs/>
        </w:rPr>
        <w:t xml:space="preserve">but lower yields </w:t>
      </w:r>
      <w:r w:rsidRPr="00F06FDE">
        <w:rPr>
          <w:rFonts w:cstheme="minorHAnsi"/>
          <w:bCs/>
        </w:rPr>
        <w:t xml:space="preserve">(Fig. </w:t>
      </w:r>
      <w:r w:rsidR="00AD7B93" w:rsidRPr="00AD7B93">
        <w:rPr>
          <w:rFonts w:cstheme="minorHAnsi"/>
          <w:bCs/>
          <w:lang w:val="en-US"/>
        </w:rPr>
        <w:t>5</w:t>
      </w:r>
      <w:r>
        <w:rPr>
          <w:rFonts w:cstheme="minorHAnsi"/>
          <w:bCs/>
        </w:rPr>
        <w:t>-</w:t>
      </w:r>
      <w:r w:rsidR="00AD7B93" w:rsidRPr="000461B6">
        <w:rPr>
          <w:rFonts w:cstheme="minorHAnsi"/>
          <w:bCs/>
          <w:lang w:val="en-US"/>
        </w:rPr>
        <w:t>6</w:t>
      </w:r>
      <w:r w:rsidRPr="00F06FDE">
        <w:rPr>
          <w:rFonts w:cstheme="minorHAnsi"/>
          <w:bCs/>
        </w:rPr>
        <w:t>)</w:t>
      </w:r>
      <w:r>
        <w:rPr>
          <w:rFonts w:cstheme="minorHAnsi"/>
          <w:bCs/>
        </w:rPr>
        <w:t>.</w:t>
      </w:r>
      <w:r w:rsidRPr="00F06FDE">
        <w:rPr>
          <w:rFonts w:cstheme="minorHAnsi"/>
          <w:bCs/>
        </w:rPr>
        <w:t xml:space="preserv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declines with warming for herring when only resources are temperature dependent, 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for sprat declines resources are temperature dependent, else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eastAsiaTheme="minorEastAsia" w:cstheme="minorHAnsi"/>
          <w:bCs/>
        </w:rPr>
        <w:t xml:space="preserve"> </w:t>
      </w:r>
      <w:r w:rsidRPr="00F06FDE">
        <w:rPr>
          <w:rFonts w:cstheme="minorHAnsi"/>
          <w:bCs/>
        </w:rPr>
        <w:t>increases. Yields however, decline for all species in all scenarios except for cod when only physiological processes are temperature dependent</w:t>
      </w:r>
      <w:r>
        <w:rPr>
          <w:rFonts w:cstheme="minorHAnsi"/>
          <w:bCs/>
        </w:rPr>
        <w:t xml:space="preserve">. </w:t>
      </w:r>
      <w:r w:rsidR="00B6177D">
        <w:rPr>
          <w:rFonts w:cstheme="minorHAnsi"/>
          <w:bCs/>
        </w:rPr>
        <w:t xml:space="preserve">The </w:t>
      </w:r>
      <w:r w:rsidR="00B6177D">
        <w:rPr>
          <w:rFonts w:cstheme="minorHAnsi"/>
          <w:bCs/>
        </w:rPr>
        <w:lastRenderedPageBreak/>
        <w:t xml:space="preserve">increase in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B6177D">
        <w:rPr>
          <w:rFonts w:cstheme="minorHAnsi"/>
          <w:bCs/>
        </w:rPr>
        <w:t xml:space="preserve"> is likely </w:t>
      </w:r>
      <w:r w:rsidR="00B6177D" w:rsidRPr="00F95139">
        <w:rPr>
          <w:rFonts w:cstheme="minorHAnsi"/>
          <w:bCs/>
        </w:rPr>
        <w:t>due to the enhanced growth rates</w:t>
      </w:r>
      <w:r w:rsidR="00B6177D" w:rsidRPr="00175981">
        <w:rPr>
          <w:rFonts w:cstheme="minorHAnsi"/>
          <w:bCs/>
        </w:rPr>
        <w:t xml:space="preserve">, </w:t>
      </w:r>
      <w:r w:rsidR="00B6177D">
        <w:rPr>
          <w:rFonts w:cstheme="minorHAnsi"/>
          <w:bCs/>
        </w:rPr>
        <w:t>which allow higher fishing mortalities</w:t>
      </w:r>
      <w:r w:rsidR="00B6177D" w:rsidRPr="00F95139">
        <w:rPr>
          <w:rFonts w:cstheme="minorHAnsi"/>
          <w:bCs/>
        </w:rPr>
        <w:t xml:space="preserve"> </w:t>
      </w:r>
      <w:r w:rsidR="00B6177D">
        <w:rPr>
          <w:rFonts w:cstheme="minorHAnsi"/>
          <w:bCs/>
        </w:rPr>
        <w:t xml:space="preserve">without impairing population growth. </w:t>
      </w:r>
      <w:r w:rsidR="00DF4574">
        <w:rPr>
          <w:rFonts w:cstheme="minorHAnsi"/>
          <w:bCs/>
        </w:rPr>
        <w:t>Cod in the scenario with only physiological scaling is the exemption</w:t>
      </w:r>
      <w:r w:rsidR="00FB699A">
        <w:rPr>
          <w:rFonts w:cstheme="minorHAnsi"/>
          <w:bCs/>
        </w:rPr>
        <w:t>.</w:t>
      </w:r>
      <w:r w:rsidR="00DF4574">
        <w:rPr>
          <w:rFonts w:cstheme="minorHAnsi"/>
          <w:bCs/>
        </w:rPr>
        <w:t xml:space="preserve"> </w:t>
      </w:r>
      <w:r w:rsidR="00FB699A">
        <w:rPr>
          <w:rFonts w:cstheme="minorHAnsi"/>
          <w:bCs/>
        </w:rPr>
        <w:t xml:space="preserve">The model projects </w:t>
      </w:r>
      <w:r w:rsidR="00DF4574">
        <w:rPr>
          <w:rFonts w:cstheme="minorHAnsi"/>
          <w:bCs/>
        </w:rPr>
        <w:t xml:space="preserve">higher yields </w:t>
      </w:r>
      <w:r w:rsidR="00ED12E1">
        <w:rPr>
          <w:rFonts w:cstheme="minorHAnsi"/>
          <w:bCs/>
        </w:rPr>
        <w:t>as temperature increase</w:t>
      </w:r>
      <w:r w:rsidR="001E6863">
        <w:rPr>
          <w:rFonts w:cstheme="minorHAnsi"/>
          <w:bCs/>
        </w:rPr>
        <w:t>, due to the increase in growth</w:t>
      </w:r>
      <w:r w:rsidR="0068303C">
        <w:rPr>
          <w:rFonts w:cstheme="minorHAnsi"/>
          <w:bCs/>
        </w:rPr>
        <w:t xml:space="preserve"> rate</w:t>
      </w:r>
      <w:r w:rsidR="001E6863">
        <w:rPr>
          <w:rFonts w:cstheme="minorHAnsi"/>
          <w:bCs/>
        </w:rPr>
        <w:t>, average</w:t>
      </w:r>
      <w:r w:rsidR="00200C43">
        <w:rPr>
          <w:rFonts w:cstheme="minorHAnsi"/>
          <w:bCs/>
        </w:rPr>
        <w:t xml:space="preserve"> size</w:t>
      </w:r>
      <w:r w:rsidR="001E6863">
        <w:rPr>
          <w:rFonts w:cstheme="minorHAnsi"/>
          <w:bCs/>
        </w:rPr>
        <w:t xml:space="preserve"> and relative abundance of large individuals</w:t>
      </w:r>
      <w:r w:rsidR="00BA42D1">
        <w:rPr>
          <w:rFonts w:cstheme="minorHAnsi"/>
          <w:bCs/>
        </w:rPr>
        <w:t xml:space="preserve"> (See Fig</w:t>
      </w:r>
      <w:r w:rsidR="00D3520E">
        <w:rPr>
          <w:rFonts w:cstheme="minorHAnsi"/>
          <w:bCs/>
        </w:rPr>
        <w:t>s</w:t>
      </w:r>
      <w:r w:rsidR="00BA42D1">
        <w:rPr>
          <w:rFonts w:cstheme="minorHAnsi"/>
          <w:bCs/>
        </w:rPr>
        <w:t xml:space="preserve">. </w:t>
      </w:r>
      <w:r w:rsidR="000461B6" w:rsidRPr="00DE1770">
        <w:rPr>
          <w:rFonts w:cstheme="minorHAnsi"/>
          <w:bCs/>
          <w:lang w:val="en-US"/>
        </w:rPr>
        <w:t>2</w:t>
      </w:r>
      <w:r w:rsidR="00BA42D1">
        <w:rPr>
          <w:rFonts w:cstheme="minorHAnsi"/>
          <w:bCs/>
        </w:rPr>
        <w:t>-</w:t>
      </w:r>
      <w:r w:rsidR="00291972" w:rsidRPr="00DE1770">
        <w:rPr>
          <w:rFonts w:cstheme="minorHAnsi"/>
          <w:bCs/>
          <w:lang w:val="en-US"/>
        </w:rPr>
        <w:t>4</w:t>
      </w:r>
      <w:r w:rsidR="003373B7">
        <w:rPr>
          <w:rFonts w:cstheme="minorHAnsi"/>
          <w:bCs/>
        </w:rPr>
        <w:t>)</w:t>
      </w:r>
      <w:r w:rsidR="00ED12E1">
        <w:rPr>
          <w:rFonts w:cstheme="minorHAnsi"/>
          <w:bCs/>
        </w:rPr>
        <w:t>.</w:t>
      </w:r>
      <w:r w:rsidR="00E12C4B">
        <w:rPr>
          <w:rFonts w:cstheme="minorHAnsi"/>
          <w:bCs/>
        </w:rPr>
        <w:t xml:space="preserve"> </w:t>
      </w:r>
      <w:r w:rsidR="003D6044">
        <w:rPr>
          <w:rFonts w:cstheme="minorHAnsi"/>
          <w:bCs/>
        </w:rPr>
        <w:t>In general</w:t>
      </w:r>
      <w:r w:rsidR="00E723A0">
        <w:rPr>
          <w:rFonts w:cstheme="minorHAnsi"/>
          <w:bCs/>
        </w:rPr>
        <w:t xml:space="preserve">, </w:t>
      </w:r>
      <w:r w:rsidR="00CA50B4">
        <w:rPr>
          <w:rFonts w:cstheme="minorHAnsi"/>
          <w:bCs/>
        </w:rPr>
        <w:t>t</w:t>
      </w:r>
      <w:r w:rsidR="00751F48">
        <w:rPr>
          <w:rFonts w:cstheme="minorHAnsi"/>
          <w:bCs/>
        </w:rPr>
        <w:t xml:space="preserve">he highest relative yield is found at the coolest temperatures and </w:t>
      </w:r>
      <m:oMath>
        <m:r>
          <w:rPr>
            <w:rFonts w:ascii="Cambria Math" w:hAnsi="Cambria Math" w:cstheme="minorHAnsi"/>
          </w:rPr>
          <m:t>F</m:t>
        </m:r>
      </m:oMath>
      <w:r w:rsidR="00751F48">
        <w:rPr>
          <w:rFonts w:cstheme="minorHAnsi"/>
          <w:bCs/>
        </w:rPr>
        <w:t xml:space="preserve"> slightly lower than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751F48">
        <w:rPr>
          <w:rFonts w:cstheme="minorHAnsi"/>
          <w:bCs/>
        </w:rPr>
        <w:t xml:space="preserve"> at the reference temperature</w:t>
      </w:r>
      <w:r w:rsidR="001F3E75">
        <w:rPr>
          <w:rFonts w:cstheme="minorHAnsi"/>
          <w:bCs/>
        </w:rPr>
        <w:t xml:space="preserve"> (</w:t>
      </w:r>
      <w:r w:rsidR="003152BC">
        <w:rPr>
          <w:rFonts w:cstheme="minorHAnsi"/>
          <w:bCs/>
        </w:rPr>
        <w:t xml:space="preserve">Fig. </w:t>
      </w:r>
      <w:r w:rsidR="006C00C1" w:rsidRPr="004E789C">
        <w:rPr>
          <w:rFonts w:cstheme="minorHAnsi"/>
          <w:bCs/>
          <w:lang w:val="en-US"/>
        </w:rPr>
        <w:t>6</w:t>
      </w:r>
      <w:r w:rsidR="003152BC">
        <w:rPr>
          <w:rFonts w:cstheme="minorHAnsi"/>
          <w:bCs/>
        </w:rPr>
        <w:t>)</w:t>
      </w:r>
      <w:r w:rsidR="00751F48">
        <w:rPr>
          <w:rFonts w:cstheme="minorHAnsi"/>
          <w:bCs/>
        </w:rPr>
        <w:t xml:space="preserve">. The decline in relative yields </w:t>
      </w:r>
      <w:r w:rsidR="00FB4D79">
        <w:rPr>
          <w:rFonts w:cstheme="minorHAnsi"/>
          <w:bCs/>
        </w:rPr>
        <w:t xml:space="preserve">of herring and sprat </w:t>
      </w:r>
      <w:r w:rsidR="0087071E">
        <w:rPr>
          <w:rFonts w:cstheme="minorHAnsi"/>
          <w:bCs/>
        </w:rPr>
        <w:t>in all scenarios</w:t>
      </w:r>
      <w:r w:rsidR="002A7FBC">
        <w:rPr>
          <w:rFonts w:cstheme="minorHAnsi"/>
          <w:bCs/>
        </w:rPr>
        <w:t xml:space="preserve"> </w:t>
      </w:r>
      <w:r w:rsidR="005C6D70">
        <w:rPr>
          <w:rFonts w:cstheme="minorHAnsi"/>
          <w:bCs/>
        </w:rPr>
        <w:t xml:space="preserve">(Fig. </w:t>
      </w:r>
      <w:r w:rsidR="00A0058B" w:rsidRPr="00FC49DA">
        <w:rPr>
          <w:rFonts w:cstheme="minorHAnsi"/>
          <w:bCs/>
          <w:lang w:val="en-US"/>
        </w:rPr>
        <w:t>5</w:t>
      </w:r>
      <w:r w:rsidR="005C6D70">
        <w:rPr>
          <w:rFonts w:cstheme="minorHAnsi"/>
          <w:bCs/>
        </w:rPr>
        <w:t>)</w:t>
      </w:r>
      <w:r w:rsidR="00010FFC">
        <w:rPr>
          <w:rFonts w:cstheme="minorHAnsi"/>
          <w:bCs/>
        </w:rPr>
        <w:t xml:space="preserve"> </w:t>
      </w:r>
      <w:r w:rsidR="00751F48">
        <w:rPr>
          <w:rFonts w:cstheme="minorHAnsi"/>
          <w:bCs/>
        </w:rPr>
        <w:t xml:space="preserve">is </w:t>
      </w:r>
      <w:r w:rsidR="00751F48" w:rsidRPr="00F95139">
        <w:rPr>
          <w:rFonts w:cstheme="minorHAnsi"/>
          <w:bCs/>
        </w:rPr>
        <w:t>likely driven by the warming-induced decline in abundance</w:t>
      </w:r>
      <w:r w:rsidR="00A03B00">
        <w:rPr>
          <w:rFonts w:cstheme="minorHAnsi"/>
          <w:bCs/>
        </w:rPr>
        <w:t xml:space="preserve">, </w:t>
      </w:r>
      <w:r w:rsidR="00751F48">
        <w:rPr>
          <w:rFonts w:cstheme="minorHAnsi"/>
          <w:bCs/>
        </w:rPr>
        <w:t>due to resource limitation</w:t>
      </w:r>
      <w:r w:rsidR="00751F48" w:rsidRPr="00F95139">
        <w:rPr>
          <w:rFonts w:cstheme="minorHAnsi"/>
          <w:bCs/>
        </w:rPr>
        <w:t xml:space="preserve"> </w:t>
      </w:r>
      <w:r w:rsidR="00751F48" w:rsidRPr="00FB51B1">
        <w:rPr>
          <w:rFonts w:cstheme="minorHAnsi"/>
          <w:bCs/>
        </w:rPr>
        <w:t xml:space="preserve">(Fig. </w:t>
      </w:r>
      <w:r w:rsidR="00160236" w:rsidRPr="00FC49DA">
        <w:rPr>
          <w:rFonts w:cstheme="minorHAnsi"/>
          <w:bCs/>
          <w:lang w:val="en-US"/>
        </w:rPr>
        <w:t>4</w:t>
      </w:r>
      <w:r w:rsidR="00751F48" w:rsidRPr="00FB51B1">
        <w:rPr>
          <w:rFonts w:cstheme="minorHAnsi"/>
          <w:bCs/>
        </w:rPr>
        <w:t>)</w:t>
      </w:r>
      <w:r w:rsidR="003850CB">
        <w:rPr>
          <w:rFonts w:cstheme="minorHAnsi"/>
          <w:bCs/>
        </w:rPr>
        <w:t>.</w:t>
      </w:r>
      <w:r w:rsidR="00F11A2D">
        <w:rPr>
          <w:rFonts w:cstheme="minorHAnsi"/>
          <w:bCs/>
        </w:rPr>
        <w:t xml:space="preserve"> </w:t>
      </w:r>
      <w:r w:rsidR="00490D04">
        <w:rPr>
          <w:rFonts w:cstheme="minorHAnsi"/>
          <w:bCs/>
        </w:rPr>
        <w:t xml:space="preserve"> </w:t>
      </w:r>
    </w:p>
    <w:p w14:paraId="2D074D63" w14:textId="77777777" w:rsidR="00DF5726" w:rsidRDefault="00DF5726" w:rsidP="004E0AE6">
      <w:pPr>
        <w:spacing w:line="480" w:lineRule="auto"/>
        <w:contextualSpacing/>
        <w:jc w:val="both"/>
        <w:rPr>
          <w:rFonts w:cstheme="minorHAnsi"/>
          <w:bCs/>
        </w:rPr>
      </w:pPr>
    </w:p>
    <w:p w14:paraId="29CC15FB" w14:textId="578C88DF" w:rsidR="00A20F14" w:rsidRPr="00F95139" w:rsidRDefault="00751F48" w:rsidP="004E0AE6">
      <w:pPr>
        <w:spacing w:line="480" w:lineRule="auto"/>
        <w:contextualSpacing/>
        <w:jc w:val="both"/>
        <w:rPr>
          <w:rFonts w:cstheme="minorHAnsi"/>
          <w:b/>
        </w:rPr>
      </w:pPr>
      <w:r w:rsidRPr="00F95139">
        <w:rPr>
          <w:rFonts w:cstheme="minorHAnsi"/>
          <w:b/>
        </w:rPr>
        <w:t>Discussion</w:t>
      </w:r>
    </w:p>
    <w:p w14:paraId="2B12DB66" w14:textId="19365363" w:rsidR="003C6ADB" w:rsidRPr="00EE5CC5" w:rsidRDefault="00C94BEC" w:rsidP="004E0AE6">
      <w:pPr>
        <w:spacing w:line="480" w:lineRule="auto"/>
        <w:contextualSpacing/>
        <w:jc w:val="both"/>
        <w:rPr>
          <w:rFonts w:cstheme="minorHAnsi"/>
          <w:b/>
          <w:i/>
          <w:iCs/>
        </w:rPr>
      </w:pPr>
      <w:r w:rsidRPr="00EE5CC5">
        <w:rPr>
          <w:rFonts w:cstheme="minorHAnsi"/>
          <w:b/>
          <w:i/>
          <w:iCs/>
        </w:rPr>
        <w:t>Combined temperature impacts o</w:t>
      </w:r>
      <w:r w:rsidR="004B615C" w:rsidRPr="00EE5CC5">
        <w:rPr>
          <w:rFonts w:cstheme="minorHAnsi"/>
          <w:b/>
          <w:i/>
          <w:iCs/>
        </w:rPr>
        <w:t>n</w:t>
      </w:r>
      <w:r w:rsidRPr="00EE5CC5">
        <w:rPr>
          <w:rFonts w:cstheme="minorHAnsi"/>
          <w:b/>
          <w:i/>
          <w:iCs/>
        </w:rPr>
        <w:t xml:space="preserve"> fish growth rates</w:t>
      </w:r>
      <w:r w:rsidR="00464010" w:rsidRPr="00EE5CC5">
        <w:rPr>
          <w:rFonts w:cstheme="minorHAnsi"/>
          <w:b/>
          <w:i/>
          <w:iCs/>
        </w:rPr>
        <w:t xml:space="preserve">, </w:t>
      </w:r>
      <w:r w:rsidRPr="00EE5CC5">
        <w:rPr>
          <w:rFonts w:cstheme="minorHAnsi"/>
          <w:b/>
          <w:i/>
          <w:iCs/>
        </w:rPr>
        <w:t>body size</w:t>
      </w:r>
      <w:r w:rsidR="00464010" w:rsidRPr="00EE5CC5">
        <w:rPr>
          <w:rFonts w:cstheme="minorHAnsi"/>
          <w:b/>
          <w:i/>
          <w:iCs/>
        </w:rPr>
        <w:t xml:space="preserve"> and fisheries </w:t>
      </w:r>
      <w:r w:rsidR="00946593" w:rsidRPr="00EE5CC5">
        <w:rPr>
          <w:rFonts w:cstheme="minorHAnsi"/>
          <w:b/>
          <w:i/>
          <w:iCs/>
        </w:rPr>
        <w:t>yield</w:t>
      </w:r>
    </w:p>
    <w:p w14:paraId="0F4E9EA9" w14:textId="60E3CCEB" w:rsidR="00E21ABB" w:rsidRDefault="00751F48" w:rsidP="004E0AE6">
      <w:pPr>
        <w:spacing w:line="480" w:lineRule="auto"/>
        <w:contextualSpacing/>
        <w:jc w:val="both"/>
        <w:rPr>
          <w:rFonts w:cstheme="minorHAnsi"/>
          <w:bCs/>
        </w:rPr>
      </w:pPr>
      <w:r>
        <w:rPr>
          <w:rFonts w:cstheme="minorHAnsi"/>
          <w:bCs/>
        </w:rPr>
        <w:t>U</w:t>
      </w:r>
      <w:r w:rsidRPr="00A0445F">
        <w:rPr>
          <w:rFonts w:cstheme="minorHAnsi"/>
          <w:bCs/>
        </w:rPr>
        <w:t>sing a size-</w:t>
      </w:r>
      <w:r>
        <w:rPr>
          <w:rFonts w:cstheme="minorHAnsi"/>
          <w:bCs/>
        </w:rPr>
        <w:t xml:space="preserve">structured and species-resolved food web model, we </w:t>
      </w:r>
      <w:r w:rsidR="00E5349B">
        <w:rPr>
          <w:rFonts w:cstheme="minorHAnsi"/>
          <w:bCs/>
        </w:rPr>
        <w:t xml:space="preserve">demonstrate how </w:t>
      </w:r>
      <w:r>
        <w:rPr>
          <w:rFonts w:cstheme="minorHAnsi"/>
          <w:bCs/>
        </w:rPr>
        <w:t xml:space="preserve">climate warming </w:t>
      </w:r>
      <w:r w:rsidR="007476AE">
        <w:rPr>
          <w:rFonts w:cstheme="minorHAnsi"/>
          <w:bCs/>
        </w:rPr>
        <w:t xml:space="preserve">affects </w:t>
      </w:r>
      <w:r>
        <w:rPr>
          <w:rFonts w:cstheme="minorHAnsi"/>
          <w:bCs/>
        </w:rPr>
        <w:t>growth rates</w:t>
      </w:r>
      <w:r w:rsidR="00C72361">
        <w:rPr>
          <w:rFonts w:cstheme="minorHAnsi"/>
          <w:bCs/>
        </w:rPr>
        <w:t xml:space="preserve"> (size-at-age)</w:t>
      </w:r>
      <w:r>
        <w:rPr>
          <w:rFonts w:cstheme="minorHAnsi"/>
          <w:bCs/>
        </w:rPr>
        <w:t>, population mean size and size-structure</w:t>
      </w:r>
      <w:r w:rsidR="00A642CD">
        <w:rPr>
          <w:rFonts w:cstheme="minorHAnsi"/>
          <w:bCs/>
        </w:rPr>
        <w:t xml:space="preserve"> of </w:t>
      </w:r>
      <w:r w:rsidR="004B615C">
        <w:rPr>
          <w:rFonts w:cstheme="minorHAnsi"/>
          <w:bCs/>
        </w:rPr>
        <w:t xml:space="preserve">interacting </w:t>
      </w:r>
      <w:r w:rsidR="00A642CD">
        <w:rPr>
          <w:rFonts w:cstheme="minorHAnsi"/>
          <w:bCs/>
        </w:rPr>
        <w:t xml:space="preserve">exploited fish </w:t>
      </w:r>
      <w:r w:rsidR="00946593">
        <w:rPr>
          <w:rFonts w:cstheme="minorHAnsi"/>
          <w:bCs/>
        </w:rPr>
        <w:t>species and</w:t>
      </w:r>
      <w:r>
        <w:rPr>
          <w:rFonts w:cstheme="minorHAnsi"/>
          <w:bCs/>
        </w:rPr>
        <w:t xml:space="preserve"> </w:t>
      </w:r>
      <w:r w:rsidR="003C6ADB">
        <w:rPr>
          <w:rFonts w:cstheme="minorHAnsi"/>
          <w:bCs/>
        </w:rPr>
        <w:t>asses</w:t>
      </w:r>
      <w:r w:rsidR="004B615C">
        <w:rPr>
          <w:rFonts w:cstheme="minorHAnsi"/>
          <w:bCs/>
        </w:rPr>
        <w:t>s</w:t>
      </w:r>
      <w:r w:rsidR="003C6ADB">
        <w:rPr>
          <w:rFonts w:cstheme="minorHAnsi"/>
          <w:bCs/>
        </w:rPr>
        <w:t xml:space="preserve"> </w:t>
      </w:r>
      <w:r>
        <w:rPr>
          <w:rFonts w:cstheme="minorHAnsi"/>
          <w:bCs/>
        </w:rPr>
        <w:t xml:space="preserve">its implications for fisheries yield. </w:t>
      </w:r>
      <w:r w:rsidR="00E21ABB" w:rsidRPr="00CD69D4">
        <w:rPr>
          <w:color w:val="000000"/>
        </w:rPr>
        <w:t>To do so, we contrasted the effects of warming on resource productivity and individual level physiology (metabolism, feeding and background mortality) of fish. We found that warming leads to increased size-at-age of fishes when temperature-dependence is included in physiological rates. This effect is strongest in juveniles of all three fish species. Though, despite increased growth rates, in most cases, warming leads to smaller mean body size in the population, lower spawning stock biomass (biomass of mature fish) and reduced yields.</w:t>
      </w:r>
      <w:r w:rsidR="0012704F" w:rsidRPr="0012704F">
        <w:rPr>
          <w:color w:val="000000"/>
        </w:rPr>
        <w:t xml:space="preserve"> </w:t>
      </w:r>
      <w:r w:rsidR="0012704F" w:rsidRPr="00CD69D4">
        <w:rPr>
          <w:color w:val="000000"/>
        </w:rPr>
        <w:t>When temperature affects only the background resource species, the size-at-age declines for fish of all sizes</w:t>
      </w:r>
      <w:r w:rsidR="0012704F">
        <w:rPr>
          <w:rFonts w:cstheme="minorHAnsi"/>
          <w:bCs/>
        </w:rPr>
        <w:t>.</w:t>
      </w:r>
    </w:p>
    <w:p w14:paraId="44C67518" w14:textId="53BAAC1F" w:rsidR="00DA31CD" w:rsidRDefault="003C6ADB" w:rsidP="002E455E">
      <w:pPr>
        <w:spacing w:line="480" w:lineRule="auto"/>
        <w:ind w:firstLine="284"/>
        <w:contextualSpacing/>
        <w:jc w:val="both"/>
        <w:rPr>
          <w:bCs/>
          <w:lang w:val="en-US"/>
        </w:rPr>
      </w:pPr>
      <w:r>
        <w:rPr>
          <w:rFonts w:cstheme="minorHAnsi"/>
          <w:bCs/>
        </w:rPr>
        <w:t xml:space="preserve">Mechanistic </w:t>
      </w:r>
      <w:r w:rsidR="00A97CB1">
        <w:rPr>
          <w:rFonts w:cstheme="minorHAnsi"/>
          <w:bCs/>
        </w:rPr>
        <w:t xml:space="preserve">that </w:t>
      </w:r>
      <w:r>
        <w:rPr>
          <w:rFonts w:cstheme="minorHAnsi"/>
          <w:bCs/>
        </w:rPr>
        <w:t xml:space="preserve">models </w:t>
      </w:r>
      <w:r w:rsidR="00A97CB1">
        <w:rPr>
          <w:rFonts w:cstheme="minorHAnsi"/>
          <w:bCs/>
        </w:rPr>
        <w:t xml:space="preserve">explore </w:t>
      </w:r>
      <w:r w:rsidR="006A4AE5">
        <w:rPr>
          <w:rFonts w:cstheme="minorHAnsi"/>
          <w:bCs/>
        </w:rPr>
        <w:t xml:space="preserve">warming-driven </w:t>
      </w:r>
      <w:r w:rsidR="00751F48">
        <w:rPr>
          <w:rFonts w:cstheme="minorHAnsi"/>
          <w:bCs/>
        </w:rPr>
        <w:t xml:space="preserve">declines in community-wide average body size </w:t>
      </w:r>
      <w:r>
        <w:rPr>
          <w:rFonts w:cstheme="minorHAnsi"/>
          <w:bCs/>
        </w:rPr>
        <w:t xml:space="preserve">often </w:t>
      </w:r>
      <w:r w:rsidR="00751F48">
        <w:rPr>
          <w:rFonts w:cstheme="minorHAnsi"/>
          <w:bCs/>
        </w:rPr>
        <w:t xml:space="preserve">find </w:t>
      </w:r>
      <w:r>
        <w:rPr>
          <w:rFonts w:cstheme="minorHAnsi"/>
          <w:bCs/>
        </w:rPr>
        <w:t>these declines</w:t>
      </w:r>
      <w:r w:rsidR="00751F48">
        <w:rPr>
          <w:rFonts w:cstheme="minorHAnsi"/>
          <w:bCs/>
        </w:rPr>
        <w:t xml:space="preserve"> to be driven by lower food abundance or </w:t>
      </w:r>
      <w:r>
        <w:rPr>
          <w:rFonts w:cstheme="minorHAnsi"/>
          <w:bCs/>
        </w:rPr>
        <w:t xml:space="preserve">decreased </w:t>
      </w:r>
      <w:r w:rsidR="00751F48">
        <w:rPr>
          <w:rFonts w:cstheme="minorHAnsi"/>
          <w:bCs/>
        </w:rPr>
        <w:t>energy transfer</w:t>
      </w:r>
      <w:r>
        <w:rPr>
          <w:rFonts w:cstheme="minorHAnsi"/>
          <w:bCs/>
        </w:rPr>
        <w:t xml:space="preserve"> efficiency </w:t>
      </w:r>
      <w:r w:rsidR="00751F48">
        <w:rPr>
          <w:rFonts w:cstheme="minorHAnsi"/>
          <w:bCs/>
        </w:rPr>
        <w:t>in the food web,</w:t>
      </w:r>
      <w:r w:rsidR="00751F48" w:rsidRPr="00F95139">
        <w:rPr>
          <w:bCs/>
        </w:rPr>
        <w:t xml:space="preserve"> </w:t>
      </w:r>
      <w:r w:rsidR="00751F48" w:rsidRPr="00034BD7">
        <w:rPr>
          <w:bCs/>
        </w:rPr>
        <w:t>due to</w:t>
      </w:r>
      <w:r w:rsidR="00751F48">
        <w:rPr>
          <w:bCs/>
        </w:rPr>
        <w:t xml:space="preserve"> a combination of declines in plankton density and shifts towards </w:t>
      </w:r>
      <w:r w:rsidR="00267D78">
        <w:rPr>
          <w:bCs/>
        </w:rPr>
        <w:t xml:space="preserve">dominance of </w:t>
      </w:r>
      <w:r w:rsidR="00751F48">
        <w:rPr>
          <w:bCs/>
        </w:rPr>
        <w:t>smaller plankton</w:t>
      </w:r>
      <w:r w:rsidR="00CD4E59">
        <w:rPr>
          <w:bCs/>
        </w:rPr>
        <w:t xml:space="preserve"> at higher temperatures</w:t>
      </w:r>
      <w:r w:rsidR="00751F48">
        <w:rPr>
          <w:bCs/>
        </w:rPr>
        <w:t xml:space="preserve"> </w:t>
      </w:r>
      <w:r w:rsidR="00751F48">
        <w:rPr>
          <w:bCs/>
        </w:rPr>
        <w:fldChar w:fldCharType="begin"/>
      </w:r>
      <w:r w:rsidR="00587D54">
        <w:rPr>
          <w:bCs/>
        </w:rPr>
        <w:instrText xml:space="preserve"> ADDIN ZOTERO_ITEM CSL_CITATION {"citationID":"tWE3n5Tc","properties":{"formattedCitation":"(Lefort {\\i{}et al.} 2015; Woodworth-Jefcoats {\\i{}et al.} 2015, 2019)","plainCitation":"(Lefort et al. 2015; Woodworth-Jefcoats et al. 2015, 2019)","noteIndex":0},"citationItems":[{"id":903,"uris":["http://zotero.org/users/6116610/items/SHRM9T9G"],"itemData":{"id":903,"type":"article-journal","abstract":"Temperature,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citation-key":"lefortSpatialBodysizeDependent2015"}},{"id":849,"uris":["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L."}],"issued":{"date-parts":[["2015",11]]},"citation-key":"woodworth-jefcoatsTwoTakesEcosystem2015"}},{"id":838,"uris":["http://zotero.org/users/6116610/items/LUJI7EGU"],"itemData":{"id":838,"type":"article-journal","abstract":"Climate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bCs/>
        </w:rPr>
        <w:fldChar w:fldCharType="separate"/>
      </w:r>
      <w:r w:rsidR="00751F48" w:rsidRPr="007E39DA">
        <w:t xml:space="preserve">(Lefort </w:t>
      </w:r>
      <w:r w:rsidR="00751F48" w:rsidRPr="007E39DA">
        <w:rPr>
          <w:i/>
          <w:iCs/>
        </w:rPr>
        <w:t>et al.</w:t>
      </w:r>
      <w:r w:rsidR="00751F48" w:rsidRPr="007E39DA">
        <w:t xml:space="preserve"> 2015; Woodworth-</w:t>
      </w:r>
      <w:r w:rsidR="00751F48" w:rsidRPr="007E39DA">
        <w:lastRenderedPageBreak/>
        <w:t xml:space="preserve">Jefcoats </w:t>
      </w:r>
      <w:r w:rsidR="00751F48" w:rsidRPr="007E39DA">
        <w:rPr>
          <w:i/>
          <w:iCs/>
        </w:rPr>
        <w:t>et al.</w:t>
      </w:r>
      <w:r w:rsidR="00751F48" w:rsidRPr="007E39DA">
        <w:t xml:space="preserve"> 2015, 2019)</w:t>
      </w:r>
      <w:r w:rsidR="00751F48">
        <w:rPr>
          <w:bCs/>
        </w:rPr>
        <w:fldChar w:fldCharType="end"/>
      </w:r>
      <w:r w:rsidR="00751F48">
        <w:rPr>
          <w:bCs/>
        </w:rPr>
        <w:t xml:space="preserve">. </w:t>
      </w:r>
      <w:r w:rsidR="0080556F">
        <w:rPr>
          <w:bCs/>
        </w:rPr>
        <w:t>This leads to a community wide decline in mean</w:t>
      </w:r>
      <w:r w:rsidR="003E380C">
        <w:rPr>
          <w:bCs/>
        </w:rPr>
        <w:t xml:space="preserve"> size of</w:t>
      </w:r>
      <w:r w:rsidR="0080556F">
        <w:rPr>
          <w:bCs/>
        </w:rPr>
        <w:t xml:space="preserve"> fish</w:t>
      </w:r>
      <w:r>
        <w:rPr>
          <w:bCs/>
        </w:rPr>
        <w:t xml:space="preserve">, where </w:t>
      </w:r>
      <w:r w:rsidR="0080556F">
        <w:rPr>
          <w:bCs/>
        </w:rPr>
        <w:t>large bodie</w:t>
      </w:r>
      <w:r w:rsidR="003E380C">
        <w:rPr>
          <w:bCs/>
        </w:rPr>
        <w:t>d</w:t>
      </w:r>
      <w:r w:rsidR="0080556F">
        <w:rPr>
          <w:bCs/>
        </w:rPr>
        <w:t xml:space="preserve"> species becom</w:t>
      </w:r>
      <w:r w:rsidR="00267D78">
        <w:rPr>
          <w:bCs/>
        </w:rPr>
        <w:t>e</w:t>
      </w:r>
      <w:r w:rsidR="0080556F">
        <w:rPr>
          <w:bCs/>
        </w:rPr>
        <w:t xml:space="preserve"> relatively fewer. </w:t>
      </w:r>
      <w:r>
        <w:rPr>
          <w:bCs/>
        </w:rPr>
        <w:t>The</w:t>
      </w:r>
      <w:r w:rsidR="00A96EAA">
        <w:rPr>
          <w:bCs/>
        </w:rPr>
        <w:t xml:space="preserve"> cause </w:t>
      </w:r>
      <w:r w:rsidR="009D0771">
        <w:rPr>
          <w:bCs/>
        </w:rPr>
        <w:t>of</w:t>
      </w:r>
      <w:r>
        <w:rPr>
          <w:bCs/>
        </w:rPr>
        <w:t xml:space="preserve"> </w:t>
      </w:r>
      <w:r w:rsidR="00AC756C">
        <w:rPr>
          <w:bCs/>
        </w:rPr>
        <w:t xml:space="preserve">these </w:t>
      </w:r>
      <w:r>
        <w:rPr>
          <w:bCs/>
        </w:rPr>
        <w:t>community-</w:t>
      </w:r>
      <w:r w:rsidR="00312435">
        <w:rPr>
          <w:bCs/>
        </w:rPr>
        <w:t>level</w:t>
      </w:r>
      <w:r w:rsidR="001A5F5C">
        <w:rPr>
          <w:bCs/>
        </w:rPr>
        <w:t xml:space="preserve"> </w:t>
      </w:r>
      <w:r>
        <w:rPr>
          <w:bCs/>
        </w:rPr>
        <w:t xml:space="preserve">changes are different from those expected at an individual species level, where temperature </w:t>
      </w:r>
      <w:r w:rsidR="00121242">
        <w:rPr>
          <w:bCs/>
        </w:rPr>
        <w:t xml:space="preserve">can either lead to </w:t>
      </w:r>
      <w:r>
        <w:rPr>
          <w:bCs/>
        </w:rPr>
        <w:t>size-at-age changes over ontogeny</w:t>
      </w:r>
      <w:r w:rsidR="00653663">
        <w:rPr>
          <w:bCs/>
        </w:rPr>
        <w:t xml:space="preserve"> </w:t>
      </w:r>
      <w:r w:rsidR="00084559">
        <w:rPr>
          <w:bCs/>
        </w:rPr>
        <w:t>(in accordance with the temperature-size rule</w:t>
      </w:r>
      <w:r w:rsidR="000D79E2">
        <w:rPr>
          <w:bCs/>
        </w:rPr>
        <w:t>)</w:t>
      </w:r>
      <w:r w:rsidR="00084559">
        <w:rPr>
          <w:bCs/>
        </w:rPr>
        <w:t xml:space="preserve">, </w:t>
      </w:r>
      <w:r w:rsidR="00653663">
        <w:rPr>
          <w:bCs/>
        </w:rPr>
        <w:t>or a change in the relative abundance of small vs large</w:t>
      </w:r>
      <w:r w:rsidR="004930B2">
        <w:rPr>
          <w:bCs/>
        </w:rPr>
        <w:t xml:space="preserve"> individuals</w:t>
      </w:r>
      <w:r w:rsidR="00B80CBC">
        <w:rPr>
          <w:bCs/>
        </w:rPr>
        <w:t>. TSR</w:t>
      </w:r>
      <w:r w:rsidR="00141DF7">
        <w:rPr>
          <w:bCs/>
        </w:rPr>
        <w:t xml:space="preserve"> (the temperature-size rule)</w:t>
      </w:r>
      <w:r w:rsidR="00B80CBC">
        <w:rPr>
          <w:bCs/>
        </w:rPr>
        <w:t xml:space="preserve"> predict</w:t>
      </w:r>
      <w:r w:rsidR="00796E14">
        <w:rPr>
          <w:bCs/>
        </w:rPr>
        <w:t>s</w:t>
      </w:r>
      <w:r w:rsidR="00B80CBC">
        <w:rPr>
          <w:bCs/>
        </w:rPr>
        <w:t xml:space="preserve"> </w:t>
      </w:r>
      <w:r w:rsidR="00D12589">
        <w:rPr>
          <w:bCs/>
        </w:rPr>
        <w:t xml:space="preserve">higher </w:t>
      </w:r>
      <w:r w:rsidR="00057C00">
        <w:rPr>
          <w:bCs/>
        </w:rPr>
        <w:t xml:space="preserve">growth </w:t>
      </w:r>
      <w:r w:rsidR="00D12589">
        <w:rPr>
          <w:bCs/>
        </w:rPr>
        <w:t xml:space="preserve">rates </w:t>
      </w:r>
      <w:r w:rsidR="00057C00">
        <w:rPr>
          <w:bCs/>
        </w:rPr>
        <w:t xml:space="preserve">and </w:t>
      </w:r>
      <w:r w:rsidR="009455D3">
        <w:rPr>
          <w:bCs/>
        </w:rPr>
        <w:t xml:space="preserve">thus </w:t>
      </w:r>
      <w:r w:rsidR="003E380C">
        <w:rPr>
          <w:bCs/>
        </w:rPr>
        <w:t xml:space="preserve">size-at-age of </w:t>
      </w:r>
      <w:r>
        <w:rPr>
          <w:bCs/>
        </w:rPr>
        <w:t>juveniles</w:t>
      </w:r>
      <w:r w:rsidR="00374A8C">
        <w:rPr>
          <w:bCs/>
        </w:rPr>
        <w:t xml:space="preserve">, </w:t>
      </w:r>
      <w:r w:rsidR="003E380C">
        <w:rPr>
          <w:bCs/>
        </w:rPr>
        <w:t xml:space="preserve">but </w:t>
      </w:r>
      <w:r>
        <w:rPr>
          <w:bCs/>
        </w:rPr>
        <w:t xml:space="preserve">smaller adults body sizes </w:t>
      </w:r>
      <w:r w:rsidR="003E380C">
        <w:rPr>
          <w:bCs/>
        </w:rPr>
        <w:t>(Atkinson 1994)</w:t>
      </w:r>
      <w:r w:rsidR="00B80CBC">
        <w:rPr>
          <w:bCs/>
        </w:rPr>
        <w:t xml:space="preserve">, although the physiological processes that lead to these changes remain debated </w:t>
      </w:r>
      <w:r w:rsidR="00CC1BE6">
        <w:rPr>
          <w:bCs/>
        </w:rPr>
        <w:fldChar w:fldCharType="begin"/>
      </w:r>
      <w:r w:rsidR="009A4E72">
        <w:rPr>
          <w:bCs/>
        </w:rPr>
        <w:instrText xml:space="preserve"> ADDIN ZOTERO_ITEM CSL_CITATION {"citationID":"6FKg1rhi","properties":{"formattedCitation":"(Audzijonyte {\\i{}et al.} 2019)","plainCitation":"(Audzijonyte et al. 2019)","noteIndex":0},"citationItems":[{"id":"qiQFbA1o/DzpVy1pI","uris":["http://zotero.org/users/6116610/items/TB97CD53"],"itemData":{"id":26,"type":"article-journal","abstract":"Aim: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R."},{"family":"Rijn","given":"Itai","non-dropping-particle":"van"}],"issued":{"date-parts":[["2019"]]},"citation-key":"audzijonyteOxygenLimitationWarming2019"}}],"schema":"https://github.com/citation-style-language/schema/raw/master/csl-citation.json"} </w:instrText>
      </w:r>
      <w:r w:rsidR="00CC1BE6">
        <w:rPr>
          <w:bCs/>
        </w:rPr>
        <w:fldChar w:fldCharType="separate"/>
      </w:r>
      <w:r w:rsidR="00CC1BE6" w:rsidRPr="00CC1BE6">
        <w:t xml:space="preserve">(Audzijonyte </w:t>
      </w:r>
      <w:r w:rsidR="00CC1BE6" w:rsidRPr="00CC1BE6">
        <w:rPr>
          <w:i/>
          <w:iCs/>
        </w:rPr>
        <w:t>et al.</w:t>
      </w:r>
      <w:r w:rsidR="00CC1BE6" w:rsidRPr="00CC1BE6">
        <w:t xml:space="preserve"> 2019)</w:t>
      </w:r>
      <w:r w:rsidR="00CC1BE6">
        <w:rPr>
          <w:bCs/>
        </w:rPr>
        <w:fldChar w:fldCharType="end"/>
      </w:r>
      <w:r w:rsidR="003B77CA">
        <w:rPr>
          <w:bCs/>
        </w:rPr>
        <w:t xml:space="preserve">. </w:t>
      </w:r>
      <w:r w:rsidR="00751F48">
        <w:rPr>
          <w:bCs/>
        </w:rPr>
        <w:t xml:space="preserve">In our model, </w:t>
      </w:r>
      <w:r w:rsidR="00BE7FDC">
        <w:rPr>
          <w:bCs/>
        </w:rPr>
        <w:t xml:space="preserve">we include </w:t>
      </w:r>
      <w:r w:rsidR="00751F48">
        <w:rPr>
          <w:bCs/>
        </w:rPr>
        <w:t xml:space="preserve">scenarios </w:t>
      </w:r>
      <w:r w:rsidR="00EE7E3B">
        <w:rPr>
          <w:bCs/>
        </w:rPr>
        <w:t xml:space="preserve">that reflect </w:t>
      </w:r>
      <w:r>
        <w:rPr>
          <w:bCs/>
        </w:rPr>
        <w:t xml:space="preserve">both </w:t>
      </w:r>
      <w:r w:rsidR="00057C00">
        <w:rPr>
          <w:bCs/>
        </w:rPr>
        <w:t xml:space="preserve">warmer temperatures </w:t>
      </w:r>
      <w:r w:rsidR="00946593">
        <w:rPr>
          <w:bCs/>
        </w:rPr>
        <w:t>impact</w:t>
      </w:r>
      <w:r>
        <w:rPr>
          <w:bCs/>
        </w:rPr>
        <w:t xml:space="preserve"> on </w:t>
      </w:r>
      <w:r w:rsidR="00AB5150">
        <w:rPr>
          <w:bCs/>
        </w:rPr>
        <w:t xml:space="preserve">food abundance as well </w:t>
      </w:r>
      <w:r w:rsidR="00B80CBC">
        <w:rPr>
          <w:bCs/>
        </w:rPr>
        <w:t xml:space="preserve">physiological </w:t>
      </w:r>
      <w:r>
        <w:rPr>
          <w:bCs/>
        </w:rPr>
        <w:t xml:space="preserve">changes in </w:t>
      </w:r>
      <w:r w:rsidR="00AB5150">
        <w:rPr>
          <w:bCs/>
        </w:rPr>
        <w:t xml:space="preserve">metabolism </w:t>
      </w:r>
      <w:r w:rsidR="00AB5150" w:rsidRPr="00946593">
        <w:rPr>
          <w:bCs/>
        </w:rPr>
        <w:t>and food intake rates</w:t>
      </w:r>
      <w:r w:rsidR="00136A86" w:rsidRPr="00946593">
        <w:rPr>
          <w:bCs/>
        </w:rPr>
        <w:t xml:space="preserve">. Scenarios with </w:t>
      </w:r>
      <w:r w:rsidR="00751F48" w:rsidRPr="00946593">
        <w:rPr>
          <w:bCs/>
        </w:rPr>
        <w:t xml:space="preserve">only temperature dependence of resource dynamics lead to declines in size-at-age (that in addition </w:t>
      </w:r>
      <w:r w:rsidR="00141DF7">
        <w:rPr>
          <w:bCs/>
        </w:rPr>
        <w:t>were</w:t>
      </w:r>
      <w:r w:rsidR="00141DF7" w:rsidRPr="00946593">
        <w:rPr>
          <w:bCs/>
        </w:rPr>
        <w:t xml:space="preserve"> </w:t>
      </w:r>
      <w:r w:rsidR="00751F48" w:rsidRPr="00946593">
        <w:rPr>
          <w:bCs/>
        </w:rPr>
        <w:t>strongest in young fish)</w:t>
      </w:r>
      <w:r w:rsidR="004B3D32">
        <w:rPr>
          <w:bCs/>
        </w:rPr>
        <w:t xml:space="preserve">. This does </w:t>
      </w:r>
      <w:r w:rsidR="00751F48" w:rsidRPr="00946593">
        <w:rPr>
          <w:bCs/>
        </w:rPr>
        <w:t xml:space="preserve">not match general observations </w:t>
      </w:r>
      <w:r w:rsidR="001E101E" w:rsidRPr="00946593">
        <w:rPr>
          <w:bCs/>
        </w:rPr>
        <w:t xml:space="preserve">and predictions </w:t>
      </w:r>
      <w:r w:rsidR="00751F48" w:rsidRPr="00946593">
        <w:rPr>
          <w:bCs/>
        </w:rPr>
        <w:t xml:space="preserve">of how body growth is affected by warming </w:t>
      </w:r>
      <w:r w:rsidR="00751F48" w:rsidRPr="00946593">
        <w:rPr>
          <w:bCs/>
        </w:rPr>
        <w:fldChar w:fldCharType="begin"/>
      </w:r>
      <w:r w:rsidR="00587D54">
        <w:rPr>
          <w:bCs/>
        </w:rPr>
        <w:instrText xml:space="preserve"> ADDIN ZOTERO_ITEM CSL_CITATION {"citationID":"LdGLQ3xB","properties":{"formattedCitation":"(Thresher {\\i{}et al.} 2007; Morita {\\i{}et al.} 2010; Huss {\\i{}et al.} 2019; Lindmark {\\i{}et al.} 2022)","plainCitation":"(Thresher et al. 2007; Morita et al. 2010; Huss et al. 2019; Lindmark et al. 2022)","noteIndex":0},"citationItems":[{"id":136,"uris":["http://zotero.org/users/6116610/items/D49QBQJU"],"itemData":{"id":136,"type":"article-journal","container-title":"Proceedings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886,"uris":["http://zotero.org/users/6116610/items/H7FEY4AA"],"itemData":{"id":886,"type":"article-journal","container-title":"Oikos","DOI":"10.1111/j.1600-0706.2009.18125.x","ISSN":"00301299","issue":"8","language":"en","page":"1265-1272","source":"Crossref","title":"Size-dependent thermal preferences in a pelagic fish","volume":"119","author":[{"family":"Morita","given":"Kentaro"},{"family":"Fukuwaka","given":"Masa-aki"},{"family":"Tanimata","given":"Naoki"},{"family":"Yamamura","given":"Orio"}],"issued":{"date-parts":[["2010",2,26]]},"citation-key":"moritaSizedependentThermalPreferences2010"}},{"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00751F48" w:rsidRPr="00946593">
        <w:rPr>
          <w:bCs/>
        </w:rPr>
        <w:fldChar w:fldCharType="separate"/>
      </w:r>
      <w:r w:rsidR="00587D54" w:rsidRPr="00587D54">
        <w:t xml:space="preserve">(Thresher </w:t>
      </w:r>
      <w:r w:rsidR="00587D54" w:rsidRPr="00587D54">
        <w:rPr>
          <w:i/>
          <w:iCs/>
        </w:rPr>
        <w:t>et al.</w:t>
      </w:r>
      <w:r w:rsidR="00587D54" w:rsidRPr="00587D54">
        <w:t xml:space="preserve"> 2007; Morita </w:t>
      </w:r>
      <w:r w:rsidR="00587D54" w:rsidRPr="00587D54">
        <w:rPr>
          <w:i/>
          <w:iCs/>
        </w:rPr>
        <w:t>et al.</w:t>
      </w:r>
      <w:r w:rsidR="00587D54" w:rsidRPr="00587D54">
        <w:t xml:space="preserve"> 2010; Huss </w:t>
      </w:r>
      <w:r w:rsidR="00587D54" w:rsidRPr="00587D54">
        <w:rPr>
          <w:i/>
          <w:iCs/>
        </w:rPr>
        <w:t>et al.</w:t>
      </w:r>
      <w:r w:rsidR="00587D54" w:rsidRPr="00587D54">
        <w:t xml:space="preserve"> 2019; Lindmark </w:t>
      </w:r>
      <w:r w:rsidR="00587D54" w:rsidRPr="00587D54">
        <w:rPr>
          <w:i/>
          <w:iCs/>
        </w:rPr>
        <w:t>et al.</w:t>
      </w:r>
      <w:r w:rsidR="00587D54" w:rsidRPr="00587D54">
        <w:t xml:space="preserve"> 2022)</w:t>
      </w:r>
      <w:r w:rsidR="00751F48" w:rsidRPr="00946593">
        <w:rPr>
          <w:bCs/>
        </w:rPr>
        <w:fldChar w:fldCharType="end"/>
      </w:r>
      <w:r w:rsidR="0080556F" w:rsidRPr="00946593">
        <w:rPr>
          <w:bCs/>
        </w:rPr>
        <w:t>, and is not in accordance with the TSR.</w:t>
      </w:r>
      <w:r w:rsidR="008D223F">
        <w:rPr>
          <w:bCs/>
        </w:rPr>
        <w:t xml:space="preserve"> </w:t>
      </w:r>
      <w:r w:rsidR="00FC330B" w:rsidRPr="00946593">
        <w:rPr>
          <w:bCs/>
        </w:rPr>
        <w:t>In contrast</w:t>
      </w:r>
      <w:r w:rsidR="00751F48" w:rsidRPr="00946593">
        <w:rPr>
          <w:bCs/>
        </w:rPr>
        <w:t xml:space="preserve">, inclusion of physiological temperature dependence leads to projections more in line with general observations from field data, which often find increased size-at-age that is strongest </w:t>
      </w:r>
      <w:r w:rsidR="0083506D">
        <w:rPr>
          <w:bCs/>
        </w:rPr>
        <w:t xml:space="preserve">and positive </w:t>
      </w:r>
      <w:r w:rsidR="00751F48" w:rsidRPr="00946593">
        <w:rPr>
          <w:bCs/>
        </w:rPr>
        <w:t>for small individuals</w:t>
      </w:r>
      <w:r w:rsidR="006E2D2E">
        <w:rPr>
          <w:bCs/>
        </w:rPr>
        <w:t>, and that this effect diminishes over ontogeny</w:t>
      </w:r>
      <w:r w:rsidR="00751F48" w:rsidRPr="00946593">
        <w:rPr>
          <w:bCs/>
        </w:rPr>
        <w:t xml:space="preserve"> </w:t>
      </w:r>
      <w:r w:rsidR="00751F48" w:rsidRPr="00946593">
        <w:rPr>
          <w:bCs/>
        </w:rPr>
        <w:fldChar w:fldCharType="begin"/>
      </w:r>
      <w:r w:rsidR="00587D54">
        <w:rPr>
          <w:bCs/>
        </w:rPr>
        <w:instrText xml:space="preserve"> ADDIN ZOTERO_ITEM CSL_CITATION {"citationID":"Ss6RsD0i","properties":{"formattedCitation":"(Thresher {\\i{}et al.} 2007; Huss {\\i{}et al.} 2019)","plainCitation":"(Thresher et al. 2007; Huss et al. 2019)","noteIndex":0},"citationItems":[{"id":136,"uris":["http://zotero.org/users/6116610/items/D49QBQJU"],"itemData":{"id":136,"type":"article-journal","container-title":"Proceedings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M.","non-dropping-particle":"van"},{"family":"Gårdmark","given":"Anna"}],"issued":{"date-parts":[["2019"]]},"citation-key":"hussExperimentalEvidenceGradual2019"}}],"schema":"https://github.com/citation-style-language/schema/raw/master/csl-citation.json"} </w:instrText>
      </w:r>
      <w:r w:rsidR="00751F48" w:rsidRPr="00946593">
        <w:rPr>
          <w:bCs/>
        </w:rPr>
        <w:fldChar w:fldCharType="separate"/>
      </w:r>
      <w:r w:rsidR="00946593" w:rsidRPr="00946593">
        <w:t xml:space="preserve">(Thresher </w:t>
      </w:r>
      <w:r w:rsidR="00946593" w:rsidRPr="00946593">
        <w:rPr>
          <w:i/>
          <w:iCs/>
        </w:rPr>
        <w:t>et al.</w:t>
      </w:r>
      <w:r w:rsidR="00946593" w:rsidRPr="00946593">
        <w:t xml:space="preserve"> 2007; Huss </w:t>
      </w:r>
      <w:r w:rsidR="00946593" w:rsidRPr="00946593">
        <w:rPr>
          <w:i/>
          <w:iCs/>
        </w:rPr>
        <w:t>et al.</w:t>
      </w:r>
      <w:r w:rsidR="00946593" w:rsidRPr="00946593">
        <w:t xml:space="preserve"> 2019)</w:t>
      </w:r>
      <w:r w:rsidR="00751F48" w:rsidRPr="00946593">
        <w:rPr>
          <w:bCs/>
        </w:rPr>
        <w:fldChar w:fldCharType="end"/>
      </w:r>
      <w:r w:rsidR="00751F48" w:rsidRPr="00946593">
        <w:rPr>
          <w:bCs/>
          <w:lang w:val="en-US"/>
        </w:rPr>
        <w:t>.</w:t>
      </w:r>
    </w:p>
    <w:p w14:paraId="7DAC2D9F" w14:textId="511506AB" w:rsidR="00751F48" w:rsidRDefault="001200F1" w:rsidP="004E0AE6">
      <w:pPr>
        <w:spacing w:line="480" w:lineRule="auto"/>
        <w:ind w:firstLine="284"/>
        <w:jc w:val="both"/>
        <w:rPr>
          <w:bCs/>
        </w:rPr>
      </w:pPr>
      <w:r w:rsidRPr="00946593">
        <w:rPr>
          <w:bCs/>
        </w:rPr>
        <w:t>Th</w:t>
      </w:r>
      <w:r w:rsidR="00DA31CD">
        <w:rPr>
          <w:bCs/>
        </w:rPr>
        <w:t xml:space="preserve">e </w:t>
      </w:r>
      <w:r w:rsidR="00751F48" w:rsidRPr="00946593">
        <w:rPr>
          <w:bCs/>
        </w:rPr>
        <w:t xml:space="preserve">increase in body growth </w:t>
      </w:r>
      <w:r w:rsidR="009333AF">
        <w:rPr>
          <w:bCs/>
        </w:rPr>
        <w:t xml:space="preserve">that we in find is in general </w:t>
      </w:r>
      <w:r w:rsidR="00751F48" w:rsidRPr="0011439A">
        <w:rPr>
          <w:bCs/>
        </w:rPr>
        <w:t>not sufficient for maintaining similar mean population body sizes and size-structure</w:t>
      </w:r>
      <w:r w:rsidR="0083574E">
        <w:rPr>
          <w:bCs/>
        </w:rPr>
        <w:t>,</w:t>
      </w:r>
      <w:r w:rsidR="00751F48" w:rsidRPr="0011439A">
        <w:rPr>
          <w:bCs/>
        </w:rPr>
        <w:t xml:space="preserve"> if resource carrying capacities decline</w:t>
      </w:r>
      <w:r w:rsidR="00751F48" w:rsidRPr="00731E5B">
        <w:rPr>
          <w:bCs/>
        </w:rPr>
        <w:t xml:space="preserve"> with warming</w:t>
      </w:r>
      <w:r w:rsidR="00322067">
        <w:rPr>
          <w:bCs/>
        </w:rPr>
        <w:t xml:space="preserve">, </w:t>
      </w:r>
      <w:r w:rsidR="00057C00">
        <w:rPr>
          <w:bCs/>
        </w:rPr>
        <w:t>because this</w:t>
      </w:r>
      <w:r w:rsidR="00057C00" w:rsidRPr="008B2B1B">
        <w:rPr>
          <w:bCs/>
        </w:rPr>
        <w:t xml:space="preserve"> </w:t>
      </w:r>
      <w:r w:rsidR="003A6ED4">
        <w:rPr>
          <w:bCs/>
        </w:rPr>
        <w:t xml:space="preserve">reduces the </w:t>
      </w:r>
      <w:r w:rsidR="00751F48" w:rsidRPr="00746157">
        <w:rPr>
          <w:bCs/>
        </w:rPr>
        <w:t xml:space="preserve">relative abundance of large fish. </w:t>
      </w:r>
      <w:r w:rsidR="00267D78">
        <w:rPr>
          <w:bCs/>
        </w:rPr>
        <w:t>Mean body size in the population and yields t</w:t>
      </w:r>
      <w:r w:rsidR="00751F48" w:rsidRPr="00746157">
        <w:rPr>
          <w:bCs/>
        </w:rPr>
        <w:t>herefore</w:t>
      </w:r>
      <w:r w:rsidR="00267D78">
        <w:rPr>
          <w:bCs/>
        </w:rPr>
        <w:t xml:space="preserve"> decline</w:t>
      </w:r>
      <w:r w:rsidR="00267D78" w:rsidRPr="00746157">
        <w:rPr>
          <w:bCs/>
        </w:rPr>
        <w:t xml:space="preserve"> </w:t>
      </w:r>
      <w:r w:rsidR="00751F48" w:rsidRPr="00746157">
        <w:rPr>
          <w:bCs/>
        </w:rPr>
        <w:t>in</w:t>
      </w:r>
      <w:r w:rsidR="00F86830">
        <w:rPr>
          <w:bCs/>
        </w:rPr>
        <w:t xml:space="preserve"> the</w:t>
      </w:r>
      <w:r w:rsidR="00751F48" w:rsidRPr="00746157">
        <w:rPr>
          <w:bCs/>
        </w:rPr>
        <w:t xml:space="preserve"> scenario with temperature dependence of both resource dynamics and physiology</w:t>
      </w:r>
      <w:r w:rsidR="00267D78">
        <w:rPr>
          <w:bCs/>
        </w:rPr>
        <w:t xml:space="preserve">. These </w:t>
      </w:r>
      <w:r w:rsidR="00751F48" w:rsidRPr="00746157">
        <w:rPr>
          <w:bCs/>
        </w:rPr>
        <w:t>predictions on the net</w:t>
      </w:r>
      <w:r w:rsidR="00751F48">
        <w:rPr>
          <w:bCs/>
        </w:rPr>
        <w:t xml:space="preserve"> </w:t>
      </w:r>
      <w:r w:rsidR="00751F48" w:rsidRPr="00746157">
        <w:rPr>
          <w:bCs/>
        </w:rPr>
        <w:t xml:space="preserve">effect of warming are in line with similar models </w:t>
      </w:r>
      <w:r w:rsidR="00057C00">
        <w:rPr>
          <w:bCs/>
        </w:rPr>
        <w:t>using</w:t>
      </w:r>
      <w:r w:rsidR="00057C00" w:rsidRPr="00746157">
        <w:rPr>
          <w:bCs/>
        </w:rPr>
        <w:t xml:space="preserve"> </w:t>
      </w:r>
      <w:r w:rsidR="00751F48" w:rsidRPr="00746157">
        <w:rPr>
          <w:bCs/>
        </w:rPr>
        <w:t>empirically derived stati</w:t>
      </w:r>
      <w:r w:rsidR="00751F48">
        <w:rPr>
          <w:bCs/>
        </w:rPr>
        <w:t xml:space="preserve">c plankton spectra </w:t>
      </w:r>
      <w:r w:rsidR="00751F48">
        <w:rPr>
          <w:bCs/>
        </w:rPr>
        <w:fldChar w:fldCharType="begin"/>
      </w:r>
      <w:r w:rsidR="00587D54">
        <w:rPr>
          <w:bCs/>
        </w:rPr>
        <w:instrText xml:space="preserve"> ADDIN ZOTERO_ITEM CSL_CITATION {"citationID":"V3ejeRyS","properties":{"formattedCitation":"(Blanchard {\\i{}et al.} 2012; Canales {\\i{}et al.} 2016; Woodworth-Jefcoats {\\i{}et al.} 2019)","plainCitation":"(Blanchard et al. 2012; Canales et al. 2016; Woodworth-Jefcoats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bCs/>
        </w:rPr>
        <w:fldChar w:fldCharType="separate"/>
      </w:r>
      <w:r w:rsidR="00751F48" w:rsidRPr="006B6905">
        <w:t xml:space="preserve">(Blanchard </w:t>
      </w:r>
      <w:r w:rsidR="00751F48" w:rsidRPr="006B6905">
        <w:rPr>
          <w:i/>
          <w:iCs/>
        </w:rPr>
        <w:t>et al.</w:t>
      </w:r>
      <w:r w:rsidR="00751F48" w:rsidRPr="006B6905">
        <w:t xml:space="preserve"> 2012; Canales </w:t>
      </w:r>
      <w:r w:rsidR="00751F48" w:rsidRPr="006B6905">
        <w:rPr>
          <w:i/>
          <w:iCs/>
        </w:rPr>
        <w:t>et al.</w:t>
      </w:r>
      <w:r w:rsidR="00751F48" w:rsidRPr="006B6905">
        <w:t xml:space="preserve"> 2016; Woodworth-Jefcoats </w:t>
      </w:r>
      <w:r w:rsidR="00751F48" w:rsidRPr="006B6905">
        <w:rPr>
          <w:i/>
          <w:iCs/>
        </w:rPr>
        <w:t>et al.</w:t>
      </w:r>
      <w:r w:rsidR="00751F48" w:rsidRPr="006B6905">
        <w:t xml:space="preserve"> 2019)</w:t>
      </w:r>
      <w:r w:rsidR="00751F48">
        <w:rPr>
          <w:bCs/>
        </w:rPr>
        <w:fldChar w:fldCharType="end"/>
      </w:r>
      <w:r w:rsidR="009E0826">
        <w:rPr>
          <w:bCs/>
        </w:rPr>
        <w:t>, and empirical studies</w:t>
      </w:r>
      <w:r w:rsidR="001F79BB">
        <w:rPr>
          <w:bCs/>
        </w:rPr>
        <w:t xml:space="preserve"> </w:t>
      </w:r>
      <w:r w:rsidR="007A0150">
        <w:rPr>
          <w:bCs/>
        </w:rPr>
        <w:fldChar w:fldCharType="begin"/>
      </w:r>
      <w:r w:rsidR="00587D54">
        <w:rPr>
          <w:bCs/>
        </w:rPr>
        <w:instrText xml:space="preserve"> ADDIN ZOTERO_ITEM CSL_CITATION {"citationID":"tUE54rQt","properties":{"formattedCitation":"(van Dorst {\\i{}et al.} 2019)","plainCitation":"(van Dorst et al. 2019)","noteIndex":0},"citationItems":[{"id":757,"uris":["http://zotero.org/users/6116610/items/KVZ97R8F"],"itemData":{"id":757,"type":"article-journal","abstract":"Climate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production","volume":"25","author":[{"family":"Dorst","given":"Renee M.","non-dropping-particle":"van"},{"family":"Gårdmark","given":"Anna"},{"family":"Svanbäck","given":"Richard"},{"family":"Beier","given":"Ulrika"},{"family":"Weyhenmeyer","given":"Gesa A."},{"family":"Huss","given":"Magnus"}],"issued":{"date-parts":[["2019"]]},"citation-key":"vandorstWarmerBrownerWaters2019"}}],"schema":"https://github.com/citation-style-language/schema/raw/master/csl-citation.json"} </w:instrText>
      </w:r>
      <w:r w:rsidR="007A0150">
        <w:rPr>
          <w:bCs/>
        </w:rPr>
        <w:fldChar w:fldCharType="separate"/>
      </w:r>
      <w:r w:rsidR="00587D54" w:rsidRPr="00587D54">
        <w:t xml:space="preserve">(van Dorst </w:t>
      </w:r>
      <w:r w:rsidR="00587D54" w:rsidRPr="00587D54">
        <w:rPr>
          <w:i/>
          <w:iCs/>
        </w:rPr>
        <w:t>et al.</w:t>
      </w:r>
      <w:r w:rsidR="00587D54" w:rsidRPr="00587D54">
        <w:t xml:space="preserve"> 2019)</w:t>
      </w:r>
      <w:r w:rsidR="007A0150">
        <w:rPr>
          <w:bCs/>
        </w:rPr>
        <w:fldChar w:fldCharType="end"/>
      </w:r>
      <w:r w:rsidR="00751F48">
        <w:rPr>
          <w:bCs/>
        </w:rPr>
        <w:t xml:space="preserve">. </w:t>
      </w:r>
      <w:r w:rsidR="00FB092C">
        <w:rPr>
          <w:bCs/>
        </w:rPr>
        <w:t>If,</w:t>
      </w:r>
      <w:r w:rsidR="00751F48">
        <w:rPr>
          <w:bCs/>
        </w:rPr>
        <w:t xml:space="preserve"> however</w:t>
      </w:r>
      <w:r w:rsidR="00057C00">
        <w:rPr>
          <w:bCs/>
        </w:rPr>
        <w:t>,</w:t>
      </w:r>
      <w:r w:rsidR="00751F48">
        <w:rPr>
          <w:bCs/>
        </w:rPr>
        <w:t xml:space="preserve"> resource carrying capacity </w:t>
      </w:r>
      <w:r w:rsidR="00FB092C">
        <w:rPr>
          <w:bCs/>
        </w:rPr>
        <w:t xml:space="preserve">would </w:t>
      </w:r>
      <w:r w:rsidR="00751F48">
        <w:rPr>
          <w:bCs/>
        </w:rPr>
        <w:t>not decline</w:t>
      </w:r>
      <w:r w:rsidR="00D147F8">
        <w:rPr>
          <w:bCs/>
        </w:rPr>
        <w:t xml:space="preserve"> with temperature</w:t>
      </w:r>
      <w:r w:rsidR="00751F48">
        <w:rPr>
          <w:bCs/>
        </w:rPr>
        <w:t xml:space="preserve">, our results </w:t>
      </w:r>
      <w:r w:rsidR="00751F48">
        <w:rPr>
          <w:bCs/>
        </w:rPr>
        <w:lastRenderedPageBreak/>
        <w:t xml:space="preserve">show that the increased </w:t>
      </w:r>
      <w:r w:rsidR="008F37F8">
        <w:rPr>
          <w:bCs/>
        </w:rPr>
        <w:t xml:space="preserve">body </w:t>
      </w:r>
      <w:r w:rsidR="00751F48">
        <w:rPr>
          <w:bCs/>
        </w:rPr>
        <w:t xml:space="preserve">growth potential </w:t>
      </w:r>
      <w:r w:rsidR="00F02256">
        <w:rPr>
          <w:bCs/>
        </w:rPr>
        <w:t xml:space="preserve">in fish </w:t>
      </w:r>
      <w:r w:rsidR="00751F48">
        <w:rPr>
          <w:bCs/>
        </w:rPr>
        <w:t xml:space="preserve">due to </w:t>
      </w:r>
      <w:r w:rsidR="0099159C">
        <w:rPr>
          <w:bCs/>
        </w:rPr>
        <w:t xml:space="preserve">higher </w:t>
      </w:r>
      <w:r w:rsidR="00751F48">
        <w:rPr>
          <w:bCs/>
        </w:rPr>
        <w:t xml:space="preserve">metabolic and feeding rates can lead to changes towards </w:t>
      </w:r>
      <w:r w:rsidR="00CD223F">
        <w:rPr>
          <w:bCs/>
        </w:rPr>
        <w:t xml:space="preserve">dominance of </w:t>
      </w:r>
      <w:r w:rsidR="00751F48">
        <w:rPr>
          <w:bCs/>
        </w:rPr>
        <w:t xml:space="preserve">larger fish in some populations. This is important to consider, given that predictions about effects of climate change on primary production are uncertain and show large regional variability </w:t>
      </w:r>
      <w:r w:rsidR="00751F48">
        <w:rPr>
          <w:bCs/>
        </w:rPr>
        <w:fldChar w:fldCharType="begin"/>
      </w:r>
      <w:r w:rsidR="00587D54">
        <w:rPr>
          <w:bCs/>
        </w:rPr>
        <w:instrText xml:space="preserve"> ADDIN ZOTERO_ITEM CSL_CITATION {"citationID":"L3LOCyoL","properties":{"formattedCitation":"(Steinacher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751F48">
        <w:rPr>
          <w:bCs/>
        </w:rPr>
        <w:fldChar w:fldCharType="separate"/>
      </w:r>
      <w:r w:rsidR="00751F48" w:rsidRPr="00A22107">
        <w:t xml:space="preserve">(Steinacher </w:t>
      </w:r>
      <w:r w:rsidR="00751F48" w:rsidRPr="00A22107">
        <w:rPr>
          <w:i/>
          <w:iCs/>
        </w:rPr>
        <w:t>et al.</w:t>
      </w:r>
      <w:r w:rsidR="00751F48" w:rsidRPr="00A22107">
        <w:t xml:space="preserve"> 2010)</w:t>
      </w:r>
      <w:r w:rsidR="00751F48">
        <w:rPr>
          <w:bCs/>
        </w:rPr>
        <w:fldChar w:fldCharType="end"/>
      </w:r>
      <w:r w:rsidR="00751F48">
        <w:rPr>
          <w:bCs/>
        </w:rPr>
        <w:t xml:space="preserve">. </w:t>
      </w:r>
      <w:r w:rsidR="00751F48">
        <w:rPr>
          <w:rFonts w:cstheme="minorHAnsi"/>
        </w:rPr>
        <w:t>These r</w:t>
      </w:r>
      <w:r w:rsidR="00751F48" w:rsidRPr="00F95139">
        <w:rPr>
          <w:rFonts w:cstheme="minorHAnsi"/>
        </w:rPr>
        <w:t>esults</w:t>
      </w:r>
      <w:r w:rsidR="00751F48">
        <w:rPr>
          <w:rFonts w:cstheme="minorHAnsi"/>
        </w:rPr>
        <w:t xml:space="preserve"> show that it is important </w:t>
      </w:r>
      <w:r w:rsidR="005364FC">
        <w:rPr>
          <w:rFonts w:cstheme="minorHAnsi"/>
        </w:rPr>
        <w:t xml:space="preserve">to </w:t>
      </w:r>
      <w:r w:rsidR="00751F48">
        <w:rPr>
          <w:rFonts w:cstheme="minorHAnsi"/>
        </w:rPr>
        <w:t xml:space="preserve">account for both direct </w:t>
      </w:r>
      <w:r w:rsidR="00B548A1">
        <w:rPr>
          <w:rFonts w:cstheme="minorHAnsi"/>
        </w:rPr>
        <w:t xml:space="preserve">(physiology) </w:t>
      </w:r>
      <w:r w:rsidR="00751F48">
        <w:rPr>
          <w:rFonts w:cstheme="minorHAnsi"/>
        </w:rPr>
        <w:t xml:space="preserve">and indirect </w:t>
      </w:r>
      <w:r w:rsidR="00B548A1">
        <w:rPr>
          <w:rFonts w:cstheme="minorHAnsi"/>
        </w:rPr>
        <w:t>(resource</w:t>
      </w:r>
      <w:r w:rsidR="00CF015C">
        <w:rPr>
          <w:rFonts w:cstheme="minorHAnsi"/>
        </w:rPr>
        <w:t xml:space="preserve">s) </w:t>
      </w:r>
      <w:r w:rsidR="00751F48">
        <w:rPr>
          <w:rFonts w:cstheme="minorHAnsi"/>
        </w:rPr>
        <w:t>effects of temperature in order to explain results such as increased growth rates and size-at-age but overall smaller</w:t>
      </w:r>
      <w:r w:rsidR="005807C1">
        <w:rPr>
          <w:rFonts w:cstheme="minorHAnsi"/>
        </w:rPr>
        <w:t xml:space="preserve">-bodied </w:t>
      </w:r>
      <w:r w:rsidR="00751F48">
        <w:rPr>
          <w:rFonts w:cstheme="minorHAnsi"/>
        </w:rPr>
        <w:t>populations</w:t>
      </w:r>
      <w:r w:rsidR="00574B34">
        <w:rPr>
          <w:rFonts w:cstheme="minorHAnsi"/>
        </w:rPr>
        <w:t xml:space="preserve">, as also found in </w:t>
      </w:r>
      <w:r w:rsidR="00141DF7">
        <w:rPr>
          <w:rFonts w:cstheme="minorHAnsi"/>
        </w:rPr>
        <w:t xml:space="preserve">other studies </w:t>
      </w:r>
      <w:r w:rsidR="00751F48">
        <w:rPr>
          <w:bCs/>
        </w:rPr>
        <w:fldChar w:fldCharType="begin"/>
      </w:r>
      <w:r w:rsidR="00587D54">
        <w:rPr>
          <w:bCs/>
        </w:rPr>
        <w:instrText xml:space="preserve"> ADDIN ZOTERO_ITEM CSL_CITATION {"citationID":"qyh3FpWf","properties":{"formattedCitation":"(Ohlberger {\\i{}et al.} 2011; Ohlberger 2013; Neubauer &amp; Andersen 2019; G\\uc0\\u229{}rdmark &amp; Huss 2020)","plainCitation":"(Ohlberger et al. 2011; Ohlberger 2013; Neubauer &amp; Andersen 2019; Gårdmark &amp; Huss 2020)","noteIndex":0},"citationItems":[{"id":76,"uris":["http://zotero.org/users/6116610/items/35CDZ7HL"],"itemData":{"id":76,"type":"article-journal","abstract":"Global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C"},{"family":"Claessen","given":"D"}],"issued":{"date-parts":[["2011"]]},"citation-key":"ohlbergerTemperaturedrivenRegimeShifts2011"}},{"id":807,"uris":["http://zotero.org/users/6116610/items/Z98IGZ3S"],"itemData":{"id":807,"type":"article-journal","abstract":"Accumulating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id":968,"uris":["http://zotero.org/users/6116610/items/2KIM9KT7"],"itemData":{"id":968,"type":"article-journal","abstract":"Although a number of theories exist, there is currently little consensus on drivers of thermal performance in ectotherms, and fish in particular. We present a g","container-title":"Conservation Physiology","DOI":"10.1093/conphys/coz025","issue":"1","journalAbbreviation":"Conserv Physiol","language":"en","source":"academic.oup.com","title":"Thermal performance of fish is explained by an interplay between physiology, behaviour and ecology","URL":"https://academic.oup.com/conphys/article/7/1/coz025/5512702","volume":"7","author":[{"family":"Neubauer","given":"Philipp"},{"family":"Andersen","given":"Ken H."}],"accessed":{"date-parts":[["2019",12,20]]},"issued":{"date-parts":[["2019",1,1]]},"citation-key":"neubauerThermalPerformanceFish2019"}},{"id":2532,"uris":["http://zotero.org/users/6116610/items/GX42BZK6"],"itemData":{"id":2532,"type":"article-journal","abstract":"Understanding food web responses to global warming, and their consequences for conservation and management, requires knowledge on how responses vary both among and within species. Warming can reduce both species richness and biomass production. However, warming responses observed at different levels of biological organization may seem contradictory. For example, higher temperatures commonly lead to faster individual body growth but can decrease biomass production of fishes. Here we show that the key to resolve this contradiction is intraspecific variation, because (i) community dynamics emerge from interactions among individuals, and (ii) ecological interactions, physiological processes and warming effects often vary over life history. By combining insights from temperature-dependent dynamic models of simple food webs, observations over large temperature gradients and findings from short-term mesocosm and multi-decadal whole-ecosystem warming experiments, we resolve mechanisms by which warming waters can affect food webs via individual-level responses and review their empirical support. We identify a need for warming experiments on food webs manipulating population size structures to test these mechanisms. We stress that within-species variation in both body size, temperature responses and ecological interactions are key for accurate predictions and appropriate conservation efforts for fish production and food web function under a warming climate.This article is part of the theme issue ‘Integrative research perspectives on marine conservation'.","container-title":"Philosophical Transactions of the Royal Society B: Biological Sciences","DOI":"10.1098/rstb.2019.0449","issue":"1814","journalAbbreviation":"Philosophical Transactions of the Royal Society B: Biological Sciences","note":"publisher: Royal Society","page":"20190449","source":"royalsocietypublishing.org (Atypon)","title":"Individual variation and interactions explain food web responses to global warming","volume":"375","author":[{"family":"Gårdmark","given":"Anna"},{"family":"Huss","given":"Magnus"}],"issued":{"date-parts":[["2020",12,21]]},"citation-key":"gardmarkIndividualVariationInteractions2020"}}],"schema":"https://github.com/citation-style-language/schema/raw/master/csl-citation.json"} </w:instrText>
      </w:r>
      <w:r w:rsidR="00751F48">
        <w:rPr>
          <w:bCs/>
        </w:rPr>
        <w:fldChar w:fldCharType="separate"/>
      </w:r>
      <w:r w:rsidR="00025268" w:rsidRPr="00025268">
        <w:t xml:space="preserve">(Ohlberger </w:t>
      </w:r>
      <w:r w:rsidR="00025268" w:rsidRPr="00025268">
        <w:rPr>
          <w:i/>
          <w:iCs/>
        </w:rPr>
        <w:t>et al.</w:t>
      </w:r>
      <w:r w:rsidR="00025268" w:rsidRPr="00025268">
        <w:t xml:space="preserve"> 2011; Ohlberger 2013; Neubauer &amp; Andersen 2019; Gårdmark &amp; Huss 2020)</w:t>
      </w:r>
      <w:r w:rsidR="00751F48">
        <w:rPr>
          <w:bCs/>
        </w:rPr>
        <w:fldChar w:fldCharType="end"/>
      </w:r>
      <w:r w:rsidR="00751F48">
        <w:rPr>
          <w:bCs/>
        </w:rPr>
        <w:t xml:space="preserve">. </w:t>
      </w:r>
    </w:p>
    <w:p w14:paraId="515F2F70" w14:textId="69C101A7" w:rsidR="00751F48" w:rsidRDefault="00751F48" w:rsidP="004E0AE6">
      <w:pPr>
        <w:spacing w:line="480" w:lineRule="auto"/>
        <w:ind w:firstLine="284"/>
        <w:jc w:val="both"/>
        <w:rPr>
          <w:bCs/>
        </w:rPr>
      </w:pPr>
      <w:r>
        <w:rPr>
          <w:bCs/>
        </w:rPr>
        <w:t xml:space="preserve">In fisheries stock assessment, plastic body growth </w:t>
      </w:r>
      <w:r w:rsidR="00CF75E7">
        <w:rPr>
          <w:bCs/>
        </w:rPr>
        <w:t>was</w:t>
      </w:r>
      <w:r>
        <w:rPr>
          <w:bCs/>
        </w:rPr>
        <w:t xml:space="preserve"> generally thought to be less important </w:t>
      </w:r>
      <w:r w:rsidR="0013793E">
        <w:rPr>
          <w:bCs/>
        </w:rPr>
        <w:t xml:space="preserve">for stock dynamics </w:t>
      </w:r>
      <w:r>
        <w:rPr>
          <w:bCs/>
        </w:rPr>
        <w:t xml:space="preserve">than environmentally driven recruitment variation, density dependence at early life stages and mortality </w:t>
      </w:r>
      <w:r>
        <w:rPr>
          <w:bCs/>
        </w:rPr>
        <w:fldChar w:fldCharType="begin"/>
      </w:r>
      <w:r w:rsidR="00587D54">
        <w:rPr>
          <w:bCs/>
        </w:rPr>
        <w:instrText xml:space="preserve"> ADDIN ZOTERO_ITEM CSL_CITATION {"citationID":"yOw71kQT","properties":{"formattedCitation":"(Hilborn &amp; Walters 1992; Lorenzen 2016)","plainCitation":"(Hilborn &amp; Walters 1992; Lorenzen 2016)","noteIndex":0},"citationItems":[{"id":758,"uris":["http://zotero.org/users/6116610/items/SYS9FXZN"],"itemData":{"id":758,"type":"book","abstract":"Buy Quantitative Fisheries Stock Assessment (9781402018459): Choice, Dynamics and Uncertainty: NHBS - Edited By: R Hilborn and CJ Walters, Kluwer Academic Publishers","event-place":"Norwell MA, USA","language":"en","publisher":"Springer","publisher-place":"Norwell MA, USA","title":"Quantitative Fisheries Stock Assessment: Choice, Dynamics and Uncertainty","title-short":"Quantitative Fisheries Stock Assessment","URL":"https://www.nhbs.com/quantitative-fisheries-stock-assessment-book","author":[{"family":"Hilborn","given":"R"},{"family":"Walters","given":"C.J"}],"accessed":{"date-parts":[["2020",2,5]]},"issued":{"date-parts":[["1992"]]},"citation-key":"hilbornQuantitativeFisheriesStock1992"}},{"id":761,"uris":["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assessments","volume":"180","author":[{"family":"Lorenzen","given":"Kai"}],"issued":{"date-parts":[["2016",8,1]]},"citation-key":"lorenzenNewParadigmGrowth2016"}}],"schema":"https://github.com/citation-style-language/schema/raw/master/csl-citation.json"} </w:instrText>
      </w:r>
      <w:r>
        <w:rPr>
          <w:bCs/>
        </w:rPr>
        <w:fldChar w:fldCharType="separate"/>
      </w:r>
      <w:r>
        <w:rPr>
          <w:bCs/>
          <w:noProof/>
        </w:rPr>
        <w:t>(Hilborn &amp; Walters 1992; Lorenzen 2016)</w:t>
      </w:r>
      <w:r>
        <w:rPr>
          <w:bCs/>
        </w:rPr>
        <w:fldChar w:fldCharType="end"/>
      </w:r>
      <w:r>
        <w:rPr>
          <w:bCs/>
        </w:rPr>
        <w:t xml:space="preserve">. </w:t>
      </w:r>
      <w:r w:rsidR="00CC1A4A">
        <w:rPr>
          <w:bCs/>
        </w:rPr>
        <w:t>D</w:t>
      </w:r>
      <w:r>
        <w:rPr>
          <w:bCs/>
        </w:rPr>
        <w:t>ue to the accumulating evidence of time-varying and climate-driven changes in vital rates (survival, growth and reproduction), their relative importance for fisheries reference points and targets are</w:t>
      </w:r>
      <w:r w:rsidR="00C94BEC">
        <w:rPr>
          <w:bCs/>
        </w:rPr>
        <w:t xml:space="preserve"> now becoming </w:t>
      </w:r>
      <w:r>
        <w:rPr>
          <w:bCs/>
        </w:rPr>
        <w:t xml:space="preserve">acknowledged </w:t>
      </w:r>
      <w:r>
        <w:rPr>
          <w:bCs/>
        </w:rPr>
        <w:fldChar w:fldCharType="begin"/>
      </w:r>
      <w:r w:rsidR="00587D54">
        <w:rPr>
          <w:bCs/>
        </w:rPr>
        <w:instrText xml:space="preserve"> ADDIN ZOTERO_ITEM CSL_CITATION {"citationID":"VCSYigvN","properties":{"formattedCitation":"(Thorson {\\i{}et al.} 2015; Lorenzen 2016)","plainCitation":"(Thorson et al. 2015; Lorenzen 2016)","noteIndex":0},"citationItems":[{"id":760,"uris":["http://zotero.org/users/6116610/items/EZ2EFZKX"],"itemData":{"id":760,"type":"article-journal","abstract":"Fisheries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M."}],"issued":{"date-parts":[["2015",9,1]]},"citation-key":"thorsonPotentialImpactTimevariation2015"}},{"id":761,"uris":["http://zotero.org/users/6116610/items/547LWF26"],"itemData":{"id":761,"type":"article-journal","abstract":"Modeling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assessments","volume":"180","author":[{"family":"Lorenzen","given":"Kai"}],"issued":{"date-parts":[["2016",8,1]]},"citation-key":"lorenzenNewParadigmGrowth2016"}}],"schema":"https://github.com/citation-style-language/schema/raw/master/csl-citation.json"} </w:instrText>
      </w:r>
      <w:r>
        <w:rPr>
          <w:bCs/>
        </w:rPr>
        <w:fldChar w:fldCharType="separate"/>
      </w:r>
      <w:r w:rsidRPr="007D2ABE">
        <w:t xml:space="preserve">(Thorson </w:t>
      </w:r>
      <w:r w:rsidRPr="007D2ABE">
        <w:rPr>
          <w:i/>
          <w:iCs/>
        </w:rPr>
        <w:t>et al.</w:t>
      </w:r>
      <w:r w:rsidRPr="007D2ABE">
        <w:t xml:space="preserve"> 2015; Lorenzen 2016)</w:t>
      </w:r>
      <w:r>
        <w:rPr>
          <w:bCs/>
        </w:rPr>
        <w:fldChar w:fldCharType="end"/>
      </w:r>
      <w:r>
        <w:rPr>
          <w:bCs/>
        </w:rPr>
        <w:t>. In our modelling system, we find that maximum sustainable yields (</w:t>
      </w:r>
      <m:oMath>
        <m:r>
          <w:rPr>
            <w:rFonts w:ascii="Cambria Math" w:hAnsi="Cambria Math"/>
          </w:rPr>
          <m:t>MSY</m:t>
        </m:r>
      </m:oMath>
      <w:r>
        <w:rPr>
          <w:bCs/>
        </w:rPr>
        <w:t xml:space="preserve">) and the fishing mortality leading to </w:t>
      </w:r>
      <m:oMath>
        <m:r>
          <w:rPr>
            <w:rFonts w:ascii="Cambria Math" w:hAnsi="Cambria Math"/>
          </w:rPr>
          <m:t>MSY</m:t>
        </m:r>
      </m:oMath>
      <w:r w:rsidR="004E15B4">
        <w:rPr>
          <w:rFonts w:eastAsiaTheme="minorEastAsia"/>
        </w:rPr>
        <w:t>, i.e.</w:t>
      </w:r>
      <w:r w:rsidR="00F6505C">
        <w:rPr>
          <w:rFonts w:eastAsiaTheme="minorEastAsia"/>
        </w:rPr>
        <w:t>,</w:t>
      </w:r>
      <w:r w:rsidR="004E15B4">
        <w:rPr>
          <w:rFonts w:eastAsiaTheme="minorEastAsia"/>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4E15B4">
        <w:rPr>
          <w:bCs/>
        </w:rPr>
        <w:t>,</w:t>
      </w:r>
      <w:r>
        <w:rPr>
          <w:bCs/>
        </w:rPr>
        <w:t xml:space="preserve"> vary</w:t>
      </w:r>
      <w:r w:rsidR="00A9723F">
        <w:rPr>
          <w:bCs/>
        </w:rPr>
        <w:t xml:space="preserve"> with both temperature</w:t>
      </w:r>
      <w:r>
        <w:rPr>
          <w:bCs/>
        </w:rPr>
        <w:t xml:space="preserve"> </w:t>
      </w:r>
      <w:r w:rsidR="00920930">
        <w:rPr>
          <w:bCs/>
        </w:rPr>
        <w:t xml:space="preserve">and </w:t>
      </w:r>
      <w:r>
        <w:rPr>
          <w:bCs/>
        </w:rPr>
        <w:t xml:space="preserve">between </w:t>
      </w:r>
      <w:r w:rsidRPr="002D24DB">
        <w:rPr>
          <w:bCs/>
        </w:rPr>
        <w:t>modelling scenarios</w:t>
      </w:r>
      <w:r w:rsidR="0027421E">
        <w:rPr>
          <w:bCs/>
        </w:rPr>
        <w:t xml:space="preserve">, </w:t>
      </w:r>
      <w:r w:rsidRPr="002D24DB">
        <w:rPr>
          <w:bCs/>
        </w:rPr>
        <w:t xml:space="preserve">and </w:t>
      </w:r>
      <w:r w:rsidR="0027421E">
        <w:rPr>
          <w:bCs/>
        </w:rPr>
        <w:t>largely depends on the net effect of temperature on abundance-at-size and body growth rates</w:t>
      </w:r>
      <w:r w:rsidRPr="002D24DB">
        <w:rPr>
          <w:bCs/>
        </w:rPr>
        <w:t>.</w:t>
      </w:r>
      <w:r w:rsidR="008E47FD">
        <w:rPr>
          <w:bCs/>
        </w:rPr>
        <w:t xml:space="preserve"> When temperature affects both </w:t>
      </w:r>
      <w:r w:rsidR="00C94BEC">
        <w:rPr>
          <w:bCs/>
        </w:rPr>
        <w:t>the background</w:t>
      </w:r>
      <w:r w:rsidR="00C94BEC" w:rsidRPr="002D24DB">
        <w:rPr>
          <w:bCs/>
        </w:rPr>
        <w:t xml:space="preserve"> </w:t>
      </w:r>
      <w:r w:rsidR="008B1E14" w:rsidRPr="002D24DB">
        <w:rPr>
          <w:bCs/>
        </w:rPr>
        <w:t>resources (</w:t>
      </w:r>
      <w:r w:rsidR="00B57C2E">
        <w:rPr>
          <w:bCs/>
        </w:rPr>
        <w:t xml:space="preserve">mainly </w:t>
      </w:r>
      <w:r w:rsidR="008B1E14" w:rsidRPr="002D24DB">
        <w:rPr>
          <w:bCs/>
        </w:rPr>
        <w:t>declin</w:t>
      </w:r>
      <w:r w:rsidR="00267D78">
        <w:rPr>
          <w:bCs/>
        </w:rPr>
        <w:t>ing</w:t>
      </w:r>
      <w:r w:rsidR="008B1E14" w:rsidRPr="002D24DB">
        <w:rPr>
          <w:bCs/>
        </w:rPr>
        <w:t xml:space="preserve"> carrying capacity)</w:t>
      </w:r>
      <w:r w:rsidR="008E47FD">
        <w:rPr>
          <w:bCs/>
        </w:rPr>
        <w:t xml:space="preserve"> and fish physiology</w:t>
      </w:r>
      <w:r w:rsidR="00EC05F9" w:rsidRPr="002D24DB">
        <w:rPr>
          <w:bCs/>
        </w:rPr>
        <w:t xml:space="preserve">, </w:t>
      </w:r>
      <w:r w:rsidR="008E47FD">
        <w:rPr>
          <w:bCs/>
        </w:rPr>
        <w:t xml:space="preserve">warming </w:t>
      </w:r>
      <w:r w:rsidR="00B529DE">
        <w:rPr>
          <w:bCs/>
        </w:rPr>
        <w:t xml:space="preserve">tends </w:t>
      </w:r>
      <w:r w:rsidR="00092540">
        <w:rPr>
          <w:bCs/>
        </w:rPr>
        <w:t xml:space="preserve">to </w:t>
      </w:r>
      <w:r w:rsidR="008E47FD">
        <w:rPr>
          <w:bCs/>
        </w:rPr>
        <w:t>increase</w:t>
      </w:r>
      <w:r w:rsidR="00EC05F9" w:rsidRPr="002D24DB">
        <w:rPr>
          <w:bCs/>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EC05F9" w:rsidRPr="002D24DB">
        <w:rPr>
          <w:bCs/>
        </w:rPr>
        <w:t>,</w:t>
      </w:r>
      <w:r w:rsidR="008E47FD">
        <w:rPr>
          <w:bCs/>
        </w:rPr>
        <w:t xml:space="preserve"> but </w:t>
      </w:r>
      <w:r w:rsidR="00072F50">
        <w:rPr>
          <w:bCs/>
        </w:rPr>
        <w:t xml:space="preserve">the yield </w:t>
      </w:r>
      <w:r w:rsidR="00AD3A3C">
        <w:rPr>
          <w:bCs/>
        </w:rPr>
        <w:t>(</w:t>
      </w:r>
      <m:oMath>
        <m:r>
          <w:rPr>
            <w:rFonts w:ascii="Cambria Math" w:hAnsi="Cambria Math"/>
          </w:rPr>
          <m:t>MSY</m:t>
        </m:r>
      </m:oMath>
      <w:r w:rsidR="00AD3A3C">
        <w:rPr>
          <w:bCs/>
        </w:rPr>
        <w:t xml:space="preserve">) </w:t>
      </w:r>
      <w:r w:rsidR="00072F50">
        <w:rPr>
          <w:bCs/>
        </w:rPr>
        <w:t>derived at this exploitation rate is lower</w:t>
      </w:r>
      <w:r w:rsidR="00726DC2" w:rsidRPr="002D24DB">
        <w:rPr>
          <w:bCs/>
        </w:rPr>
        <w:t xml:space="preserve">. </w:t>
      </w:r>
      <w:r w:rsidR="008E47FD">
        <w:rPr>
          <w:bCs/>
        </w:rPr>
        <w:t xml:space="preserve">The decline in yields with warming is due to reduced resource availability, lowering overall fish abundance, and is in line with earlier studies </w:t>
      </w:r>
      <w:r w:rsidR="00A11E25">
        <w:rPr>
          <w:bCs/>
        </w:rPr>
        <w:fldChar w:fldCharType="begin"/>
      </w:r>
      <w:r w:rsidR="00587D54">
        <w:rPr>
          <w:bCs/>
        </w:rPr>
        <w:instrText xml:space="preserve"> ADDIN ZOTERO_ITEM CSL_CITATION {"citationID":"DzFXTkAW","properties":{"formattedCitation":"(Blanchard {\\i{}et al.} 2012; Lotze {\\i{}et al.} 2019)","plainCitation":"(Blanchard et al. 2012; Lotze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D."},{"family":"Worm","given":"Boris"}],"issued":{"date-parts":[["2019",6,25]]},"citation-key":"lotzeGlobalEnsembleProjections2019"}}],"schema":"https://github.com/citation-style-language/schema/raw/master/csl-citation.json"} </w:instrText>
      </w:r>
      <w:r w:rsidR="00A11E25">
        <w:rPr>
          <w:bCs/>
        </w:rPr>
        <w:fldChar w:fldCharType="separate"/>
      </w:r>
      <w:r w:rsidR="00A11E25" w:rsidRPr="00A11E25">
        <w:t xml:space="preserve">(Blanchard </w:t>
      </w:r>
      <w:r w:rsidR="00A11E25" w:rsidRPr="00A11E25">
        <w:rPr>
          <w:i/>
          <w:iCs/>
        </w:rPr>
        <w:t>et al.</w:t>
      </w:r>
      <w:r w:rsidR="00A11E25" w:rsidRPr="00A11E25">
        <w:t xml:space="preserve"> 2012; Lotze </w:t>
      </w:r>
      <w:r w:rsidR="00A11E25" w:rsidRPr="00A11E25">
        <w:rPr>
          <w:i/>
          <w:iCs/>
        </w:rPr>
        <w:t>et al.</w:t>
      </w:r>
      <w:r w:rsidR="00A11E25" w:rsidRPr="00A11E25">
        <w:t xml:space="preserve"> 2019)</w:t>
      </w:r>
      <w:r w:rsidR="00A11E25">
        <w:rPr>
          <w:bCs/>
        </w:rPr>
        <w:fldChar w:fldCharType="end"/>
      </w:r>
      <w:r w:rsidR="008E47FD">
        <w:rPr>
          <w:bCs/>
        </w:rPr>
        <w:t>. In addition, the warming-induced decline in relative abundance of fish above minimum size caught in fisheries further decreases yields in our model</w:t>
      </w:r>
      <w:r w:rsidR="007F3D6B">
        <w:rPr>
          <w:bCs/>
        </w:rPr>
        <w:t>.</w:t>
      </w:r>
      <w:r w:rsidR="008E47FD">
        <w:rPr>
          <w:bCs/>
        </w:rPr>
        <w:t xml:space="preserve"> At the same time, </w:t>
      </w:r>
      <w:r w:rsidR="00F04A43">
        <w:rPr>
          <w:bCs/>
        </w:rPr>
        <w:t xml:space="preserve">higher </w:t>
      </w:r>
      <w:r w:rsidR="008E47FD">
        <w:rPr>
          <w:bCs/>
        </w:rPr>
        <w:t>growth rates (size-at-age)</w:t>
      </w:r>
      <w:r w:rsidR="002F2794">
        <w:rPr>
          <w:bCs/>
        </w:rPr>
        <w:t>, occurring when temperature affect</w:t>
      </w:r>
      <w:r w:rsidR="004F0599">
        <w:rPr>
          <w:bCs/>
        </w:rPr>
        <w:t>s</w:t>
      </w:r>
      <w:r w:rsidR="002F2794">
        <w:rPr>
          <w:bCs/>
        </w:rPr>
        <w:t xml:space="preserve"> </w:t>
      </w:r>
      <w:r w:rsidR="008D7934">
        <w:rPr>
          <w:bCs/>
        </w:rPr>
        <w:t xml:space="preserve">metabolism and intake </w:t>
      </w:r>
      <w:r w:rsidR="002F2794">
        <w:rPr>
          <w:bCs/>
        </w:rPr>
        <w:t>rates in</w:t>
      </w:r>
      <w:r w:rsidR="008D7934">
        <w:rPr>
          <w:bCs/>
        </w:rPr>
        <w:t xml:space="preserve"> particular</w:t>
      </w:r>
      <w:r w:rsidR="002F2794">
        <w:rPr>
          <w:bCs/>
        </w:rPr>
        <w:t>,</w:t>
      </w:r>
      <w:r w:rsidR="008E47FD">
        <w:rPr>
          <w:bCs/>
        </w:rPr>
        <w:t xml:space="preserve"> can cause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8E47FD">
        <w:rPr>
          <w:bCs/>
        </w:rPr>
        <w:t xml:space="preserve"> to increase with warming</w:t>
      </w:r>
      <w:r w:rsidR="00364A73">
        <w:rPr>
          <w:bCs/>
        </w:rPr>
        <w:t xml:space="preserve"> </w:t>
      </w:r>
      <w:r w:rsidR="00B653B5">
        <w:rPr>
          <w:bCs/>
        </w:rPr>
        <w:fldChar w:fldCharType="begin"/>
      </w:r>
      <w:r w:rsidR="00B653B5">
        <w:rPr>
          <w:bCs/>
        </w:rPr>
        <w:instrText xml:space="preserve"> ADDIN ZOTERO_ITEM CSL_CITATION {"citationID":"CEqsufsx","properties":{"formattedCitation":"(Thorson {\\i{}et al.} 2015)","plainCitation":"(Thorson et al. 2015)","noteIndex":0},"citationItems":[{"id":760,"uris":["http://zotero.org/users/6116610/items/EZ2EFZKX"],"itemData":{"id":760,"type":"article-journal","abstract":"Fisheries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M."}],"issued":{"date-parts":[["2015",9,1]]},"citation-key":"thorsonPotentialImpactTimevariation2015"}}],"schema":"https://github.com/citation-style-language/schema/raw/master/csl-citation.json"} </w:instrText>
      </w:r>
      <w:r w:rsidR="00B653B5">
        <w:rPr>
          <w:bCs/>
        </w:rPr>
        <w:fldChar w:fldCharType="separate"/>
      </w:r>
      <w:r w:rsidR="00B653B5" w:rsidRPr="00B653B5">
        <w:t xml:space="preserve">(Thorson </w:t>
      </w:r>
      <w:r w:rsidR="00B653B5" w:rsidRPr="00B653B5">
        <w:rPr>
          <w:i/>
          <w:iCs/>
        </w:rPr>
        <w:t>et al.</w:t>
      </w:r>
      <w:r w:rsidR="00B653B5" w:rsidRPr="00B653B5">
        <w:t xml:space="preserve"> 2015)</w:t>
      </w:r>
      <w:r w:rsidR="00B653B5">
        <w:rPr>
          <w:bCs/>
        </w:rPr>
        <w:fldChar w:fldCharType="end"/>
      </w:r>
      <w:r w:rsidR="008E47FD">
        <w:rPr>
          <w:bCs/>
        </w:rPr>
        <w:t xml:space="preserve">. </w:t>
      </w:r>
      <w:r w:rsidR="00726DC2" w:rsidRPr="002D24DB">
        <w:rPr>
          <w:bCs/>
        </w:rPr>
        <w:t>T</w:t>
      </w:r>
      <w:r w:rsidRPr="002D24DB">
        <w:rPr>
          <w:bCs/>
        </w:rPr>
        <w:t xml:space="preserve">hese </w:t>
      </w:r>
      <w:r w:rsidRPr="002D24DB">
        <w:rPr>
          <w:bCs/>
        </w:rPr>
        <w:lastRenderedPageBreak/>
        <w:t>reference</w:t>
      </w:r>
      <w:r w:rsidR="008E47FD">
        <w:rPr>
          <w:bCs/>
        </w:rPr>
        <w:t xml:space="preserve"> level</w:t>
      </w:r>
      <w:r w:rsidRPr="002D24DB">
        <w:rPr>
          <w:bCs/>
        </w:rPr>
        <w:t xml:space="preserve">s should not be viewed as absolute reference points, and the specific results may depend on the model calibration procedure. However, </w:t>
      </w:r>
      <w:r w:rsidR="00C94BEC">
        <w:rPr>
          <w:bCs/>
        </w:rPr>
        <w:t xml:space="preserve">our findings </w:t>
      </w:r>
      <w:r w:rsidRPr="002D24DB">
        <w:rPr>
          <w:bCs/>
        </w:rPr>
        <w:t>suggest that</w:t>
      </w:r>
      <w:r w:rsidR="00C94BEC">
        <w:rPr>
          <w:bCs/>
        </w:rPr>
        <w:t xml:space="preserve"> climate change predictions on fisheries productivity must consider both temperature impacts on v</w:t>
      </w:r>
      <w:r w:rsidRPr="002D24DB">
        <w:rPr>
          <w:bCs/>
        </w:rPr>
        <w:t>ital rates, in particular body growth,</w:t>
      </w:r>
      <w:r w:rsidR="008E47FD">
        <w:rPr>
          <w:bCs/>
        </w:rPr>
        <w:t xml:space="preserve"> as well as bottom-up </w:t>
      </w:r>
      <w:r w:rsidR="00C94BEC">
        <w:rPr>
          <w:bCs/>
        </w:rPr>
        <w:t>processes and their e</w:t>
      </w:r>
      <w:r w:rsidR="008E47FD">
        <w:rPr>
          <w:bCs/>
        </w:rPr>
        <w:t>ffect</w:t>
      </w:r>
      <w:r w:rsidR="00C94BEC">
        <w:rPr>
          <w:bCs/>
        </w:rPr>
        <w:t>s on</w:t>
      </w:r>
      <w:r w:rsidR="008E47FD">
        <w:rPr>
          <w:bCs/>
        </w:rPr>
        <w:t xml:space="preserve"> both </w:t>
      </w:r>
      <w:r w:rsidR="00C94BEC">
        <w:rPr>
          <w:bCs/>
        </w:rPr>
        <w:t xml:space="preserve">the </w:t>
      </w:r>
      <w:r w:rsidR="008E47FD">
        <w:rPr>
          <w:bCs/>
        </w:rPr>
        <w:t xml:space="preserve">overall abundance and size-structure </w:t>
      </w:r>
      <w:r w:rsidR="00C94BEC">
        <w:rPr>
          <w:bCs/>
        </w:rPr>
        <w:t>of the stock</w:t>
      </w:r>
      <w:r w:rsidRPr="002D24DB">
        <w:rPr>
          <w:bCs/>
        </w:rPr>
        <w:t>.</w:t>
      </w:r>
      <w:r w:rsidR="0018691F" w:rsidRPr="0018691F">
        <w:rPr>
          <w:bCs/>
        </w:rPr>
        <w:t xml:space="preserve"> </w:t>
      </w:r>
      <w:r w:rsidR="0018691F">
        <w:rPr>
          <w:bCs/>
        </w:rPr>
        <w:t xml:space="preserve">It also indicates </w:t>
      </w:r>
      <w:r w:rsidR="00E36954">
        <w:rPr>
          <w:bCs/>
        </w:rPr>
        <w:t xml:space="preserve">that </w:t>
      </w:r>
      <w:r w:rsidR="00FA0B48">
        <w:rPr>
          <w:bCs/>
        </w:rPr>
        <w:t>because</w:t>
      </w:r>
      <w:r w:rsidR="00AC35E8">
        <w:rPr>
          <w:bCs/>
        </w:rPr>
        <w:t xml:space="preserve"> productivity may decline </w:t>
      </w:r>
      <w:r w:rsidR="00FA0B48">
        <w:rPr>
          <w:bCs/>
        </w:rPr>
        <w:t xml:space="preserve">with warming </w:t>
      </w:r>
      <w:r w:rsidR="00AC35E8">
        <w:rPr>
          <w:bCs/>
        </w:rPr>
        <w:t>in large parts of the oceans</w:t>
      </w:r>
      <w:r w:rsidR="001774A2">
        <w:rPr>
          <w:bCs/>
        </w:rPr>
        <w:t xml:space="preserve"> </w:t>
      </w:r>
      <w:r w:rsidR="00242243">
        <w:rPr>
          <w:bCs/>
        </w:rPr>
        <w:fldChar w:fldCharType="begin"/>
      </w:r>
      <w:r w:rsidR="00C73844">
        <w:rPr>
          <w:bCs/>
        </w:rPr>
        <w:instrText xml:space="preserve"> ADDIN ZOTERO_ITEM CSL_CITATION {"citationID":"IT379re3","properties":{"formattedCitation":"(Kwiatkowski {\\i{}et al.} 2020)","plainCitation":"(Kwiatkowski et al. 2020)","noteIndex":0},"citationItems":[{"id":3844,"uris":["http://zotero.org/users/6116610/items/BYE8RQR4"],"itemData":{"id":3844,"type":"article-journal","abstract":"&lt;p&gt;&lt;strong class=\"journal-contentHeaderColor\"&gt;Abstract.&lt;/strong&gt; &lt;span id=\"page3440\"/&gt;Anthropogenic climate change is projected to lead to ocean warming, acidification, deoxygenation, reductions in near-surface nutrients, and changes to primary production, all of which are expected to affect marine ecosystems. Here we assess projections of these drivers of environmental change over the twenty-first century from Earth system models (ESMs) participating in the Coupled Model Intercomparison Project Phase 6 (CMIP6) that were forced under the CMIP6 Shared Socioeconomic Pathways (SSPs). Projections are compared to those from the previous generation (CMIP5) forced under the Representative Concentration Pathways (RCPs). A total of 10 CMIP5 and 13 CMIP6 models are used in the two multi-model ensembles. Under the high-emission scenario SSP5-8.5, the multi-model global mean change (2080–2099 mean values relative to 1870–1899) &lt;span class=\"inline-formula\"&gt;±&lt;/span&gt; the inter-model SD in sea surface temperature, surface pH, subsurface (100–600&amp;thinsp;&lt;span class=\"inline-formula\"&gt;m&lt;/span&gt;) oxygen concentration, euphotic (0–100&amp;thinsp;&lt;span class=\"inline-formula\"&gt;m&lt;/span&gt;) nitrate concentration, and depth-integrated primary production is &lt;span class=\"inline-formula\"&gt;&lt;math xmlns=\"http://www.w3.org/1998/Math/MathML\" id=\"M4\" display=\"inline\" overflow=\"scroll\" dspmath=\"mathml\"&gt;&lt;mrow&gt;&lt;mo&gt;+&lt;/mo&gt;&lt;mn mathvariant=\"normal\"&gt;3.47&lt;/mn&gt;&lt;mo&gt;±&lt;/mo&gt;&lt;mn mathvariant=\"normal\"&gt;0.78&lt;/mn&gt;&lt;/mrow&gt;&lt;/math&gt;&lt;span&gt;&lt;svg:svg xmlns:svg=\"http://www.w3.org/2000/svg\" width=\"64pt\" height=\"10pt\" class=\"svg-formula\" dspmath=\"mathimg\" md5hash=\"3910766c10e761caa3149bc1a88762a2\"&gt;&lt;svg:image xmlns:xlink=\"http://www.w3.org/1999/xlink\" xlink:href=\"bg-17-3439-2020-ie00001.svg\" width=\"64pt\" height=\"10pt\" src=\"bg-17-3439-2020-ie00001.png\"/&gt;&lt;/svg:svg&gt;&lt;/span&gt;&lt;/span&gt;&amp;thinsp;&lt;span class=\"inline-formula\"&gt;&lt;sup&gt;</w:instrText>
      </w:r>
      <w:r w:rsidR="00C73844">
        <w:rPr>
          <w:rFonts w:ascii="Cambria Math" w:hAnsi="Cambria Math" w:cs="Cambria Math"/>
          <w:bCs/>
        </w:rPr>
        <w:instrText>∘</w:instrText>
      </w:r>
      <w:r w:rsidR="00C73844">
        <w:rPr>
          <w:bCs/>
        </w:rPr>
        <w:instrText>&lt;/sup&gt;C&lt;/span&gt;, &lt;span class=\"inline-formula\"&gt;&lt;math xmlns=\"http://www.w3.org/1998/Math/MathML\" id=\"M6\" display=\"inline\" overflow=\"scroll\" dspmath=\"mathml\"&gt;&lt;mrow&gt;&lt;mo&gt;-&lt;/mo&gt;&lt;mn mathvariant=\"normal\"&gt;0.44&lt;/mn&gt;&lt;mo&gt;±&lt;/mo&gt;&lt;mn mathvariant=\"normal\"&gt;0.005&lt;/mn&gt;&lt;/mrow&gt;&lt;/math&gt;&lt;span&gt;&lt;svg:svg xmlns:svg=\"http://www.w3.org/2000/svg\" width=\"70pt\" height=\"10pt\" class=\"svg-formula\" dspmath=\"mathimg\" md5hash=\"3392f7f2240c867a3410cdf0c7d50518\"&gt;&lt;svg:image xmlns:xlink=\"http://www.w3.org/1999/xlink\" xlink:href=\"bg-17-3439-2020-ie00002.svg\" width=\"70pt\" height=\"10pt\" src=\"bg-17-3439-2020-ie00002.png\"/&gt;&lt;/svg:svg&gt;&lt;/span&gt;&lt;/span&gt;, &lt;span class=\"inline-formula\"&gt;&lt;math xmlns=\"http://www.w3.org/1998/Math/MathML\" id=\"M7\" display=\"inline\" overflow=\"scroll\" dspmath=\"mathml\"&gt;&lt;mrow&gt;&lt;mo&gt;-&lt;/mo&gt;&lt;mn mathvariant=\"normal\"&gt;13.27&lt;/mn&gt;&lt;mo&gt;±&lt;/mo&gt;&lt;mn mathvariant=\"normal\"&gt;5.28&lt;/mn&gt;&lt;/mrow&gt;&lt;/math&gt;&lt;span&gt;&lt;svg:svg xmlns:svg=\"http://www.w3.org/2000/svg\" width=\"70pt\" height=\"10pt\" class=\"svg-formula\" dspmath=\"mathimg\" md5hash=\"858ec682e1acc383b799dd4daf8589fa\"&gt;&lt;svg:image xmlns:xlink=\"http://www.w3.org/1999/xlink\" xlink:href=\"bg-17-3439-2020-ie00003.svg\" width=\"70pt\" height=\"10pt\" src=\"bg-17-3439-2020-ie00003.png\"/&gt;&lt;/svg:svg&gt;&lt;/span&gt;&lt;/span&gt;, &lt;span class=\"inline-formula\"&gt;&lt;math xmlns=\"http://www.w3.org/1998/Math/MathML\" id=\"M8\" display=\"inline\" overflow=\"scroll\" dspmath=\"mathml\"&gt;&lt;mrow&gt;&lt;mo&gt;-&lt;/mo&gt;&lt;mn mathvariant=\"normal\"&gt;1.06&lt;/mn&gt;&lt;mo&gt;±&lt;/mo&gt;&lt;mn mathvariant=\"normal\"&gt;0.45&lt;/mn&gt;&lt;/mrow&gt;&lt;/math&gt;&lt;span&gt;&lt;svg:svg xmlns:svg=\"http://www.w3.org/2000/svg\" width=\"64pt\" height=\"10pt\" class=\"svg-formula\" dspmath=\"mathimg\" md5hash=\"54c087f67194f2442ec62022a7116052\"&gt;&lt;svg:image xmlns:xlink=\"http://www.w3.org/1999/xlink\" xlink:href=\"bg-17-3439-2020-ie00004.svg\" width=\"64pt\" height=\"10pt\" src=\"bg-17-3439-2020-ie00004.png\"/&gt;&lt;/svg:svg&gt;&lt;/span&gt;&lt;/span&gt;&amp;thinsp;&lt;span class=\"inline-formula\"&gt;mmol m&lt;sup&gt;−3&lt;/sup&gt;&lt;/span&gt; and &lt;span class=\"inline-formula\"&gt;&lt;math xmlns=\"http://www.w3.org/1998/Math/MathML\" id=\"M10\" display=\"inline\" overflow=\"scroll\" dspmath=\"mathml\"&gt;&lt;mrow&gt;&lt;mo&gt;-&lt;/mo&gt;&lt;mn mathvariant=\"normal\"&gt;2.99&lt;/mn&gt;&lt;mo&gt;±&lt;/mo&gt;&lt;mn mathvariant=\"normal\"&gt;9.11&lt;/mn&gt;&lt;/mrow&gt;&lt;/math&gt;&lt;span&gt;&lt;svg:svg xmlns:svg=\"http://www.w3.org/2000/svg\" width=\"64pt\" height=\"10pt\" class=\"svg-formula\" dspmath=\"mathimg\" md5hash=\"262abe9d0337b5d11fc591465f9629e3\"&gt;&lt;svg:image xmlns:xlink=\"http://www.w3.org/1999/xlink\" xlink:href=\"bg-17-3439-2020-ie00005.svg\" width=\"64pt\" height=\"10pt\" src=\"bg-17-3439-2020-ie00005.png\"/&gt;&lt;/svg:svg&gt;&lt;/span&gt;&lt;/span&gt;&amp;thinsp;%, respectively. Under the low-emission, high-mitigation scenario SSP1-2.6, the corresponding global changes are &lt;span class=\"inline-formula\"&gt;&lt;math xmlns=\"http://www.w3.org/1998/Math/MathML\" id=\"M11\" display=\"inline\" overflow=\"scroll\" dspmath=\"mathml\"&gt;&lt;mrow&gt;&lt;mo&gt;+&lt;/mo&gt;&lt;mn mathvariant=\"normal\"&gt;1.42&lt;/mn&gt;&lt;mo&gt;±&lt;/mo&gt;&lt;mn mathvariant=\"normal\"&gt;0.32&lt;/mn&gt;&lt;/mrow&gt;&lt;/math&gt;&lt;span&gt;&lt;svg:svg xmlns:svg=\"http://www.w3.org/2000/svg\" width=\"64pt\" height=\"10pt\" class=\"svg-formula\" dspmath=\"mathimg\" md5hash=\"ad5956e26fa49a6bf9f02b400277e338\"&gt;&lt;svg:image xmlns:xlink=\"http://www.w3.org/1999/xlink\" xlink:href=\"bg-17-3439-2020-ie00006.svg\" width=\"64pt\" height=\"10pt\" src=\"bg-17-3439-2020-ie00006.png\"/&gt;&lt;/svg:svg&gt;&lt;/span&gt;&lt;/span&gt;&amp;thinsp;&lt;span class=\"inline-formula\"&gt;&lt;sup&gt;</w:instrText>
      </w:r>
      <w:r w:rsidR="00C73844">
        <w:rPr>
          <w:rFonts w:ascii="Cambria Math" w:hAnsi="Cambria Math" w:cs="Cambria Math"/>
          <w:bCs/>
        </w:rPr>
        <w:instrText>∘</w:instrText>
      </w:r>
      <w:r w:rsidR="00C73844">
        <w:rPr>
          <w:bCs/>
        </w:rPr>
        <w:instrText xml:space="preserve">&lt;/sup&gt;C&lt;/span&gt;, &lt;span class=\"inline-formula\"&gt;&lt;math xmlns=\"http://www.w3.org/1998/Math/MathML\" id=\"M13\" display=\"inline\" overflow=\"scroll\" dspmath=\"mathml\"&gt;&lt;mrow&gt;&lt;mo&gt;-&lt;/mo&gt;&lt;mn mathvariant=\"normal\"&gt;0.16&lt;/mn&gt;&lt;mo&gt;±&lt;/mo&gt;&lt;mn mathvariant=\"normal\"&gt;0.002&lt;/mn&gt;&lt;/mrow&gt;&lt;/math&gt;&lt;span&gt;&lt;svg:svg xmlns:svg=\"http://www.w3.org/2000/svg\" width=\"70pt\" height=\"10pt\" class=\"svg-formula\" dspmath=\"mathimg\" md5hash=\"9ea497d18e4f197609b66ccb8eabcc1e\"&gt;&lt;svg:image xmlns:xlink=\"http://www.w3.org/1999/xlink\" xlink:href=\"bg-17-3439-2020-ie00007.svg\" width=\"70pt\" height=\"10pt\" src=\"bg-17-3439-2020-ie00007.png\"/&gt;&lt;/svg:svg&gt;&lt;/span&gt;&lt;/span&gt;, &lt;span class=\"inline-formula\"&gt;&lt;math xmlns=\"http://www.w3.org/1998/Math/MathML\" id=\"M14\" display=\"inline\" overflow=\"scroll\" dspmath=\"mathml\"&gt;&lt;mrow&gt;&lt;mo&gt;-&lt;/mo&gt;&lt;mn mathvariant=\"normal\"&gt;6.36&lt;/mn&gt;&lt;mo&gt;±&lt;/mo&gt;&lt;mn mathvariant=\"normal\"&gt;2.92&lt;/mn&gt;&lt;/mrow&gt;&lt;/math&gt;&lt;span&gt;&lt;svg:svg xmlns:svg=\"http://www.w3.org/2000/svg\" width=\"64pt\" height=\"10pt\" class=\"svg-formula\" dspmath=\"mathimg\" md5hash=\"81a24a8375727c965571a736e57a7958\"&gt;&lt;svg:image xmlns:xlink=\"http://www.w3.org/1999/xlink\" xlink:href=\"bg-17-3439-2020-ie00008.svg\" width=\"64pt\" height=\"10pt\" src=\"bg-17-3439-2020-ie00008.png\"/&gt;&lt;/svg:svg&gt;&lt;/span&gt;&lt;/span&gt;, &lt;span class=\"inline-formula\"&gt;&lt;math xmlns=\"http://www.w3.org/1998/Math/MathML\" id=\"M15\" display=\"inline\" overflow=\"scroll\" dspmath=\"mathml\"&gt;&lt;mrow&gt;&lt;mo&gt;-&lt;/mo&gt;&lt;mn mathvariant=\"normal\"&gt;0.52&lt;/mn&gt;&lt;mo&gt;±&lt;/mo&gt;&lt;mn mathvariant=\"normal\"&gt;0.23&lt;/mn&gt;&lt;/mrow&gt;&lt;/math&gt;&lt;span&gt;&lt;svg:svg xmlns:svg=\"http://www.w3.org/2000/svg\" width=\"64pt\" height=\"10pt\" class=\"svg-formula\" dspmath=\"mathimg\" md5hash=\"56197c3115a764be9f9b3ce91d1efa68\"&gt;&lt;svg:image xmlns:xlink=\"http://www.w3.org/1999/xlink\" xlink:href=\"bg-17-3439-2020-ie00009.svg\" width=\"64pt\" height=\"10pt\" src=\"bg-17-3439-2020-ie00009.png\"/&gt;&lt;/svg:svg&gt;&lt;/span&gt;&lt;/span&gt;&amp;thinsp;&lt;span class=\"inline-formula\"&gt;mmol m&lt;sup&gt;−3&lt;/sup&gt;&lt;/span&gt;, and &lt;span class=\"inline-formula\"&gt;&lt;math xmlns=\"http://www.w3.org/1998/Math/MathML\" id=\"M17\" display=\"inline\" overflow=\"scroll\" dspmath=\"mathml\"&gt;&lt;mrow&gt;&lt;mo&gt;-&lt;/mo&gt;&lt;mn mathvariant=\"normal\"&gt;0.56&lt;/mn&gt;&lt;mo&gt;±&lt;/mo&gt;&lt;mn mathvariant=\"normal\"&gt;4.12&lt;/mn&gt;&lt;/mrow&gt;&lt;/math&gt;&lt;span&gt;&lt;svg:svg xmlns:svg=\"http://www.w3.org/2000/svg\" width=\"64pt\" height=\"10pt\" class=\"svg-formula\" dspmath=\"mathimg\" md5hash=\"87db0d119fd74055f23d71068b66dcca\"&gt;&lt;svg:image xmlns:xlink=\"http://www.w3.org/1999/xlink\" xlink:href=\"bg-17-3439-2020-ie00010.svg\" width=\"64pt\" height=\"10pt\" src=\"bg-17-3439-2020-ie00010.png\"/&gt;&lt;/svg:svg&gt;&lt;/span&gt;&lt;/span&gt;&amp;thinsp;%. Projected exposure of the marine ecosystem to these drivers of ocean change depends largely on the extent of future emissions, consistent with previous studies. The ESMs in CMIP6 generally project greater warming, acidification, deoxygenation, and nitrate reductions but lesser primary production declines than those from CMIP5 under comparable radiative forcing. The increased projected ocean warming results from a general increase in the climate sensitivity of CMIP6 models relative to those of CMIP5. This enhanced warming increases upper-ocean stratification in CMIP6 projections, which contributes to greater reductions in upper-ocean nitrate and subsurface oxygen ventilation. The greater surface acidification in CMIP6 is primarily a consequence of the SSPs having higher associated atmospheric &lt;span class=\"inline-formula\"&gt;CO&lt;sub&gt;2&lt;/sub&gt;&lt;/span&gt; concentrations than their RCP analogues for the same radiative forcing. We find no consistent reduction in inter-model uncertainties, and even an increase in net primary production inter-model uncertainties in CMIP6, as compared to CMIP5.&lt;/p&gt;","container-title":"Biogeosciences","DOI":"10.5194/bg-17-3439-2020","ISSN":"1726-4170","issue":"13","language":"English","note":"publisher: Copernicus GmbH","page":"3439-3470","source":"bg.copernicus.org","title":"Twenty-first century ocean warming, acidification, deoxygenation, and upper-ocean nutrient and primary production decline from CMIP6 model projections","volume":"17","author":[{"family":"Kwiatkowski","given":"Lester"},{"family":"Torres","given":"Olivier"},{"family":"Bopp","given":"Laurent"},{"family":"Aumont","given":"Olivier"},{"family":"Chamberlain","given":"Matthew"},{"family":"Christian","given":"James R."},{"family":"Dunne","given":"John P."},{"family":"Gehlen","given":"Marion"},{"family":"Ilyina","given":"Tatiana"},{"family":"John","given":"Jasmin G."},{"family":"Lenton","given":"Andrew"},{"family":"Li","given":"Hongmei"},{"family":"Lovenduski","given":"Nicole S."},{"family":"Orr","given":"James C."},{"family":"Palmieri","given":"Julien"},{"family":"Santana-Falcón","given":"Yeray"},{"family":"Schwinger","given":"Jörg"},{"family":"Séférian","given":"Roland"},{"family":"Stock","given":"Charles A."},{"family":"Tagliabue","given":"Alessandro"},{"family":"Takano","given":"Yohei"},{"family":"Tjiputra","given":"Jerry"},{"family":"Toyama","given":"Katsuya"},{"family":"Tsujino","given":"Hiroyuki"},{"family":"Watanabe","given":"Michio"},{"family":"Yamamoto","given":"Akitomo"},{"family":"Yool","given":"Andrew"},{"family":"Ziehn","given":"Tilo"}],"issued":{"date-parts":[["2020",7,6]]},"citation-key":"kwiatkowskiTwentyfirstCenturyOcean2020"}}],"schema":"https://github.com/citation-style-language/schema/raw/master/csl-citation.json"} </w:instrText>
      </w:r>
      <w:r w:rsidR="00242243">
        <w:rPr>
          <w:bCs/>
        </w:rPr>
        <w:fldChar w:fldCharType="separate"/>
      </w:r>
      <w:r w:rsidR="00C73844" w:rsidRPr="00C73844">
        <w:t xml:space="preserve">(Kwiatkowski </w:t>
      </w:r>
      <w:r w:rsidR="00C73844" w:rsidRPr="00C73844">
        <w:rPr>
          <w:i/>
          <w:iCs/>
        </w:rPr>
        <w:t>et al.</w:t>
      </w:r>
      <w:r w:rsidR="00C73844" w:rsidRPr="00C73844">
        <w:t xml:space="preserve"> 2020)</w:t>
      </w:r>
      <w:r w:rsidR="00242243">
        <w:rPr>
          <w:bCs/>
        </w:rPr>
        <w:fldChar w:fldCharType="end"/>
      </w:r>
      <w:r w:rsidR="00A76199">
        <w:rPr>
          <w:bCs/>
        </w:rPr>
        <w:t xml:space="preserve"> (</w:t>
      </w:r>
      <w:r w:rsidR="00541012">
        <w:rPr>
          <w:bCs/>
        </w:rPr>
        <w:t>al</w:t>
      </w:r>
      <w:r w:rsidR="00AC35E8">
        <w:rPr>
          <w:bCs/>
        </w:rPr>
        <w:t xml:space="preserve">though </w:t>
      </w:r>
      <w:r w:rsidR="00541012">
        <w:rPr>
          <w:bCs/>
        </w:rPr>
        <w:t xml:space="preserve">there is large </w:t>
      </w:r>
      <w:r w:rsidR="00AC35E8">
        <w:rPr>
          <w:bCs/>
        </w:rPr>
        <w:t xml:space="preserve">variation </w:t>
      </w:r>
      <w:r w:rsidR="00541012">
        <w:rPr>
          <w:bCs/>
        </w:rPr>
        <w:t>in these predictions</w:t>
      </w:r>
      <w:r w:rsidR="00867304">
        <w:rPr>
          <w:bCs/>
        </w:rPr>
        <w:t xml:space="preserve"> </w:t>
      </w:r>
      <w:r w:rsidR="00AC35E8">
        <w:rPr>
          <w:bCs/>
        </w:rPr>
        <w:t>across ecosystems</w:t>
      </w:r>
      <w:r w:rsidR="000179F4">
        <w:rPr>
          <w:bCs/>
        </w:rPr>
        <w:t xml:space="preserve"> </w:t>
      </w:r>
      <w:r w:rsidR="000179F4">
        <w:rPr>
          <w:bCs/>
        </w:rPr>
        <w:fldChar w:fldCharType="begin"/>
      </w:r>
      <w:r w:rsidR="00587D54">
        <w:rPr>
          <w:bCs/>
        </w:rPr>
        <w:instrText xml:space="preserve"> ADDIN ZOTERO_ITEM CSL_CITATION {"citationID":"0XbF2wEd","properties":{"formattedCitation":"(Steinacher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0179F4">
        <w:rPr>
          <w:bCs/>
        </w:rPr>
        <w:fldChar w:fldCharType="separate"/>
      </w:r>
      <w:r w:rsidR="000179F4" w:rsidRPr="000411E3">
        <w:t xml:space="preserve">(Steinacher </w:t>
      </w:r>
      <w:r w:rsidR="000179F4" w:rsidRPr="000411E3">
        <w:rPr>
          <w:i/>
          <w:iCs/>
        </w:rPr>
        <w:t>et al.</w:t>
      </w:r>
      <w:r w:rsidR="000179F4" w:rsidRPr="000411E3">
        <w:t xml:space="preserve"> 2010)</w:t>
      </w:r>
      <w:r w:rsidR="000179F4">
        <w:rPr>
          <w:bCs/>
        </w:rPr>
        <w:fldChar w:fldCharType="end"/>
      </w:r>
      <w:r w:rsidR="00FA0B48">
        <w:rPr>
          <w:bCs/>
        </w:rPr>
        <w:t>), reduced fisheries yields may be common in a warming world</w:t>
      </w:r>
      <w:r w:rsidR="00AC35E8">
        <w:rPr>
          <w:bCs/>
        </w:rPr>
        <w:t>.</w:t>
      </w:r>
    </w:p>
    <w:p w14:paraId="3D12BEEC" w14:textId="2BEDA79F" w:rsidR="00464010" w:rsidRDefault="00464010" w:rsidP="005632F4">
      <w:pPr>
        <w:spacing w:line="480" w:lineRule="auto"/>
        <w:jc w:val="both"/>
        <w:rPr>
          <w:bCs/>
        </w:rPr>
      </w:pPr>
    </w:p>
    <w:p w14:paraId="5744445E" w14:textId="1BAC6C17" w:rsidR="00464010" w:rsidRPr="00C74A9D" w:rsidRDefault="00464010" w:rsidP="00C74A9D">
      <w:pPr>
        <w:spacing w:line="480" w:lineRule="auto"/>
        <w:jc w:val="both"/>
        <w:rPr>
          <w:b/>
          <w:i/>
          <w:iCs/>
        </w:rPr>
      </w:pPr>
      <w:r w:rsidRPr="00C74A9D">
        <w:rPr>
          <w:b/>
          <w:i/>
          <w:iCs/>
        </w:rPr>
        <w:t xml:space="preserve">Parameterizing </w:t>
      </w:r>
      <w:r>
        <w:rPr>
          <w:b/>
          <w:i/>
          <w:iCs/>
        </w:rPr>
        <w:t xml:space="preserve">and modelling </w:t>
      </w:r>
      <w:r w:rsidRPr="00C74A9D">
        <w:rPr>
          <w:b/>
          <w:i/>
          <w:iCs/>
        </w:rPr>
        <w:t xml:space="preserve">temperature effects </w:t>
      </w:r>
    </w:p>
    <w:p w14:paraId="4BABAD22" w14:textId="54ED3259" w:rsidR="00751F48" w:rsidRDefault="00751F48" w:rsidP="00C74A9D">
      <w:pPr>
        <w:spacing w:line="480" w:lineRule="auto"/>
        <w:jc w:val="both"/>
        <w:rPr>
          <w:rFonts w:cstheme="minorHAnsi"/>
          <w:bCs/>
        </w:rPr>
      </w:pPr>
      <w:r>
        <w:rPr>
          <w:bCs/>
        </w:rPr>
        <w:t xml:space="preserve">Including physiological temperature-dependence </w:t>
      </w:r>
      <w:r w:rsidR="002A4B60">
        <w:rPr>
          <w:bCs/>
        </w:rPr>
        <w:t xml:space="preserve">can strongly influence </w:t>
      </w:r>
      <w:r w:rsidR="00BB4AA4">
        <w:rPr>
          <w:bCs/>
        </w:rPr>
        <w:t xml:space="preserve">predictions of warming-effects and </w:t>
      </w:r>
      <w:r w:rsidR="00647374">
        <w:rPr>
          <w:bCs/>
        </w:rPr>
        <w:t xml:space="preserve">it </w:t>
      </w:r>
      <w:r w:rsidR="002F2794">
        <w:rPr>
          <w:bCs/>
        </w:rPr>
        <w:t xml:space="preserve">allows for detailed understanding of temperature effects on populations and food webs via </w:t>
      </w:r>
      <w:r>
        <w:rPr>
          <w:bCs/>
        </w:rPr>
        <w:t xml:space="preserve">both individual bioenergetics and the emerging responses in </w:t>
      </w:r>
      <w:r w:rsidR="002F2794">
        <w:rPr>
          <w:bCs/>
        </w:rPr>
        <w:t xml:space="preserve">fish </w:t>
      </w:r>
      <w:r w:rsidR="004B1292">
        <w:rPr>
          <w:bCs/>
        </w:rPr>
        <w:t xml:space="preserve">body </w:t>
      </w:r>
      <w:r>
        <w:rPr>
          <w:bCs/>
        </w:rPr>
        <w:t>growth rates. However, it also requires m</w:t>
      </w:r>
      <w:r>
        <w:rPr>
          <w:rFonts w:cstheme="minorHAnsi"/>
          <w:bCs/>
        </w:rPr>
        <w:t xml:space="preserve">ore parameters, which in turn may vary across species. This could reduce generality of predictions and </w:t>
      </w:r>
      <w:r w:rsidR="002F2794">
        <w:rPr>
          <w:rFonts w:cstheme="minorHAnsi"/>
          <w:bCs/>
        </w:rPr>
        <w:t xml:space="preserve">increased </w:t>
      </w:r>
      <w:r>
        <w:rPr>
          <w:rFonts w:cstheme="minorHAnsi"/>
          <w:bCs/>
        </w:rPr>
        <w:t xml:space="preserve">challenges in parameterizing </w:t>
      </w:r>
      <w:r w:rsidR="002F2794">
        <w:rPr>
          <w:rFonts w:cstheme="minorHAnsi"/>
          <w:bCs/>
        </w:rPr>
        <w:t xml:space="preserve">models of </w:t>
      </w:r>
      <w:r>
        <w:rPr>
          <w:rFonts w:cstheme="minorHAnsi"/>
          <w:bCs/>
        </w:rPr>
        <w:t>data poor systems. We approached this by applying random parameterization</w:t>
      </w:r>
      <w:r w:rsidR="00004BE3">
        <w:rPr>
          <w:rFonts w:cstheme="minorHAnsi"/>
          <w:bCs/>
        </w:rPr>
        <w:t>,</w:t>
      </w:r>
      <w:r>
        <w:rPr>
          <w:rFonts w:cstheme="minorHAnsi"/>
          <w:bCs/>
        </w:rPr>
        <w:t xml:space="preserve"> rather than fixed values of temperature dependence</w:t>
      </w:r>
      <w:r w:rsidR="005C0662">
        <w:rPr>
          <w:rFonts w:cstheme="minorHAnsi"/>
          <w:bCs/>
        </w:rPr>
        <w:t>.</w:t>
      </w:r>
      <w:r>
        <w:rPr>
          <w:rFonts w:cstheme="minorHAnsi"/>
          <w:bCs/>
        </w:rPr>
        <w:t xml:space="preserve"> </w:t>
      </w:r>
      <w:r w:rsidR="005C0662" w:rsidRPr="00CD69D4">
        <w:rPr>
          <w:color w:val="000000"/>
        </w:rPr>
        <w:t>To capture the uncertainty of our approach, we sampled parameters from distributions based on estimates of activation energies of physiological rates in the literature</w:t>
      </w:r>
      <w:r>
        <w:rPr>
          <w:rFonts w:cstheme="minorHAnsi"/>
          <w:bCs/>
        </w:rPr>
        <w:t xml:space="preserve"> </w:t>
      </w:r>
      <w:r>
        <w:rPr>
          <w:rFonts w:cstheme="minorHAnsi"/>
          <w:bCs/>
        </w:rPr>
        <w:fldChar w:fldCharType="begin"/>
      </w:r>
      <w:r w:rsidR="00587D54">
        <w:rPr>
          <w:rFonts w:cstheme="minorHAnsi"/>
          <w:bCs/>
        </w:rPr>
        <w:instrText xml:space="preserve"> ADDIN ZOTERO_ITEM CSL_CITATION {"citationID":"Wr42AX9q","properties":{"formattedCitation":"(Lindmark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Pr>
          <w:rFonts w:cstheme="minorHAnsi"/>
          <w:bCs/>
        </w:rPr>
        <w:fldChar w:fldCharType="separate"/>
      </w:r>
      <w:r w:rsidR="00587D54" w:rsidRPr="00587D54">
        <w:t xml:space="preserve">(Lindmark </w:t>
      </w:r>
      <w:r w:rsidR="00587D54" w:rsidRPr="00587D54">
        <w:rPr>
          <w:i/>
          <w:iCs/>
        </w:rPr>
        <w:t>et al.</w:t>
      </w:r>
      <w:r w:rsidR="00587D54" w:rsidRPr="00587D54">
        <w:t xml:space="preserve"> 2022)</w:t>
      </w:r>
      <w:r>
        <w:rPr>
          <w:rFonts w:cstheme="minorHAnsi"/>
          <w:bCs/>
        </w:rPr>
        <w:fldChar w:fldCharType="end"/>
      </w:r>
      <w:r w:rsidR="005C0662">
        <w:rPr>
          <w:rFonts w:cstheme="minorHAnsi"/>
          <w:bCs/>
        </w:rPr>
        <w:t>.</w:t>
      </w:r>
      <w:r>
        <w:rPr>
          <w:rFonts w:cstheme="minorHAnsi"/>
          <w:bCs/>
        </w:rPr>
        <w:t xml:space="preserve"> </w:t>
      </w:r>
      <w:r w:rsidR="002D70A2">
        <w:rPr>
          <w:rFonts w:cstheme="minorHAnsi"/>
          <w:bCs/>
        </w:rPr>
        <w:t xml:space="preserve">This </w:t>
      </w:r>
      <w:r w:rsidR="00B26D67">
        <w:rPr>
          <w:rFonts w:cstheme="minorHAnsi"/>
          <w:bCs/>
        </w:rPr>
        <w:t xml:space="preserve">approach </w:t>
      </w:r>
      <w:r w:rsidR="008D4219">
        <w:rPr>
          <w:rFonts w:cstheme="minorHAnsi"/>
          <w:bCs/>
        </w:rPr>
        <w:t>revealed</w:t>
      </w:r>
      <w:r w:rsidR="00B26D67">
        <w:rPr>
          <w:rFonts w:cstheme="minorHAnsi"/>
          <w:bCs/>
        </w:rPr>
        <w:t xml:space="preserve"> that in terms of body growth and mean body size </w:t>
      </w:r>
      <w:r w:rsidR="004F0BAF">
        <w:rPr>
          <w:rFonts w:cstheme="minorHAnsi"/>
          <w:bCs/>
        </w:rPr>
        <w:t>in</w:t>
      </w:r>
      <w:r w:rsidR="00B26D67">
        <w:rPr>
          <w:rFonts w:cstheme="minorHAnsi"/>
          <w:bCs/>
        </w:rPr>
        <w:t xml:space="preserve"> populations,</w:t>
      </w:r>
      <w:r w:rsidR="004E6288">
        <w:rPr>
          <w:rFonts w:cstheme="minorHAnsi"/>
          <w:bCs/>
        </w:rPr>
        <w:t xml:space="preserve"> </w:t>
      </w:r>
      <w:r w:rsidR="00FF0BB8">
        <w:rPr>
          <w:rFonts w:cstheme="minorHAnsi"/>
          <w:bCs/>
        </w:rPr>
        <w:t xml:space="preserve">the combination of activation energies </w:t>
      </w:r>
      <w:r w:rsidR="002B012C">
        <w:rPr>
          <w:rFonts w:cstheme="minorHAnsi"/>
          <w:bCs/>
        </w:rPr>
        <w:t xml:space="preserve">can </w:t>
      </w:r>
      <w:r w:rsidR="00FA2E41">
        <w:rPr>
          <w:rFonts w:cstheme="minorHAnsi"/>
          <w:bCs/>
        </w:rPr>
        <w:t xml:space="preserve">determine </w:t>
      </w:r>
      <w:r w:rsidR="005678CB">
        <w:rPr>
          <w:rFonts w:cstheme="minorHAnsi"/>
          <w:bCs/>
        </w:rPr>
        <w:t>whether</w:t>
      </w:r>
      <w:r w:rsidR="002B55F6">
        <w:rPr>
          <w:rFonts w:cstheme="minorHAnsi"/>
          <w:bCs/>
        </w:rPr>
        <w:t xml:space="preserve"> </w:t>
      </w:r>
      <w:r w:rsidR="008B1F78">
        <w:rPr>
          <w:rFonts w:cstheme="minorHAnsi"/>
          <w:bCs/>
        </w:rPr>
        <w:t xml:space="preserve">the mean size </w:t>
      </w:r>
      <w:r w:rsidR="00FD18EA">
        <w:rPr>
          <w:rFonts w:cstheme="minorHAnsi"/>
          <w:bCs/>
        </w:rPr>
        <w:t>increases or decreases with warming, and at what age body sizes decline relative to the current temperatures (degree of decline in size-at-age)</w:t>
      </w:r>
      <w:r w:rsidR="00CE0952">
        <w:rPr>
          <w:rFonts w:cstheme="minorHAnsi"/>
          <w:bCs/>
        </w:rPr>
        <w:t>. Hence</w:t>
      </w:r>
      <w:r w:rsidR="00752BC1">
        <w:rPr>
          <w:rFonts w:cstheme="minorHAnsi"/>
          <w:bCs/>
        </w:rPr>
        <w:t xml:space="preserve">, </w:t>
      </w:r>
      <w:r w:rsidR="00004BE3">
        <w:rPr>
          <w:rFonts w:cstheme="minorHAnsi"/>
          <w:bCs/>
        </w:rPr>
        <w:t xml:space="preserve">better knowledge </w:t>
      </w:r>
      <w:r w:rsidR="00D67690">
        <w:rPr>
          <w:rFonts w:cstheme="minorHAnsi"/>
          <w:bCs/>
        </w:rPr>
        <w:t>of</w:t>
      </w:r>
      <w:r w:rsidR="00004BE3">
        <w:rPr>
          <w:rFonts w:cstheme="minorHAnsi"/>
          <w:bCs/>
        </w:rPr>
        <w:t xml:space="preserve"> the temperature-dependence of rates</w:t>
      </w:r>
      <w:r w:rsidR="00C82CDC">
        <w:rPr>
          <w:rFonts w:cstheme="minorHAnsi"/>
          <w:bCs/>
        </w:rPr>
        <w:t xml:space="preserve"> of biological processes</w:t>
      </w:r>
      <w:r w:rsidR="00004BE3">
        <w:rPr>
          <w:rFonts w:cstheme="minorHAnsi"/>
          <w:bCs/>
        </w:rPr>
        <w:t xml:space="preserve"> is needed and </w:t>
      </w:r>
      <w:r w:rsidR="00752BC1">
        <w:rPr>
          <w:rFonts w:cstheme="minorHAnsi"/>
          <w:bCs/>
        </w:rPr>
        <w:t xml:space="preserve">these parameters should be </w:t>
      </w:r>
      <w:r w:rsidR="00097987">
        <w:rPr>
          <w:rFonts w:cstheme="minorHAnsi"/>
          <w:bCs/>
        </w:rPr>
        <w:t xml:space="preserve">chosen </w:t>
      </w:r>
      <w:r w:rsidR="008C79F4">
        <w:rPr>
          <w:rFonts w:cstheme="minorHAnsi"/>
          <w:bCs/>
        </w:rPr>
        <w:t>carefully,</w:t>
      </w:r>
      <w:r w:rsidR="00FA0B48">
        <w:rPr>
          <w:rFonts w:cstheme="minorHAnsi"/>
          <w:bCs/>
        </w:rPr>
        <w:t xml:space="preserve"> and their uncertainty acknowledged</w:t>
      </w:r>
      <w:r w:rsidR="007F34E0">
        <w:rPr>
          <w:rFonts w:cstheme="minorHAnsi"/>
          <w:bCs/>
        </w:rPr>
        <w:t xml:space="preserve"> in future </w:t>
      </w:r>
      <w:r w:rsidR="00004BE3">
        <w:rPr>
          <w:rFonts w:cstheme="minorHAnsi"/>
          <w:bCs/>
        </w:rPr>
        <w:t xml:space="preserve">modelling </w:t>
      </w:r>
      <w:r w:rsidR="007F34E0">
        <w:rPr>
          <w:rFonts w:cstheme="minorHAnsi"/>
          <w:bCs/>
        </w:rPr>
        <w:t>studies</w:t>
      </w:r>
      <w:r>
        <w:rPr>
          <w:rFonts w:cstheme="minorHAnsi"/>
          <w:bCs/>
        </w:rPr>
        <w:t xml:space="preserve">. </w:t>
      </w:r>
    </w:p>
    <w:p w14:paraId="141DDC34" w14:textId="6384A6C2" w:rsidR="00751F48" w:rsidRDefault="00C82CDC" w:rsidP="004E0AE6">
      <w:pPr>
        <w:spacing w:line="480" w:lineRule="auto"/>
        <w:ind w:firstLine="284"/>
        <w:jc w:val="both"/>
        <w:rPr>
          <w:rFonts w:cstheme="minorHAnsi"/>
          <w:bCs/>
        </w:rPr>
      </w:pPr>
      <w:r>
        <w:rPr>
          <w:rFonts w:cstheme="minorHAnsi"/>
          <w:bCs/>
        </w:rPr>
        <w:lastRenderedPageBreak/>
        <w:t>T</w:t>
      </w:r>
      <w:r w:rsidR="00751F48" w:rsidRPr="00CB6825">
        <w:rPr>
          <w:rFonts w:cstheme="minorHAnsi"/>
          <w:bCs/>
        </w:rPr>
        <w:t xml:space="preserve">o </w:t>
      </w:r>
      <w:r w:rsidR="00751F48">
        <w:rPr>
          <w:rFonts w:cstheme="minorHAnsi"/>
          <w:bCs/>
        </w:rPr>
        <w:t xml:space="preserve">disentangle temperature effects on background resources and physiological </w:t>
      </w:r>
      <w:r w:rsidR="00F24F32">
        <w:rPr>
          <w:rFonts w:cstheme="minorHAnsi"/>
          <w:bCs/>
        </w:rPr>
        <w:t xml:space="preserve">processes, </w:t>
      </w:r>
      <w:r w:rsidR="00751F48">
        <w:rPr>
          <w:rFonts w:cstheme="minorHAnsi"/>
          <w:bCs/>
        </w:rPr>
        <w:t>we modelled temperature dependence of resources by scaling their parameters with the same general Arrhenius equation</w:t>
      </w:r>
      <w:r w:rsidR="001C23F9">
        <w:rPr>
          <w:rFonts w:cstheme="minorHAnsi"/>
          <w:bCs/>
        </w:rPr>
        <w:t xml:space="preserve"> </w:t>
      </w:r>
      <w:r w:rsidR="005462BC">
        <w:rPr>
          <w:rFonts w:cstheme="minorHAnsi"/>
          <w:bCs/>
        </w:rPr>
        <w:fldChar w:fldCharType="begin"/>
      </w:r>
      <w:r w:rsidR="00587D54">
        <w:rPr>
          <w:rFonts w:cstheme="minorHAnsi"/>
          <w:bCs/>
        </w:rPr>
        <w:instrText xml:space="preserve"> ADDIN ZOTERO_ITEM CSL_CITATION {"citationID":"IT4GT9pG","properties":{"formattedCitation":"(Gillooly {\\i{}et al.} 2001)","plainCitation":"(Gillooly et al. 2001)","noteIndex":0},"citationItems":[{"id":226,"uris":["http://zotero.org/users/6116610/items/AQW7VR9T"],"itemData":{"id":226,"type":"article-journal","container-title":"Science","issue":"293.5538","page":"2248–2251.","title":"Effects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L"}],"issued":{"date-parts":[["2001"]]},"citation-key":"gilloolyEffectsSizeTemperature2001"}}],"schema":"https://github.com/citation-style-language/schema/raw/master/csl-citation.json"} </w:instrText>
      </w:r>
      <w:r w:rsidR="005462BC">
        <w:rPr>
          <w:rFonts w:cstheme="minorHAnsi"/>
          <w:bCs/>
        </w:rPr>
        <w:fldChar w:fldCharType="separate"/>
      </w:r>
      <w:r w:rsidR="005462BC" w:rsidRPr="005462BC">
        <w:t xml:space="preserve">(Gillooly </w:t>
      </w:r>
      <w:r w:rsidR="005462BC" w:rsidRPr="005462BC">
        <w:rPr>
          <w:i/>
          <w:iCs/>
        </w:rPr>
        <w:t>et al.</w:t>
      </w:r>
      <w:r w:rsidR="005462BC" w:rsidRPr="005462BC">
        <w:t xml:space="preserve"> 2001)</w:t>
      </w:r>
      <w:r w:rsidR="005462BC">
        <w:rPr>
          <w:rFonts w:cstheme="minorHAnsi"/>
          <w:bCs/>
        </w:rPr>
        <w:fldChar w:fldCharType="end"/>
      </w:r>
      <w:r w:rsidR="00751F48">
        <w:rPr>
          <w:rFonts w:cstheme="minorHAnsi"/>
          <w:bCs/>
        </w:rPr>
        <w:t xml:space="preserve"> that we used to scale the physiological processes</w:t>
      </w:r>
      <w:r w:rsidR="00004BE3">
        <w:rPr>
          <w:rFonts w:cstheme="minorHAnsi"/>
          <w:bCs/>
        </w:rPr>
        <w:t xml:space="preserve"> in fish</w:t>
      </w:r>
      <w:r w:rsidR="00751F48">
        <w:rPr>
          <w:rFonts w:cstheme="minorHAnsi"/>
          <w:bCs/>
        </w:rPr>
        <w:t xml:space="preserve">. Other similar studies </w:t>
      </w:r>
      <w:r w:rsidR="00DA522B">
        <w:rPr>
          <w:rFonts w:cstheme="minorHAnsi"/>
          <w:bCs/>
        </w:rPr>
        <w:t xml:space="preserve">that use </w:t>
      </w:r>
      <w:r w:rsidR="00751F48">
        <w:rPr>
          <w:rFonts w:cstheme="minorHAnsi"/>
          <w:bCs/>
        </w:rPr>
        <w:t xml:space="preserve">size spectrum models with physiological temperature-dependence instead </w:t>
      </w:r>
      <w:r w:rsidR="00004BE3">
        <w:rPr>
          <w:rFonts w:cstheme="minorHAnsi"/>
          <w:bCs/>
        </w:rPr>
        <w:t xml:space="preserve">import </w:t>
      </w:r>
      <w:r w:rsidR="00751F48">
        <w:rPr>
          <w:rFonts w:cstheme="minorHAnsi"/>
          <w:bCs/>
        </w:rPr>
        <w:t xml:space="preserve">the plankton spectra from </w:t>
      </w:r>
      <w:r w:rsidR="00751F48" w:rsidRPr="00F95139">
        <w:rPr>
          <w:rFonts w:cstheme="minorHAnsi"/>
          <w:bCs/>
        </w:rPr>
        <w:t>climate and earth systems models</w:t>
      </w:r>
      <w:r w:rsidR="00751F48" w:rsidRPr="00536C8B">
        <w:rPr>
          <w:rFonts w:cstheme="minorHAnsi"/>
          <w:bCs/>
        </w:rPr>
        <w:t xml:space="preserve"> </w:t>
      </w:r>
      <w:r w:rsidR="00751F48">
        <w:rPr>
          <w:rFonts w:cstheme="minorHAnsi"/>
          <w:bCs/>
        </w:rPr>
        <w:fldChar w:fldCharType="begin"/>
      </w:r>
      <w:r w:rsidR="00587D54">
        <w:rPr>
          <w:rFonts w:cstheme="minorHAnsi"/>
          <w:bCs/>
        </w:rPr>
        <w:instrText xml:space="preserve"> ADDIN ZOTERO_ITEM CSL_CITATION {"citationID":"05PM1OEI","properties":{"formattedCitation":"(Woodworth-Jefcoats {\\i{}et al.} 2019)","plainCitation":"(Woodworth-Jefcoats et al. 2019)","noteIndex":0},"citationItems":[{"id":838,"uris":["http://zotero.org/users/6116610/items/LUJI7EGU"],"itemData":{"id":838,"type":"article-journal","abstract":"Climate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rFonts w:cstheme="minorHAnsi"/>
          <w:bCs/>
        </w:rPr>
        <w:fldChar w:fldCharType="separate"/>
      </w:r>
      <w:r w:rsidR="00751F48" w:rsidRPr="00283F21">
        <w:t xml:space="preserve">(Woodworth-Jefcoats </w:t>
      </w:r>
      <w:r w:rsidR="00751F48" w:rsidRPr="00283F21">
        <w:rPr>
          <w:i/>
          <w:iCs/>
        </w:rPr>
        <w:t>et al.</w:t>
      </w:r>
      <w:r w:rsidR="00751F48" w:rsidRPr="00283F21">
        <w:t xml:space="preserve"> 2019)</w:t>
      </w:r>
      <w:r w:rsidR="00751F48">
        <w:rPr>
          <w:rFonts w:cstheme="minorHAnsi"/>
          <w:bCs/>
        </w:rPr>
        <w:fldChar w:fldCharType="end"/>
      </w:r>
      <w:r w:rsidR="00751F48">
        <w:rPr>
          <w:rFonts w:cstheme="minorHAnsi"/>
          <w:bCs/>
        </w:rPr>
        <w:t xml:space="preserve"> </w:t>
      </w:r>
      <w:r w:rsidR="00751F48" w:rsidRPr="00536C8B">
        <w:rPr>
          <w:rFonts w:cstheme="minorHAnsi"/>
          <w:bCs/>
        </w:rPr>
        <w:t xml:space="preserve">or from </w:t>
      </w:r>
      <w:r w:rsidR="00751F48">
        <w:rPr>
          <w:rFonts w:cstheme="minorHAnsi"/>
          <w:bCs/>
        </w:rPr>
        <w:t xml:space="preserve">satellite data </w:t>
      </w:r>
      <w:r w:rsidR="00751F48">
        <w:rPr>
          <w:rFonts w:cstheme="minorHAnsi"/>
          <w:bCs/>
        </w:rPr>
        <w:fldChar w:fldCharType="begin"/>
      </w:r>
      <w:r w:rsidR="00587D54">
        <w:rPr>
          <w:rFonts w:cstheme="minorHAnsi"/>
          <w:bCs/>
        </w:rPr>
        <w:instrText xml:space="preserve"> ADDIN ZOTERO_ITEM CSL_CITATION {"citationID":"h6sXbhal","properties":{"formattedCitation":"(Canales {\\i{}et al.} 2016)","plainCitation":"(Canales et al. 2016)","noteIndex":0},"citationItems":[{"id":98,"uris":["http://zotero.org/users/6116610/items/9KKV5V2N"],"itemData":{"id":98,"type":"article-journal","abstract":"Fluctuations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L."}],"editor":[{"family":"Baum","given":"Julia"}],"issued":{"date-parts":[["2016",4]]},"citation-key":"canalesShiftsPlanktonSize2016"}}],"schema":"https://github.com/citation-style-language/schema/raw/master/csl-citation.json"} </w:instrText>
      </w:r>
      <w:r w:rsidR="00751F48">
        <w:rPr>
          <w:rFonts w:cstheme="minorHAnsi"/>
          <w:bCs/>
        </w:rPr>
        <w:fldChar w:fldCharType="separate"/>
      </w:r>
      <w:r w:rsidR="00751F48" w:rsidRPr="00D357DD">
        <w:t xml:space="preserve">(Canales </w:t>
      </w:r>
      <w:r w:rsidR="00751F48" w:rsidRPr="00D357DD">
        <w:rPr>
          <w:i/>
          <w:iCs/>
        </w:rPr>
        <w:t>et al.</w:t>
      </w:r>
      <w:r w:rsidR="00751F48" w:rsidRPr="00D357DD">
        <w:t xml:space="preserve"> 2016)</w:t>
      </w:r>
      <w:r w:rsidR="00751F48">
        <w:rPr>
          <w:rFonts w:cstheme="minorHAnsi"/>
          <w:bCs/>
        </w:rPr>
        <w:fldChar w:fldCharType="end"/>
      </w:r>
      <w:r w:rsidR="00751F48">
        <w:rPr>
          <w:rFonts w:cstheme="minorHAnsi"/>
          <w:bCs/>
        </w:rPr>
        <w:t>.</w:t>
      </w:r>
      <w:r w:rsidR="00751F48" w:rsidRPr="00F95139">
        <w:rPr>
          <w:rFonts w:cstheme="minorHAnsi"/>
          <w:bCs/>
        </w:rPr>
        <w:t xml:space="preserve"> </w:t>
      </w:r>
      <w:r w:rsidR="00751F48" w:rsidRPr="0085566B">
        <w:rPr>
          <w:rFonts w:cstheme="minorHAnsi"/>
          <w:bCs/>
        </w:rPr>
        <w:t>Such approac</w:t>
      </w:r>
      <w:r w:rsidR="00751F48">
        <w:rPr>
          <w:rFonts w:cstheme="minorHAnsi"/>
          <w:bCs/>
        </w:rPr>
        <w:t>hes may lead to predictions that are more relevant for a specific system. However, it also becomes more difficult to separate the mechanisms behind the observed changes</w:t>
      </w:r>
      <w:r w:rsidR="007F1077">
        <w:rPr>
          <w:rFonts w:cstheme="minorHAnsi"/>
          <w:bCs/>
        </w:rPr>
        <w:t xml:space="preserve">, as the resource dynamics </w:t>
      </w:r>
      <w:r w:rsidR="00B42A72">
        <w:rPr>
          <w:rFonts w:cstheme="minorHAnsi"/>
          <w:bCs/>
        </w:rPr>
        <w:t>then are externally forced</w:t>
      </w:r>
      <w:r w:rsidR="00004BE3">
        <w:rPr>
          <w:rFonts w:cstheme="minorHAnsi"/>
          <w:bCs/>
        </w:rPr>
        <w:t xml:space="preserve"> and cannot respond to changes in the modelled food</w:t>
      </w:r>
      <w:r w:rsidR="004637CC">
        <w:rPr>
          <w:rFonts w:cstheme="minorHAnsi"/>
          <w:bCs/>
        </w:rPr>
        <w:t xml:space="preserve"> </w:t>
      </w:r>
      <w:r w:rsidR="00004BE3">
        <w:rPr>
          <w:rFonts w:cstheme="minorHAnsi"/>
          <w:bCs/>
        </w:rPr>
        <w:t>web</w:t>
      </w:r>
      <w:r w:rsidR="00751F48">
        <w:rPr>
          <w:rFonts w:cstheme="minorHAnsi"/>
          <w:bCs/>
        </w:rPr>
        <w:t xml:space="preserve">. Moreover, </w:t>
      </w:r>
      <w:r w:rsidR="00F7379A">
        <w:rPr>
          <w:rFonts w:cstheme="minorHAnsi"/>
          <w:bCs/>
        </w:rPr>
        <w:t>populating</w:t>
      </w:r>
      <w:r w:rsidR="00FA0B48">
        <w:rPr>
          <w:rFonts w:cstheme="minorHAnsi"/>
          <w:bCs/>
        </w:rPr>
        <w:t xml:space="preserve"> </w:t>
      </w:r>
      <w:r w:rsidR="00751F48">
        <w:rPr>
          <w:rFonts w:cstheme="minorHAnsi"/>
          <w:bCs/>
        </w:rPr>
        <w:t xml:space="preserve">a resource size spectrum </w:t>
      </w:r>
      <w:r w:rsidR="00FA0B48">
        <w:rPr>
          <w:rFonts w:cstheme="minorHAnsi"/>
          <w:bCs/>
        </w:rPr>
        <w:t xml:space="preserve">based on </w:t>
      </w:r>
      <w:r w:rsidR="00751F48">
        <w:rPr>
          <w:rFonts w:cstheme="minorHAnsi"/>
          <w:bCs/>
        </w:rPr>
        <w:t xml:space="preserve">observed data can be difficult as observed spectra result </w:t>
      </w:r>
      <w:r w:rsidR="00004BE3">
        <w:rPr>
          <w:rFonts w:cstheme="minorHAnsi"/>
          <w:bCs/>
        </w:rPr>
        <w:t>from</w:t>
      </w:r>
      <w:r w:rsidR="00751F48">
        <w:rPr>
          <w:rFonts w:cstheme="minorHAnsi"/>
          <w:bCs/>
        </w:rPr>
        <w:t xml:space="preserve"> both predation and bottom-up processes. As an alternative, our </w:t>
      </w:r>
      <w:r w:rsidR="00751F48" w:rsidRPr="00107826">
        <w:rPr>
          <w:rFonts w:cstheme="minorHAnsi"/>
          <w:bCs/>
        </w:rPr>
        <w:t xml:space="preserve">approach </w:t>
      </w:r>
      <w:r w:rsidR="00004BE3">
        <w:rPr>
          <w:rFonts w:cstheme="minorHAnsi"/>
          <w:bCs/>
        </w:rPr>
        <w:t>of</w:t>
      </w:r>
      <w:r w:rsidR="00EF5499">
        <w:rPr>
          <w:rFonts w:cstheme="minorHAnsi"/>
          <w:bCs/>
        </w:rPr>
        <w:t xml:space="preserve"> directly </w:t>
      </w:r>
      <w:r w:rsidR="00751F48">
        <w:rPr>
          <w:rFonts w:cstheme="minorHAnsi"/>
          <w:bCs/>
        </w:rPr>
        <w:t>scal</w:t>
      </w:r>
      <w:r w:rsidR="00004BE3">
        <w:rPr>
          <w:rFonts w:cstheme="minorHAnsi"/>
          <w:bCs/>
        </w:rPr>
        <w:t>ing</w:t>
      </w:r>
      <w:r w:rsidR="00751F48">
        <w:rPr>
          <w:rFonts w:cstheme="minorHAnsi"/>
          <w:bCs/>
        </w:rPr>
        <w:t xml:space="preserve"> the carrying capacity or turnover rates of background resources</w:t>
      </w:r>
      <w:r w:rsidR="00004BE3">
        <w:rPr>
          <w:rFonts w:cstheme="minorHAnsi"/>
          <w:bCs/>
        </w:rPr>
        <w:t xml:space="preserve"> with temperature provides a coherent way to model temperature-dependencies across trophic levels</w:t>
      </w:r>
      <w:r w:rsidR="00751F48">
        <w:rPr>
          <w:rFonts w:cstheme="minorHAnsi"/>
          <w:bCs/>
        </w:rPr>
        <w:t>. The resource dynamics are then impacted by any warming-driven changes in predators</w:t>
      </w:r>
      <w:r w:rsidR="004B263F">
        <w:rPr>
          <w:rFonts w:cstheme="minorHAnsi"/>
          <w:bCs/>
        </w:rPr>
        <w:t>, as well as inherent temperature-dependent dynamics</w:t>
      </w:r>
      <w:r w:rsidR="00751F48">
        <w:rPr>
          <w:rFonts w:cstheme="minorHAnsi"/>
          <w:bCs/>
        </w:rPr>
        <w:t xml:space="preserve">, rather than driven by external data </w:t>
      </w:r>
      <w:r w:rsidR="00751F48">
        <w:rPr>
          <w:rFonts w:cstheme="minorHAnsi"/>
          <w:bCs/>
        </w:rPr>
        <w:fldChar w:fldCharType="begin"/>
      </w:r>
      <w:r w:rsidR="00587D54">
        <w:rPr>
          <w:rFonts w:cstheme="minorHAnsi"/>
          <w:bCs/>
        </w:rPr>
        <w:instrText xml:space="preserve"> ADDIN ZOTERO_ITEM CSL_CITATION {"citationID":"1wZkNhrM","properties":{"formattedCitation":"(Canales {\\i{}et al.} 2016)","plainCitation":"(Canales et al. 2016)","noteIndex":0},"citationItems":[{"id":98,"uris":["http://zotero.org/users/6116610/items/9KKV5V2N"],"itemData":{"id":98,"type":"article-journal","abstract":"Fluctuations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L."}],"editor":[{"family":"Baum","given":"Julia"}],"issued":{"date-parts":[["2016",4]]},"citation-key":"canalesShiftsPlanktonSize2016"}}],"schema":"https://github.com/citation-style-language/schema/raw/master/csl-citation.json"} </w:instrText>
      </w:r>
      <w:r w:rsidR="00751F48">
        <w:rPr>
          <w:rFonts w:cstheme="minorHAnsi"/>
          <w:bCs/>
        </w:rPr>
        <w:fldChar w:fldCharType="separate"/>
      </w:r>
      <w:r w:rsidR="00751F48" w:rsidRPr="00803D8A">
        <w:t xml:space="preserve">(Canales </w:t>
      </w:r>
      <w:r w:rsidR="00751F48" w:rsidRPr="00803D8A">
        <w:rPr>
          <w:i/>
          <w:iCs/>
        </w:rPr>
        <w:t>et al.</w:t>
      </w:r>
      <w:r w:rsidR="00751F48" w:rsidRPr="00803D8A">
        <w:t xml:space="preserve"> 2016)</w:t>
      </w:r>
      <w:r w:rsidR="00751F48">
        <w:rPr>
          <w:rFonts w:cstheme="minorHAnsi"/>
          <w:bCs/>
        </w:rPr>
        <w:fldChar w:fldCharType="end"/>
      </w:r>
      <w:r w:rsidR="00751F48" w:rsidRPr="00555F64">
        <w:rPr>
          <w:rFonts w:cstheme="minorHAnsi"/>
          <w:bCs/>
        </w:rPr>
        <w:t xml:space="preserve"> </w:t>
      </w:r>
      <w:r w:rsidR="00751F48">
        <w:rPr>
          <w:rFonts w:cstheme="minorHAnsi"/>
          <w:bCs/>
        </w:rPr>
        <w:t xml:space="preserve">or models (e.g., </w:t>
      </w:r>
      <w:r w:rsidR="00751F48">
        <w:rPr>
          <w:rFonts w:cstheme="minorHAnsi"/>
          <w:bCs/>
        </w:rPr>
        <w:fldChar w:fldCharType="begin"/>
      </w:r>
      <w:r w:rsidR="00587D54">
        <w:rPr>
          <w:rFonts w:cstheme="minorHAnsi"/>
          <w:bCs/>
        </w:rPr>
        <w:instrText xml:space="preserve"> ADDIN ZOTERO_ITEM CSL_CITATION {"citationID":"0XbIBHAM","properties":{"formattedCitation":"(Woodworth-Jefcoats {\\i{}et al.} 2019)","plainCitation":"(Woodworth-Jefcoats et al. 2019)","dontUpdate":true,"noteIndex":0},"citationItems":[{"id":838,"uris":["http://zotero.org/users/6116610/items/LUJI7EGU"],"itemData":{"id":838,"type":"article-journal","abstract":"Climate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rFonts w:cstheme="minorHAnsi"/>
          <w:bCs/>
        </w:rPr>
        <w:fldChar w:fldCharType="separate"/>
      </w:r>
      <w:r w:rsidR="00751F48" w:rsidRPr="008504A2">
        <w:t xml:space="preserve">Woodworth-Jefcoats </w:t>
      </w:r>
      <w:r w:rsidR="00751F48" w:rsidRPr="008504A2">
        <w:rPr>
          <w:i/>
          <w:iCs/>
        </w:rPr>
        <w:t>et al.</w:t>
      </w:r>
      <w:r w:rsidR="00751F48" w:rsidRPr="008504A2">
        <w:t xml:space="preserve"> 2019)</w:t>
      </w:r>
      <w:r w:rsidR="00751F48">
        <w:rPr>
          <w:rFonts w:cstheme="minorHAnsi"/>
          <w:bCs/>
        </w:rPr>
        <w:fldChar w:fldCharType="end"/>
      </w:r>
      <w:r w:rsidR="00751F48">
        <w:rPr>
          <w:rFonts w:cstheme="minorHAnsi"/>
          <w:bCs/>
        </w:rPr>
        <w:t>. On the downside, this approach means relying on many major simplifications with respect to resource dynamics. In addition, our scenarios only include identical temperature dependencies and baseline carrying capacity of pelagic and benthic resource</w:t>
      </w:r>
      <w:r w:rsidR="00B67C5E">
        <w:rPr>
          <w:rFonts w:cstheme="minorHAnsi"/>
          <w:bCs/>
        </w:rPr>
        <w:t>s</w:t>
      </w:r>
      <w:r w:rsidR="00751F48">
        <w:rPr>
          <w:rFonts w:cstheme="minorHAnsi"/>
          <w:bCs/>
        </w:rPr>
        <w:t xml:space="preserve">, and only negative effects of temperature on resource carrying capacity. These may reflect the global decline in primary production </w:t>
      </w:r>
      <w:r w:rsidR="00751F48">
        <w:rPr>
          <w:rFonts w:cstheme="minorHAnsi"/>
          <w:bCs/>
        </w:rPr>
        <w:fldChar w:fldCharType="begin"/>
      </w:r>
      <w:r w:rsidR="00587D54">
        <w:rPr>
          <w:rFonts w:cstheme="minorHAnsi"/>
          <w:bCs/>
        </w:rPr>
        <w:instrText xml:space="preserve"> ADDIN ZOTERO_ITEM CSL_CITATION {"citationID":"SsT95I8A","properties":{"formattedCitation":"(Steinacher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751F48">
        <w:rPr>
          <w:rFonts w:cstheme="minorHAnsi"/>
          <w:bCs/>
        </w:rPr>
        <w:fldChar w:fldCharType="separate"/>
      </w:r>
      <w:r w:rsidR="00751F48" w:rsidRPr="000C6673">
        <w:t xml:space="preserve">(Steinacher </w:t>
      </w:r>
      <w:r w:rsidR="00751F48" w:rsidRPr="000C6673">
        <w:rPr>
          <w:i/>
          <w:iCs/>
        </w:rPr>
        <w:t>et al.</w:t>
      </w:r>
      <w:r w:rsidR="00751F48" w:rsidRPr="000C6673">
        <w:t xml:space="preserve"> 2010)</w:t>
      </w:r>
      <w:r w:rsidR="00751F48">
        <w:rPr>
          <w:rFonts w:cstheme="minorHAnsi"/>
          <w:bCs/>
        </w:rPr>
        <w:fldChar w:fldCharType="end"/>
      </w:r>
      <w:r w:rsidR="00751F48">
        <w:rPr>
          <w:rFonts w:cstheme="minorHAnsi"/>
          <w:bCs/>
        </w:rPr>
        <w:t xml:space="preserve"> commonly predicted by coupled climate </w:t>
      </w:r>
      <w:r w:rsidR="00751F48" w:rsidRPr="002D0C50">
        <w:rPr>
          <w:rFonts w:cstheme="minorHAnsi"/>
          <w:bCs/>
        </w:rPr>
        <w:t>models</w:t>
      </w:r>
      <w:r w:rsidR="00751F48">
        <w:rPr>
          <w:rFonts w:cstheme="minorHAnsi"/>
          <w:bCs/>
        </w:rPr>
        <w:t xml:space="preserve">. It would be straightforward to model increases in </w:t>
      </w:r>
      <w:r w:rsidR="003C211E">
        <w:rPr>
          <w:rFonts w:cstheme="minorHAnsi"/>
          <w:bCs/>
        </w:rPr>
        <w:t>carrying capacity</w:t>
      </w:r>
      <w:r w:rsidR="001A1B24" w:rsidRPr="001A1B24">
        <w:rPr>
          <w:rFonts w:cstheme="minorHAnsi"/>
          <w:bCs/>
        </w:rPr>
        <w:t xml:space="preserve"> </w:t>
      </w:r>
      <w:r w:rsidR="001A1B24">
        <w:rPr>
          <w:rFonts w:cstheme="minorHAnsi"/>
          <w:bCs/>
        </w:rPr>
        <w:t>with our approach by using positive activation energies.</w:t>
      </w:r>
      <w:r w:rsidR="00751F48">
        <w:rPr>
          <w:rFonts w:cstheme="minorHAnsi"/>
          <w:bCs/>
        </w:rPr>
        <w:t xml:space="preserve"> It is also possible to include temperature-effects of the slope of the size spectrum, as this is often found to be negatively related to temperature (e.g.</w:t>
      </w:r>
      <w:r w:rsidR="00746F4E">
        <w:rPr>
          <w:rFonts w:cstheme="minorHAnsi"/>
          <w:bCs/>
        </w:rPr>
        <w:t>,</w:t>
      </w:r>
      <w:r w:rsidR="00751F48">
        <w:rPr>
          <w:rFonts w:cstheme="minorHAnsi"/>
          <w:bCs/>
        </w:rPr>
        <w:t xml:space="preserve"> </w:t>
      </w:r>
      <w:r w:rsidR="00751F48" w:rsidRPr="0098113C">
        <w:rPr>
          <w:rFonts w:ascii="Times" w:hAnsi="Times"/>
        </w:rPr>
        <w:fldChar w:fldCharType="begin"/>
      </w:r>
      <w:r w:rsidR="00587D54">
        <w:rPr>
          <w:rFonts w:ascii="Times" w:hAnsi="Times"/>
        </w:rPr>
        <w:instrText xml:space="preserve"> ADDIN ZOTERO_ITEM CSL_CITATION {"citationID":"ZTbg0ibc","properties":{"formattedCitation":"(Mor\\uc0\\u225{}n {\\i{}et al.} 2010; Yvon\\uc0\\u8208{}Durocher {\\i{}et al.} 2011; Canales {\\i{}et al.} 2016; Woodworth-Jefcoats {\\i{}et al.} 2019)","plainCitation":"(Morán et al. 2010; Yvon</w:instrText>
      </w:r>
      <w:r w:rsidR="00587D54">
        <w:rPr>
          <w:rFonts w:ascii="Cambria Math" w:hAnsi="Cambria Math" w:cs="Cambria Math"/>
        </w:rPr>
        <w:instrText>‐</w:instrText>
      </w:r>
      <w:r w:rsidR="00587D54">
        <w:rPr>
          <w:rFonts w:ascii="Times" w:hAnsi="Times"/>
        </w:rPr>
        <w:instrText>Durocher et al. 2011; Canales et al. 2016; Woodworth-Jefcoats et al. 2019)","noteIndex":0},"citationItems":[{"id":948,"uris":["http://zotero.org/users/6116610/items/XJQXAPJQ"],"itemData":{"id":948,"type":"article-journal","abstract":"Organism size is one of the key determinants of community structure, and its relationship with abundance can describe how biomass is partitioned among the biota within an ecosystem. An outdoor freshwater mesocosm experiment was used to determine how warming of</w:instrText>
      </w:r>
      <w:r w:rsidR="00587D54">
        <w:rPr>
          <w:rFonts w:ascii="Cambria Math" w:hAnsi="Cambria Math" w:cs="Cambria Math"/>
        </w:rPr>
        <w:instrText>∼</w:instrText>
      </w:r>
      <w:r w:rsidR="00587D54">
        <w:rPr>
          <w:rFonts w:ascii="Times" w:hAnsi="Times"/>
        </w:rPr>
        <w:instrText>4 °C would affect the size, biomass and taxonomic structure of planktonic communities. Warming increased the steepness of the community size spectrum by increasing the prevalence of small organisms, primarily within the phytoplankton assemblage and it also reduced the mean and maximum size of phytoplankton by approximately one order of magnitude. The observed shifts in phytoplankton size structure were reflected in changes in phytoplankton community composition, though zooplankton taxonomic composition was unaffected by warming. Furthermore, warming reduced community biomass and total phytoplankton biomass, although zooplankton biomass was unaffected. This resulted in an increase in the zooplankton to phytoplankton biomass ratio in the warmed mesocosms, which could be explained by faster turnover within the phytoplankton assemblages. Overall, warming shifted the distribution of phytoplankton size towards smaller individuals with rapid turnover and low standing biomass, resulting in a reorganization of the biomass structure of the food webs. These results indicate future environmental warming may have profound effects on the structure and functioning of aquatic communities and ecosystems.","container-title":"Global Change Biology","DOI":"10.1111/j.1365-2486.2010.02321.x","ISSN":"1365-2486","issue":"4","language":"en","page":"1681-1694","source":"Wiley Online Library","title":"Warming alters the size spectrum and shifts the distribution of biomass in freshwater ecosystems","volume":"17","author":[{"family":"Yvon</w:instrText>
      </w:r>
      <w:r w:rsidR="00587D54">
        <w:rPr>
          <w:rFonts w:ascii="Cambria Math" w:hAnsi="Cambria Math" w:cs="Cambria Math"/>
        </w:rPr>
        <w:instrText>‐</w:instrText>
      </w:r>
      <w:r w:rsidR="00587D54">
        <w:rPr>
          <w:rFonts w:ascii="Times" w:hAnsi="Times"/>
        </w:rPr>
        <w:instrText>Durocher","given":"Gabriel"},{"family":"Montoya","given":"José M."},{"family":"Trimmer","given":"Mark"},{"family":"Woodward","given":"Guy"}],"issued":{"date-parts":[["2011"]]},"citation-key":"yvon-durocherWarmingAltersSize2011"}},{"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id":798,"uris":["http://zotero.org/users/6116610/items/DZAJLYLT"],"itemData":{"id":798,"type":"article-journal","abstract":"The macroecological relationships among marine phytoplankton total cell density, community size structure and temperature have lacked a theoretical explanation. The tiniest members of this planktonic group comprise cyanobacteria and eukaryotic algae smaller than 2 μm in diameter, collectively known as picophytoplankton. We combine here two ecological rules, the temperature–size relationship with the allometric size-scaling of population abundance to explain a remarkably consistent pattern of increasing picophytoplankton biomass with temperature over the −0.6 to 22 °C range in a merged dataset obtained in the eastern and western temperate North Atlantic Ocean across a diverse range of environmental conditions. Our results show that temperature alone was able to explain 73% of the variance in the relative contribution of small cells to total phytoplankton biomass regardless of differences in trophic status or inorganic nutrient loading. Our analysis predicts a gradual shift toward smaller primary producers in a warmer ocean. Because the fate of photosynthesized organic carbon largely depends on phytoplankton size, we anticipate future alterations in the functioning of oceanic ecosystems.","container-title":"Global Change Biology","DOI":"10.1111/j.1365-2486.2009.01960.x","ISSN":"1365-2486","issue":"3","language":"en","page":"1137-1144","source":"Wiley Online Library","title":"Increasing importance of small phytoplankton in a warmer ocean","volume":"16","author":[{"family":"Morán","given":"Xosé Anxelu G."},{"family":"López</w:instrText>
      </w:r>
      <w:r w:rsidR="00587D54">
        <w:rPr>
          <w:rFonts w:ascii="Cambria Math" w:hAnsi="Cambria Math" w:cs="Cambria Math"/>
        </w:rPr>
        <w:instrText>‐</w:instrText>
      </w:r>
      <w:r w:rsidR="00587D54">
        <w:rPr>
          <w:rFonts w:ascii="Times" w:hAnsi="Times"/>
        </w:rPr>
        <w:instrText>Urrutia","given":"Ángel"},{"family":"Calvo</w:instrText>
      </w:r>
      <w:r w:rsidR="00587D54">
        <w:rPr>
          <w:rFonts w:ascii="Cambria Math" w:hAnsi="Cambria Math" w:cs="Cambria Math"/>
        </w:rPr>
        <w:instrText>‐</w:instrText>
      </w:r>
      <w:r w:rsidR="00587D54">
        <w:rPr>
          <w:rFonts w:ascii="Times" w:hAnsi="Times"/>
        </w:rPr>
        <w:instrText xml:space="preserve">Díaz","given":"Alejandra"},{"family":"Li","given":"William K. W."}],"issued":{"date-parts":[["2010"]]},"citation-key":"moranIncreasingImportanceSmall2010"}}],"schema":"https://github.com/citation-style-language/schema/raw/master/csl-citation.json"} </w:instrText>
      </w:r>
      <w:r w:rsidR="00751F48" w:rsidRPr="0098113C">
        <w:rPr>
          <w:rFonts w:ascii="Times" w:hAnsi="Times"/>
        </w:rPr>
        <w:fldChar w:fldCharType="separate"/>
      </w:r>
      <w:r w:rsidR="00EB7851" w:rsidRPr="00EB7851">
        <w:t xml:space="preserve">(Morán </w:t>
      </w:r>
      <w:r w:rsidR="00EB7851" w:rsidRPr="00EB7851">
        <w:rPr>
          <w:i/>
          <w:iCs/>
        </w:rPr>
        <w:t>et al.</w:t>
      </w:r>
      <w:r w:rsidR="00EB7851" w:rsidRPr="00EB7851">
        <w:t xml:space="preserve"> 2010; </w:t>
      </w:r>
      <w:r w:rsidR="00EB7851" w:rsidRPr="00EB7851">
        <w:lastRenderedPageBreak/>
        <w:t xml:space="preserve">Yvon‐Durocher </w:t>
      </w:r>
      <w:r w:rsidR="00EB7851" w:rsidRPr="00EB7851">
        <w:rPr>
          <w:i/>
          <w:iCs/>
        </w:rPr>
        <w:t>et al.</w:t>
      </w:r>
      <w:r w:rsidR="00EB7851" w:rsidRPr="00EB7851">
        <w:t xml:space="preserve"> 2011; Canales </w:t>
      </w:r>
      <w:r w:rsidR="00EB7851" w:rsidRPr="00EB7851">
        <w:rPr>
          <w:i/>
          <w:iCs/>
        </w:rPr>
        <w:t>et al.</w:t>
      </w:r>
      <w:r w:rsidR="00EB7851" w:rsidRPr="00EB7851">
        <w:t xml:space="preserve"> 2016; Woodworth-Jefcoats </w:t>
      </w:r>
      <w:r w:rsidR="00EB7851" w:rsidRPr="00EB7851">
        <w:rPr>
          <w:i/>
          <w:iCs/>
        </w:rPr>
        <w:t>et al.</w:t>
      </w:r>
      <w:r w:rsidR="00EB7851" w:rsidRPr="00EB7851">
        <w:t xml:space="preserve"> 2019)</w:t>
      </w:r>
      <w:r w:rsidR="00751F48" w:rsidRPr="0098113C">
        <w:rPr>
          <w:rFonts w:ascii="Times" w:hAnsi="Times"/>
        </w:rPr>
        <w:fldChar w:fldCharType="end"/>
      </w:r>
      <w:r w:rsidR="00751F48" w:rsidRPr="00AB0A2A">
        <w:rPr>
          <w:rFonts w:ascii="Times" w:hAnsi="Times"/>
        </w:rPr>
        <w:t xml:space="preserve">, but </w:t>
      </w:r>
      <w:r w:rsidR="00751F48">
        <w:rPr>
          <w:rFonts w:ascii="Times" w:hAnsi="Times"/>
        </w:rPr>
        <w:t xml:space="preserve">see </w:t>
      </w:r>
      <w:r w:rsidR="00751F48" w:rsidRPr="00AB0A2A">
        <w:rPr>
          <w:rFonts w:ascii="Times" w:hAnsi="Times"/>
        </w:rPr>
        <w:t>also</w:t>
      </w:r>
      <w:r w:rsidR="00751F48">
        <w:rPr>
          <w:rFonts w:ascii="Times" w:hAnsi="Times"/>
        </w:rPr>
        <w:t xml:space="preserve"> </w:t>
      </w:r>
      <w:r w:rsidR="00751F48" w:rsidRPr="00AB0A2A">
        <w:rPr>
          <w:rFonts w:ascii="Times" w:hAnsi="Times"/>
        </w:rPr>
        <w:t xml:space="preserve">Barnes </w:t>
      </w:r>
      <w:r w:rsidR="00751F48" w:rsidRPr="00AB0A2A">
        <w:rPr>
          <w:rFonts w:ascii="Times" w:hAnsi="Times"/>
          <w:i/>
          <w:iCs/>
        </w:rPr>
        <w:t>et al.</w:t>
      </w:r>
      <w:r w:rsidR="00751F48" w:rsidRPr="00AB0A2A">
        <w:rPr>
          <w:rFonts w:ascii="Times" w:hAnsi="Times"/>
        </w:rPr>
        <w:t xml:space="preserve"> </w:t>
      </w:r>
      <w:r w:rsidR="00751F48">
        <w:rPr>
          <w:rFonts w:ascii="Times" w:hAnsi="Times"/>
        </w:rPr>
        <w:fldChar w:fldCharType="begin"/>
      </w:r>
      <w:r w:rsidR="00587D54">
        <w:rPr>
          <w:rFonts w:ascii="Times" w:hAnsi="Times"/>
        </w:rPr>
        <w:instrText xml:space="preserve"> ADDIN ZOTERO_ITEM CSL_CITATION {"citationID":"wUD83TVx","properties":{"formattedCitation":"(2011)","plainCitation":"(2011)","noteIndex":0},"citationItems":[{"id":950,"uris":["http://zotero.org/users/6116610/items/IRVJU6NT"],"itemData":{"id":950,"type":"article-journal","abstract":"Abstract.  The size composition of primary producers has a potential influence on the length of marine food chains and carbon sinking rates, thus on the proport","container-title":"Journal of Plankton Research","DOI":"10.1093/plankt/fbq088","ISSN":"0142-7873","issue":"1","journalAbbreviation":"J Plankton Res","language":"en","page":"13-24","source":"academic.oup.com","title":"Predicting marine phytoplankton community size structure from empirical relationships with remotely sensed variables","volume":"33","author":[{"family":"Barnes","given":"Carolyn"},{"family":"Irigoien","given":"Xabier"},{"family":"De Oliveira","given":"José A. A."},{"family":"Maxwell","given":"David"},{"family":"Jennings","given":"Simon"}],"issued":{"date-parts":[["2011",1,1]]},"citation-key":"barnesPredictingMarinePhytoplankton2011"},"suppress-author":true}],"schema":"https://github.com/citation-style-language/schema/raw/master/csl-citation.json"} </w:instrText>
      </w:r>
      <w:r w:rsidR="00751F48">
        <w:rPr>
          <w:rFonts w:ascii="Times" w:hAnsi="Times"/>
        </w:rPr>
        <w:fldChar w:fldCharType="separate"/>
      </w:r>
      <w:r w:rsidR="00751F48">
        <w:rPr>
          <w:rFonts w:ascii="Times" w:hAnsi="Times"/>
        </w:rPr>
        <w:t>(2011)</w:t>
      </w:r>
      <w:r w:rsidR="00751F48">
        <w:rPr>
          <w:rFonts w:ascii="Times" w:hAnsi="Times"/>
        </w:rPr>
        <w:fldChar w:fldCharType="end"/>
      </w:r>
      <w:r w:rsidR="005450A0">
        <w:rPr>
          <w:rFonts w:ascii="Times" w:hAnsi="Times"/>
        </w:rPr>
        <w:t xml:space="preserve"> for a non-significant negative effect on the size-spectrum slo</w:t>
      </w:r>
      <w:r w:rsidR="00916E7D">
        <w:rPr>
          <w:rFonts w:ascii="Times" w:hAnsi="Times"/>
        </w:rPr>
        <w:t>pe</w:t>
      </w:r>
      <w:r w:rsidR="00751F48">
        <w:rPr>
          <w:rFonts w:ascii="Times" w:hAnsi="Times"/>
        </w:rPr>
        <w:t>)</w:t>
      </w:r>
      <w:r w:rsidR="00751F48">
        <w:rPr>
          <w:rFonts w:cstheme="minorHAnsi"/>
          <w:bCs/>
        </w:rPr>
        <w:t xml:space="preserve">. </w:t>
      </w:r>
    </w:p>
    <w:p w14:paraId="6B73C3AF" w14:textId="77777777" w:rsidR="0027046E" w:rsidRDefault="0027046E" w:rsidP="0027046E">
      <w:pPr>
        <w:spacing w:line="480" w:lineRule="auto"/>
        <w:contextualSpacing/>
        <w:jc w:val="both"/>
        <w:rPr>
          <w:rFonts w:cstheme="minorHAnsi"/>
          <w:b/>
        </w:rPr>
      </w:pPr>
    </w:p>
    <w:p w14:paraId="2A332951" w14:textId="39F616D7" w:rsidR="0027046E" w:rsidRPr="00F95139" w:rsidRDefault="0027046E" w:rsidP="0027046E">
      <w:pPr>
        <w:spacing w:line="480" w:lineRule="auto"/>
        <w:contextualSpacing/>
        <w:jc w:val="both"/>
        <w:rPr>
          <w:rFonts w:cstheme="minorHAnsi"/>
          <w:b/>
        </w:rPr>
      </w:pPr>
      <w:r>
        <w:rPr>
          <w:rFonts w:cstheme="minorHAnsi"/>
          <w:b/>
        </w:rPr>
        <w:t>Conclusion</w:t>
      </w:r>
    </w:p>
    <w:p w14:paraId="773B2886" w14:textId="5EABDDEA" w:rsidR="00751F48" w:rsidRDefault="00751F48" w:rsidP="0027046E">
      <w:pPr>
        <w:spacing w:line="480" w:lineRule="auto"/>
        <w:jc w:val="both"/>
        <w:rPr>
          <w:rFonts w:cstheme="minorHAnsi"/>
          <w:bCs/>
        </w:rPr>
      </w:pPr>
      <w:r w:rsidRPr="00E04845">
        <w:rPr>
          <w:rFonts w:cstheme="minorHAnsi"/>
          <w:bCs/>
        </w:rPr>
        <w:t>Ecological</w:t>
      </w:r>
      <w:r>
        <w:rPr>
          <w:rFonts w:cstheme="minorHAnsi"/>
          <w:bCs/>
        </w:rPr>
        <w:t xml:space="preserve"> forecasting is inherently difficult</w:t>
      </w:r>
      <w:r w:rsidR="00ED2D59">
        <w:rPr>
          <w:rFonts w:cstheme="minorHAnsi"/>
          <w:bCs/>
        </w:rPr>
        <w:t xml:space="preserve">, </w:t>
      </w:r>
      <w:r>
        <w:rPr>
          <w:rFonts w:cstheme="minorHAnsi"/>
          <w:bCs/>
        </w:rPr>
        <w:t>and climate change alter</w:t>
      </w:r>
      <w:r w:rsidR="003C41B3">
        <w:rPr>
          <w:rFonts w:cstheme="minorHAnsi"/>
          <w:bCs/>
        </w:rPr>
        <w:t>s</w:t>
      </w:r>
      <w:r>
        <w:rPr>
          <w:rFonts w:cstheme="minorHAnsi"/>
          <w:bCs/>
        </w:rPr>
        <w:t xml:space="preserve"> the already complex causal pathways that drive ecosystem dynamics. </w:t>
      </w:r>
      <w:r w:rsidR="00C05297">
        <w:rPr>
          <w:rFonts w:cstheme="minorHAnsi"/>
          <w:bCs/>
        </w:rPr>
        <w:t>S</w:t>
      </w:r>
      <w:r>
        <w:rPr>
          <w:rFonts w:cstheme="minorHAnsi"/>
          <w:bCs/>
        </w:rPr>
        <w:t>ize spectrum models</w:t>
      </w:r>
      <w:r w:rsidR="000058C9">
        <w:rPr>
          <w:rFonts w:cstheme="minorHAnsi"/>
          <w:bCs/>
        </w:rPr>
        <w:t xml:space="preserve"> </w:t>
      </w:r>
      <w:r w:rsidR="003B1D21">
        <w:rPr>
          <w:rFonts w:cstheme="minorHAnsi"/>
          <w:bCs/>
        </w:rPr>
        <w:t xml:space="preserve">have successfully been used to </w:t>
      </w:r>
      <w:r>
        <w:rPr>
          <w:rFonts w:cstheme="minorHAnsi"/>
          <w:bCs/>
        </w:rPr>
        <w:t>evaluat</w:t>
      </w:r>
      <w:r w:rsidR="00E633C4">
        <w:rPr>
          <w:rFonts w:cstheme="minorHAnsi"/>
          <w:bCs/>
        </w:rPr>
        <w:t>e</w:t>
      </w:r>
      <w:r w:rsidR="00567095">
        <w:rPr>
          <w:rFonts w:cstheme="minorHAnsi"/>
          <w:bCs/>
        </w:rPr>
        <w:t xml:space="preserve"> size-based</w:t>
      </w:r>
      <w:r>
        <w:rPr>
          <w:rFonts w:cstheme="minorHAnsi"/>
          <w:bCs/>
        </w:rPr>
        <w:t xml:space="preserve"> mechanisms and structuring forces in ecosystems </w:t>
      </w:r>
      <w:r>
        <w:rPr>
          <w:rFonts w:cstheme="minorHAnsi"/>
          <w:bCs/>
        </w:rPr>
        <w:fldChar w:fldCharType="begin"/>
      </w:r>
      <w:r w:rsidR="00587D54">
        <w:rPr>
          <w:rFonts w:cstheme="minorHAnsi"/>
          <w:bCs/>
        </w:rPr>
        <w:instrText xml:space="preserve"> ADDIN ZOTERO_ITEM CSL_CITATION {"citationID":"Ztm05NZk","properties":{"formattedCitation":"(Andersen &amp; Pedersen 2009; Szuwalski {\\i{}et al.} 2017; Reum {\\i{}et al.} 2019)","plainCitation":"(Andersen &amp; Pedersen 2009; Szuwalski et al. 2017; Reum et al. 2019)","noteIndex":0},"citationItems":[{"id":44,"uris":["http://zotero.org/users/6116610/items/QAV2VC4L"],"itemData":{"id":44,"type":"article-journal","abstract":"The largest perturbation on upper trophic levels of many marine ecosystems stems from fishing. The reaction of the ecosystem goes beyond the trophic levels directly targeted by the fishery. This reaction has been described either as a change in slope of the overall size spectrum or as a trophic cascade triggered by the removal of top predators. Here we use a novel size- and trait-based model to explore how marine ecosystems might react to perturbations from different types of fishing pressure. The model explicitly resolves the whole life history of fish, from larvae to adults. The results show that fishing does not change the overall slope of the size spectrum, but depletes the largest individuals and induces trophic cascades. A trophic cascade can propagate both up and down in trophic levels driven by a combination of changes in predation mortality and food limitation. The cascade is damped as it comes further away from the perturbed trophic level. Fishing on several trophic levels leads to a disappearance of the signature of the trophic cascade. Differences in fishing patterns among ecosystems might influence whether a trophic cascade is observed.","container-title":"Proceedings of the Royal Society of London B: Biological Sciences","DOI":"10.1098/rspb.2009.1512","issue":"1682","note":"PMID: 19906668","page":"795–802","title":"Damped trophic cascades driven by fishing in model marine ecosystems","volume":"277","author":[{"family":"Andersen","given":"Ken Haste."},{"family":"Pedersen","given":"M"}],"issued":{"date-parts":[["2009"]]},"citation-key":"andersenDampedTrophicCascades2009"}},{"id":341,"uris":["http://zotero.org/users/6116610/items/C99U83E4"],"itemData":{"id":341,"type":"article-journal","abstract":"Indiscriminate and intense fishing has occurred in many marine ecosystems around the world. Although this practice may have negative effects on biodiversity and populations of individual species, it may also increase total fishery productivity by removing predatory fish. We examine the potential for this phenomenon to explain the high reported wild catches in the East China Sea-one of the most productive ecosystems in the world that has also had its catch reporting accuracy and fishery management questioned. We show that reported catches can be approximated using an ecosystem model that allows for trophic cascades (i.e., the depletion of predators and consequent increases in production of their prey). This would be the world's largest known example of marine ecosystem \"engineering\" and suggests that trade-offs between conservation and food production exist. We project that fishing practices could be modified to increase total catches, revenue, and biomass in the East China Sea, but single-species management would decrease both catches and revenue by reversing the trophic cascades. Our results suggest that implementing single-species management in currently lightly managed and highly exploited multispecies fisheries (which account for a large fraction of global fish catch) may result in decreases in global catch. Efforts to reform management in these fisheries will need to consider system wide impacts of changes in management, rather than focusing only on individual species.","container-title":"Proceedings of the National Academy of Sciences","DOI":"10.1073/pnas.1612722114","ISSN":"0027-8424","issue":"4","note":"PMID: 28028218","page":"717–721","title":"High fishery catches through trophic cascades in China","volume":"114","author":[{"family":"Szuwalski","given":"Cody S."},{"family":"Burgess","given":"Matthew G."},{"family":"Costello","given":"Christopher"},{"family":"Gaines","given":"Steven D."}],"issued":{"date-parts":[["2017"]]},"citation-key":"szuwalskiHighFisheryCatches2017"}},{"id":808,"uris":["http://zotero.org/users/6116610/items/HNV3TQNV"],"itemData":{"id":808,"type":"article-journal","container-title":"Oikos","DOI":"10.1111/oik.05630","ISSN":"0030-1299, 1600-0706","issue":"7","journalAbbreviation":"Oikos","language":"en","page":"1051-1064","source":"DOI.org (Crossref)","title":"Species‐specific ontogenetic diet shifts attenuate trophic cascades and lengthen food chains in exploited ecosystems","volume":"128","author":[{"family":"Reum","given":"Jonathan C. P."},{"family":"Blanchard","given":"Julia L."},{"family":"Holsman","given":"Kirstin K."},{"family":"Aydin","given":"Kerim"},{"family":"Punt","given":"André E."}],"issued":{"date-parts":[["2019",7]]},"citation-key":"reumSpeciesSpecificOntogenetic2019"}}],"schema":"https://github.com/citation-style-language/schema/raw/master/csl-citation.json"} </w:instrText>
      </w:r>
      <w:r>
        <w:rPr>
          <w:rFonts w:cstheme="minorHAnsi"/>
          <w:bCs/>
        </w:rPr>
        <w:fldChar w:fldCharType="separate"/>
      </w:r>
      <w:r w:rsidRPr="00493C4F">
        <w:t xml:space="preserve">(Andersen &amp; Pedersen 2009; Szuwalski </w:t>
      </w:r>
      <w:r w:rsidRPr="00493C4F">
        <w:rPr>
          <w:i/>
          <w:iCs/>
        </w:rPr>
        <w:t>et al.</w:t>
      </w:r>
      <w:r w:rsidRPr="00493C4F">
        <w:t xml:space="preserve"> 2017; Reum </w:t>
      </w:r>
      <w:r w:rsidRPr="00493C4F">
        <w:rPr>
          <w:i/>
          <w:iCs/>
        </w:rPr>
        <w:t>et al.</w:t>
      </w:r>
      <w:r w:rsidRPr="00493C4F">
        <w:t xml:space="preserve"> 2019)</w:t>
      </w:r>
      <w:r>
        <w:rPr>
          <w:rFonts w:cstheme="minorHAnsi"/>
          <w:bCs/>
        </w:rPr>
        <w:fldChar w:fldCharType="end"/>
      </w:r>
      <w:r w:rsidR="001E6B86">
        <w:rPr>
          <w:rFonts w:cstheme="minorHAnsi"/>
          <w:bCs/>
        </w:rPr>
        <w:t xml:space="preserve">. In this study, we have </w:t>
      </w:r>
      <w:r w:rsidR="0000055D">
        <w:rPr>
          <w:rFonts w:cstheme="minorHAnsi"/>
          <w:bCs/>
        </w:rPr>
        <w:t>highlight</w:t>
      </w:r>
      <w:r w:rsidR="001E6B86">
        <w:rPr>
          <w:rFonts w:cstheme="minorHAnsi"/>
          <w:bCs/>
        </w:rPr>
        <w:t>ed</w:t>
      </w:r>
      <w:r w:rsidR="0000055D">
        <w:rPr>
          <w:rFonts w:cstheme="minorHAnsi"/>
          <w:bCs/>
        </w:rPr>
        <w:t xml:space="preserve"> </w:t>
      </w:r>
      <w:r w:rsidR="00BA50E3">
        <w:rPr>
          <w:rFonts w:cstheme="minorHAnsi"/>
          <w:bCs/>
        </w:rPr>
        <w:t>the important role of temperature</w:t>
      </w:r>
      <w:r w:rsidR="00C765BC">
        <w:rPr>
          <w:rFonts w:cstheme="minorHAnsi"/>
          <w:bCs/>
        </w:rPr>
        <w:t xml:space="preserve">-dependent </w:t>
      </w:r>
      <w:r w:rsidR="00BA50E3">
        <w:rPr>
          <w:rFonts w:cstheme="minorHAnsi"/>
          <w:bCs/>
        </w:rPr>
        <w:t>individual-level metabolism and feeding rates</w:t>
      </w:r>
      <w:r w:rsidR="00C765BC">
        <w:rPr>
          <w:rFonts w:cstheme="minorHAnsi"/>
          <w:bCs/>
        </w:rPr>
        <w:t xml:space="preserve"> for emerging </w:t>
      </w:r>
      <w:r w:rsidR="00C7205B">
        <w:rPr>
          <w:rFonts w:cstheme="minorHAnsi"/>
          <w:bCs/>
        </w:rPr>
        <w:t xml:space="preserve">size-at-age </w:t>
      </w:r>
      <w:r w:rsidR="00C765BC">
        <w:rPr>
          <w:rFonts w:cstheme="minorHAnsi"/>
          <w:bCs/>
        </w:rPr>
        <w:t xml:space="preserve">patterns that are </w:t>
      </w:r>
      <w:r w:rsidR="00C7205B">
        <w:rPr>
          <w:rFonts w:cstheme="minorHAnsi"/>
          <w:bCs/>
        </w:rPr>
        <w:t xml:space="preserve">in </w:t>
      </w:r>
      <w:r w:rsidR="00083E60">
        <w:rPr>
          <w:rFonts w:cstheme="minorHAnsi"/>
          <w:bCs/>
        </w:rPr>
        <w:t xml:space="preserve">line </w:t>
      </w:r>
      <w:r w:rsidR="00C7205B">
        <w:rPr>
          <w:rFonts w:cstheme="minorHAnsi"/>
          <w:bCs/>
        </w:rPr>
        <w:t xml:space="preserve">with general </w:t>
      </w:r>
      <w:r w:rsidR="00D92645">
        <w:rPr>
          <w:rFonts w:cstheme="minorHAnsi"/>
          <w:bCs/>
        </w:rPr>
        <w:t xml:space="preserve">observations and </w:t>
      </w:r>
      <w:r w:rsidR="00C7205B">
        <w:rPr>
          <w:rFonts w:cstheme="minorHAnsi"/>
          <w:bCs/>
        </w:rPr>
        <w:t>predictions (e.g., with the TSR)</w:t>
      </w:r>
      <w:r w:rsidR="00C765BC">
        <w:rPr>
          <w:rFonts w:cstheme="minorHAnsi"/>
          <w:bCs/>
        </w:rPr>
        <w:t xml:space="preserve">. These also </w:t>
      </w:r>
      <w:r w:rsidR="00C02C25">
        <w:rPr>
          <w:rFonts w:cstheme="minorHAnsi"/>
          <w:bCs/>
        </w:rPr>
        <w:t xml:space="preserve">affect the levels of exploitation that leads to maximum sustainable yields, and the </w:t>
      </w:r>
      <w:r w:rsidR="00B67C5E">
        <w:rPr>
          <w:rFonts w:cstheme="minorHAnsi"/>
          <w:bCs/>
        </w:rPr>
        <w:t xml:space="preserve">corresponding </w:t>
      </w:r>
      <w:r w:rsidR="00C02C25">
        <w:rPr>
          <w:rFonts w:cstheme="minorHAnsi"/>
          <w:bCs/>
        </w:rPr>
        <w:t xml:space="preserve">yields. Hence, </w:t>
      </w:r>
      <w:r w:rsidR="00FA0B48">
        <w:rPr>
          <w:rFonts w:cstheme="minorHAnsi"/>
          <w:bCs/>
        </w:rPr>
        <w:t xml:space="preserve">accounting for </w:t>
      </w:r>
      <w:r w:rsidR="002C7390">
        <w:rPr>
          <w:rFonts w:cstheme="minorHAnsi"/>
          <w:bCs/>
        </w:rPr>
        <w:t>temperature-dependence of both ecological and physiological processes underlying population dynamics</w:t>
      </w:r>
      <w:r w:rsidR="005807E1">
        <w:rPr>
          <w:rFonts w:cstheme="minorHAnsi"/>
          <w:bCs/>
        </w:rPr>
        <w:t xml:space="preserve"> </w:t>
      </w:r>
      <w:r w:rsidR="002C7390">
        <w:rPr>
          <w:rFonts w:cstheme="minorHAnsi"/>
          <w:bCs/>
        </w:rPr>
        <w:t>is</w:t>
      </w:r>
      <w:r w:rsidR="005807E1">
        <w:rPr>
          <w:rFonts w:cstheme="minorHAnsi"/>
          <w:bCs/>
        </w:rPr>
        <w:t xml:space="preserve"> important </w:t>
      </w:r>
      <w:r w:rsidR="00027958">
        <w:rPr>
          <w:rFonts w:cstheme="minorHAnsi"/>
          <w:bCs/>
        </w:rPr>
        <w:t xml:space="preserve">for increasing our </w:t>
      </w:r>
      <w:r w:rsidR="00A757AC">
        <w:rPr>
          <w:rFonts w:cstheme="minorHAnsi"/>
          <w:bCs/>
        </w:rPr>
        <w:t xml:space="preserve">understanding </w:t>
      </w:r>
      <w:r w:rsidR="00097429">
        <w:rPr>
          <w:rFonts w:cstheme="minorHAnsi"/>
          <w:bCs/>
        </w:rPr>
        <w:t xml:space="preserve">of </w:t>
      </w:r>
      <w:r w:rsidR="0014170E">
        <w:rPr>
          <w:rFonts w:cstheme="minorHAnsi"/>
          <w:bCs/>
        </w:rPr>
        <w:t xml:space="preserve">how and by which processes </w:t>
      </w:r>
      <w:r w:rsidR="00183294">
        <w:rPr>
          <w:rFonts w:cstheme="minorHAnsi"/>
          <w:bCs/>
        </w:rPr>
        <w:t xml:space="preserve">climate change </w:t>
      </w:r>
      <w:r w:rsidR="00F82847">
        <w:rPr>
          <w:rFonts w:cstheme="minorHAnsi"/>
          <w:bCs/>
        </w:rPr>
        <w:t xml:space="preserve">affects </w:t>
      </w:r>
      <w:r w:rsidR="006D6C6D">
        <w:rPr>
          <w:rFonts w:cstheme="minorHAnsi"/>
          <w:bCs/>
        </w:rPr>
        <w:t xml:space="preserve">individuals in </w:t>
      </w:r>
      <w:r>
        <w:rPr>
          <w:rFonts w:cstheme="minorHAnsi"/>
          <w:bCs/>
        </w:rPr>
        <w:t>food web</w:t>
      </w:r>
      <w:r w:rsidR="006D6C6D">
        <w:rPr>
          <w:rFonts w:cstheme="minorHAnsi"/>
          <w:bCs/>
        </w:rPr>
        <w:t>s</w:t>
      </w:r>
      <w:r w:rsidR="00B67C5E">
        <w:rPr>
          <w:rFonts w:cstheme="minorHAnsi"/>
          <w:bCs/>
        </w:rPr>
        <w:t xml:space="preserve"> and resulting effects on fisheries yields</w:t>
      </w:r>
      <w:r w:rsidR="008C0ED4">
        <w:rPr>
          <w:rFonts w:cstheme="minorHAnsi"/>
          <w:bCs/>
        </w:rPr>
        <w:t xml:space="preserve">, which is needed </w:t>
      </w:r>
      <w:r w:rsidR="004434B6">
        <w:rPr>
          <w:rFonts w:cstheme="minorHAnsi"/>
          <w:bCs/>
        </w:rPr>
        <w:t>to generalize across systems and into novel condition</w:t>
      </w:r>
      <w:r w:rsidR="002534E4">
        <w:rPr>
          <w:rFonts w:cstheme="minorHAnsi"/>
          <w:bCs/>
        </w:rPr>
        <w:t>s</w:t>
      </w:r>
      <w:r w:rsidR="00867A1C">
        <w:rPr>
          <w:rFonts w:cstheme="minorHAnsi"/>
          <w:bCs/>
        </w:rPr>
        <w:t xml:space="preserve">. </w:t>
      </w:r>
    </w:p>
    <w:p w14:paraId="4ADE862F" w14:textId="77777777" w:rsidR="007A7F9E" w:rsidRPr="00F95139" w:rsidRDefault="007A7F9E" w:rsidP="004E0AE6">
      <w:pPr>
        <w:spacing w:line="480" w:lineRule="auto"/>
        <w:ind w:firstLine="284"/>
        <w:jc w:val="both"/>
        <w:rPr>
          <w:rFonts w:cstheme="minorHAnsi"/>
          <w:b/>
        </w:rPr>
      </w:pPr>
    </w:p>
    <w:p w14:paraId="338E9996" w14:textId="77777777" w:rsidR="00751F48" w:rsidRPr="00F95139" w:rsidRDefault="00751F48" w:rsidP="004E0AE6">
      <w:pPr>
        <w:spacing w:line="480" w:lineRule="auto"/>
        <w:contextualSpacing/>
        <w:jc w:val="both"/>
        <w:rPr>
          <w:rFonts w:cstheme="minorHAnsi"/>
          <w:b/>
        </w:rPr>
      </w:pPr>
      <w:r w:rsidRPr="00F95139">
        <w:rPr>
          <w:rFonts w:cstheme="minorHAnsi"/>
          <w:b/>
        </w:rPr>
        <w:t>Acknowledgements</w:t>
      </w:r>
    </w:p>
    <w:p w14:paraId="00A6E18B" w14:textId="3547C343" w:rsidR="00751F48" w:rsidRDefault="00634CC5" w:rsidP="004E0AE6">
      <w:pPr>
        <w:spacing w:line="480" w:lineRule="auto"/>
        <w:contextualSpacing/>
        <w:jc w:val="both"/>
      </w:pPr>
      <w:r>
        <w:rPr>
          <w:rFonts w:cstheme="minorHAnsi"/>
        </w:rPr>
        <w:t xml:space="preserve">Thanks to </w:t>
      </w:r>
      <w:r w:rsidR="00751F48" w:rsidRPr="00F95139">
        <w:rPr>
          <w:rFonts w:cstheme="minorHAnsi"/>
        </w:rPr>
        <w:t>Romain Forestier and Jonatan Reum for contributing to developing code o</w:t>
      </w:r>
      <w:r w:rsidR="00751F48">
        <w:rPr>
          <w:rFonts w:cstheme="minorHAnsi"/>
        </w:rPr>
        <w:t>n</w:t>
      </w:r>
      <w:r w:rsidR="00751F48" w:rsidRPr="00F95139">
        <w:rPr>
          <w:rFonts w:cstheme="minorHAnsi"/>
        </w:rPr>
        <w:t xml:space="preserve"> temperature-dependence in </w:t>
      </w:r>
      <w:r w:rsidR="00751F48" w:rsidRPr="0017610C">
        <w:rPr>
          <w:rFonts w:cstheme="minorHAnsi"/>
          <w:i/>
          <w:iCs/>
        </w:rPr>
        <w:t>mizer</w:t>
      </w:r>
      <w:r w:rsidR="00751F48" w:rsidRPr="00F95139">
        <w:rPr>
          <w:rFonts w:cstheme="minorHAnsi"/>
        </w:rPr>
        <w:t xml:space="preserve"> during a workshop, </w:t>
      </w:r>
      <w:r w:rsidR="00751F48">
        <w:rPr>
          <w:rFonts w:cstheme="minorHAnsi"/>
        </w:rPr>
        <w:t xml:space="preserve">Ken Haste Andersen for helpful discussion on model calibration, </w:t>
      </w:r>
      <w:r w:rsidR="00751F48" w:rsidRPr="00F95139">
        <w:rPr>
          <w:rFonts w:cstheme="minorHAnsi"/>
        </w:rPr>
        <w:t>Christian Dietrich for providing temperature data</w:t>
      </w:r>
      <w:r w:rsidR="003D0C45">
        <w:rPr>
          <w:rFonts w:cstheme="minorHAnsi"/>
        </w:rPr>
        <w:t xml:space="preserve">. We also thank two anonymous reviewers for feedback that improved the manuscript, </w:t>
      </w:r>
      <w:r w:rsidR="00751F48" w:rsidRPr="00F95139">
        <w:rPr>
          <w:rFonts w:cstheme="minorHAnsi"/>
        </w:rPr>
        <w:t xml:space="preserve">ICES staff and </w:t>
      </w:r>
      <w:r w:rsidR="00312376">
        <w:rPr>
          <w:rFonts w:cstheme="minorHAnsi"/>
        </w:rPr>
        <w:t xml:space="preserve">all </w:t>
      </w:r>
      <w:r w:rsidR="00751F48" w:rsidRPr="00F95139">
        <w:rPr>
          <w:rFonts w:cstheme="minorHAnsi"/>
        </w:rPr>
        <w:t>involved in all stages of data collections</w:t>
      </w:r>
      <w:r w:rsidR="00751F48">
        <w:rPr>
          <w:rFonts w:cstheme="minorHAnsi"/>
        </w:rPr>
        <w:t xml:space="preserve">, </w:t>
      </w:r>
      <w:r w:rsidR="00751F48" w:rsidRPr="00F95139">
        <w:rPr>
          <w:rFonts w:cstheme="minorHAnsi"/>
        </w:rPr>
        <w:t xml:space="preserve">the </w:t>
      </w:r>
      <w:r w:rsidR="00751F48">
        <w:rPr>
          <w:rFonts w:cstheme="minorHAnsi"/>
        </w:rPr>
        <w:t xml:space="preserve">helpful </w:t>
      </w:r>
      <w:r w:rsidR="00751F48" w:rsidRPr="0017610C">
        <w:rPr>
          <w:rFonts w:cstheme="minorHAnsi"/>
          <w:i/>
          <w:iCs/>
        </w:rPr>
        <w:t>mizer</w:t>
      </w:r>
      <w:r w:rsidR="00751F48" w:rsidRPr="00F95139">
        <w:rPr>
          <w:rFonts w:cstheme="minorHAnsi"/>
        </w:rPr>
        <w:t xml:space="preserve"> community</w:t>
      </w:r>
      <w:r w:rsidR="00751F48">
        <w:rPr>
          <w:rFonts w:cstheme="minorHAnsi"/>
        </w:rPr>
        <w:t xml:space="preserve">, </w:t>
      </w:r>
      <w:r w:rsidR="00F56E4D">
        <w:rPr>
          <w:rFonts w:cstheme="minorHAnsi"/>
        </w:rPr>
        <w:t xml:space="preserve">Elizabeth Duskey </w:t>
      </w:r>
      <w:r w:rsidR="00751F48">
        <w:rPr>
          <w:rFonts w:cstheme="minorHAnsi"/>
        </w:rPr>
        <w:t xml:space="preserve">and Magnus Huss for </w:t>
      </w:r>
      <w:r w:rsidR="00751F48" w:rsidRPr="00E528F2">
        <w:rPr>
          <w:rFonts w:cstheme="minorHAnsi"/>
        </w:rPr>
        <w:t xml:space="preserve">providing useful input. </w:t>
      </w:r>
      <w:r w:rsidR="00751F48" w:rsidRPr="00E528F2">
        <w:t xml:space="preserve">This study was supported by grants from the Swedish </w:t>
      </w:r>
      <w:r w:rsidR="00751F48" w:rsidRPr="00E528F2">
        <w:lastRenderedPageBreak/>
        <w:t>Research Council FORMAS (no. 217</w:t>
      </w:r>
      <w:r w:rsidR="00751F48" w:rsidRPr="00E528F2">
        <w:rPr>
          <w:rFonts w:hint="eastAsia"/>
        </w:rPr>
        <w:t>‐</w:t>
      </w:r>
      <w:r w:rsidR="00751F48" w:rsidRPr="00E528F2">
        <w:t>2013</w:t>
      </w:r>
      <w:r w:rsidR="00751F48" w:rsidRPr="00E528F2">
        <w:rPr>
          <w:rFonts w:hint="eastAsia"/>
        </w:rPr>
        <w:t>‐</w:t>
      </w:r>
      <w:r w:rsidR="00751F48" w:rsidRPr="00E528F2">
        <w:t>1315) and the Swedish Research Council (no. 2015</w:t>
      </w:r>
      <w:r w:rsidR="00751F48" w:rsidRPr="00E528F2">
        <w:rPr>
          <w:rFonts w:hint="eastAsia"/>
        </w:rPr>
        <w:t>‐</w:t>
      </w:r>
      <w:r w:rsidR="00751F48" w:rsidRPr="00E528F2">
        <w:t>03752) (both to AG).</w:t>
      </w:r>
    </w:p>
    <w:p w14:paraId="1D274101" w14:textId="77777777" w:rsidR="00751F48" w:rsidRPr="00F95139" w:rsidRDefault="00751F48" w:rsidP="004E0AE6">
      <w:pPr>
        <w:spacing w:line="480" w:lineRule="auto"/>
        <w:contextualSpacing/>
        <w:jc w:val="both"/>
        <w:rPr>
          <w:rFonts w:cstheme="minorHAnsi"/>
        </w:rPr>
      </w:pPr>
    </w:p>
    <w:p w14:paraId="35C8A8AD" w14:textId="77777777" w:rsidR="00751F48" w:rsidRPr="00F95139" w:rsidRDefault="00751F48" w:rsidP="004E0AE6">
      <w:pPr>
        <w:spacing w:line="480" w:lineRule="auto"/>
        <w:contextualSpacing/>
        <w:jc w:val="both"/>
        <w:rPr>
          <w:rFonts w:cstheme="minorHAnsi"/>
          <w:b/>
        </w:rPr>
      </w:pPr>
      <w:r w:rsidRPr="00F95139">
        <w:rPr>
          <w:rFonts w:cstheme="minorHAnsi"/>
          <w:b/>
        </w:rPr>
        <w:t>Author contributions</w:t>
      </w:r>
    </w:p>
    <w:p w14:paraId="6DFBBDDD" w14:textId="3CE64A7C" w:rsidR="00751F48" w:rsidRPr="00F95139" w:rsidRDefault="00751F48" w:rsidP="004E0AE6">
      <w:pPr>
        <w:spacing w:line="480" w:lineRule="auto"/>
        <w:contextualSpacing/>
        <w:jc w:val="both"/>
        <w:rPr>
          <w:rFonts w:cstheme="minorHAnsi"/>
        </w:rPr>
      </w:pPr>
      <w:r w:rsidRPr="00F95139">
        <w:rPr>
          <w:rFonts w:cstheme="minorHAnsi"/>
        </w:rPr>
        <w:t xml:space="preserve">The code was first developed from </w:t>
      </w:r>
      <w:r w:rsidRPr="0017610C">
        <w:rPr>
          <w:rFonts w:cstheme="minorHAnsi"/>
          <w:i/>
          <w:iCs/>
        </w:rPr>
        <w:t>mizer</w:t>
      </w:r>
      <w:r w:rsidRPr="00F95139">
        <w:rPr>
          <w:rFonts w:cstheme="minorHAnsi"/>
        </w:rPr>
        <w:t xml:space="preserve"> </w:t>
      </w:r>
      <w:r w:rsidRPr="00AF32CB">
        <w:rPr>
          <w:rFonts w:cstheme="minorHAnsi"/>
        </w:rPr>
        <w:fldChar w:fldCharType="begin"/>
      </w:r>
      <w:r w:rsidR="009A4E72">
        <w:rPr>
          <w:rFonts w:cstheme="minorHAnsi"/>
        </w:rPr>
        <w:instrText xml:space="preserve"> ADDIN ZOTERO_ITEM CSL_CITATION {"citationID":"WZEHtqVU","properties":{"formattedCitation":"(Scott {\\i{}et al.} 2019)","plainCitation":"(Scott et al. 2019)","noteIndex":0},"citationItems":[{"id":"qiQFbA1o/OiE1fUNb","uris":["http://zotero.org/users/6116610/items/DJUXBZVN"],"itemData":{"id":857,"type":"book","genre":"R","title":"mizer: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F32CB">
        <w:rPr>
          <w:rFonts w:cstheme="minorHAnsi"/>
        </w:rPr>
        <w:fldChar w:fldCharType="separate"/>
      </w:r>
      <w:r w:rsidRPr="00AF32CB">
        <w:t xml:space="preserve">(Scott </w:t>
      </w:r>
      <w:r w:rsidRPr="00AF32CB">
        <w:rPr>
          <w:i/>
          <w:iCs/>
        </w:rPr>
        <w:t>et al.</w:t>
      </w:r>
      <w:r w:rsidRPr="00AF32CB">
        <w:t xml:space="preserve"> 2019)</w:t>
      </w:r>
      <w:r w:rsidRPr="00AF32CB">
        <w:rPr>
          <w:rFonts w:cstheme="minorHAnsi"/>
        </w:rPr>
        <w:fldChar w:fldCharType="end"/>
      </w:r>
      <w:r w:rsidRPr="00F95139">
        <w:rPr>
          <w:rFonts w:cstheme="minorHAnsi"/>
        </w:rPr>
        <w:t xml:space="preserve"> by AA to include multiple background resources, all authors contributed to developing the code to include temperature. ML conceived the idea. All authors contributed to study design.</w:t>
      </w:r>
      <w:r>
        <w:rPr>
          <w:rFonts w:cstheme="minorHAnsi"/>
        </w:rPr>
        <w:t xml:space="preserve"> ML parameterized the model with input from AG.</w:t>
      </w:r>
      <w:r w:rsidRPr="00F95139">
        <w:rPr>
          <w:rFonts w:cstheme="minorHAnsi"/>
        </w:rPr>
        <w:t xml:space="preserve"> ML performed analysis and wrote the first draft. All authors contributed to writing the paper and to revisions. </w:t>
      </w:r>
    </w:p>
    <w:p w14:paraId="6DAFB4AE" w14:textId="77777777" w:rsidR="00751F48" w:rsidRPr="00F95139" w:rsidRDefault="00751F48" w:rsidP="004E0AE6">
      <w:pPr>
        <w:spacing w:line="480" w:lineRule="auto"/>
        <w:contextualSpacing/>
        <w:jc w:val="both"/>
        <w:rPr>
          <w:rFonts w:cstheme="minorHAnsi"/>
        </w:rPr>
      </w:pPr>
    </w:p>
    <w:p w14:paraId="08B3588C" w14:textId="77777777" w:rsidR="00751F48" w:rsidRPr="00B17B53" w:rsidRDefault="00751F48" w:rsidP="004E0AE6">
      <w:pPr>
        <w:spacing w:line="480" w:lineRule="auto"/>
        <w:contextualSpacing/>
        <w:jc w:val="both"/>
        <w:rPr>
          <w:rFonts w:cstheme="minorHAnsi"/>
          <w:b/>
        </w:rPr>
      </w:pPr>
      <w:r w:rsidRPr="00B17B53">
        <w:rPr>
          <w:rFonts w:cstheme="minorHAnsi"/>
          <w:b/>
        </w:rPr>
        <w:t>Data availability</w:t>
      </w:r>
    </w:p>
    <w:p w14:paraId="75B3B2F9" w14:textId="73195228" w:rsidR="000623FA" w:rsidDel="005B781B" w:rsidRDefault="000623FA" w:rsidP="004E0AE6">
      <w:pPr>
        <w:spacing w:line="480" w:lineRule="auto"/>
        <w:contextualSpacing/>
        <w:jc w:val="both"/>
        <w:rPr>
          <w:del w:id="0" w:author="Max Lindmark" w:date="2022-07-12T14:48:00Z"/>
          <w:rFonts w:cstheme="minorHAnsi"/>
        </w:rPr>
      </w:pPr>
      <w:r w:rsidRPr="00220637">
        <w:rPr>
          <w:rFonts w:cstheme="minorHAnsi"/>
        </w:rPr>
        <w:t>All model code (parameterization, calibration and analysis) and data are available on GitHub (</w:t>
      </w:r>
      <w:r w:rsidR="00B64198">
        <w:fldChar w:fldCharType="begin"/>
      </w:r>
      <w:r w:rsidR="00B64198">
        <w:instrText xml:space="preserve"> HYPERLINK "https://github.com/maxlindmark/mizer-rewiring/tree/rewire-temp/baltic" </w:instrText>
      </w:r>
      <w:r w:rsidR="00B64198">
        <w:fldChar w:fldCharType="separate"/>
      </w:r>
      <w:r w:rsidRPr="003831F5">
        <w:rPr>
          <w:rStyle w:val="Hyperlink"/>
          <w:rFonts w:cstheme="minorHAnsi"/>
        </w:rPr>
        <w:t>https://github.com/maxlindmark/mizer-rewiring/tree/rewire-temp/baltic</w:t>
      </w:r>
      <w:r w:rsidR="00B64198">
        <w:rPr>
          <w:rStyle w:val="Hyperlink"/>
          <w:rFonts w:cstheme="minorHAnsi"/>
        </w:rPr>
        <w:fldChar w:fldCharType="end"/>
      </w:r>
      <w:r w:rsidRPr="00220637">
        <w:rPr>
          <w:rFonts w:cstheme="minorHAnsi"/>
        </w:rPr>
        <w:t xml:space="preserve">) and </w:t>
      </w:r>
      <w:r w:rsidR="00277759" w:rsidRPr="00FC1A0D">
        <w:rPr>
          <w:rFonts w:cstheme="minorHAnsi"/>
          <w:lang w:val="en-US"/>
        </w:rPr>
        <w:t>have</w:t>
      </w:r>
      <w:r w:rsidRPr="00220637">
        <w:rPr>
          <w:rFonts w:cstheme="minorHAnsi"/>
        </w:rPr>
        <w:t xml:space="preserve"> be</w:t>
      </w:r>
      <w:proofErr w:type="spellStart"/>
      <w:r w:rsidR="00277759" w:rsidRPr="00FC1A0D">
        <w:rPr>
          <w:rFonts w:cstheme="minorHAnsi"/>
          <w:lang w:val="en-US"/>
        </w:rPr>
        <w:t>en</w:t>
      </w:r>
      <w:proofErr w:type="spellEnd"/>
      <w:r w:rsidRPr="00220637">
        <w:rPr>
          <w:rFonts w:cstheme="minorHAnsi"/>
        </w:rPr>
        <w:t xml:space="preserve"> deposited on </w:t>
      </w:r>
      <w:del w:id="1" w:author="Max Lindmark" w:date="2022-07-12T14:48:00Z">
        <w:r w:rsidRPr="00220637" w:rsidDel="005B781B">
          <w:rPr>
            <w:rFonts w:cstheme="minorHAnsi"/>
          </w:rPr>
          <w:delText>Zenodo</w:delText>
        </w:r>
        <w:r w:rsidR="00277759" w:rsidRPr="00FC1A0D" w:rsidDel="005B781B">
          <w:rPr>
            <w:rFonts w:cstheme="minorHAnsi"/>
            <w:lang w:val="en-US"/>
          </w:rPr>
          <w:delText xml:space="preserve"> (</w:delText>
        </w:r>
        <w:r w:rsidR="005B781B" w:rsidDel="005B781B">
          <w:rPr>
            <w:rFonts w:cstheme="minorHAnsi"/>
            <w:lang w:val="en-US"/>
          </w:rPr>
          <w:fldChar w:fldCharType="begin"/>
        </w:r>
        <w:r w:rsidR="005B781B" w:rsidDel="005B781B">
          <w:rPr>
            <w:rFonts w:cstheme="minorHAnsi"/>
            <w:lang w:val="en-US"/>
          </w:rPr>
          <w:delInstrText xml:space="preserve"> HYPERLINK "</w:delInstrText>
        </w:r>
        <w:r w:rsidR="005B781B" w:rsidRPr="005B781B" w:rsidDel="005B781B">
          <w:rPr>
            <w:rFonts w:cstheme="minorHAnsi"/>
            <w:lang w:val="en-US"/>
          </w:rPr>
          <w:delInstrText>https://doi.org/10.5281/zenodo.6821804</w:delInstrText>
        </w:r>
        <w:r w:rsidR="005B781B" w:rsidDel="005B781B">
          <w:rPr>
            <w:rFonts w:cstheme="minorHAnsi"/>
            <w:lang w:val="en-US"/>
          </w:rPr>
          <w:delInstrText xml:space="preserve">" </w:delInstrText>
        </w:r>
        <w:r w:rsidR="005B781B" w:rsidDel="005B781B">
          <w:rPr>
            <w:rFonts w:cstheme="minorHAnsi"/>
            <w:lang w:val="en-US"/>
          </w:rPr>
          <w:fldChar w:fldCharType="separate"/>
        </w:r>
        <w:r w:rsidR="005B781B" w:rsidRPr="00025A3E" w:rsidDel="005B781B">
          <w:rPr>
            <w:rStyle w:val="Hyperlink"/>
            <w:rFonts w:cstheme="minorHAnsi"/>
            <w:lang w:val="en-US"/>
          </w:rPr>
          <w:delText>https://doi.org/10.5281/zeno</w:delText>
        </w:r>
        <w:r w:rsidR="005B781B" w:rsidRPr="00025A3E" w:rsidDel="005B781B">
          <w:rPr>
            <w:rStyle w:val="Hyperlink"/>
            <w:rFonts w:cstheme="minorHAnsi"/>
            <w:lang w:val="en-US"/>
          </w:rPr>
          <w:delText>d</w:delText>
        </w:r>
        <w:r w:rsidR="005B781B" w:rsidRPr="00025A3E" w:rsidDel="005B781B">
          <w:rPr>
            <w:rStyle w:val="Hyperlink"/>
            <w:rFonts w:cstheme="minorHAnsi"/>
            <w:lang w:val="en-US"/>
          </w:rPr>
          <w:delText>o.68</w:delText>
        </w:r>
        <w:r w:rsidR="005B781B" w:rsidDel="005B781B">
          <w:rPr>
            <w:rStyle w:val="Hyperlink"/>
            <w:rFonts w:cstheme="minorHAnsi"/>
            <w:lang w:val="en-US"/>
          </w:rPr>
          <w:delText>21926</w:delText>
        </w:r>
        <w:r w:rsidR="005B781B" w:rsidDel="005B781B">
          <w:rPr>
            <w:rFonts w:cstheme="minorHAnsi"/>
            <w:lang w:val="en-US"/>
          </w:rPr>
          <w:fldChar w:fldCharType="end"/>
        </w:r>
        <w:r w:rsidR="00277759" w:rsidRPr="00FC1A0D" w:rsidDel="005B781B">
          <w:rPr>
            <w:rFonts w:cstheme="minorHAnsi"/>
            <w:lang w:val="en-US"/>
          </w:rPr>
          <w:delText>)</w:delText>
        </w:r>
        <w:r w:rsidRPr="00220637" w:rsidDel="005B781B">
          <w:rPr>
            <w:rFonts w:cstheme="minorHAnsi"/>
          </w:rPr>
          <w:delText>.</w:delText>
        </w:r>
      </w:del>
    </w:p>
    <w:p w14:paraId="016D4C46" w14:textId="3C073FDF" w:rsidR="005B781B" w:rsidRPr="005B781B" w:rsidRDefault="005B781B" w:rsidP="005B781B">
      <w:pPr>
        <w:spacing w:line="480" w:lineRule="auto"/>
        <w:contextualSpacing/>
        <w:jc w:val="both"/>
        <w:rPr>
          <w:ins w:id="2" w:author="Max Lindmark" w:date="2022-07-12T14:47:00Z"/>
          <w:rFonts w:cstheme="minorHAnsi"/>
          <w:lang w:val="en-US"/>
          <w:rPrChange w:id="3" w:author="Max Lindmark" w:date="2022-07-12T14:48:00Z">
            <w:rPr>
              <w:ins w:id="4" w:author="Max Lindmark" w:date="2022-07-12T14:47:00Z"/>
              <w:rFonts w:cstheme="minorHAnsi"/>
            </w:rPr>
          </w:rPrChange>
        </w:rPr>
      </w:pPr>
      <w:proofErr w:type="spellStart"/>
      <w:ins w:id="5" w:author="Max Lindmark" w:date="2022-07-12T14:48:00Z">
        <w:r w:rsidRPr="005B781B">
          <w:rPr>
            <w:rFonts w:cstheme="minorHAnsi"/>
            <w:lang w:val="en-US"/>
            <w:rPrChange w:id="6" w:author="Max Lindmark" w:date="2022-07-12T14:48:00Z">
              <w:rPr>
                <w:rFonts w:cstheme="minorHAnsi"/>
                <w:lang w:val="sv-SE"/>
              </w:rPr>
            </w:rPrChange>
          </w:rPr>
          <w:t>Ze</w:t>
        </w:r>
        <w:r>
          <w:rPr>
            <w:rFonts w:cstheme="minorHAnsi"/>
            <w:lang w:val="en-US"/>
          </w:rPr>
          <w:t>nodo</w:t>
        </w:r>
        <w:proofErr w:type="spellEnd"/>
        <w:r>
          <w:rPr>
            <w:rFonts w:cstheme="minorHAnsi"/>
            <w:lang w:val="en-US"/>
          </w:rPr>
          <w:t xml:space="preserve"> ()</w:t>
        </w:r>
      </w:ins>
    </w:p>
    <w:p w14:paraId="5569BE80" w14:textId="4E458997" w:rsidR="005B781B" w:rsidRDefault="005B781B" w:rsidP="004E0AE6">
      <w:pPr>
        <w:spacing w:line="480" w:lineRule="auto"/>
        <w:contextualSpacing/>
        <w:jc w:val="both"/>
        <w:rPr>
          <w:rFonts w:cstheme="minorHAnsi"/>
          <w:lang w:val="en-US"/>
        </w:rPr>
      </w:pPr>
    </w:p>
    <w:p w14:paraId="3ACCB706" w14:textId="7E56ED50" w:rsidR="00751F48" w:rsidRDefault="00751F48" w:rsidP="004E0AE6">
      <w:pPr>
        <w:spacing w:line="480" w:lineRule="auto"/>
        <w:contextualSpacing/>
        <w:jc w:val="both"/>
        <w:rPr>
          <w:rFonts w:cstheme="minorHAnsi"/>
          <w:b/>
        </w:rPr>
      </w:pPr>
      <w:r w:rsidRPr="00F95139">
        <w:rPr>
          <w:rFonts w:cstheme="minorHAnsi"/>
          <w:b/>
        </w:rPr>
        <w:t>References</w:t>
      </w:r>
    </w:p>
    <w:p w14:paraId="15EAEAC1" w14:textId="77777777" w:rsidR="00E25B75" w:rsidRPr="00E25B75" w:rsidRDefault="009A1267" w:rsidP="00E25B75">
      <w:pPr>
        <w:pStyle w:val="Bibliography"/>
      </w:pPr>
      <w:r>
        <w:t xml:space="preserve"> </w:t>
      </w:r>
      <w:r w:rsidR="009A4E72">
        <w:fldChar w:fldCharType="begin"/>
      </w:r>
      <w:r w:rsidR="009A4E72">
        <w:instrText xml:space="preserve"> ADDIN ZOTERO_BIBL {"uncited":[],"omitted":[],"custom":[]} CSL_BIBLIOGRAPHY </w:instrText>
      </w:r>
      <w:r w:rsidR="009A4E72">
        <w:fldChar w:fldCharType="separate"/>
      </w:r>
      <w:r w:rsidR="00E25B75" w:rsidRPr="00E25B75">
        <w:t xml:space="preserve">Andersen, K.H. (2019). </w:t>
      </w:r>
      <w:r w:rsidR="00E25B75" w:rsidRPr="00E25B75">
        <w:rPr>
          <w:i/>
          <w:iCs/>
        </w:rPr>
        <w:t>Fish Ecology, Evolution, and Exploitation: A New Theoretical Synthesis</w:t>
      </w:r>
      <w:r w:rsidR="00E25B75" w:rsidRPr="00E25B75">
        <w:t>. Princeton University Press.</w:t>
      </w:r>
    </w:p>
    <w:p w14:paraId="703CA81B" w14:textId="77777777" w:rsidR="00E25B75" w:rsidRPr="00C14B62" w:rsidRDefault="00E25B75" w:rsidP="00E25B75">
      <w:pPr>
        <w:pStyle w:val="Bibliography"/>
        <w:rPr>
          <w:lang w:val="sv-SE"/>
        </w:rPr>
      </w:pPr>
      <w:r w:rsidRPr="00E25B75">
        <w:t xml:space="preserve">Andersen, K.H., Berge, T., Gonçalves, R.J., Hartvig, M., Heuschele, J., Hylander, S., </w:t>
      </w:r>
      <w:r w:rsidRPr="00E25B75">
        <w:rPr>
          <w:i/>
          <w:iCs/>
        </w:rPr>
        <w:t>et al.</w:t>
      </w:r>
      <w:r w:rsidRPr="00E25B75">
        <w:t xml:space="preserve"> (2016). Characteristic Sizes of Life in the Oceans, from Bacteria to Whales. </w:t>
      </w:r>
      <w:r w:rsidRPr="00C14B62">
        <w:rPr>
          <w:i/>
          <w:iCs/>
          <w:lang w:val="sv-SE"/>
        </w:rPr>
        <w:t>Ann Rev Mar Sci</w:t>
      </w:r>
      <w:r w:rsidRPr="00C14B62">
        <w:rPr>
          <w:lang w:val="sv-SE"/>
        </w:rPr>
        <w:t>, 8, 217–241.</w:t>
      </w:r>
    </w:p>
    <w:p w14:paraId="620A0446" w14:textId="77777777" w:rsidR="00E25B75" w:rsidRPr="00E25B75" w:rsidRDefault="00E25B75" w:rsidP="00E25B75">
      <w:pPr>
        <w:pStyle w:val="Bibliography"/>
      </w:pPr>
      <w:r w:rsidRPr="00C14B62">
        <w:rPr>
          <w:lang w:val="sv-SE"/>
        </w:rPr>
        <w:t xml:space="preserve">Andersen, K.H. &amp; Beyer, J.E. (2006). </w:t>
      </w:r>
      <w:r w:rsidRPr="00E25B75">
        <w:t xml:space="preserve">Asymptotic Size Determines Species Abundance in the Marine Size Spectrum. </w:t>
      </w:r>
      <w:r w:rsidRPr="00E25B75">
        <w:rPr>
          <w:i/>
          <w:iCs/>
        </w:rPr>
        <w:t>The American Naturalist</w:t>
      </w:r>
      <w:r w:rsidRPr="00E25B75">
        <w:t>, 168, 8.</w:t>
      </w:r>
    </w:p>
    <w:p w14:paraId="3552E3FF" w14:textId="77777777" w:rsidR="00E25B75" w:rsidRPr="00E25B75" w:rsidRDefault="00E25B75" w:rsidP="00E25B75">
      <w:pPr>
        <w:pStyle w:val="Bibliography"/>
      </w:pPr>
      <w:r w:rsidRPr="00E25B75">
        <w:t xml:space="preserve">Andersen, K.Haste. &amp; Pedersen, M. (2009). Damped trophic cascades driven by fishing in model marine ecosystems. </w:t>
      </w:r>
      <w:r w:rsidRPr="00E25B75">
        <w:rPr>
          <w:i/>
          <w:iCs/>
        </w:rPr>
        <w:t>Proceedings of the Royal Society of London B: Biological Sciences</w:t>
      </w:r>
      <w:r w:rsidRPr="00E25B75">
        <w:t>, 277, 795–802.</w:t>
      </w:r>
    </w:p>
    <w:p w14:paraId="48017D0F" w14:textId="77777777" w:rsidR="00E25B75" w:rsidRPr="00E25B75" w:rsidRDefault="00E25B75" w:rsidP="00E25B75">
      <w:pPr>
        <w:pStyle w:val="Bibliography"/>
      </w:pPr>
      <w:r w:rsidRPr="00E25B75">
        <w:t xml:space="preserve">Atkinson, D. (1994). Temperature and organism size—A biological law for ectotherms? In: </w:t>
      </w:r>
      <w:r w:rsidRPr="00E25B75">
        <w:rPr>
          <w:i/>
          <w:iCs/>
        </w:rPr>
        <w:t>Advances in Ecological Research</w:t>
      </w:r>
      <w:r w:rsidRPr="00E25B75">
        <w:t>. Elsevier, pp. 1–58.</w:t>
      </w:r>
    </w:p>
    <w:p w14:paraId="7C2796F7" w14:textId="77777777" w:rsidR="00E25B75" w:rsidRPr="00E25B75" w:rsidRDefault="00E25B75" w:rsidP="00E25B75">
      <w:pPr>
        <w:pStyle w:val="Bibliography"/>
      </w:pPr>
      <w:r w:rsidRPr="00E25B75">
        <w:t xml:space="preserve">Audzijonyte, A., Barneche, D.R., Baudron, A.R., Belmaker, J., Clark, T.D., Marshall, C.T., </w:t>
      </w:r>
      <w:r w:rsidRPr="00E25B75">
        <w:rPr>
          <w:i/>
          <w:iCs/>
        </w:rPr>
        <w:t>et al.</w:t>
      </w:r>
      <w:r w:rsidRPr="00E25B75">
        <w:t xml:space="preserve"> (2019). Is oxygen limitation in warming waters a valid mechanism to explain decreased body sizes in aquatic ectotherms? </w:t>
      </w:r>
      <w:r w:rsidRPr="00E25B75">
        <w:rPr>
          <w:i/>
          <w:iCs/>
        </w:rPr>
        <w:t>Global Ecology and Biogeography</w:t>
      </w:r>
      <w:r w:rsidRPr="00E25B75">
        <w:t>, 28, 64–77.</w:t>
      </w:r>
    </w:p>
    <w:p w14:paraId="15D77EDD" w14:textId="77777777" w:rsidR="00E25B75" w:rsidRPr="00E25B75" w:rsidRDefault="00E25B75" w:rsidP="00E25B75">
      <w:pPr>
        <w:pStyle w:val="Bibliography"/>
      </w:pPr>
      <w:r w:rsidRPr="00E25B75">
        <w:lastRenderedPageBreak/>
        <w:t xml:space="preserve">Audzijonyte, A., Kuparinen, A., Gorton, R. &amp; Fulton, E.A. (2013). Ecological consequences of body size decline in harvested fish species: positive feedback loops in trophic interactions amplify human impact. </w:t>
      </w:r>
      <w:r w:rsidRPr="00E25B75">
        <w:rPr>
          <w:i/>
          <w:iCs/>
        </w:rPr>
        <w:t>Biology Letters</w:t>
      </w:r>
      <w:r w:rsidRPr="00E25B75">
        <w:t>, 9, 20121103.</w:t>
      </w:r>
    </w:p>
    <w:p w14:paraId="072AA4F4" w14:textId="77777777" w:rsidR="00E25B75" w:rsidRPr="00E25B75" w:rsidRDefault="00E25B75" w:rsidP="00E25B75">
      <w:pPr>
        <w:pStyle w:val="Bibliography"/>
      </w:pPr>
      <w:r w:rsidRPr="00E25B75">
        <w:t xml:space="preserve">Audzijonyte, A., Richards, S.A., Stuart-Smith, R.D., Pecl, G., Edgar, G.J., Barrett, N.S., </w:t>
      </w:r>
      <w:r w:rsidRPr="00E25B75">
        <w:rPr>
          <w:i/>
          <w:iCs/>
        </w:rPr>
        <w:t>et al.</w:t>
      </w:r>
      <w:r w:rsidRPr="00E25B75">
        <w:t xml:space="preserve"> (2020). Fish body sizes change with temperature but not all species shrink with warming. </w:t>
      </w:r>
      <w:r w:rsidRPr="00E25B75">
        <w:rPr>
          <w:i/>
          <w:iCs/>
        </w:rPr>
        <w:t>Nat Ecol Evol</w:t>
      </w:r>
      <w:r w:rsidRPr="00E25B75">
        <w:t>, 4, 809–814.</w:t>
      </w:r>
    </w:p>
    <w:p w14:paraId="0A06CEC1" w14:textId="77777777" w:rsidR="00E25B75" w:rsidRPr="00E25B75" w:rsidRDefault="00E25B75" w:rsidP="00E25B75">
      <w:pPr>
        <w:pStyle w:val="Bibliography"/>
      </w:pPr>
      <w:r w:rsidRPr="00E25B75">
        <w:t xml:space="preserve">Barange, M., Merino, G., Blanchard, J.L., Scholtens, J., Harle, J., Allison, E.H., </w:t>
      </w:r>
      <w:r w:rsidRPr="00E25B75">
        <w:rPr>
          <w:i/>
          <w:iCs/>
        </w:rPr>
        <w:t>et al.</w:t>
      </w:r>
      <w:r w:rsidRPr="00E25B75">
        <w:t xml:space="preserve"> (2014). Impacts of climate change on marine ecosystem production in societies dependent on fisheries. </w:t>
      </w:r>
      <w:r w:rsidRPr="00E25B75">
        <w:rPr>
          <w:i/>
          <w:iCs/>
        </w:rPr>
        <w:t>Nature Clim Change</w:t>
      </w:r>
      <w:r w:rsidRPr="00E25B75">
        <w:t>, 4, 211–216.</w:t>
      </w:r>
    </w:p>
    <w:p w14:paraId="423678BC" w14:textId="77777777" w:rsidR="00E25B75" w:rsidRPr="00E25B75" w:rsidRDefault="00E25B75" w:rsidP="00E25B75">
      <w:pPr>
        <w:pStyle w:val="Bibliography"/>
      </w:pPr>
      <w:r w:rsidRPr="00E25B75">
        <w:t xml:space="preserve">Barneche, D.R., Jahn, M. &amp; Seebacher, F. (2019). Warming increases the cost of growth in a model vertebrate. </w:t>
      </w:r>
      <w:r w:rsidRPr="00E25B75">
        <w:rPr>
          <w:i/>
          <w:iCs/>
        </w:rPr>
        <w:t>Functional Ecology</w:t>
      </w:r>
      <w:r w:rsidRPr="00E25B75">
        <w:t>, 33, 1256–1266.</w:t>
      </w:r>
    </w:p>
    <w:p w14:paraId="3EC2AE19" w14:textId="77777777" w:rsidR="00E25B75" w:rsidRPr="00E25B75" w:rsidRDefault="00E25B75" w:rsidP="00E25B75">
      <w:pPr>
        <w:pStyle w:val="Bibliography"/>
      </w:pPr>
      <w:r w:rsidRPr="00E25B75">
        <w:t xml:space="preserve">Barnes, C., Irigoien, X., De Oliveira, J.A.A., Maxwell, D. &amp; Jennings, S. (2011). Predicting marine phytoplankton community size structure from empirical relationships with remotely sensed variables. </w:t>
      </w:r>
      <w:r w:rsidRPr="00E25B75">
        <w:rPr>
          <w:i/>
          <w:iCs/>
        </w:rPr>
        <w:t>J Plankton Res</w:t>
      </w:r>
      <w:r w:rsidRPr="00E25B75">
        <w:t>, 33, 13–24.</w:t>
      </w:r>
    </w:p>
    <w:p w14:paraId="4D9DBAD7" w14:textId="77777777" w:rsidR="00E25B75" w:rsidRPr="00E25B75" w:rsidRDefault="00E25B75" w:rsidP="00E25B75">
      <w:pPr>
        <w:pStyle w:val="Bibliography"/>
      </w:pPr>
      <w:r w:rsidRPr="00E25B75">
        <w:t xml:space="preserve">Baudron, A.R., Needle, C.L., Rijnsdorp, A.D. &amp; Marshall, C.T. (2014). Warming temperatures and smaller body sizes: synchronous changes in growth of North Sea fishes. </w:t>
      </w:r>
      <w:r w:rsidRPr="00E25B75">
        <w:rPr>
          <w:i/>
          <w:iCs/>
        </w:rPr>
        <w:t>Global Change Biology</w:t>
      </w:r>
      <w:r w:rsidRPr="00E25B75">
        <w:t>, 20, 1023–1031.</w:t>
      </w:r>
    </w:p>
    <w:p w14:paraId="3715A811" w14:textId="77777777" w:rsidR="00E25B75" w:rsidRPr="00E25B75" w:rsidRDefault="00E25B75" w:rsidP="00E25B75">
      <w:pPr>
        <w:pStyle w:val="Bibliography"/>
      </w:pPr>
      <w:r w:rsidRPr="00E25B75">
        <w:t xml:space="preserve">Belkin, I.M. (2009). Rapid warming of large marine ecosystems. </w:t>
      </w:r>
      <w:r w:rsidRPr="00E25B75">
        <w:rPr>
          <w:i/>
          <w:iCs/>
        </w:rPr>
        <w:t>Progress in Oceanography</w:t>
      </w:r>
      <w:r w:rsidRPr="00E25B75">
        <w:t>, 81, 207–213.</w:t>
      </w:r>
    </w:p>
    <w:p w14:paraId="54DD6579" w14:textId="77777777" w:rsidR="00E25B75" w:rsidRPr="00E25B75" w:rsidRDefault="00E25B75" w:rsidP="00E25B75">
      <w:pPr>
        <w:pStyle w:val="Bibliography"/>
      </w:pPr>
      <w:r w:rsidRPr="00E25B75">
        <w:t xml:space="preserve">Bernhardt, J.R., Sunday, J.M. &amp; O’Connor, M.I. (2018). Metabolic Theory and the Temperature-Size Rule Explain the Temperature Dependence of Population Carrying Capacity. </w:t>
      </w:r>
      <w:r w:rsidRPr="00E25B75">
        <w:rPr>
          <w:i/>
          <w:iCs/>
        </w:rPr>
        <w:t>The American Naturalist</w:t>
      </w:r>
      <w:r w:rsidRPr="00E25B75">
        <w:t>, 192, 687–697.</w:t>
      </w:r>
    </w:p>
    <w:p w14:paraId="4C8AAFDE" w14:textId="77777777" w:rsidR="00E25B75" w:rsidRPr="00E25B75" w:rsidRDefault="00E25B75" w:rsidP="00E25B75">
      <w:pPr>
        <w:pStyle w:val="Bibliography"/>
      </w:pPr>
      <w:r w:rsidRPr="00E25B75">
        <w:t xml:space="preserve">Blanchard, J.L., Andersen, K.H., Scott, F., Hintzen, N.T., Piet, G. &amp; Jennings, S. (2014). Evaluating targets and trade-offs among fisheries and conservation objectives using a multispecies size spectrum model. </w:t>
      </w:r>
      <w:r w:rsidRPr="00E25B75">
        <w:rPr>
          <w:i/>
          <w:iCs/>
        </w:rPr>
        <w:t>Journal of Applied Ecology</w:t>
      </w:r>
      <w:r w:rsidRPr="00E25B75">
        <w:t>, 51, 612–622.</w:t>
      </w:r>
    </w:p>
    <w:p w14:paraId="7F89BA7A" w14:textId="77777777" w:rsidR="00E25B75" w:rsidRPr="00E25B75" w:rsidRDefault="00E25B75" w:rsidP="00E25B75">
      <w:pPr>
        <w:pStyle w:val="Bibliography"/>
      </w:pPr>
      <w:r w:rsidRPr="00E25B75">
        <w:t xml:space="preserve">Blanchard, J.L., Jennings, S., Holmes, R., Harle, J., Merino, G., Allen, J.I., </w:t>
      </w:r>
      <w:r w:rsidRPr="00E25B75">
        <w:rPr>
          <w:i/>
          <w:iCs/>
        </w:rPr>
        <w:t>et al.</w:t>
      </w:r>
      <w:r w:rsidRPr="00E25B75">
        <w:t xml:space="preserve"> (2012). Potential consequences of climate change for primary production and fish production in large marine ecosystems. </w:t>
      </w:r>
      <w:r w:rsidRPr="00E25B75">
        <w:rPr>
          <w:i/>
          <w:iCs/>
        </w:rPr>
        <w:t>Philosophical Transactions of the Royal Society of London, Series B: Biological Sciences</w:t>
      </w:r>
      <w:r w:rsidRPr="00E25B75">
        <w:t>, 367, 2979–2989.</w:t>
      </w:r>
    </w:p>
    <w:p w14:paraId="61C3CA90" w14:textId="77777777" w:rsidR="00E25B75" w:rsidRPr="00E25B75" w:rsidRDefault="00E25B75" w:rsidP="00E25B75">
      <w:pPr>
        <w:pStyle w:val="Bibliography"/>
      </w:pPr>
      <w:r w:rsidRPr="00E25B75">
        <w:t xml:space="preserve">Brown, J.H., Gillooly, J.F., Allen, A.P., Savage, V.M. &amp; West, G.B. (2004). Toward a metabolic theory of ecology. </w:t>
      </w:r>
      <w:r w:rsidRPr="00E25B75">
        <w:rPr>
          <w:i/>
          <w:iCs/>
        </w:rPr>
        <w:t>Ecology</w:t>
      </w:r>
      <w:r w:rsidRPr="00E25B75">
        <w:t>, 85, 1771–1789.</w:t>
      </w:r>
    </w:p>
    <w:p w14:paraId="2F3ED40D" w14:textId="77777777" w:rsidR="00E25B75" w:rsidRPr="00E25B75" w:rsidRDefault="00E25B75" w:rsidP="00E25B75">
      <w:pPr>
        <w:pStyle w:val="Bibliography"/>
      </w:pPr>
      <w:r w:rsidRPr="00E25B75">
        <w:t xml:space="preserve">Byrd, R.H., Lu, Peihuang., Nocedal, Jorge. &amp; Zhu, Ciyou. (1995). A Limited Memory Algorithm for Bound Constrained Optimization. </w:t>
      </w:r>
      <w:r w:rsidRPr="00E25B75">
        <w:rPr>
          <w:i/>
          <w:iCs/>
        </w:rPr>
        <w:t>SIAM J. Sci. Comput.</w:t>
      </w:r>
      <w:r w:rsidRPr="00E25B75">
        <w:t>, 16, 1190–1208.</w:t>
      </w:r>
    </w:p>
    <w:p w14:paraId="1859B31E" w14:textId="77777777" w:rsidR="00E25B75" w:rsidRPr="00E25B75" w:rsidRDefault="00E25B75" w:rsidP="00E25B75">
      <w:pPr>
        <w:pStyle w:val="Bibliography"/>
      </w:pPr>
      <w:r w:rsidRPr="00E25B75">
        <w:t xml:space="preserve">Canales, T.M., Law, R. &amp; Blanchard, J.L. (2016). Shifts in plankton size spectra modulate growth and coexistence of anchovy and sardine in upwelling systems. </w:t>
      </w:r>
      <w:r w:rsidRPr="00E25B75">
        <w:rPr>
          <w:i/>
          <w:iCs/>
        </w:rPr>
        <w:t>Canadian Journal of Fisheries and Aquatic Sciences</w:t>
      </w:r>
      <w:r w:rsidRPr="00E25B75">
        <w:t>, 73, 611–621.</w:t>
      </w:r>
    </w:p>
    <w:p w14:paraId="443948CF" w14:textId="77777777" w:rsidR="00E25B75" w:rsidRPr="00E25B75" w:rsidRDefault="00E25B75" w:rsidP="00E25B75">
      <w:pPr>
        <w:pStyle w:val="Bibliography"/>
      </w:pPr>
      <w:r w:rsidRPr="00E25B75">
        <w:t xml:space="preserve">Casini, M., Hjelm, J., Molinero, J.-C., Lövgren, J., Cardinale, M., Bartolino, V., </w:t>
      </w:r>
      <w:r w:rsidRPr="00E25B75">
        <w:rPr>
          <w:i/>
          <w:iCs/>
        </w:rPr>
        <w:t>et al.</w:t>
      </w:r>
      <w:r w:rsidRPr="00E25B75">
        <w:t xml:space="preserve"> (2009). Trophic cascades promote threshold-like shifts in pelagic marine ecosystems. </w:t>
      </w:r>
      <w:r w:rsidRPr="00E25B75">
        <w:rPr>
          <w:i/>
          <w:iCs/>
        </w:rPr>
        <w:t>Proceedings of the National Academy of Sciences, USA</w:t>
      </w:r>
      <w:r w:rsidRPr="00E25B75">
        <w:t>, 106, 197–202.</w:t>
      </w:r>
    </w:p>
    <w:p w14:paraId="64AB0EE7" w14:textId="77777777" w:rsidR="00E25B75" w:rsidRPr="00E25B75" w:rsidRDefault="00E25B75" w:rsidP="00E25B75">
      <w:pPr>
        <w:pStyle w:val="Bibliography"/>
      </w:pPr>
      <w:r w:rsidRPr="00E25B75">
        <w:t xml:space="preserve">Casini, M., Käll, F., Hansson, M., Plikshs, M., Baranova, T., Karlsson, O., </w:t>
      </w:r>
      <w:r w:rsidRPr="00E25B75">
        <w:rPr>
          <w:i/>
          <w:iCs/>
        </w:rPr>
        <w:t>et al.</w:t>
      </w:r>
      <w:r w:rsidRPr="00E25B75">
        <w:t xml:space="preserve"> (2016). Hypoxic areas, density-dependence and food limitation drive the body condition of a heavily exploited marine fish predator. </w:t>
      </w:r>
      <w:r w:rsidRPr="00E25B75">
        <w:rPr>
          <w:i/>
          <w:iCs/>
        </w:rPr>
        <w:t>Royal Society Open Science</w:t>
      </w:r>
      <w:r w:rsidRPr="00E25B75">
        <w:t>, 3, 160416.</w:t>
      </w:r>
    </w:p>
    <w:p w14:paraId="1167AEBB" w14:textId="77777777" w:rsidR="00E25B75" w:rsidRPr="00E25B75" w:rsidRDefault="00E25B75" w:rsidP="00E25B75">
      <w:pPr>
        <w:pStyle w:val="Bibliography"/>
      </w:pPr>
      <w:r w:rsidRPr="00E25B75">
        <w:t xml:space="preserve">Clarke, A. &amp; Johnston, N.M. (1999). Scaling of metabolic rate with body mass and temperature in teleost fish. </w:t>
      </w:r>
      <w:r w:rsidRPr="00E25B75">
        <w:rPr>
          <w:i/>
          <w:iCs/>
        </w:rPr>
        <w:t>Journal of Animal Ecology</w:t>
      </w:r>
      <w:r w:rsidRPr="00E25B75">
        <w:t>, 68, 893–905.</w:t>
      </w:r>
    </w:p>
    <w:p w14:paraId="51A6E43F" w14:textId="77777777" w:rsidR="00E25B75" w:rsidRPr="00E25B75" w:rsidRDefault="00E25B75" w:rsidP="00E25B75">
      <w:pPr>
        <w:pStyle w:val="Bibliography"/>
      </w:pPr>
      <w:r w:rsidRPr="00E25B75">
        <w:t xml:space="preserve">Daufresne, M., Lengfellner, K. &amp; Sommer, U. (2009). Global warming benefits the small in aquatic ecosystems. </w:t>
      </w:r>
      <w:r w:rsidRPr="00E25B75">
        <w:rPr>
          <w:i/>
          <w:iCs/>
        </w:rPr>
        <w:t>Proceedings of the National Academy of Sciences, USA</w:t>
      </w:r>
      <w:r w:rsidRPr="00E25B75">
        <w:t>, 106, 12788–12793.</w:t>
      </w:r>
    </w:p>
    <w:p w14:paraId="0A8F1417" w14:textId="77777777" w:rsidR="00E25B75" w:rsidRPr="00E25B75" w:rsidRDefault="00E25B75" w:rsidP="00E25B75">
      <w:pPr>
        <w:pStyle w:val="Bibliography"/>
      </w:pPr>
      <w:r w:rsidRPr="00E25B75">
        <w:lastRenderedPageBreak/>
        <w:t xml:space="preserve">Dell, A.I., Pawar, S. &amp; Savage, V.M. (2011). Systematic variation in the temperature dependence of physiological and ecological traits. </w:t>
      </w:r>
      <w:r w:rsidRPr="00E25B75">
        <w:rPr>
          <w:i/>
          <w:iCs/>
        </w:rPr>
        <w:t>Proceedings of the National Academy of Sciences</w:t>
      </w:r>
      <w:r w:rsidRPr="00E25B75">
        <w:t>, 108, 10591–10596.</w:t>
      </w:r>
    </w:p>
    <w:p w14:paraId="2E02699C" w14:textId="77777777" w:rsidR="00E25B75" w:rsidRPr="00C14B62" w:rsidRDefault="00E25B75" w:rsidP="00E25B75">
      <w:pPr>
        <w:pStyle w:val="Bibliography"/>
        <w:rPr>
          <w:lang w:val="sv-SE"/>
        </w:rPr>
      </w:pPr>
      <w:r w:rsidRPr="00E25B75">
        <w:t xml:space="preserve">Dieterich, C., Wang, S., Schimanke, S., Gröger, M., Klein, B., Hordoir, R., </w:t>
      </w:r>
      <w:r w:rsidRPr="00E25B75">
        <w:rPr>
          <w:i/>
          <w:iCs/>
        </w:rPr>
        <w:t>et al.</w:t>
      </w:r>
      <w:r w:rsidRPr="00E25B75">
        <w:t xml:space="preserve"> (2019). Surface Heat Budget over the North Sea in Climate Change Simulations. </w:t>
      </w:r>
      <w:r w:rsidRPr="00C14B62">
        <w:rPr>
          <w:i/>
          <w:iCs/>
          <w:lang w:val="sv-SE"/>
        </w:rPr>
        <w:t>Atmosphere</w:t>
      </w:r>
      <w:r w:rsidRPr="00C14B62">
        <w:rPr>
          <w:lang w:val="sv-SE"/>
        </w:rPr>
        <w:t>, 10, 272.</w:t>
      </w:r>
    </w:p>
    <w:p w14:paraId="2D9A4271" w14:textId="77777777" w:rsidR="00E25B75" w:rsidRPr="00E25B75" w:rsidRDefault="00E25B75" w:rsidP="00E25B75">
      <w:pPr>
        <w:pStyle w:val="Bibliography"/>
      </w:pPr>
      <w:r w:rsidRPr="00C14B62">
        <w:rPr>
          <w:lang w:val="sv-SE"/>
        </w:rPr>
        <w:t xml:space="preserve">van Dorst, R.M., Gårdmark, A., Svanbäck, R., Beier, U., Weyhenmeyer, G.A. &amp; Huss, M. (2019). </w:t>
      </w:r>
      <w:r w:rsidRPr="00E25B75">
        <w:t xml:space="preserve">Warmer and browner waters decrease fish biomass production. </w:t>
      </w:r>
      <w:r w:rsidRPr="00E25B75">
        <w:rPr>
          <w:i/>
          <w:iCs/>
        </w:rPr>
        <w:t>Global Change Biology</w:t>
      </w:r>
      <w:r w:rsidRPr="00E25B75">
        <w:t>, 25, 1395–1408.</w:t>
      </w:r>
    </w:p>
    <w:p w14:paraId="11F3A871" w14:textId="77777777" w:rsidR="00E25B75" w:rsidRPr="00E25B75" w:rsidRDefault="00E25B75" w:rsidP="00E25B75">
      <w:pPr>
        <w:pStyle w:val="Bibliography"/>
      </w:pPr>
      <w:r w:rsidRPr="00E25B75">
        <w:t xml:space="preserve">Englund, G., Öhlund, G., Hein, C.L. &amp; Diehl, S. (2011). Temperature dependence of the functional response. </w:t>
      </w:r>
      <w:r w:rsidRPr="00E25B75">
        <w:rPr>
          <w:i/>
          <w:iCs/>
        </w:rPr>
        <w:t>Ecology Letters</w:t>
      </w:r>
      <w:r w:rsidRPr="00E25B75">
        <w:t>, 14, 914–921.</w:t>
      </w:r>
    </w:p>
    <w:p w14:paraId="4B91C427" w14:textId="77777777" w:rsidR="00E25B75" w:rsidRPr="00E25B75" w:rsidRDefault="00E25B75" w:rsidP="00E25B75">
      <w:pPr>
        <w:pStyle w:val="Bibliography"/>
      </w:pPr>
      <w:r w:rsidRPr="00E25B75">
        <w:t xml:space="preserve">Forster, J., Hirst, A.G. &amp; Atkinson, D. (2012). Warming-induced reductions in body size are greater in aquatic than terrestrial species. </w:t>
      </w:r>
      <w:r w:rsidRPr="00E25B75">
        <w:rPr>
          <w:i/>
          <w:iCs/>
        </w:rPr>
        <w:t>PNAS</w:t>
      </w:r>
      <w:r w:rsidRPr="00E25B75">
        <w:t>, 109, 19310–19314.</w:t>
      </w:r>
    </w:p>
    <w:p w14:paraId="321EE27D" w14:textId="77777777" w:rsidR="00E25B75" w:rsidRPr="00E25B75" w:rsidRDefault="00E25B75" w:rsidP="00E25B75">
      <w:pPr>
        <w:pStyle w:val="Bibliography"/>
      </w:pPr>
      <w:r w:rsidRPr="00E25B75">
        <w:t xml:space="preserve">Free, C.M., Thorson, J.T., Pinsky, M.L., Oken, K.L., Wiedenmann, J. &amp; Jensen, O.P. (2019). Impacts of historical warming on marine fisheries production. </w:t>
      </w:r>
      <w:r w:rsidRPr="00E25B75">
        <w:rPr>
          <w:i/>
          <w:iCs/>
        </w:rPr>
        <w:t>Science</w:t>
      </w:r>
      <w:r w:rsidRPr="00E25B75">
        <w:t>, 363, 979–983.</w:t>
      </w:r>
    </w:p>
    <w:p w14:paraId="65E3927A" w14:textId="77777777" w:rsidR="00E25B75" w:rsidRPr="00C14B62" w:rsidRDefault="00E25B75" w:rsidP="00E25B75">
      <w:pPr>
        <w:pStyle w:val="Bibliography"/>
        <w:rPr>
          <w:lang w:val="sv-SE"/>
        </w:rPr>
      </w:pPr>
      <w:r w:rsidRPr="00E25B75">
        <w:t xml:space="preserve">Galbraith, E.D., Carozza, D.A. &amp; Bianchi, D. (2017). A coupled human-Earth model perspective on long-term trends in the global marine fishery. </w:t>
      </w:r>
      <w:r w:rsidRPr="00C14B62">
        <w:rPr>
          <w:i/>
          <w:iCs/>
          <w:lang w:val="sv-SE"/>
        </w:rPr>
        <w:t>Nat Commun</w:t>
      </w:r>
      <w:r w:rsidRPr="00C14B62">
        <w:rPr>
          <w:lang w:val="sv-SE"/>
        </w:rPr>
        <w:t>, 8, 14884.</w:t>
      </w:r>
    </w:p>
    <w:p w14:paraId="66772D95" w14:textId="77777777" w:rsidR="00E25B75" w:rsidRPr="00E25B75" w:rsidRDefault="00E25B75" w:rsidP="00E25B75">
      <w:pPr>
        <w:pStyle w:val="Bibliography"/>
      </w:pPr>
      <w:r w:rsidRPr="00C14B62">
        <w:rPr>
          <w:lang w:val="sv-SE"/>
        </w:rPr>
        <w:t xml:space="preserve">Gårdmark, A., Casini, M., Huss, M., van Leeuwen, A., Hjelm, J., Persson, L., </w:t>
      </w:r>
      <w:r w:rsidRPr="00C14B62">
        <w:rPr>
          <w:i/>
          <w:iCs/>
          <w:lang w:val="sv-SE"/>
        </w:rPr>
        <w:t>et al.</w:t>
      </w:r>
      <w:r w:rsidRPr="00C14B62">
        <w:rPr>
          <w:lang w:val="sv-SE"/>
        </w:rPr>
        <w:t xml:space="preserve"> </w:t>
      </w:r>
      <w:r w:rsidRPr="00E25B75">
        <w:t xml:space="preserve">(2015). Regime shifts in exploited marine food webs: detecting mechanisms underlying alternative stable states using size-structured community dynamics theory. </w:t>
      </w:r>
      <w:r w:rsidRPr="00E25B75">
        <w:rPr>
          <w:i/>
          <w:iCs/>
        </w:rPr>
        <w:t>Phil. Trans. R. Soc. B</w:t>
      </w:r>
      <w:r w:rsidRPr="00E25B75">
        <w:t>, 370, 20130262.</w:t>
      </w:r>
    </w:p>
    <w:p w14:paraId="051C901D" w14:textId="77777777" w:rsidR="00E25B75" w:rsidRPr="00E25B75" w:rsidRDefault="00E25B75" w:rsidP="00E25B75">
      <w:pPr>
        <w:pStyle w:val="Bibliography"/>
      </w:pPr>
      <w:r w:rsidRPr="00E25B75">
        <w:t xml:space="preserve">Gårdmark, A. &amp; Huss, M. (2020). Individual variation and interactions explain food web responses to global warming. </w:t>
      </w:r>
      <w:r w:rsidRPr="00E25B75">
        <w:rPr>
          <w:i/>
          <w:iCs/>
        </w:rPr>
        <w:t>Philosophical Transactions of the Royal Society B: Biological Sciences</w:t>
      </w:r>
      <w:r w:rsidRPr="00E25B75">
        <w:t>, 375, 20190449.</w:t>
      </w:r>
    </w:p>
    <w:p w14:paraId="33D159FD" w14:textId="77777777" w:rsidR="00E25B75" w:rsidRPr="00E25B75" w:rsidRDefault="00E25B75" w:rsidP="00E25B75">
      <w:pPr>
        <w:pStyle w:val="Bibliography"/>
      </w:pPr>
      <w:r w:rsidRPr="00E25B75">
        <w:t xml:space="preserve">Gilbert, B., Tunney, T.D., McCann, K.S., DeLong, J.P., Vasseur, D.A., Savage, V.M., </w:t>
      </w:r>
      <w:r w:rsidRPr="00E25B75">
        <w:rPr>
          <w:i/>
          <w:iCs/>
        </w:rPr>
        <w:t>et al.</w:t>
      </w:r>
      <w:r w:rsidRPr="00E25B75">
        <w:t xml:space="preserve"> (2014). A bioenergetic framework for the temperature dependence of trophic interactions. </w:t>
      </w:r>
      <w:r w:rsidRPr="00E25B75">
        <w:rPr>
          <w:i/>
          <w:iCs/>
        </w:rPr>
        <w:t>Ecology Letters</w:t>
      </w:r>
      <w:r w:rsidRPr="00E25B75">
        <w:t>, 17, 902–914.</w:t>
      </w:r>
    </w:p>
    <w:p w14:paraId="01761442" w14:textId="77777777" w:rsidR="00E25B75" w:rsidRPr="00E25B75" w:rsidRDefault="00E25B75" w:rsidP="00E25B75">
      <w:pPr>
        <w:pStyle w:val="Bibliography"/>
      </w:pPr>
      <w:r w:rsidRPr="00E25B75">
        <w:t xml:space="preserve">Gillooly, J.F., Brown, J.H., West, G.B., Savage, V.M. &amp; Charnov, E.L. (2001). Effects of size and temperature on metabolic rate. </w:t>
      </w:r>
      <w:r w:rsidRPr="00E25B75">
        <w:rPr>
          <w:i/>
          <w:iCs/>
        </w:rPr>
        <w:t>Science</w:t>
      </w:r>
      <w:r w:rsidRPr="00E25B75">
        <w:t>, 2248-2251.</w:t>
      </w:r>
    </w:p>
    <w:p w14:paraId="29F3D72F" w14:textId="77777777" w:rsidR="00E25B75" w:rsidRPr="00E25B75" w:rsidRDefault="00E25B75" w:rsidP="00E25B75">
      <w:pPr>
        <w:pStyle w:val="Bibliography"/>
      </w:pPr>
      <w:r w:rsidRPr="00E25B75">
        <w:t xml:space="preserve">Gröger, M., Arneborg, L., Dieterich, C., Höglund, A. &amp; Meier, H.E.M. (2019). Summer hydrographic changes in the Baltic Sea, Kattegat and Skagerrak projected in an ensemble of climate scenarios downscaled with a coupled regional ocean–sea ice–atmosphere model. </w:t>
      </w:r>
      <w:r w:rsidRPr="00E25B75">
        <w:rPr>
          <w:i/>
          <w:iCs/>
        </w:rPr>
        <w:t>Clim Dyn</w:t>
      </w:r>
      <w:r w:rsidRPr="00E25B75">
        <w:t>, 53, 5945–5966.</w:t>
      </w:r>
    </w:p>
    <w:p w14:paraId="0A92EA30" w14:textId="77777777" w:rsidR="00E25B75" w:rsidRPr="00E25B75" w:rsidRDefault="00E25B75" w:rsidP="00E25B75">
      <w:pPr>
        <w:pStyle w:val="Bibliography"/>
      </w:pPr>
      <w:r w:rsidRPr="00E25B75">
        <w:t xml:space="preserve">Guiet, J., Aumont, O., Poggiale, J.-C. &amp; Maury, O. (2016). Effects of lower trophic level biomass and water temperature on fish communities: A modelling study. </w:t>
      </w:r>
      <w:r w:rsidRPr="00E25B75">
        <w:rPr>
          <w:i/>
          <w:iCs/>
        </w:rPr>
        <w:t>Progress in Oceanography</w:t>
      </w:r>
      <w:r w:rsidRPr="00E25B75">
        <w:t>, 146, 22–37.</w:t>
      </w:r>
    </w:p>
    <w:p w14:paraId="412EF6B0" w14:textId="77777777" w:rsidR="00E25B75" w:rsidRPr="00E25B75" w:rsidRDefault="00E25B75" w:rsidP="00E25B75">
      <w:pPr>
        <w:pStyle w:val="Bibliography"/>
      </w:pPr>
      <w:r w:rsidRPr="00E25B75">
        <w:t xml:space="preserve">Handeland, S.O., Imsland, A.K. &amp; Stefansson, S.O. (2008). The effect of temperature and fish size on growth, feed intake, food conversion efficiency and stomach evacuation rate of Atlantic salmon post-smolts. </w:t>
      </w:r>
      <w:r w:rsidRPr="00E25B75">
        <w:rPr>
          <w:i/>
          <w:iCs/>
        </w:rPr>
        <w:t>Aquaculture</w:t>
      </w:r>
      <w:r w:rsidRPr="00E25B75">
        <w:t>, 283, 36–42.</w:t>
      </w:r>
    </w:p>
    <w:p w14:paraId="41BA8575" w14:textId="77777777" w:rsidR="00E25B75" w:rsidRPr="00E25B75" w:rsidRDefault="00E25B75" w:rsidP="00E25B75">
      <w:pPr>
        <w:pStyle w:val="Bibliography"/>
      </w:pPr>
      <w:r w:rsidRPr="00E25B75">
        <w:t xml:space="preserve">Hartvig, M., Andersen, K.H. &amp; Beyer, J.E. (2011). Food web framework for size-structured populations. </w:t>
      </w:r>
      <w:r w:rsidRPr="00E25B75">
        <w:rPr>
          <w:i/>
          <w:iCs/>
        </w:rPr>
        <w:t>Journal of Theoretical Biology</w:t>
      </w:r>
      <w:r w:rsidRPr="00E25B75">
        <w:t>, 272, 113–122.</w:t>
      </w:r>
    </w:p>
    <w:p w14:paraId="2B9EAEA0" w14:textId="77777777" w:rsidR="00E25B75" w:rsidRPr="00E25B75" w:rsidRDefault="00E25B75" w:rsidP="00E25B75">
      <w:pPr>
        <w:pStyle w:val="Bibliography"/>
      </w:pPr>
      <w:r w:rsidRPr="00E25B75">
        <w:t xml:space="preserve">Heneghan, R.F., Galbraith, E., Blanchard, J.L., Harrison, C., Barrier, N., Bulman, C., </w:t>
      </w:r>
      <w:r w:rsidRPr="00E25B75">
        <w:rPr>
          <w:i/>
          <w:iCs/>
        </w:rPr>
        <w:t>et al.</w:t>
      </w:r>
      <w:r w:rsidRPr="00E25B75">
        <w:t xml:space="preserve"> (2021). Disentangling diverse responses to climate change among global marine ecosystem models. </w:t>
      </w:r>
      <w:r w:rsidRPr="00E25B75">
        <w:rPr>
          <w:i/>
          <w:iCs/>
        </w:rPr>
        <w:t>Progress in Oceanography</w:t>
      </w:r>
      <w:r w:rsidRPr="00E25B75">
        <w:t>, 198, 102659.</w:t>
      </w:r>
    </w:p>
    <w:p w14:paraId="019DF0CB" w14:textId="77777777" w:rsidR="00E25B75" w:rsidRPr="00E25B75" w:rsidRDefault="00E25B75" w:rsidP="00E25B75">
      <w:pPr>
        <w:pStyle w:val="Bibliography"/>
      </w:pPr>
      <w:r w:rsidRPr="00E25B75">
        <w:t xml:space="preserve">Heneghan, R.F., Hatton, I.A. &amp; Galbraith, E.D. (2019). Climate change impacts on marine ecosystems through the lens of the size spectrum. </w:t>
      </w:r>
      <w:r w:rsidRPr="00E25B75">
        <w:rPr>
          <w:i/>
          <w:iCs/>
        </w:rPr>
        <w:t>Emerging Topics in Life Sciences</w:t>
      </w:r>
      <w:r w:rsidRPr="00E25B75">
        <w:t>, 3, 233–243.</w:t>
      </w:r>
    </w:p>
    <w:p w14:paraId="232B45DC" w14:textId="77777777" w:rsidR="00E25B75" w:rsidRPr="00C14B62" w:rsidRDefault="00E25B75" w:rsidP="00E25B75">
      <w:pPr>
        <w:pStyle w:val="Bibliography"/>
        <w:rPr>
          <w:lang w:val="sv-SE"/>
        </w:rPr>
      </w:pPr>
      <w:r w:rsidRPr="00E25B75">
        <w:t xml:space="preserve">Hilborn, R. &amp; Walters, C.J. (1992). </w:t>
      </w:r>
      <w:r w:rsidRPr="00E25B75">
        <w:rPr>
          <w:i/>
          <w:iCs/>
        </w:rPr>
        <w:t>Quantitative Fisheries Stock Assessment: Choice, Dynamics and Uncertainty</w:t>
      </w:r>
      <w:r w:rsidRPr="00E25B75">
        <w:t xml:space="preserve">. </w:t>
      </w:r>
      <w:r w:rsidRPr="00C14B62">
        <w:rPr>
          <w:lang w:val="sv-SE"/>
        </w:rPr>
        <w:t>Springer, Norwell MA, USA.</w:t>
      </w:r>
    </w:p>
    <w:p w14:paraId="4E23BF8C" w14:textId="77777777" w:rsidR="00E25B75" w:rsidRPr="00E25B75" w:rsidRDefault="00E25B75" w:rsidP="00E25B75">
      <w:pPr>
        <w:pStyle w:val="Bibliography"/>
      </w:pPr>
      <w:r w:rsidRPr="00C14B62">
        <w:rPr>
          <w:lang w:val="sv-SE"/>
        </w:rPr>
        <w:lastRenderedPageBreak/>
        <w:t xml:space="preserve">Huss, M., Lindmark, M., Jacobson, P., van Dorst, R.M. &amp; Gårdmark, A. (2019). </w:t>
      </w:r>
      <w:r w:rsidRPr="00E25B75">
        <w:t xml:space="preserve">Experimental evidence of gradual size‐dependent shifts in body size and growth of fish in response to warming. </w:t>
      </w:r>
      <w:r w:rsidRPr="00E25B75">
        <w:rPr>
          <w:i/>
          <w:iCs/>
        </w:rPr>
        <w:t>Glob Change Biol</w:t>
      </w:r>
      <w:r w:rsidRPr="00E25B75">
        <w:t>, 25, 2285–2295.</w:t>
      </w:r>
    </w:p>
    <w:p w14:paraId="4C782CCC" w14:textId="77777777" w:rsidR="00E25B75" w:rsidRPr="00E25B75" w:rsidRDefault="00E25B75" w:rsidP="00E25B75">
      <w:pPr>
        <w:pStyle w:val="Bibliography"/>
      </w:pPr>
      <w:r w:rsidRPr="00E25B75">
        <w:t xml:space="preserve">ICES. (2013). </w:t>
      </w:r>
      <w:r w:rsidRPr="00E25B75">
        <w:rPr>
          <w:i/>
          <w:iCs/>
        </w:rPr>
        <w:t>Report of the Baltic Fisheries Assessment Working Group (WGBFAS)</w:t>
      </w:r>
      <w:r w:rsidRPr="00E25B75">
        <w:t xml:space="preserve"> ( No. ICES CM 2013/ACOM:10.). 10-17 April 2013 ICES Headquarters, Copenhagen.</w:t>
      </w:r>
    </w:p>
    <w:p w14:paraId="395B627B" w14:textId="77777777" w:rsidR="00E25B75" w:rsidRPr="00E25B75" w:rsidRDefault="00E25B75" w:rsidP="00E25B75">
      <w:pPr>
        <w:pStyle w:val="Bibliography"/>
      </w:pPr>
      <w:r w:rsidRPr="00E25B75">
        <w:t xml:space="preserve">ICES. (2015). </w:t>
      </w:r>
      <w:r w:rsidRPr="00E25B75">
        <w:rPr>
          <w:i/>
          <w:iCs/>
        </w:rPr>
        <w:t>Report of the Baltic Fisheries Assessment Working Group (WGBFAS)</w:t>
      </w:r>
      <w:r w:rsidRPr="00E25B75">
        <w:t xml:space="preserve"> ( No. ICES CM 2015/ACOM:10). 14-21 April 2015 ICES Headquarters, Copenhagen.</w:t>
      </w:r>
    </w:p>
    <w:p w14:paraId="01DDD065" w14:textId="77777777" w:rsidR="00E25B75" w:rsidRPr="00E25B75" w:rsidRDefault="00E25B75" w:rsidP="00E25B75">
      <w:pPr>
        <w:pStyle w:val="Bibliography"/>
      </w:pPr>
      <w:r w:rsidRPr="00E25B75">
        <w:t xml:space="preserve">ICES. (2021). </w:t>
      </w:r>
      <w:r w:rsidRPr="00E25B75">
        <w:rPr>
          <w:i/>
          <w:iCs/>
        </w:rPr>
        <w:t>Report of the Baltic Fisheries Assessment Working Group (WGBFAS)</w:t>
      </w:r>
      <w:r w:rsidRPr="00E25B75">
        <w:t xml:space="preserve"> ( No. 3:53).</w:t>
      </w:r>
    </w:p>
    <w:p w14:paraId="35905FA6" w14:textId="77777777" w:rsidR="00E25B75" w:rsidRPr="00E25B75" w:rsidRDefault="00E25B75" w:rsidP="00E25B75">
      <w:pPr>
        <w:pStyle w:val="Bibliography"/>
      </w:pPr>
      <w:r w:rsidRPr="00C14B62">
        <w:rPr>
          <w:lang w:val="sv-SE"/>
        </w:rPr>
        <w:t xml:space="preserve">Ikpewe, I.E., Baudron, A.R., Ponchon, A. &amp; Fernandes, P.G. (2020). </w:t>
      </w:r>
      <w:r w:rsidRPr="00E25B75">
        <w:t xml:space="preserve">Bigger juveniles and smaller adults: Changes in fish size correlate with warming seas. </w:t>
      </w:r>
      <w:r w:rsidRPr="00E25B75">
        <w:rPr>
          <w:i/>
          <w:iCs/>
        </w:rPr>
        <w:t>Journal of Applied Ecology</w:t>
      </w:r>
      <w:r w:rsidRPr="00E25B75">
        <w:t>, 58, 847–856.</w:t>
      </w:r>
    </w:p>
    <w:p w14:paraId="7EB23C8B" w14:textId="77777777" w:rsidR="00E25B75" w:rsidRPr="00E25B75" w:rsidRDefault="00E25B75" w:rsidP="00E25B75">
      <w:pPr>
        <w:pStyle w:val="Bibliography"/>
      </w:pPr>
      <w:r w:rsidRPr="00E25B75">
        <w:t xml:space="preserve">Jacobsen, N.S., Burgess, M.G. &amp; Andersen, K.H. (2017). Efficiency of fisheries is increasing at the ecosystem level. </w:t>
      </w:r>
      <w:r w:rsidRPr="00E25B75">
        <w:rPr>
          <w:i/>
          <w:iCs/>
        </w:rPr>
        <w:t>Fish and Fisheries</w:t>
      </w:r>
      <w:r w:rsidRPr="00E25B75">
        <w:t>, 18, 199–211.</w:t>
      </w:r>
    </w:p>
    <w:p w14:paraId="16C99E27" w14:textId="77777777" w:rsidR="00E25B75" w:rsidRPr="00C14B62" w:rsidRDefault="00E25B75" w:rsidP="00E25B75">
      <w:pPr>
        <w:pStyle w:val="Bibliography"/>
        <w:rPr>
          <w:lang w:val="sv-SE"/>
        </w:rPr>
      </w:pPr>
      <w:r w:rsidRPr="00E25B75">
        <w:t xml:space="preserve">Jennings, S. &amp; Collingridge, K. (2015). Predicting Consumer Biomass, Size-Structure, Production, Catch Potential, Responses to Fishing and Associated Uncertainties in the World’s Marine Ecosystems. </w:t>
      </w:r>
      <w:r w:rsidRPr="00C14B62">
        <w:rPr>
          <w:i/>
          <w:iCs/>
          <w:lang w:val="sv-SE"/>
        </w:rPr>
        <w:t>PLOS ONE</w:t>
      </w:r>
      <w:r w:rsidRPr="00C14B62">
        <w:rPr>
          <w:lang w:val="sv-SE"/>
        </w:rPr>
        <w:t>, 10, e0133794.</w:t>
      </w:r>
    </w:p>
    <w:p w14:paraId="4FC5092C" w14:textId="77777777" w:rsidR="00E25B75" w:rsidRPr="00E25B75" w:rsidRDefault="00E25B75" w:rsidP="00E25B75">
      <w:pPr>
        <w:pStyle w:val="Bibliography"/>
      </w:pPr>
      <w:r w:rsidRPr="00C14B62">
        <w:rPr>
          <w:lang w:val="sv-SE"/>
        </w:rPr>
        <w:t xml:space="preserve">Jorgensen, C., Enberg, K., Dunlop, E.S., Arlinghaus, R., Boukal, D.S., Brander, K., </w:t>
      </w:r>
      <w:r w:rsidRPr="00C14B62">
        <w:rPr>
          <w:i/>
          <w:iCs/>
          <w:lang w:val="sv-SE"/>
        </w:rPr>
        <w:t>et al.</w:t>
      </w:r>
      <w:r w:rsidRPr="00C14B62">
        <w:rPr>
          <w:lang w:val="sv-SE"/>
        </w:rPr>
        <w:t xml:space="preserve"> </w:t>
      </w:r>
      <w:r w:rsidRPr="00E25B75">
        <w:t xml:space="preserve">(2007). Ecology: managing evolving fish stocks. </w:t>
      </w:r>
      <w:r w:rsidRPr="00E25B75">
        <w:rPr>
          <w:i/>
          <w:iCs/>
        </w:rPr>
        <w:t>Science</w:t>
      </w:r>
      <w:r w:rsidRPr="00E25B75">
        <w:t>, 318, 1247–1248.</w:t>
      </w:r>
    </w:p>
    <w:p w14:paraId="54FDB001" w14:textId="77777777" w:rsidR="00E25B75" w:rsidRPr="00E25B75" w:rsidRDefault="00E25B75" w:rsidP="00E25B75">
      <w:pPr>
        <w:pStyle w:val="Bibliography"/>
      </w:pPr>
      <w:r w:rsidRPr="00E25B75">
        <w:t xml:space="preserve">Kwiatkowski, L., Torres, O., Bopp, L., Aumont, O., Chamberlain, M., Christian, J.R., </w:t>
      </w:r>
      <w:r w:rsidRPr="00E25B75">
        <w:rPr>
          <w:i/>
          <w:iCs/>
        </w:rPr>
        <w:t>et al.</w:t>
      </w:r>
      <w:r w:rsidRPr="00E25B75">
        <w:t xml:space="preserve"> (2020). Twenty-first century ocean warming, acidification, deoxygenation, and upper-ocean nutrient and primary production decline from CMIP6 model projections. </w:t>
      </w:r>
      <w:r w:rsidRPr="00E25B75">
        <w:rPr>
          <w:i/>
          <w:iCs/>
        </w:rPr>
        <w:t>Biogeosciences</w:t>
      </w:r>
      <w:r w:rsidRPr="00E25B75">
        <w:t>, 17, 3439–3470.</w:t>
      </w:r>
    </w:p>
    <w:p w14:paraId="2355FA18" w14:textId="77777777" w:rsidR="00E25B75" w:rsidRPr="00E25B75" w:rsidRDefault="00E25B75" w:rsidP="00E25B75">
      <w:pPr>
        <w:pStyle w:val="Bibliography"/>
      </w:pPr>
      <w:r w:rsidRPr="00E25B75">
        <w:t xml:space="preserve">Lefort, S., Aumont, O., Bopp, L., Arsouze, T., Gehlen, M. &amp; Maury, O. (2015). Spatial and body-size dependent response of marine pelagic communities to projected global climate change. </w:t>
      </w:r>
      <w:r w:rsidRPr="00E25B75">
        <w:rPr>
          <w:i/>
          <w:iCs/>
        </w:rPr>
        <w:t>Global Change Biology</w:t>
      </w:r>
      <w:r w:rsidRPr="00E25B75">
        <w:t>, 21, 154–164.</w:t>
      </w:r>
    </w:p>
    <w:p w14:paraId="34683B7E" w14:textId="77777777" w:rsidR="00E25B75" w:rsidRPr="00E25B75" w:rsidRDefault="00E25B75" w:rsidP="00E25B75">
      <w:pPr>
        <w:pStyle w:val="Bibliography"/>
      </w:pPr>
      <w:r w:rsidRPr="00E25B75">
        <w:t xml:space="preserve">Lindmark, M., Ohlberger, J. &amp; Gårdmark, A. (2022). Optimum growth temperature declines with body size within fish species. </w:t>
      </w:r>
      <w:r w:rsidRPr="00E25B75">
        <w:rPr>
          <w:i/>
          <w:iCs/>
        </w:rPr>
        <w:t>Global Change Biology</w:t>
      </w:r>
      <w:r w:rsidRPr="00E25B75">
        <w:t>, 28, 2259–2271.</w:t>
      </w:r>
    </w:p>
    <w:p w14:paraId="1DBF2346" w14:textId="77777777" w:rsidR="00E25B75" w:rsidRPr="00E25B75" w:rsidRDefault="00E25B75" w:rsidP="00E25B75">
      <w:pPr>
        <w:pStyle w:val="Bibliography"/>
      </w:pPr>
      <w:r w:rsidRPr="00E25B75">
        <w:t xml:space="preserve">Lorenzen, K. (2016). Toward a new paradigm for growth modeling in fisheries stock assessments: Embracing plasticity and its consequences. </w:t>
      </w:r>
      <w:r w:rsidRPr="00E25B75">
        <w:rPr>
          <w:i/>
          <w:iCs/>
        </w:rPr>
        <w:t>Fisheries Research</w:t>
      </w:r>
      <w:r w:rsidRPr="00E25B75">
        <w:t>, Growth: theory, estimation, and application in fishery stock assessment models, 180, 4–22.</w:t>
      </w:r>
    </w:p>
    <w:p w14:paraId="48B8E761" w14:textId="77777777" w:rsidR="00E25B75" w:rsidRPr="00E25B75" w:rsidRDefault="00E25B75" w:rsidP="00E25B75">
      <w:pPr>
        <w:pStyle w:val="Bibliography"/>
      </w:pPr>
      <w:r w:rsidRPr="00E25B75">
        <w:t xml:space="preserve">Lotze, H.K., Tittensor, D.P., Bryndum-Buchholz, A., Eddy, T.D., Cheung, W.W.L., Galbraith, E.D., </w:t>
      </w:r>
      <w:r w:rsidRPr="00E25B75">
        <w:rPr>
          <w:i/>
          <w:iCs/>
        </w:rPr>
        <w:t>et al.</w:t>
      </w:r>
      <w:r w:rsidRPr="00E25B75">
        <w:t xml:space="preserve"> (2019). Global ensemble projections reveal trophic amplification of ocean biomass declines with climate change. </w:t>
      </w:r>
      <w:r w:rsidRPr="00E25B75">
        <w:rPr>
          <w:i/>
          <w:iCs/>
        </w:rPr>
        <w:t>Proceedings of the National Academy of Sciences</w:t>
      </w:r>
      <w:r w:rsidRPr="00E25B75">
        <w:t>, 116, 12907–12912.</w:t>
      </w:r>
    </w:p>
    <w:p w14:paraId="789161DB" w14:textId="77777777" w:rsidR="00E25B75" w:rsidRPr="00E25B75" w:rsidRDefault="00E25B75" w:rsidP="00E25B75">
      <w:pPr>
        <w:pStyle w:val="Bibliography"/>
      </w:pPr>
      <w:r w:rsidRPr="00E25B75">
        <w:t xml:space="preserve">Mackenzie, B.R., Gislason, H., Möllmann, C. &amp; Köster, F.W. (2007). Impact of 21st century climate change on the Baltic Sea fish community and fisheries. </w:t>
      </w:r>
      <w:r w:rsidRPr="00E25B75">
        <w:rPr>
          <w:i/>
          <w:iCs/>
        </w:rPr>
        <w:t>Global Change Biology</w:t>
      </w:r>
      <w:r w:rsidRPr="00E25B75">
        <w:t>, 13, 1348–1367.</w:t>
      </w:r>
    </w:p>
    <w:p w14:paraId="7C6404CB" w14:textId="77777777" w:rsidR="00E25B75" w:rsidRPr="00E25B75" w:rsidRDefault="00E25B75" w:rsidP="00E25B75">
      <w:pPr>
        <w:pStyle w:val="Bibliography"/>
      </w:pPr>
      <w:r w:rsidRPr="00E25B75">
        <w:t xml:space="preserve">McCauley, D.J., Pinsky, M.L., Palumbi, S.R., Estes, J.A., Joyce, F.H. &amp; Warner, R.R. (2015). Marine defaunation: Animal loss in the global ocean. </w:t>
      </w:r>
      <w:r w:rsidRPr="00E25B75">
        <w:rPr>
          <w:i/>
          <w:iCs/>
        </w:rPr>
        <w:t>Science</w:t>
      </w:r>
      <w:r w:rsidRPr="00E25B75">
        <w:t>, 347.</w:t>
      </w:r>
    </w:p>
    <w:p w14:paraId="2418D1DD" w14:textId="77777777" w:rsidR="00E25B75" w:rsidRPr="00C14B62" w:rsidRDefault="00E25B75" w:rsidP="00E25B75">
      <w:pPr>
        <w:pStyle w:val="Bibliography"/>
        <w:rPr>
          <w:lang w:val="sv-SE"/>
        </w:rPr>
      </w:pPr>
      <w:r w:rsidRPr="00E25B75">
        <w:t xml:space="preserve">McCoy, M.W. &amp; Gillooly, J.F. (2008). Predicting natural mortality rates of plants and animals. </w:t>
      </w:r>
      <w:r w:rsidRPr="00C14B62">
        <w:rPr>
          <w:i/>
          <w:iCs/>
          <w:lang w:val="sv-SE"/>
        </w:rPr>
        <w:t>Ecology Letters</w:t>
      </w:r>
      <w:r w:rsidRPr="00C14B62">
        <w:rPr>
          <w:lang w:val="sv-SE"/>
        </w:rPr>
        <w:t>, 11, 710–716.</w:t>
      </w:r>
    </w:p>
    <w:p w14:paraId="6737D756" w14:textId="77777777" w:rsidR="00E25B75" w:rsidRPr="00E25B75" w:rsidRDefault="00E25B75" w:rsidP="00E25B75">
      <w:pPr>
        <w:pStyle w:val="Bibliography"/>
      </w:pPr>
      <w:r w:rsidRPr="00C14B62">
        <w:rPr>
          <w:lang w:val="sv-SE"/>
        </w:rPr>
        <w:t xml:space="preserve">Mion, M., Haase, S., Hemmer‐Hansen, J., Hilvarsson, A., Hüssy, K., Krüger‐Johnsen, M., </w:t>
      </w:r>
      <w:r w:rsidRPr="00C14B62">
        <w:rPr>
          <w:i/>
          <w:iCs/>
          <w:lang w:val="sv-SE"/>
        </w:rPr>
        <w:t>et al.</w:t>
      </w:r>
      <w:r w:rsidRPr="00C14B62">
        <w:rPr>
          <w:lang w:val="sv-SE"/>
        </w:rPr>
        <w:t xml:space="preserve"> </w:t>
      </w:r>
      <w:r w:rsidRPr="00E25B75">
        <w:t xml:space="preserve">(2021). Multidecadal changes in fish growth rates estimated from tagging data: A case study from the Eastern Baltic cod (Gadus morhua, Gadidae). </w:t>
      </w:r>
      <w:r w:rsidRPr="00E25B75">
        <w:rPr>
          <w:i/>
          <w:iCs/>
        </w:rPr>
        <w:t>Fish and Fisheries</w:t>
      </w:r>
      <w:r w:rsidRPr="00E25B75">
        <w:t>, 22, 413–427.</w:t>
      </w:r>
    </w:p>
    <w:p w14:paraId="644CE617" w14:textId="77777777" w:rsidR="00E25B75" w:rsidRPr="00E25B75" w:rsidRDefault="00E25B75" w:rsidP="00E25B75">
      <w:pPr>
        <w:pStyle w:val="Bibliography"/>
      </w:pPr>
      <w:r w:rsidRPr="00E25B75">
        <w:t xml:space="preserve">Mion, M., Thorsen, A., Vitale, F., Dierking, J., Herrmann, J.P., Huwer, B., </w:t>
      </w:r>
      <w:r w:rsidRPr="00E25B75">
        <w:rPr>
          <w:i/>
          <w:iCs/>
        </w:rPr>
        <w:t>et al.</w:t>
      </w:r>
      <w:r w:rsidRPr="00E25B75">
        <w:t xml:space="preserve"> (2018). Effect of fish length and nutritional condition on the fecundity of distressed Atlantic cod </w:t>
      </w:r>
      <w:r w:rsidRPr="00E25B75">
        <w:rPr>
          <w:i/>
          <w:iCs/>
        </w:rPr>
        <w:t>Gadus morhua</w:t>
      </w:r>
      <w:r w:rsidRPr="00E25B75">
        <w:t xml:space="preserve"> from the Baltic Sea: POTENTIAL FECUNDITY OF BALTIC </w:t>
      </w:r>
      <w:r w:rsidRPr="00E25B75">
        <w:rPr>
          <w:i/>
          <w:iCs/>
        </w:rPr>
        <w:t>G. MORHUA</w:t>
      </w:r>
      <w:r w:rsidRPr="00E25B75">
        <w:t xml:space="preserve">. </w:t>
      </w:r>
      <w:r w:rsidRPr="00E25B75">
        <w:rPr>
          <w:i/>
          <w:iCs/>
        </w:rPr>
        <w:t>Journal of Fish Biology</w:t>
      </w:r>
      <w:r w:rsidRPr="00E25B75">
        <w:t>, 92, 1016–1034.</w:t>
      </w:r>
    </w:p>
    <w:p w14:paraId="7523F71D" w14:textId="77777777" w:rsidR="00E25B75" w:rsidRPr="00E25B75" w:rsidRDefault="00E25B75" w:rsidP="00E25B75">
      <w:pPr>
        <w:pStyle w:val="Bibliography"/>
      </w:pPr>
      <w:r w:rsidRPr="00E25B75">
        <w:lastRenderedPageBreak/>
        <w:t xml:space="preserve">Möllmann, C., Diekmann, R., Müller‐Karulis, B., Kornilovs, G., Plikshs, M. &amp; Axe, P. (2009). Reorganization of a large marine ecosystem due to atmospheric and anthropogenic pressure: a discontinuous regime shift in the Central Baltic Sea. </w:t>
      </w:r>
      <w:r w:rsidRPr="00E25B75">
        <w:rPr>
          <w:i/>
          <w:iCs/>
        </w:rPr>
        <w:t>Global Change Biology</w:t>
      </w:r>
      <w:r w:rsidRPr="00E25B75">
        <w:t>, 15, 1377–1393.</w:t>
      </w:r>
    </w:p>
    <w:p w14:paraId="7FCC0FEA" w14:textId="77777777" w:rsidR="00E25B75" w:rsidRPr="00E25B75" w:rsidRDefault="00E25B75" w:rsidP="00E25B75">
      <w:pPr>
        <w:pStyle w:val="Bibliography"/>
      </w:pPr>
      <w:r w:rsidRPr="00E25B75">
        <w:t xml:space="preserve">Morán, X.A.G., López‐Urrutia, Á., Calvo‐Díaz, A. &amp; Li, W.K.W. (2010). Increasing importance of small phytoplankton in a warmer ocean. </w:t>
      </w:r>
      <w:r w:rsidRPr="00E25B75">
        <w:rPr>
          <w:i/>
          <w:iCs/>
        </w:rPr>
        <w:t>Global Change Biology</w:t>
      </w:r>
      <w:r w:rsidRPr="00E25B75">
        <w:t>, 16, 1137–1144.</w:t>
      </w:r>
    </w:p>
    <w:p w14:paraId="528B71ED" w14:textId="77777777" w:rsidR="00E25B75" w:rsidRPr="00E25B75" w:rsidRDefault="00E25B75" w:rsidP="00E25B75">
      <w:pPr>
        <w:pStyle w:val="Bibliography"/>
      </w:pPr>
      <w:r w:rsidRPr="00C14B62">
        <w:rPr>
          <w:lang w:val="sv-SE"/>
        </w:rPr>
        <w:t xml:space="preserve">Morita, K., Fukuwaka, M., Tanimata, N. &amp; Yamamura, O. (2010). </w:t>
      </w:r>
      <w:r w:rsidRPr="00E25B75">
        <w:t xml:space="preserve">Size-dependent thermal preferences in a pelagic fish. </w:t>
      </w:r>
      <w:r w:rsidRPr="00E25B75">
        <w:rPr>
          <w:i/>
          <w:iCs/>
        </w:rPr>
        <w:t>Oikos</w:t>
      </w:r>
      <w:r w:rsidRPr="00E25B75">
        <w:t>, 119, 1265–1272.</w:t>
      </w:r>
    </w:p>
    <w:p w14:paraId="4A9E7CEB" w14:textId="77777777" w:rsidR="00E25B75" w:rsidRPr="00E25B75" w:rsidRDefault="00E25B75" w:rsidP="00E25B75">
      <w:pPr>
        <w:pStyle w:val="Bibliography"/>
      </w:pPr>
      <w:r w:rsidRPr="00E25B75">
        <w:t xml:space="preserve">Munch, S.B. &amp; Salinas, S. (2009). Latitudinal variation in lifespan within species is explained by the metabolic theory of ecology. </w:t>
      </w:r>
      <w:r w:rsidRPr="00E25B75">
        <w:rPr>
          <w:i/>
          <w:iCs/>
        </w:rPr>
        <w:t>Proceedings of the National Academy of Sciences</w:t>
      </w:r>
      <w:r w:rsidRPr="00E25B75">
        <w:t>, 106, 13860–13864.</w:t>
      </w:r>
    </w:p>
    <w:p w14:paraId="3D2B2BD2" w14:textId="77777777" w:rsidR="00E25B75" w:rsidRPr="00C14B62" w:rsidRDefault="00E25B75" w:rsidP="00E25B75">
      <w:pPr>
        <w:pStyle w:val="Bibliography"/>
        <w:rPr>
          <w:lang w:val="sv-SE"/>
        </w:rPr>
      </w:pPr>
      <w:r w:rsidRPr="00E25B75">
        <w:t xml:space="preserve">Neubauer, P. &amp; Andersen, K.H. (2019). Thermal performance of fish is explained by an interplay between physiology, behaviour and ecology. </w:t>
      </w:r>
      <w:r w:rsidRPr="00C14B62">
        <w:rPr>
          <w:i/>
          <w:iCs/>
          <w:lang w:val="sv-SE"/>
        </w:rPr>
        <w:t>Conserv Physiol</w:t>
      </w:r>
      <w:r w:rsidRPr="00C14B62">
        <w:rPr>
          <w:lang w:val="sv-SE"/>
        </w:rPr>
        <w:t>, 7.</w:t>
      </w:r>
    </w:p>
    <w:p w14:paraId="3C3CF912" w14:textId="77777777" w:rsidR="00E25B75" w:rsidRPr="00E25B75" w:rsidRDefault="00E25B75" w:rsidP="00E25B75">
      <w:pPr>
        <w:pStyle w:val="Bibliography"/>
      </w:pPr>
      <w:r w:rsidRPr="00C14B62">
        <w:rPr>
          <w:lang w:val="sv-SE"/>
        </w:rPr>
        <w:t xml:space="preserve">Neuenfeldt, S., Bartolino, V., Orio, A., Andersen, K.H., Andersen, N.G., Niiranen, S., </w:t>
      </w:r>
      <w:r w:rsidRPr="00C14B62">
        <w:rPr>
          <w:i/>
          <w:iCs/>
          <w:lang w:val="sv-SE"/>
        </w:rPr>
        <w:t>et al.</w:t>
      </w:r>
      <w:r w:rsidRPr="00C14B62">
        <w:rPr>
          <w:lang w:val="sv-SE"/>
        </w:rPr>
        <w:t xml:space="preserve"> </w:t>
      </w:r>
      <w:r w:rsidRPr="00E25B75">
        <w:t>(2020). Feeding and growth of Atlantic cod (</w:t>
      </w:r>
      <w:r w:rsidRPr="00E25B75">
        <w:rPr>
          <w:i/>
          <w:iCs/>
        </w:rPr>
        <w:t>Gadus morhua</w:t>
      </w:r>
      <w:r w:rsidRPr="00E25B75">
        <w:t xml:space="preserve"> L.) in the eastern Baltic Sea under environmental change. </w:t>
      </w:r>
      <w:r w:rsidRPr="00E25B75">
        <w:rPr>
          <w:i/>
          <w:iCs/>
        </w:rPr>
        <w:t>ICES Journal of Marine Science</w:t>
      </w:r>
      <w:r w:rsidRPr="00E25B75">
        <w:t>, 77, 624–632.</w:t>
      </w:r>
    </w:p>
    <w:p w14:paraId="0A2C02F5" w14:textId="77777777" w:rsidR="00E25B75" w:rsidRPr="00E25B75" w:rsidRDefault="00E25B75" w:rsidP="00E25B75">
      <w:pPr>
        <w:pStyle w:val="Bibliography"/>
      </w:pPr>
      <w:r w:rsidRPr="00E25B75">
        <w:t xml:space="preserve">Neuheimer, A.B. &amp; Grønkjaer, P. (2012). Climate effects on size-at-age: growth in warming waters compensates for earlier maturity in an exploited marine fish. </w:t>
      </w:r>
      <w:r w:rsidRPr="00E25B75">
        <w:rPr>
          <w:i/>
          <w:iCs/>
        </w:rPr>
        <w:t>Global Change Biology</w:t>
      </w:r>
      <w:r w:rsidRPr="00E25B75">
        <w:t>, 18, 1812–1822.</w:t>
      </w:r>
    </w:p>
    <w:p w14:paraId="557A1531" w14:textId="77777777" w:rsidR="00E25B75" w:rsidRPr="00E25B75" w:rsidRDefault="00E25B75" w:rsidP="00E25B75">
      <w:pPr>
        <w:pStyle w:val="Bibliography"/>
      </w:pPr>
      <w:r w:rsidRPr="00E25B75">
        <w:t xml:space="preserve">Neuheimer, A.B., Thresher, R.E., Lyle, J.M. &amp; Semmens, J.M. (2011). Tolerance limit for fish growth exceeded by warming waters. </w:t>
      </w:r>
      <w:r w:rsidRPr="00E25B75">
        <w:rPr>
          <w:i/>
          <w:iCs/>
        </w:rPr>
        <w:t>Nature Climate Change</w:t>
      </w:r>
      <w:r w:rsidRPr="00E25B75">
        <w:t>, 1, 110–113.</w:t>
      </w:r>
    </w:p>
    <w:p w14:paraId="478BEEBD" w14:textId="77777777" w:rsidR="00E25B75" w:rsidRPr="00E25B75" w:rsidRDefault="00E25B75" w:rsidP="00E25B75">
      <w:pPr>
        <w:pStyle w:val="Bibliography"/>
      </w:pPr>
      <w:r w:rsidRPr="00E25B75">
        <w:t xml:space="preserve">Ohlberger, J. (2013). Climate warming and ectotherm body size – from individual physiology to community ecology. </w:t>
      </w:r>
      <w:r w:rsidRPr="00E25B75">
        <w:rPr>
          <w:i/>
          <w:iCs/>
        </w:rPr>
        <w:t>Functional Ecology</w:t>
      </w:r>
      <w:r w:rsidRPr="00E25B75">
        <w:t>, 27, 991–1001.</w:t>
      </w:r>
    </w:p>
    <w:p w14:paraId="5E529EC0" w14:textId="77777777" w:rsidR="00E25B75" w:rsidRPr="00E25B75" w:rsidRDefault="00E25B75" w:rsidP="00E25B75">
      <w:pPr>
        <w:pStyle w:val="Bibliography"/>
      </w:pPr>
      <w:r w:rsidRPr="00E25B75">
        <w:t xml:space="preserve">Ohlberger, J., Edeline, E., Vollestad, L.A., Stenseth, N.C. &amp; Claessen, D. (2011). Temperature-driven regime shifts in the dynamics of size-structured populations. </w:t>
      </w:r>
      <w:r w:rsidRPr="00E25B75">
        <w:rPr>
          <w:i/>
          <w:iCs/>
        </w:rPr>
        <w:t>The American Naturalist</w:t>
      </w:r>
      <w:r w:rsidRPr="00E25B75">
        <w:t>, 177, 211–223.</w:t>
      </w:r>
    </w:p>
    <w:p w14:paraId="22A120A4" w14:textId="77777777" w:rsidR="00E25B75" w:rsidRPr="00E25B75" w:rsidRDefault="00E25B75" w:rsidP="00E25B75">
      <w:pPr>
        <w:pStyle w:val="Bibliography"/>
      </w:pPr>
      <w:r w:rsidRPr="00E25B75">
        <w:t xml:space="preserve">Pauly, D. (1980). On the interrelationships between natural mortality, growth parameters, and mean environmental temperature in 175 fish stocks. </w:t>
      </w:r>
      <w:r w:rsidRPr="00E25B75">
        <w:rPr>
          <w:i/>
          <w:iCs/>
        </w:rPr>
        <w:t>ICES Journal of Marine Science</w:t>
      </w:r>
      <w:r w:rsidRPr="00E25B75">
        <w:t>, 39, 175–192.</w:t>
      </w:r>
    </w:p>
    <w:p w14:paraId="1A6DF4D8" w14:textId="77777777" w:rsidR="00E25B75" w:rsidRPr="00E25B75" w:rsidRDefault="00E25B75" w:rsidP="00E25B75">
      <w:pPr>
        <w:pStyle w:val="Bibliography"/>
      </w:pPr>
      <w:r w:rsidRPr="00E25B75">
        <w:t xml:space="preserve">Pinsky, M.L., Worm, B., Fogarty, M.J., Sarmiento, J.L. &amp; Levin, S.A. (2013). Marine Taxa Track Local Climate Velocities. </w:t>
      </w:r>
      <w:r w:rsidRPr="00E25B75">
        <w:rPr>
          <w:i/>
          <w:iCs/>
        </w:rPr>
        <w:t>Science</w:t>
      </w:r>
      <w:r w:rsidRPr="00E25B75">
        <w:t>, 341, 1239–1242.</w:t>
      </w:r>
    </w:p>
    <w:p w14:paraId="0756BDF7" w14:textId="77777777" w:rsidR="00E25B75" w:rsidRPr="00E25B75" w:rsidRDefault="00E25B75" w:rsidP="00E25B75">
      <w:pPr>
        <w:pStyle w:val="Bibliography"/>
      </w:pPr>
      <w:r w:rsidRPr="00E25B75">
        <w:t xml:space="preserve">Pontavice, H. du, Gascuel, D., Reygondeau, G., Maureaud, A. &amp; Cheung, W.W.L. (2019). Climate change undermines the global functioning of marine food webs. </w:t>
      </w:r>
      <w:r w:rsidRPr="00E25B75">
        <w:rPr>
          <w:i/>
          <w:iCs/>
        </w:rPr>
        <w:t>Global Change Biology</w:t>
      </w:r>
      <w:r w:rsidRPr="00E25B75">
        <w:t>.</w:t>
      </w:r>
    </w:p>
    <w:p w14:paraId="25C268C0" w14:textId="77777777" w:rsidR="00E25B75" w:rsidRPr="00E25B75" w:rsidRDefault="00E25B75" w:rsidP="00E25B75">
      <w:pPr>
        <w:pStyle w:val="Bibliography"/>
      </w:pPr>
      <w:r w:rsidRPr="00E25B75">
        <w:t xml:space="preserve">R Core Team. (2020). </w:t>
      </w:r>
      <w:r w:rsidRPr="00E25B75">
        <w:rPr>
          <w:i/>
          <w:iCs/>
        </w:rPr>
        <w:t>R: A Language and Environment for Statistical Computing. R Foundation for Statistical Computing</w:t>
      </w:r>
      <w:r w:rsidRPr="00E25B75">
        <w:t>. Vienna, Austria.</w:t>
      </w:r>
    </w:p>
    <w:p w14:paraId="2E39542F" w14:textId="77777777" w:rsidR="00E25B75" w:rsidRPr="00E25B75" w:rsidRDefault="00E25B75" w:rsidP="00E25B75">
      <w:pPr>
        <w:pStyle w:val="Bibliography"/>
      </w:pPr>
      <w:r w:rsidRPr="00E25B75">
        <w:t xml:space="preserve">Rall, B.C., Brose, U., Hartvig, M., Kalinkat, G., Schwarzmuller, F., Vucic-Pestic, O., </w:t>
      </w:r>
      <w:r w:rsidRPr="00E25B75">
        <w:rPr>
          <w:i/>
          <w:iCs/>
        </w:rPr>
        <w:t>et al.</w:t>
      </w:r>
      <w:r w:rsidRPr="00E25B75">
        <w:t xml:space="preserve"> (2012). Universal temperature and body-mass scaling of feeding rates. </w:t>
      </w:r>
      <w:r w:rsidRPr="00E25B75">
        <w:rPr>
          <w:i/>
          <w:iCs/>
        </w:rPr>
        <w:t>Philosophical Transactions of the Royal Society of London, Series B: Biological Sciences</w:t>
      </w:r>
      <w:r w:rsidRPr="00E25B75">
        <w:t>, 367, 2923–2934.</w:t>
      </w:r>
    </w:p>
    <w:p w14:paraId="685F5F05" w14:textId="77777777" w:rsidR="00E25B75" w:rsidRPr="00E25B75" w:rsidRDefault="00E25B75" w:rsidP="00E25B75">
      <w:pPr>
        <w:pStyle w:val="Bibliography"/>
      </w:pPr>
      <w:r w:rsidRPr="00E25B75">
        <w:t xml:space="preserve">Reum, J.C.P., Blanchard, J.L., Holsman, K.K., Aydin, K. &amp; Punt, A.E. (2019). Species‐specific ontogenetic diet shifts attenuate trophic cascades and lengthen food chains in exploited ecosystems. </w:t>
      </w:r>
      <w:r w:rsidRPr="00E25B75">
        <w:rPr>
          <w:i/>
          <w:iCs/>
        </w:rPr>
        <w:t>Oikos</w:t>
      </w:r>
      <w:r w:rsidRPr="00E25B75">
        <w:t>, 128, 1051–1064.</w:t>
      </w:r>
    </w:p>
    <w:p w14:paraId="2DCD3BC1" w14:textId="77777777" w:rsidR="00E25B75" w:rsidRPr="00E25B75" w:rsidRDefault="00E25B75" w:rsidP="00E25B75">
      <w:pPr>
        <w:pStyle w:val="Bibliography"/>
      </w:pPr>
      <w:r w:rsidRPr="00E25B75">
        <w:t xml:space="preserve">Righton, D.A., Andersen, K.Haste., Neat, F., Thorsteinsson, V., Steingrund, P., Svedäng, H., </w:t>
      </w:r>
      <w:r w:rsidRPr="00E25B75">
        <w:rPr>
          <w:i/>
          <w:iCs/>
        </w:rPr>
        <w:t>et al.</w:t>
      </w:r>
      <w:r w:rsidRPr="00E25B75">
        <w:t xml:space="preserve"> (2010). Thermal niche of Atlantic cod Gadus morhua: limits, tolerance and optima. </w:t>
      </w:r>
      <w:r w:rsidRPr="00E25B75">
        <w:rPr>
          <w:i/>
          <w:iCs/>
        </w:rPr>
        <w:t>Marine Ecology Progress Series</w:t>
      </w:r>
      <w:r w:rsidRPr="00E25B75">
        <w:t>, 420, 1–13.</w:t>
      </w:r>
    </w:p>
    <w:p w14:paraId="357A1509" w14:textId="77777777" w:rsidR="00E25B75" w:rsidRPr="00E25B75" w:rsidRDefault="00E25B75" w:rsidP="00E25B75">
      <w:pPr>
        <w:pStyle w:val="Bibliography"/>
      </w:pPr>
      <w:r w:rsidRPr="00E25B75">
        <w:t xml:space="preserve">van Rijn, I., Buba, Y., DeLong, J., Kiflawi, M. &amp; Belmaker, J. (2017). Large but uneven reduction in fish size across species in relation to changing sea temperatures. </w:t>
      </w:r>
      <w:r w:rsidRPr="00E25B75">
        <w:rPr>
          <w:i/>
          <w:iCs/>
        </w:rPr>
        <w:t>Global Change Biology</w:t>
      </w:r>
      <w:r w:rsidRPr="00E25B75">
        <w:t>, 23, 3667–3674.</w:t>
      </w:r>
    </w:p>
    <w:p w14:paraId="2785BD68" w14:textId="77777777" w:rsidR="00E25B75" w:rsidRPr="00E25B75" w:rsidRDefault="00E25B75" w:rsidP="00E25B75">
      <w:pPr>
        <w:pStyle w:val="Bibliography"/>
      </w:pPr>
      <w:r w:rsidRPr="00E25B75">
        <w:lastRenderedPageBreak/>
        <w:t xml:space="preserve">Rohatgi, A. (2012). </w:t>
      </w:r>
      <w:r w:rsidRPr="00E25B75">
        <w:rPr>
          <w:i/>
          <w:iCs/>
        </w:rPr>
        <w:t>WebPlotDigitalizer: HTML5 based online tool to extract numerical data from plot images. Version 4.1. [WWW document] URL https://automeris.io/WebPlotDigitizer (accessed on January 2019).</w:t>
      </w:r>
    </w:p>
    <w:p w14:paraId="50C00F07" w14:textId="77777777" w:rsidR="00E25B75" w:rsidRPr="00E25B75" w:rsidRDefault="00E25B75" w:rsidP="00E25B75">
      <w:pPr>
        <w:pStyle w:val="Bibliography"/>
      </w:pPr>
      <w:r w:rsidRPr="00E25B75">
        <w:t xml:space="preserve">Savage, V.M., Gillooly, J.F., Brown, J.H., West, G.B. &amp; Charnov, E.L. (2004). Effects of body size and temperature on population growth. </w:t>
      </w:r>
      <w:r w:rsidRPr="00E25B75">
        <w:rPr>
          <w:i/>
          <w:iCs/>
        </w:rPr>
        <w:t>The American Naturalist</w:t>
      </w:r>
      <w:r w:rsidRPr="00E25B75">
        <w:t>, 163, 429–441.</w:t>
      </w:r>
    </w:p>
    <w:p w14:paraId="730D6DFC" w14:textId="77777777" w:rsidR="00E25B75" w:rsidRPr="00E25B75" w:rsidRDefault="00E25B75" w:rsidP="00E25B75">
      <w:pPr>
        <w:pStyle w:val="Bibliography"/>
      </w:pPr>
      <w:r w:rsidRPr="00E25B75">
        <w:t xml:space="preserve">Scott, F., Blanchard, J. &amp; Andersen, K. (2019). </w:t>
      </w:r>
      <w:r w:rsidRPr="00E25B75">
        <w:rPr>
          <w:i/>
          <w:iCs/>
        </w:rPr>
        <w:t>mizer: Multi-Species sIZE Spectrum Modelling in R</w:t>
      </w:r>
      <w:r w:rsidRPr="00E25B75">
        <w:t>. R. .</w:t>
      </w:r>
    </w:p>
    <w:p w14:paraId="654152B5" w14:textId="77777777" w:rsidR="00E25B75" w:rsidRPr="00E25B75" w:rsidRDefault="00E25B75" w:rsidP="00E25B75">
      <w:pPr>
        <w:pStyle w:val="Bibliography"/>
      </w:pPr>
      <w:r w:rsidRPr="00E25B75">
        <w:t xml:space="preserve">Scott, F., Blanchard, J.L. &amp; Andersen, K.H. (2014). mizer: An R package for multispecies, trait-based and community size spectrum ecological modelling. </w:t>
      </w:r>
      <w:r w:rsidRPr="00E25B75">
        <w:rPr>
          <w:i/>
          <w:iCs/>
        </w:rPr>
        <w:t>Methods in Ecology and Evolution</w:t>
      </w:r>
      <w:r w:rsidRPr="00E25B75">
        <w:t>, 5, 1121–1125.</w:t>
      </w:r>
    </w:p>
    <w:p w14:paraId="160ED4D4" w14:textId="77777777" w:rsidR="00E25B75" w:rsidRPr="00E25B75" w:rsidRDefault="00E25B75" w:rsidP="00E25B75">
      <w:pPr>
        <w:pStyle w:val="Bibliography"/>
      </w:pPr>
      <w:r w:rsidRPr="00E25B75">
        <w:t>Scott, F., Blanchard, J.L. &amp; Andersen, K.Haste. (2018). Multispecies, trait and community size spectrum ecological modelling in R ( mizer ), 1–87.</w:t>
      </w:r>
    </w:p>
    <w:p w14:paraId="52079225" w14:textId="77777777" w:rsidR="00E25B75" w:rsidRPr="00E25B75" w:rsidRDefault="00E25B75" w:rsidP="00E25B75">
      <w:pPr>
        <w:pStyle w:val="Bibliography"/>
      </w:pPr>
      <w:r w:rsidRPr="00E25B75">
        <w:t xml:space="preserve">Sheridan, J.A. &amp; Bickford, D. (2011). Shrinking body size as an ecological response to climate change. </w:t>
      </w:r>
      <w:r w:rsidRPr="00E25B75">
        <w:rPr>
          <w:i/>
          <w:iCs/>
        </w:rPr>
        <w:t>Nature Climate Change</w:t>
      </w:r>
      <w:r w:rsidRPr="00E25B75">
        <w:t>, 1, 401–406.</w:t>
      </w:r>
    </w:p>
    <w:p w14:paraId="077E7A13" w14:textId="77777777" w:rsidR="00E25B75" w:rsidRPr="00E25B75" w:rsidRDefault="00E25B75" w:rsidP="00E25B75">
      <w:pPr>
        <w:pStyle w:val="Bibliography"/>
      </w:pPr>
      <w:r w:rsidRPr="00E25B75">
        <w:t xml:space="preserve">Steinacher, M., Joos, F., Frolicher, T.L., Bopp, L., Cadule, P., Cocco, V., </w:t>
      </w:r>
      <w:r w:rsidRPr="00E25B75">
        <w:rPr>
          <w:i/>
          <w:iCs/>
        </w:rPr>
        <w:t>et al.</w:t>
      </w:r>
      <w:r w:rsidRPr="00E25B75">
        <w:t xml:space="preserve"> (2010). Projected 21st century decrease in marine productivity: a multi-model analysis. </w:t>
      </w:r>
      <w:r w:rsidRPr="00E25B75">
        <w:rPr>
          <w:i/>
          <w:iCs/>
        </w:rPr>
        <w:t>Biogeosciences</w:t>
      </w:r>
      <w:r w:rsidRPr="00E25B75">
        <w:t>, 7.</w:t>
      </w:r>
    </w:p>
    <w:p w14:paraId="1A1DDC35" w14:textId="77777777" w:rsidR="00E25B75" w:rsidRPr="00E25B75" w:rsidRDefault="00E25B75" w:rsidP="00E25B75">
      <w:pPr>
        <w:pStyle w:val="Bibliography"/>
      </w:pPr>
      <w:r w:rsidRPr="00E25B75">
        <w:t xml:space="preserve">Svedäng, H. &amp; Hornborg, S. (2014). Selective fishing induces density-dependent growth. </w:t>
      </w:r>
      <w:r w:rsidRPr="00E25B75">
        <w:rPr>
          <w:i/>
          <w:iCs/>
        </w:rPr>
        <w:t>Nature Communications</w:t>
      </w:r>
      <w:r w:rsidRPr="00E25B75">
        <w:t>, 5, 4152.</w:t>
      </w:r>
    </w:p>
    <w:p w14:paraId="0695A4AA" w14:textId="77777777" w:rsidR="00E25B75" w:rsidRPr="00E25B75" w:rsidRDefault="00E25B75" w:rsidP="00E25B75">
      <w:pPr>
        <w:pStyle w:val="Bibliography"/>
      </w:pPr>
      <w:r w:rsidRPr="00E25B75">
        <w:t xml:space="preserve">Szuwalski, C.S., Burgess, M.G., Costello, C. &amp; Gaines, S.D. (2017). High fishery catches through trophic cascades in China. </w:t>
      </w:r>
      <w:r w:rsidRPr="00E25B75">
        <w:rPr>
          <w:i/>
          <w:iCs/>
        </w:rPr>
        <w:t>Proceedings of the National Academy of Sciences</w:t>
      </w:r>
      <w:r w:rsidRPr="00E25B75">
        <w:t>, 114, 717–721.</w:t>
      </w:r>
    </w:p>
    <w:p w14:paraId="35DAC535" w14:textId="77777777" w:rsidR="00E25B75" w:rsidRPr="00E25B75" w:rsidRDefault="00E25B75" w:rsidP="00E25B75">
      <w:pPr>
        <w:pStyle w:val="Bibliography"/>
      </w:pPr>
      <w:r w:rsidRPr="00E25B75">
        <w:t xml:space="preserve">Thorson, J.T., Monnahan, C.C. &amp; Cope, J.M. (2015). The potential impact of time-variation in vital rates on fisheries management targets for marine fishes. </w:t>
      </w:r>
      <w:r w:rsidRPr="00E25B75">
        <w:rPr>
          <w:i/>
          <w:iCs/>
        </w:rPr>
        <w:t>Fisheries Research</w:t>
      </w:r>
      <w:r w:rsidRPr="00E25B75">
        <w:t>, 169, 8–17.</w:t>
      </w:r>
    </w:p>
    <w:p w14:paraId="24CC459E" w14:textId="77777777" w:rsidR="00E25B75" w:rsidRPr="00E25B75" w:rsidRDefault="00E25B75" w:rsidP="00E25B75">
      <w:pPr>
        <w:pStyle w:val="Bibliography"/>
      </w:pPr>
      <w:r w:rsidRPr="00E25B75">
        <w:t xml:space="preserve">Thorson, J.T., Munch, S.B., Cope, J.M. &amp; Gao, J. (2017). Predicting life history parameters for all fishes worldwide. </w:t>
      </w:r>
      <w:r w:rsidRPr="00E25B75">
        <w:rPr>
          <w:i/>
          <w:iCs/>
        </w:rPr>
        <w:t>Ecological Applications</w:t>
      </w:r>
      <w:r w:rsidRPr="00E25B75">
        <w:t>, 27, 2262–2276.</w:t>
      </w:r>
    </w:p>
    <w:p w14:paraId="4B977D30" w14:textId="77777777" w:rsidR="00E25B75" w:rsidRPr="00E25B75" w:rsidRDefault="00E25B75" w:rsidP="00E25B75">
      <w:pPr>
        <w:pStyle w:val="Bibliography"/>
      </w:pPr>
      <w:r w:rsidRPr="00E25B75">
        <w:t xml:space="preserve">Thresher, R.E., Koslow, J.A., Morison, A.K. &amp; Smith, D.C. (2007). Depth-mediated reversal of the effects of climate change on long-term growth rates of exploited marine fish. </w:t>
      </w:r>
      <w:r w:rsidRPr="00E25B75">
        <w:rPr>
          <w:i/>
          <w:iCs/>
        </w:rPr>
        <w:t>Proceedings of the National Academy of Sciences, USA</w:t>
      </w:r>
      <w:r w:rsidRPr="00E25B75">
        <w:t>, 104, 7461–7465.</w:t>
      </w:r>
    </w:p>
    <w:p w14:paraId="0DAA7C86" w14:textId="77777777" w:rsidR="00E25B75" w:rsidRPr="00E25B75" w:rsidRDefault="00E25B75" w:rsidP="00E25B75">
      <w:pPr>
        <w:pStyle w:val="Bibliography"/>
      </w:pPr>
      <w:r w:rsidRPr="00E25B75">
        <w:t xml:space="preserve">Tittensor, D.P., Novaglio, C., Harrison, C.S., Heneghan, R.F., Barrier, N., Bianchi, D., </w:t>
      </w:r>
      <w:r w:rsidRPr="00E25B75">
        <w:rPr>
          <w:i/>
          <w:iCs/>
        </w:rPr>
        <w:t>et al.</w:t>
      </w:r>
      <w:r w:rsidRPr="00E25B75">
        <w:t xml:space="preserve"> (2021). Next-generation ensemble projections reveal higher climate risks for marine ecosystems. </w:t>
      </w:r>
      <w:r w:rsidRPr="00E25B75">
        <w:rPr>
          <w:i/>
          <w:iCs/>
        </w:rPr>
        <w:t>Nat. Clim. Chang.</w:t>
      </w:r>
      <w:r w:rsidRPr="00E25B75">
        <w:t>, 11, 973–981.</w:t>
      </w:r>
    </w:p>
    <w:p w14:paraId="6077CB3D" w14:textId="77777777" w:rsidR="00E25B75" w:rsidRPr="00E25B75" w:rsidRDefault="00E25B75" w:rsidP="00E25B75">
      <w:pPr>
        <w:pStyle w:val="Bibliography"/>
      </w:pPr>
      <w:r w:rsidRPr="00E25B75">
        <w:t xml:space="preserve">Tu, C.-Y., Chen, K.-T. &amp; Hsieh, C. (2018). Fishing and temperature effects on the size structure of exploited fish stocks. </w:t>
      </w:r>
      <w:r w:rsidRPr="00E25B75">
        <w:rPr>
          <w:i/>
          <w:iCs/>
        </w:rPr>
        <w:t>Sci Rep</w:t>
      </w:r>
      <w:r w:rsidRPr="00E25B75">
        <w:t>, 8, 7132.</w:t>
      </w:r>
    </w:p>
    <w:p w14:paraId="6EBCC397" w14:textId="77777777" w:rsidR="00E25B75" w:rsidRPr="00E25B75" w:rsidRDefault="00E25B75" w:rsidP="00E25B75">
      <w:pPr>
        <w:pStyle w:val="Bibliography"/>
      </w:pPr>
      <w:r w:rsidRPr="00E25B75">
        <w:t xml:space="preserve">Ursin, E. (1967). A Mathematical Model of Some Aspects of Fish Growth, Respiration, and Mortality. </w:t>
      </w:r>
      <w:r w:rsidRPr="00E25B75">
        <w:rPr>
          <w:i/>
          <w:iCs/>
        </w:rPr>
        <w:t>Journal of the Fisheries Research Board of Canada</w:t>
      </w:r>
      <w:r w:rsidRPr="00E25B75">
        <w:t>, 24, 2355–2453.</w:t>
      </w:r>
    </w:p>
    <w:p w14:paraId="5AA86F4A" w14:textId="77777777" w:rsidR="00E25B75" w:rsidRPr="00C14B62" w:rsidRDefault="00E25B75" w:rsidP="00E25B75">
      <w:pPr>
        <w:pStyle w:val="Bibliography"/>
        <w:rPr>
          <w:lang w:val="sv-SE"/>
        </w:rPr>
      </w:pPr>
      <w:r w:rsidRPr="00E25B75">
        <w:t xml:space="preserve">Ursin, E. (1973). On the prey size preferences of cod and dab. </w:t>
      </w:r>
      <w:r w:rsidRPr="00C14B62">
        <w:rPr>
          <w:i/>
          <w:iCs/>
          <w:lang w:val="sv-SE"/>
        </w:rPr>
        <w:t>Meddelelser fra Danmarks Fiskeri-og Havun- dersgelser</w:t>
      </w:r>
      <w:r w:rsidRPr="00C14B62">
        <w:rPr>
          <w:lang w:val="sv-SE"/>
        </w:rPr>
        <w:t>, 7:8598.</w:t>
      </w:r>
    </w:p>
    <w:p w14:paraId="0AC25868" w14:textId="77777777" w:rsidR="00E25B75" w:rsidRPr="00E25B75" w:rsidRDefault="00E25B75" w:rsidP="00E25B75">
      <w:pPr>
        <w:pStyle w:val="Bibliography"/>
      </w:pPr>
      <w:r w:rsidRPr="00E25B75">
        <w:t xml:space="preserve">Woodworth-Jefcoats, P.A., Blanchard, J.L. &amp; Drazen, J.C. (2019). Relative Impacts of Simultaneous Stressors on a Pelagic Marine Ecosystem. </w:t>
      </w:r>
      <w:r w:rsidRPr="00E25B75">
        <w:rPr>
          <w:i/>
          <w:iCs/>
        </w:rPr>
        <w:t>Frontiers in Marine Science</w:t>
      </w:r>
      <w:r w:rsidRPr="00E25B75">
        <w:t>, 6.</w:t>
      </w:r>
    </w:p>
    <w:p w14:paraId="5CC63E2F" w14:textId="77777777" w:rsidR="00E25B75" w:rsidRPr="00E25B75" w:rsidRDefault="00E25B75" w:rsidP="00E25B75">
      <w:pPr>
        <w:pStyle w:val="Bibliography"/>
      </w:pPr>
      <w:r w:rsidRPr="00E25B75">
        <w:t xml:space="preserve">Woodworth-Jefcoats, P.A., Polovina, J.J., Dunne, J.P. &amp; Blanchard, J.L. (2013). Ecosystem size structure response to 21st century climate projection: large fish abundance decreases in the central North Pacific and increases in the California Current. </w:t>
      </w:r>
      <w:r w:rsidRPr="00E25B75">
        <w:rPr>
          <w:i/>
          <w:iCs/>
        </w:rPr>
        <w:t>Global Change Biology</w:t>
      </w:r>
      <w:r w:rsidRPr="00E25B75">
        <w:t>, 19, 724–733.</w:t>
      </w:r>
    </w:p>
    <w:p w14:paraId="3C4C77F4" w14:textId="77777777" w:rsidR="00E25B75" w:rsidRPr="00E25B75" w:rsidRDefault="00E25B75" w:rsidP="00E25B75">
      <w:pPr>
        <w:pStyle w:val="Bibliography"/>
      </w:pPr>
      <w:r w:rsidRPr="00E25B75">
        <w:t xml:space="preserve">Woodworth-Jefcoats, P.A., Polovina, J.J., Howell, E.A. &amp; Blanchard, J.L. (2015). Two takes on the ecosystem impacts of climate change and fishing: Comparing a size-based and </w:t>
      </w:r>
      <w:r w:rsidRPr="00E25B75">
        <w:lastRenderedPageBreak/>
        <w:t xml:space="preserve">a species-based ecosystem model in the central North Pacific. </w:t>
      </w:r>
      <w:r w:rsidRPr="00E25B75">
        <w:rPr>
          <w:i/>
          <w:iCs/>
        </w:rPr>
        <w:t>Progress in Oceanography</w:t>
      </w:r>
      <w:r w:rsidRPr="00E25B75">
        <w:t>, 138, 533–545.</w:t>
      </w:r>
    </w:p>
    <w:p w14:paraId="5CA28E2D" w14:textId="77777777" w:rsidR="00E25B75" w:rsidRPr="00E25B75" w:rsidRDefault="00E25B75" w:rsidP="00E25B75">
      <w:pPr>
        <w:pStyle w:val="Bibliography"/>
      </w:pPr>
      <w:r w:rsidRPr="00E25B75">
        <w:t xml:space="preserve">Yvon‐Durocher, G., Montoya, J.M., Trimmer, M. &amp; Woodward, G. (2011). Warming alters the size spectrum and shifts the distribution of biomass in freshwater ecosystems. </w:t>
      </w:r>
      <w:r w:rsidRPr="00E25B75">
        <w:rPr>
          <w:i/>
          <w:iCs/>
        </w:rPr>
        <w:t>Global Change Biology</w:t>
      </w:r>
      <w:r w:rsidRPr="00E25B75">
        <w:t>, 17, 1681–1694.</w:t>
      </w:r>
    </w:p>
    <w:p w14:paraId="67DB2194" w14:textId="4E634351" w:rsidR="00005B86" w:rsidRPr="00F95139" w:rsidRDefault="009A4E72" w:rsidP="004E0AE6">
      <w:pPr>
        <w:contextualSpacing/>
        <w:jc w:val="both"/>
        <w:rPr>
          <w:rFonts w:cstheme="minorHAnsi"/>
          <w:b/>
        </w:rPr>
      </w:pPr>
      <w:r>
        <w:fldChar w:fldCharType="end"/>
      </w:r>
    </w:p>
    <w:p w14:paraId="386BDA0F" w14:textId="1B83744A" w:rsidR="00751F48" w:rsidRPr="0053282F" w:rsidRDefault="00751F48" w:rsidP="004E0AE6">
      <w:pPr>
        <w:pStyle w:val="Bibliography"/>
        <w:spacing w:line="480" w:lineRule="auto"/>
        <w:rPr>
          <w:rFonts w:cstheme="minorHAnsi"/>
          <w:b/>
        </w:rPr>
      </w:pPr>
    </w:p>
    <w:p w14:paraId="3CCA5082" w14:textId="05CF9D5E" w:rsidR="00EE1FA6" w:rsidRDefault="00EE1FA6" w:rsidP="004E0AE6">
      <w:pPr>
        <w:spacing w:line="480" w:lineRule="auto"/>
      </w:pPr>
    </w:p>
    <w:p w14:paraId="08D4C0A5" w14:textId="64EF34D5" w:rsidR="00811B7F" w:rsidRDefault="00811B7F" w:rsidP="004E0AE6">
      <w:pPr>
        <w:spacing w:line="480" w:lineRule="auto"/>
      </w:pPr>
    </w:p>
    <w:p w14:paraId="47CAC6BD" w14:textId="3B20D255" w:rsidR="00811B7F" w:rsidRDefault="00811B7F" w:rsidP="004E0AE6">
      <w:pPr>
        <w:spacing w:line="480" w:lineRule="auto"/>
      </w:pPr>
    </w:p>
    <w:p w14:paraId="7531C9C9" w14:textId="583DA193" w:rsidR="00C14B62" w:rsidRDefault="00C14B62" w:rsidP="004E0AE6">
      <w:pPr>
        <w:spacing w:line="480" w:lineRule="auto"/>
      </w:pPr>
    </w:p>
    <w:p w14:paraId="4F6C6AE7" w14:textId="058ED72D" w:rsidR="00C14B62" w:rsidRDefault="00C14B62" w:rsidP="004E0AE6">
      <w:pPr>
        <w:spacing w:line="480" w:lineRule="auto"/>
      </w:pPr>
    </w:p>
    <w:p w14:paraId="53E17C30" w14:textId="106D192D" w:rsidR="00C14B62" w:rsidRDefault="00C14B62" w:rsidP="004E0AE6">
      <w:pPr>
        <w:spacing w:line="480" w:lineRule="auto"/>
      </w:pPr>
    </w:p>
    <w:p w14:paraId="446B9476" w14:textId="615C9E2C" w:rsidR="00C14B62" w:rsidRDefault="00C14B62" w:rsidP="004E0AE6">
      <w:pPr>
        <w:spacing w:line="480" w:lineRule="auto"/>
      </w:pPr>
    </w:p>
    <w:p w14:paraId="392CE011" w14:textId="7F882885" w:rsidR="00C14B62" w:rsidRDefault="00C14B62" w:rsidP="004E0AE6">
      <w:pPr>
        <w:spacing w:line="480" w:lineRule="auto"/>
      </w:pPr>
    </w:p>
    <w:p w14:paraId="25878103" w14:textId="050467CF" w:rsidR="00C14B62" w:rsidRDefault="00C14B62" w:rsidP="004E0AE6">
      <w:pPr>
        <w:spacing w:line="480" w:lineRule="auto"/>
      </w:pPr>
    </w:p>
    <w:p w14:paraId="150F1E6F" w14:textId="6D7A1FD7" w:rsidR="00C14B62" w:rsidRDefault="00C14B62" w:rsidP="004E0AE6">
      <w:pPr>
        <w:spacing w:line="480" w:lineRule="auto"/>
      </w:pPr>
    </w:p>
    <w:p w14:paraId="0124697B" w14:textId="77777777" w:rsidR="00C14B62" w:rsidRDefault="00C14B62" w:rsidP="004E0AE6">
      <w:pPr>
        <w:spacing w:line="480" w:lineRule="auto"/>
      </w:pPr>
    </w:p>
    <w:p w14:paraId="11420E8C" w14:textId="59A0801A" w:rsidR="00811B7F" w:rsidRDefault="00811B7F" w:rsidP="004E0AE6">
      <w:pPr>
        <w:spacing w:line="480" w:lineRule="auto"/>
        <w:ind w:firstLine="360"/>
        <w:jc w:val="both"/>
        <w:rPr>
          <w:rFonts w:cstheme="minorHAnsi"/>
          <w:bCs/>
        </w:rPr>
      </w:pPr>
    </w:p>
    <w:p w14:paraId="7D5F5708" w14:textId="0BACABCA" w:rsidR="00281B96" w:rsidRDefault="00281B96" w:rsidP="004E0AE6">
      <w:pPr>
        <w:spacing w:line="480" w:lineRule="auto"/>
        <w:ind w:firstLine="360"/>
        <w:jc w:val="both"/>
        <w:rPr>
          <w:rFonts w:cstheme="minorHAnsi"/>
          <w:bCs/>
        </w:rPr>
      </w:pPr>
    </w:p>
    <w:p w14:paraId="7A471E26" w14:textId="4F579219" w:rsidR="00281B96" w:rsidRDefault="00281B96" w:rsidP="004E0AE6">
      <w:pPr>
        <w:spacing w:line="480" w:lineRule="auto"/>
        <w:ind w:firstLine="360"/>
        <w:jc w:val="both"/>
        <w:rPr>
          <w:rFonts w:cstheme="minorHAnsi"/>
          <w:bCs/>
        </w:rPr>
      </w:pPr>
    </w:p>
    <w:p w14:paraId="772DBDBB" w14:textId="35E94564" w:rsidR="00281B96" w:rsidRDefault="00E10533" w:rsidP="00F708DC">
      <w:pPr>
        <w:spacing w:line="480" w:lineRule="auto"/>
        <w:jc w:val="center"/>
        <w:rPr>
          <w:rFonts w:cstheme="minorHAnsi"/>
          <w:bCs/>
        </w:rPr>
      </w:pPr>
      <w:r>
        <w:rPr>
          <w:rFonts w:cstheme="minorHAnsi"/>
          <w:bCs/>
          <w:noProof/>
        </w:rPr>
        <w:lastRenderedPageBreak/>
        <w:drawing>
          <wp:inline distT="0" distB="0" distL="0" distR="0" wp14:anchorId="5117D569" wp14:editId="5F6E9CD1">
            <wp:extent cx="6516967" cy="3035030"/>
            <wp:effectExtent l="0" t="0" r="0" b="63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rotWithShape="1">
                    <a:blip r:embed="rId8" cstate="print">
                      <a:extLst>
                        <a:ext uri="{28A0092B-C50C-407E-A947-70E740481C1C}">
                          <a14:useLocalDpi xmlns:a14="http://schemas.microsoft.com/office/drawing/2010/main" val="0"/>
                        </a:ext>
                      </a:extLst>
                    </a:blip>
                    <a:srcRect t="10616" b="6590"/>
                    <a:stretch/>
                  </pic:blipFill>
                  <pic:spPr bwMode="auto">
                    <a:xfrm>
                      <a:off x="0" y="0"/>
                      <a:ext cx="6534474" cy="3043183"/>
                    </a:xfrm>
                    <a:prstGeom prst="rect">
                      <a:avLst/>
                    </a:prstGeom>
                    <a:ln>
                      <a:noFill/>
                    </a:ln>
                    <a:extLst>
                      <a:ext uri="{53640926-AAD7-44D8-BBD7-CCE9431645EC}">
                        <a14:shadowObscured xmlns:a14="http://schemas.microsoft.com/office/drawing/2010/main"/>
                      </a:ext>
                    </a:extLst>
                  </pic:spPr>
                </pic:pic>
              </a:graphicData>
            </a:graphic>
          </wp:inline>
        </w:drawing>
      </w:r>
    </w:p>
    <w:p w14:paraId="4C9C172F" w14:textId="467BAB63" w:rsidR="00081A46" w:rsidRPr="00081A46" w:rsidRDefault="005843F1" w:rsidP="00DD1630">
      <w:pPr>
        <w:spacing w:line="480" w:lineRule="auto"/>
        <w:jc w:val="both"/>
        <w:rPr>
          <w:i/>
          <w:iCs/>
          <w:sz w:val="22"/>
          <w:szCs w:val="22"/>
          <w:lang w:val="en-US"/>
        </w:rPr>
      </w:pPr>
      <w:r w:rsidRPr="00F161AF">
        <w:rPr>
          <w:rFonts w:cstheme="minorHAnsi"/>
          <w:i/>
          <w:iCs/>
          <w:sz w:val="22"/>
          <w:szCs w:val="22"/>
        </w:rPr>
        <w:t xml:space="preserve">Figure </w:t>
      </w:r>
      <w:r w:rsidRPr="002C1353">
        <w:rPr>
          <w:rFonts w:cstheme="minorHAnsi"/>
          <w:i/>
          <w:iCs/>
          <w:sz w:val="22"/>
          <w:szCs w:val="22"/>
          <w:lang w:val="en-US"/>
        </w:rPr>
        <w:t>1</w:t>
      </w:r>
      <w:r w:rsidR="00DD1630" w:rsidRPr="00BE352D">
        <w:rPr>
          <w:i/>
          <w:iCs/>
          <w:sz w:val="22"/>
          <w:szCs w:val="22"/>
        </w:rPr>
        <w:t xml:space="preserve">. (A) Schematic representation of the individual level energy fluxes and their temperature dependence, and (B) the abundance spectrum of fishes (solid lines) emerging from food-dependent growth and mortality, and </w:t>
      </w:r>
      <w:r w:rsidR="00081A46" w:rsidRPr="00081A46">
        <w:rPr>
          <w:i/>
          <w:iCs/>
          <w:sz w:val="22"/>
          <w:szCs w:val="22"/>
          <w:lang w:val="en-US"/>
        </w:rPr>
        <w:t xml:space="preserve">spectra of their </w:t>
      </w:r>
      <w:r w:rsidR="00DD1630" w:rsidRPr="00BE352D">
        <w:rPr>
          <w:i/>
          <w:iCs/>
          <w:sz w:val="22"/>
          <w:szCs w:val="22"/>
        </w:rPr>
        <w:t xml:space="preserve">background pelagic and benthic </w:t>
      </w:r>
      <w:r w:rsidR="00081A46" w:rsidRPr="00021F6D">
        <w:rPr>
          <w:i/>
          <w:iCs/>
          <w:sz w:val="22"/>
          <w:szCs w:val="22"/>
          <w:lang w:val="en-US"/>
        </w:rPr>
        <w:t>resource</w:t>
      </w:r>
      <w:r w:rsidR="0021479B" w:rsidRPr="00021F6D">
        <w:rPr>
          <w:i/>
          <w:iCs/>
          <w:sz w:val="22"/>
          <w:szCs w:val="22"/>
          <w:lang w:val="en-US"/>
        </w:rPr>
        <w:t xml:space="preserve"> </w:t>
      </w:r>
      <w:r w:rsidR="00DD1630" w:rsidRPr="00BE352D">
        <w:rPr>
          <w:i/>
          <w:iCs/>
          <w:sz w:val="22"/>
          <w:szCs w:val="22"/>
        </w:rPr>
        <w:t>(dashed lines)</w:t>
      </w:r>
      <w:r w:rsidR="005C5C4C">
        <w:rPr>
          <w:i/>
          <w:iCs/>
          <w:sz w:val="22"/>
          <w:szCs w:val="22"/>
          <w:lang w:val="en-US"/>
        </w:rPr>
        <w:t>.</w:t>
      </w:r>
    </w:p>
    <w:p w14:paraId="42E173EE" w14:textId="07307C38" w:rsidR="00F708DC" w:rsidRDefault="00F708DC" w:rsidP="00F708DC">
      <w:pPr>
        <w:spacing w:line="480" w:lineRule="auto"/>
        <w:jc w:val="center"/>
        <w:rPr>
          <w:rFonts w:cstheme="minorHAnsi"/>
          <w:bCs/>
        </w:rPr>
      </w:pPr>
    </w:p>
    <w:p w14:paraId="6A1A27B7" w14:textId="3375616F" w:rsidR="00F708DC" w:rsidRDefault="00F708DC" w:rsidP="00F708DC">
      <w:pPr>
        <w:spacing w:line="480" w:lineRule="auto"/>
        <w:jc w:val="center"/>
        <w:rPr>
          <w:rFonts w:cstheme="minorHAnsi"/>
          <w:bCs/>
        </w:rPr>
      </w:pPr>
    </w:p>
    <w:p w14:paraId="3927B27F" w14:textId="67C72F57" w:rsidR="00F708DC" w:rsidRDefault="00F708DC" w:rsidP="00F708DC">
      <w:pPr>
        <w:spacing w:line="480" w:lineRule="auto"/>
        <w:jc w:val="center"/>
        <w:rPr>
          <w:rFonts w:cstheme="minorHAnsi"/>
          <w:bCs/>
        </w:rPr>
      </w:pPr>
    </w:p>
    <w:p w14:paraId="5F70097A" w14:textId="05AF38F0" w:rsidR="00F708DC" w:rsidRDefault="00F708DC" w:rsidP="00F708DC">
      <w:pPr>
        <w:spacing w:line="480" w:lineRule="auto"/>
        <w:jc w:val="center"/>
        <w:rPr>
          <w:rFonts w:cstheme="minorHAnsi"/>
          <w:bCs/>
        </w:rPr>
      </w:pPr>
    </w:p>
    <w:p w14:paraId="2E280C55" w14:textId="24AC0132" w:rsidR="00F708DC" w:rsidRDefault="00F708DC" w:rsidP="00F708DC">
      <w:pPr>
        <w:spacing w:line="480" w:lineRule="auto"/>
        <w:jc w:val="center"/>
        <w:rPr>
          <w:rFonts w:cstheme="minorHAnsi"/>
          <w:bCs/>
        </w:rPr>
      </w:pPr>
    </w:p>
    <w:p w14:paraId="75B6B17A" w14:textId="52A4DB0C" w:rsidR="00F708DC" w:rsidRDefault="00F708DC" w:rsidP="00F708DC">
      <w:pPr>
        <w:spacing w:line="480" w:lineRule="auto"/>
        <w:jc w:val="center"/>
        <w:rPr>
          <w:rFonts w:cstheme="minorHAnsi"/>
          <w:bCs/>
        </w:rPr>
      </w:pPr>
    </w:p>
    <w:p w14:paraId="19743CD8" w14:textId="1BAE662D" w:rsidR="00F708DC" w:rsidRDefault="00F708DC" w:rsidP="00F708DC">
      <w:pPr>
        <w:spacing w:line="480" w:lineRule="auto"/>
        <w:jc w:val="center"/>
        <w:rPr>
          <w:rFonts w:cstheme="minorHAnsi"/>
          <w:bCs/>
        </w:rPr>
      </w:pPr>
    </w:p>
    <w:p w14:paraId="0C92922F" w14:textId="4C1639D7" w:rsidR="00F708DC" w:rsidRDefault="00F708DC" w:rsidP="00F708DC">
      <w:pPr>
        <w:spacing w:line="480" w:lineRule="auto"/>
        <w:jc w:val="center"/>
        <w:rPr>
          <w:rFonts w:cstheme="minorHAnsi"/>
          <w:bCs/>
        </w:rPr>
      </w:pPr>
    </w:p>
    <w:p w14:paraId="0BB5C766" w14:textId="74FE4A75" w:rsidR="00F708DC" w:rsidRDefault="00F708DC" w:rsidP="00F708DC">
      <w:pPr>
        <w:spacing w:line="480" w:lineRule="auto"/>
        <w:jc w:val="center"/>
        <w:rPr>
          <w:rFonts w:cstheme="minorHAnsi"/>
          <w:bCs/>
        </w:rPr>
      </w:pPr>
    </w:p>
    <w:p w14:paraId="5A7B5C18" w14:textId="3D264F44" w:rsidR="00F708DC" w:rsidRDefault="00F708DC" w:rsidP="00F708DC">
      <w:pPr>
        <w:spacing w:line="480" w:lineRule="auto"/>
        <w:jc w:val="center"/>
        <w:rPr>
          <w:rFonts w:cstheme="minorHAnsi"/>
          <w:bCs/>
        </w:rPr>
      </w:pPr>
    </w:p>
    <w:p w14:paraId="01BBC650" w14:textId="53607B24" w:rsidR="00F708DC" w:rsidRDefault="00F708DC" w:rsidP="00F708DC">
      <w:pPr>
        <w:spacing w:line="480" w:lineRule="auto"/>
        <w:jc w:val="center"/>
        <w:rPr>
          <w:rFonts w:cstheme="minorHAnsi"/>
          <w:bCs/>
        </w:rPr>
      </w:pPr>
    </w:p>
    <w:p w14:paraId="065374A4" w14:textId="632CEB5D" w:rsidR="00F708DC" w:rsidRDefault="00F708DC" w:rsidP="00F708DC">
      <w:pPr>
        <w:spacing w:line="480" w:lineRule="auto"/>
        <w:jc w:val="center"/>
        <w:rPr>
          <w:rFonts w:cstheme="minorHAnsi"/>
          <w:bCs/>
        </w:rPr>
      </w:pPr>
    </w:p>
    <w:p w14:paraId="4D4E49BE" w14:textId="566AC424" w:rsidR="00B93DDC" w:rsidRDefault="00B93DDC" w:rsidP="00F708DC">
      <w:pPr>
        <w:spacing w:line="480" w:lineRule="auto"/>
        <w:jc w:val="center"/>
        <w:rPr>
          <w:rFonts w:cstheme="minorHAnsi"/>
          <w:bCs/>
        </w:rPr>
      </w:pPr>
    </w:p>
    <w:p w14:paraId="53DCBD51" w14:textId="6B15C065" w:rsidR="0003053C" w:rsidRDefault="00E40D17" w:rsidP="004E0AE6">
      <w:pPr>
        <w:spacing w:line="480" w:lineRule="auto"/>
        <w:ind w:firstLine="360"/>
        <w:jc w:val="both"/>
        <w:rPr>
          <w:rFonts w:cstheme="minorHAnsi"/>
          <w:bCs/>
        </w:rPr>
      </w:pPr>
      <w:r>
        <w:rPr>
          <w:rFonts w:cstheme="minorHAnsi"/>
          <w:bCs/>
          <w:noProof/>
          <w:lang w:val="sv-SE" w:eastAsia="sv-SE"/>
        </w:rPr>
        <w:lastRenderedPageBreak/>
        <w:drawing>
          <wp:inline distT="0" distB="0" distL="0" distR="0" wp14:anchorId="3C82D8DB" wp14:editId="543B6D12">
            <wp:extent cx="5731380" cy="5393933"/>
            <wp:effectExtent l="0" t="0" r="0" b="3810"/>
            <wp:docPr id="2" name="Picture 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iagram&#10;&#10;Description automatically generated"/>
                    <pic:cNvPicPr/>
                  </pic:nvPicPr>
                  <pic:blipFill rotWithShape="1">
                    <a:blip r:embed="rId9" cstate="print">
                      <a:extLst>
                        <a:ext uri="{28A0092B-C50C-407E-A947-70E740481C1C}">
                          <a14:useLocalDpi xmlns:a14="http://schemas.microsoft.com/office/drawing/2010/main" val="0"/>
                        </a:ext>
                      </a:extLst>
                    </a:blip>
                    <a:srcRect t="1793" b="4095"/>
                    <a:stretch/>
                  </pic:blipFill>
                  <pic:spPr bwMode="auto">
                    <a:xfrm>
                      <a:off x="0" y="0"/>
                      <a:ext cx="5731510" cy="5394056"/>
                    </a:xfrm>
                    <a:prstGeom prst="rect">
                      <a:avLst/>
                    </a:prstGeom>
                    <a:ln>
                      <a:noFill/>
                    </a:ln>
                    <a:extLst>
                      <a:ext uri="{53640926-AAD7-44D8-BBD7-CCE9431645EC}">
                        <a14:shadowObscured xmlns:a14="http://schemas.microsoft.com/office/drawing/2010/main"/>
                      </a:ext>
                    </a:extLst>
                  </pic:spPr>
                </pic:pic>
              </a:graphicData>
            </a:graphic>
          </wp:inline>
        </w:drawing>
      </w:r>
    </w:p>
    <w:p w14:paraId="2E34B979" w14:textId="33F0E1F8" w:rsidR="00811B7F" w:rsidRPr="00F161AF" w:rsidRDefault="00811B7F" w:rsidP="004E0AE6">
      <w:pPr>
        <w:spacing w:line="480" w:lineRule="auto"/>
        <w:jc w:val="both"/>
        <w:rPr>
          <w:i/>
          <w:iCs/>
          <w:sz w:val="22"/>
          <w:szCs w:val="22"/>
        </w:rPr>
      </w:pPr>
      <w:r w:rsidRPr="00F161AF">
        <w:rPr>
          <w:rFonts w:cstheme="minorHAnsi"/>
          <w:i/>
          <w:iCs/>
          <w:sz w:val="22"/>
          <w:szCs w:val="22"/>
        </w:rPr>
        <w:t xml:space="preserve">Figure </w:t>
      </w:r>
      <w:r w:rsidR="00017868" w:rsidRPr="009A4E72">
        <w:rPr>
          <w:rFonts w:cstheme="minorHAnsi"/>
          <w:i/>
          <w:iCs/>
          <w:sz w:val="22"/>
          <w:szCs w:val="22"/>
          <w:lang w:val="en-US"/>
        </w:rPr>
        <w:t>2</w:t>
      </w:r>
      <w:r w:rsidRPr="00F161AF">
        <w:rPr>
          <w:rFonts w:cstheme="minorHAnsi"/>
          <w:i/>
          <w:iCs/>
          <w:sz w:val="22"/>
          <w:szCs w:val="22"/>
        </w:rPr>
        <w:t xml:space="preserve">. Individual growth trajectories of sprat, </w:t>
      </w:r>
      <w:r w:rsidR="0003053C" w:rsidRPr="00F161AF">
        <w:rPr>
          <w:rFonts w:cstheme="minorHAnsi"/>
          <w:i/>
          <w:iCs/>
          <w:sz w:val="22"/>
          <w:szCs w:val="22"/>
        </w:rPr>
        <w:t>herring,</w:t>
      </w:r>
      <w:r w:rsidRPr="00F161AF">
        <w:rPr>
          <w:rFonts w:cstheme="minorHAnsi"/>
          <w:i/>
          <w:iCs/>
          <w:sz w:val="22"/>
          <w:szCs w:val="22"/>
        </w:rPr>
        <w:t xml:space="preserve"> and cod from model projections to year 2050 assuming warming according to </w:t>
      </w:r>
      <w:r w:rsidRPr="00F161AF">
        <w:rPr>
          <w:rFonts w:ascii="Times" w:hAnsi="Times"/>
          <w:i/>
          <w:iCs/>
          <w:sz w:val="22"/>
          <w:szCs w:val="22"/>
        </w:rPr>
        <w:t xml:space="preserve">RCP 8.5 while </w:t>
      </w:r>
      <w:r w:rsidRPr="00F161AF">
        <w:rPr>
          <w:rFonts w:cstheme="minorHAnsi"/>
          <w:i/>
          <w:iCs/>
          <w:sz w:val="22"/>
          <w:szCs w:val="22"/>
        </w:rPr>
        <w:t>keeping fishing mortality at F</w:t>
      </w:r>
      <w:r w:rsidRPr="00F161AF">
        <w:rPr>
          <w:rFonts w:cstheme="minorHAnsi"/>
          <w:i/>
          <w:iCs/>
          <w:sz w:val="22"/>
          <w:szCs w:val="22"/>
          <w:vertAlign w:val="subscript"/>
        </w:rPr>
        <w:t>MSY</w:t>
      </w:r>
      <w:r w:rsidRPr="00F161AF">
        <w:rPr>
          <w:rFonts w:cstheme="minorHAnsi"/>
          <w:i/>
          <w:iCs/>
          <w:sz w:val="22"/>
          <w:szCs w:val="22"/>
        </w:rPr>
        <w:t xml:space="preserve"> levels from the size spectrum model. Top row shows size-at-age and bottom row shows size-at-age relative to a non-warming scenario. </w:t>
      </w:r>
      <w:r w:rsidRPr="00F161AF">
        <w:rPr>
          <w:i/>
          <w:iCs/>
          <w:sz w:val="22"/>
          <w:szCs w:val="22"/>
        </w:rPr>
        <w:t xml:space="preserve">The dashed line in the top row depicts projections assuming a </w:t>
      </w:r>
      <w:r w:rsidRPr="00F161AF">
        <w:rPr>
          <w:rFonts w:cstheme="minorHAnsi"/>
          <w:i/>
          <w:iCs/>
          <w:sz w:val="22"/>
          <w:szCs w:val="22"/>
        </w:rPr>
        <w:t xml:space="preserve">non-warming scenario </w:t>
      </w:r>
      <w:r w:rsidRPr="00F161AF">
        <w:rPr>
          <w:i/>
          <w:iCs/>
          <w:sz w:val="22"/>
          <w:szCs w:val="22"/>
        </w:rPr>
        <w:t>and thus constitutes a baseline prediction. Colours indicate different temperature-scaling scenarios. Shaded areas encompass the 2.5 and 97.5 percentiles from the set of 200 simulations with randomly assigned activation energies.</w:t>
      </w:r>
      <w:r w:rsidR="00BE352D" w:rsidRPr="00BE352D">
        <w:t xml:space="preserve"> </w:t>
      </w:r>
    </w:p>
    <w:p w14:paraId="37BC1BAB" w14:textId="77777777" w:rsidR="00811B7F" w:rsidRDefault="00811B7F" w:rsidP="004E0AE6">
      <w:pPr>
        <w:spacing w:line="480" w:lineRule="auto"/>
        <w:contextualSpacing/>
        <w:jc w:val="both"/>
        <w:rPr>
          <w:rFonts w:cstheme="minorHAnsi"/>
          <w:bCs/>
        </w:rPr>
      </w:pPr>
    </w:p>
    <w:p w14:paraId="3686B465" w14:textId="764191A8" w:rsidR="00811B7F" w:rsidRDefault="00663EA1" w:rsidP="0003053C">
      <w:pPr>
        <w:spacing w:line="480" w:lineRule="auto"/>
        <w:contextualSpacing/>
        <w:jc w:val="center"/>
        <w:rPr>
          <w:rFonts w:cstheme="minorHAnsi"/>
          <w:bCs/>
        </w:rPr>
      </w:pPr>
      <w:r>
        <w:rPr>
          <w:rFonts w:cstheme="minorHAnsi"/>
          <w:bCs/>
          <w:noProof/>
          <w:lang w:val="sv-SE" w:eastAsia="sv-SE"/>
        </w:rPr>
        <w:lastRenderedPageBreak/>
        <w:drawing>
          <wp:inline distT="0" distB="0" distL="0" distR="0" wp14:anchorId="4C7DC0C2" wp14:editId="35EE3BC1">
            <wp:extent cx="5731408" cy="5558219"/>
            <wp:effectExtent l="0" t="0" r="0" b="4445"/>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rotWithShape="1">
                    <a:blip r:embed="rId10" cstate="print">
                      <a:extLst>
                        <a:ext uri="{28A0092B-C50C-407E-A947-70E740481C1C}">
                          <a14:useLocalDpi xmlns:a14="http://schemas.microsoft.com/office/drawing/2010/main" val="0"/>
                        </a:ext>
                      </a:extLst>
                    </a:blip>
                    <a:srcRect t="896" b="2126"/>
                    <a:stretch/>
                  </pic:blipFill>
                  <pic:spPr bwMode="auto">
                    <a:xfrm>
                      <a:off x="0" y="0"/>
                      <a:ext cx="5731510" cy="5558318"/>
                    </a:xfrm>
                    <a:prstGeom prst="rect">
                      <a:avLst/>
                    </a:prstGeom>
                    <a:ln>
                      <a:noFill/>
                    </a:ln>
                    <a:extLst>
                      <a:ext uri="{53640926-AAD7-44D8-BBD7-CCE9431645EC}">
                        <a14:shadowObscured xmlns:a14="http://schemas.microsoft.com/office/drawing/2010/main"/>
                      </a:ext>
                    </a:extLst>
                  </pic:spPr>
                </pic:pic>
              </a:graphicData>
            </a:graphic>
          </wp:inline>
        </w:drawing>
      </w:r>
    </w:p>
    <w:p w14:paraId="68C3463A" w14:textId="6A39C991" w:rsidR="00811B7F" w:rsidRDefault="00811B7F" w:rsidP="004E0AE6">
      <w:pPr>
        <w:spacing w:line="480" w:lineRule="auto"/>
        <w:jc w:val="both"/>
        <w:rPr>
          <w:i/>
          <w:iCs/>
          <w:sz w:val="22"/>
          <w:szCs w:val="22"/>
        </w:rPr>
      </w:pPr>
      <w:r w:rsidRPr="007D00FA">
        <w:rPr>
          <w:rFonts w:cstheme="minorHAnsi"/>
          <w:i/>
          <w:iCs/>
          <w:sz w:val="22"/>
          <w:szCs w:val="22"/>
        </w:rPr>
        <w:t xml:space="preserve">Figure </w:t>
      </w:r>
      <w:r w:rsidR="002C1353" w:rsidRPr="009A4E72">
        <w:rPr>
          <w:rFonts w:cstheme="minorHAnsi"/>
          <w:i/>
          <w:iCs/>
          <w:sz w:val="22"/>
          <w:szCs w:val="22"/>
          <w:lang w:val="en-US"/>
        </w:rPr>
        <w:t>3</w:t>
      </w:r>
      <w:r w:rsidRPr="007D00FA">
        <w:rPr>
          <w:rFonts w:cstheme="minorHAnsi"/>
          <w:i/>
          <w:iCs/>
          <w:sz w:val="22"/>
          <w:szCs w:val="22"/>
        </w:rPr>
        <w:t xml:space="preserve">. Mean weight across all individuals in the populations of sprat, herring and cod from model projections to year 2050 assuming warming according to </w:t>
      </w:r>
      <w:r w:rsidRPr="007D00FA">
        <w:rPr>
          <w:rFonts w:ascii="Times" w:hAnsi="Times"/>
          <w:i/>
          <w:iCs/>
          <w:sz w:val="22"/>
          <w:szCs w:val="22"/>
        </w:rPr>
        <w:t xml:space="preserve">RCP 8.5 while </w:t>
      </w:r>
      <w:r w:rsidRPr="007D00FA">
        <w:rPr>
          <w:rFonts w:cstheme="minorHAnsi"/>
          <w:i/>
          <w:iCs/>
          <w:sz w:val="22"/>
          <w:szCs w:val="22"/>
        </w:rPr>
        <w:t>keeping fishing mortality at F</w:t>
      </w:r>
      <w:r w:rsidRPr="007D00FA">
        <w:rPr>
          <w:rFonts w:cstheme="minorHAnsi"/>
          <w:i/>
          <w:iCs/>
          <w:sz w:val="22"/>
          <w:szCs w:val="22"/>
          <w:vertAlign w:val="subscript"/>
        </w:rPr>
        <w:t>MSY</w:t>
      </w:r>
      <w:r w:rsidRPr="007D00FA">
        <w:rPr>
          <w:rFonts w:cstheme="minorHAnsi"/>
          <w:i/>
          <w:iCs/>
          <w:sz w:val="22"/>
          <w:szCs w:val="22"/>
        </w:rPr>
        <w:t xml:space="preserve"> levels from the size spectrum model</w:t>
      </w:r>
      <w:r w:rsidRPr="007D00FA">
        <w:rPr>
          <w:i/>
          <w:iCs/>
          <w:sz w:val="22"/>
          <w:szCs w:val="22"/>
        </w:rPr>
        <w:t xml:space="preserve">. The dashed horizontal line depicts projections assuming no temperature increase and thus constitutes a baseline prediction. Each dot represents one of the 200 simulations, each with randomly assigned activation energies. Boxplots depict 25%, 50% and 75% quantiles of the 200 simulations in each scenario. </w:t>
      </w:r>
    </w:p>
    <w:p w14:paraId="4BB8F2A9" w14:textId="77777777" w:rsidR="00811B7F" w:rsidRDefault="00811B7F" w:rsidP="004E0AE6">
      <w:pPr>
        <w:spacing w:line="480" w:lineRule="auto"/>
      </w:pPr>
    </w:p>
    <w:p w14:paraId="135DF505" w14:textId="05978F01" w:rsidR="00811B7F" w:rsidRDefault="00811B7F" w:rsidP="004E0AE6">
      <w:pPr>
        <w:spacing w:line="480" w:lineRule="auto"/>
      </w:pPr>
    </w:p>
    <w:p w14:paraId="2255D0E3" w14:textId="513B5ECB" w:rsidR="00A71CE0" w:rsidRDefault="00A71CE0" w:rsidP="004E0AE6">
      <w:pPr>
        <w:spacing w:line="480" w:lineRule="auto"/>
      </w:pPr>
    </w:p>
    <w:p w14:paraId="2D0DE1C7" w14:textId="64C41548" w:rsidR="00A71CE0" w:rsidRDefault="0082093F" w:rsidP="004E0AE6">
      <w:pPr>
        <w:spacing w:line="480" w:lineRule="auto"/>
      </w:pPr>
      <w:r>
        <w:rPr>
          <w:noProof/>
          <w:lang w:val="sv-SE" w:eastAsia="sv-SE"/>
        </w:rPr>
        <w:lastRenderedPageBreak/>
        <w:drawing>
          <wp:inline distT="0" distB="0" distL="0" distR="0" wp14:anchorId="51714B70" wp14:editId="536D2950">
            <wp:extent cx="5731380" cy="552749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rotWithShape="1">
                    <a:blip r:embed="rId11" cstate="print">
                      <a:extLst>
                        <a:ext uri="{28A0092B-C50C-407E-A947-70E740481C1C}">
                          <a14:useLocalDpi xmlns:a14="http://schemas.microsoft.com/office/drawing/2010/main" val="0"/>
                        </a:ext>
                      </a:extLst>
                    </a:blip>
                    <a:srcRect t="1793" b="1764"/>
                    <a:stretch/>
                  </pic:blipFill>
                  <pic:spPr bwMode="auto">
                    <a:xfrm>
                      <a:off x="0" y="0"/>
                      <a:ext cx="5731510" cy="5527623"/>
                    </a:xfrm>
                    <a:prstGeom prst="rect">
                      <a:avLst/>
                    </a:prstGeom>
                    <a:ln>
                      <a:noFill/>
                    </a:ln>
                    <a:extLst>
                      <a:ext uri="{53640926-AAD7-44D8-BBD7-CCE9431645EC}">
                        <a14:shadowObscured xmlns:a14="http://schemas.microsoft.com/office/drawing/2010/main"/>
                      </a:ext>
                    </a:extLst>
                  </pic:spPr>
                </pic:pic>
              </a:graphicData>
            </a:graphic>
          </wp:inline>
        </w:drawing>
      </w:r>
    </w:p>
    <w:p w14:paraId="7ED8FF0A" w14:textId="196455DD" w:rsidR="00A71CE0" w:rsidRPr="00654477" w:rsidRDefault="00A71CE0" w:rsidP="004E0AE6">
      <w:pPr>
        <w:spacing w:line="480" w:lineRule="auto"/>
        <w:jc w:val="both"/>
        <w:rPr>
          <w:i/>
          <w:iCs/>
          <w:sz w:val="22"/>
          <w:szCs w:val="22"/>
        </w:rPr>
      </w:pPr>
      <w:r w:rsidRPr="00654477">
        <w:rPr>
          <w:rFonts w:cstheme="minorHAnsi"/>
          <w:i/>
          <w:iCs/>
          <w:sz w:val="22"/>
          <w:szCs w:val="22"/>
        </w:rPr>
        <w:t xml:space="preserve">Figure </w:t>
      </w:r>
      <w:r w:rsidR="00BC2CB5" w:rsidRPr="009A4E72">
        <w:rPr>
          <w:rFonts w:cstheme="minorHAnsi"/>
          <w:i/>
          <w:iCs/>
          <w:sz w:val="22"/>
          <w:szCs w:val="22"/>
          <w:lang w:val="en-US"/>
        </w:rPr>
        <w:t>4</w:t>
      </w:r>
      <w:r w:rsidRPr="00654477">
        <w:rPr>
          <w:rFonts w:cstheme="minorHAnsi"/>
          <w:i/>
          <w:iCs/>
          <w:sz w:val="22"/>
          <w:szCs w:val="22"/>
        </w:rPr>
        <w:t>. Projected abundance-at-weight by species for different scenarios of temperature scaling indicated by colours (and line</w:t>
      </w:r>
      <w:r>
        <w:rPr>
          <w:rFonts w:cstheme="minorHAnsi"/>
          <w:i/>
          <w:iCs/>
          <w:sz w:val="22"/>
          <w:szCs w:val="22"/>
        </w:rPr>
        <w:t xml:space="preserve"> </w:t>
      </w:r>
      <w:r w:rsidRPr="00654477">
        <w:rPr>
          <w:rFonts w:cstheme="minorHAnsi"/>
          <w:i/>
          <w:iCs/>
          <w:sz w:val="22"/>
          <w:szCs w:val="22"/>
        </w:rPr>
        <w:t>types in the right column due to overplotting) in 2050 assuming fishing mortality held at F</w:t>
      </w:r>
      <w:r w:rsidRPr="00654477">
        <w:rPr>
          <w:rFonts w:cstheme="minorHAnsi"/>
          <w:i/>
          <w:iCs/>
          <w:sz w:val="22"/>
          <w:szCs w:val="22"/>
          <w:vertAlign w:val="subscript"/>
        </w:rPr>
        <w:t>MSY</w:t>
      </w:r>
      <w:r w:rsidRPr="00654477">
        <w:rPr>
          <w:rFonts w:cstheme="minorHAnsi"/>
          <w:i/>
          <w:iCs/>
          <w:sz w:val="22"/>
          <w:szCs w:val="22"/>
        </w:rPr>
        <w:t xml:space="preserve"> levels from the size spectrum model. The left column shows abundance-at-weight relative to a non-warming scenario and the right column show</w:t>
      </w:r>
      <w:r>
        <w:rPr>
          <w:rFonts w:cstheme="minorHAnsi"/>
          <w:i/>
          <w:iCs/>
          <w:sz w:val="22"/>
          <w:szCs w:val="22"/>
        </w:rPr>
        <w:t>s</w:t>
      </w:r>
      <w:r w:rsidRPr="00654477">
        <w:rPr>
          <w:rFonts w:cstheme="minorHAnsi"/>
          <w:i/>
          <w:iCs/>
          <w:sz w:val="22"/>
          <w:szCs w:val="22"/>
        </w:rPr>
        <w:t xml:space="preserve"> absolute abundance-at-weight</w:t>
      </w:r>
      <w:r>
        <w:rPr>
          <w:rFonts w:cstheme="minorHAnsi"/>
          <w:i/>
          <w:iCs/>
          <w:sz w:val="22"/>
          <w:szCs w:val="22"/>
        </w:rPr>
        <w:t xml:space="preserve"> </w:t>
      </w:r>
      <w:r w:rsidRPr="00654477">
        <w:rPr>
          <w:rFonts w:cstheme="minorHAnsi"/>
          <w:i/>
          <w:iCs/>
          <w:sz w:val="22"/>
          <w:szCs w:val="22"/>
        </w:rPr>
        <w:t>with the non-warming scenario shown in black. Vertical red dotted line indicates weight-at-maturation and horizontal black dotted lines indicate the baseline projection (no warming). Only mean activation energies are used</w:t>
      </w:r>
      <w:r w:rsidR="00B9595A">
        <w:rPr>
          <w:rFonts w:cstheme="minorHAnsi"/>
          <w:i/>
          <w:iCs/>
          <w:sz w:val="22"/>
          <w:szCs w:val="22"/>
        </w:rPr>
        <w:t xml:space="preserve"> (Table S3, </w:t>
      </w:r>
      <w:r w:rsidR="000322B4">
        <w:rPr>
          <w:rFonts w:cstheme="minorHAnsi"/>
          <w:i/>
          <w:iCs/>
          <w:sz w:val="22"/>
          <w:szCs w:val="22"/>
        </w:rPr>
        <w:t>S</w:t>
      </w:r>
      <w:r w:rsidR="00B9595A">
        <w:rPr>
          <w:rFonts w:cstheme="minorHAnsi"/>
          <w:i/>
          <w:iCs/>
          <w:sz w:val="22"/>
          <w:szCs w:val="22"/>
        </w:rPr>
        <w:t>upporting Information)</w:t>
      </w:r>
      <w:r w:rsidRPr="00654477">
        <w:rPr>
          <w:rFonts w:cstheme="minorHAnsi"/>
          <w:i/>
          <w:iCs/>
          <w:sz w:val="22"/>
          <w:szCs w:val="22"/>
        </w:rPr>
        <w:t>.</w:t>
      </w:r>
    </w:p>
    <w:p w14:paraId="629B655F" w14:textId="77777777" w:rsidR="00A71CE0" w:rsidRDefault="00A71CE0" w:rsidP="004E0AE6">
      <w:pPr>
        <w:spacing w:line="480" w:lineRule="auto"/>
      </w:pPr>
    </w:p>
    <w:p w14:paraId="4B2045EA" w14:textId="61BFD315" w:rsidR="00A71CE0" w:rsidRDefault="00F06FDE" w:rsidP="004E0AE6">
      <w:pPr>
        <w:spacing w:line="480" w:lineRule="auto"/>
      </w:pPr>
      <w:r>
        <w:rPr>
          <w:noProof/>
          <w:lang w:val="sv-SE" w:eastAsia="sv-SE"/>
        </w:rPr>
        <w:lastRenderedPageBreak/>
        <w:drawing>
          <wp:inline distT="0" distB="0" distL="0" distR="0" wp14:anchorId="1711BA1A" wp14:editId="579A8C28">
            <wp:extent cx="5730948" cy="2126751"/>
            <wp:effectExtent l="0" t="0" r="0" b="0"/>
            <wp:docPr id="12"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chart&#10;&#10;Description automatically generated"/>
                    <pic:cNvPicPr/>
                  </pic:nvPicPr>
                  <pic:blipFill rotWithShape="1">
                    <a:blip r:embed="rId12" cstate="print">
                      <a:extLst>
                        <a:ext uri="{28A0092B-C50C-407E-A947-70E740481C1C}">
                          <a14:useLocalDpi xmlns:a14="http://schemas.microsoft.com/office/drawing/2010/main" val="0"/>
                        </a:ext>
                      </a:extLst>
                    </a:blip>
                    <a:srcRect t="30294" b="32596"/>
                    <a:stretch/>
                  </pic:blipFill>
                  <pic:spPr bwMode="auto">
                    <a:xfrm>
                      <a:off x="0" y="0"/>
                      <a:ext cx="5731510" cy="2126960"/>
                    </a:xfrm>
                    <a:prstGeom prst="rect">
                      <a:avLst/>
                    </a:prstGeom>
                    <a:ln>
                      <a:noFill/>
                    </a:ln>
                    <a:extLst>
                      <a:ext uri="{53640926-AAD7-44D8-BBD7-CCE9431645EC}">
                        <a14:shadowObscured xmlns:a14="http://schemas.microsoft.com/office/drawing/2010/main"/>
                      </a:ext>
                    </a:extLst>
                  </pic:spPr>
                </pic:pic>
              </a:graphicData>
            </a:graphic>
          </wp:inline>
        </w:drawing>
      </w:r>
    </w:p>
    <w:p w14:paraId="2235DBCE" w14:textId="488274A0" w:rsidR="000B2BA0" w:rsidRPr="00F06FDE" w:rsidRDefault="000B2BA0" w:rsidP="004E0AE6">
      <w:pPr>
        <w:spacing w:line="480" w:lineRule="auto"/>
        <w:jc w:val="both"/>
        <w:rPr>
          <w:i/>
          <w:iCs/>
          <w:sz w:val="22"/>
          <w:szCs w:val="22"/>
        </w:rPr>
      </w:pPr>
      <w:r w:rsidRPr="00F06FDE">
        <w:rPr>
          <w:rFonts w:ascii="Times" w:hAnsi="Times" w:cstheme="minorHAnsi"/>
          <w:i/>
          <w:iCs/>
          <w:sz w:val="22"/>
          <w:szCs w:val="22"/>
        </w:rPr>
        <w:t xml:space="preserve">Figure </w:t>
      </w:r>
      <w:r w:rsidR="00AD6B6A" w:rsidRPr="009A4E72">
        <w:rPr>
          <w:rFonts w:ascii="Times" w:hAnsi="Times" w:cstheme="minorHAnsi"/>
          <w:i/>
          <w:iCs/>
          <w:sz w:val="22"/>
          <w:szCs w:val="22"/>
          <w:lang w:val="en-US"/>
        </w:rPr>
        <w:t>5</w:t>
      </w:r>
      <w:r w:rsidRPr="00F06FDE">
        <w:rPr>
          <w:rFonts w:ascii="Times" w:hAnsi="Times" w:cstheme="minorHAnsi"/>
          <w:i/>
          <w:iCs/>
          <w:sz w:val="22"/>
          <w:szCs w:val="22"/>
        </w:rPr>
        <w:t xml:space="preserve">. Steady state biomass yield assuming knife edge selectivity at maturation size under two constant temperature simulations and three scenarios for temperature dependence. Colours indicate temperature, where blue means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F06FDE">
        <w:rPr>
          <w:rFonts w:ascii="Times" w:hAnsi="Times" w:cstheme="minorHAnsi"/>
          <w:i/>
          <w:iCs/>
          <w:sz w:val="22"/>
          <w:szCs w:val="22"/>
        </w:rPr>
        <w:t xml:space="preserve"> (i.e., no temperature effects), and red depicts warm temperature, here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F06FDE">
        <w:rPr>
          <w:rFonts w:ascii="Times" w:hAnsi="Times" w:cstheme="minorHAnsi"/>
          <w:i/>
          <w:iCs/>
          <w:sz w:val="22"/>
          <w:szCs w:val="22"/>
        </w:rPr>
        <w:t>+2</w:t>
      </w:r>
      <m:oMath>
        <m:r>
          <w:rPr>
            <w:rFonts w:ascii="Cambria Math" w:hAnsi="Cambria Math" w:cstheme="minorHAnsi"/>
            <w:sz w:val="22"/>
            <w:szCs w:val="22"/>
          </w:rPr>
          <m:t>℃</m:t>
        </m:r>
      </m:oMath>
      <w:r w:rsidRPr="00F06FDE">
        <w:rPr>
          <w:rFonts w:ascii="Times" w:hAnsi="Times" w:cstheme="minorHAnsi"/>
          <w:i/>
          <w:iCs/>
          <w:sz w:val="22"/>
          <w:szCs w:val="22"/>
        </w:rPr>
        <w:t>. Dashed lines correspond to resource dynamics being temperature dependent, dotted lines correspond to physiological rates and resource dynamics being temperature dependent and solid lines depicts only physiological temperature scaling. Arrows indicate fishing mortality (F) that leads to maximum sustainable yield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r>
          <w:rPr>
            <w:rFonts w:ascii="Cambria Math" w:hAnsi="Cambria Math"/>
            <w:sz w:val="22"/>
            <w:szCs w:val="22"/>
          </w:rPr>
          <m:t>)</m:t>
        </m:r>
      </m:oMath>
      <w:r w:rsidRPr="00F06FDE">
        <w:rPr>
          <w:rFonts w:ascii="Times" w:hAnsi="Times" w:cstheme="minorHAnsi"/>
          <w:i/>
          <w:iCs/>
          <w:sz w:val="22"/>
          <w:szCs w:val="22"/>
        </w:rPr>
        <w:t xml:space="preserve">. F is held constant at the mean F during calibration (mean 1992-2002) for the two other species while estimating yield curves for one species. Note the different scales between species. </w:t>
      </w:r>
      <w:r w:rsidR="00971703" w:rsidRPr="00F06FDE">
        <w:rPr>
          <w:rFonts w:cstheme="minorHAnsi"/>
          <w:i/>
          <w:iCs/>
          <w:sz w:val="22"/>
          <w:szCs w:val="22"/>
        </w:rPr>
        <w:t>Only mean activation energies are used (Table S3, Supporting Information).</w:t>
      </w:r>
    </w:p>
    <w:p w14:paraId="4F34AF33" w14:textId="0197ABAF" w:rsidR="000B2BA0" w:rsidRDefault="000B2BA0" w:rsidP="004E0AE6">
      <w:pPr>
        <w:spacing w:line="480" w:lineRule="auto"/>
      </w:pPr>
    </w:p>
    <w:p w14:paraId="32A2042F" w14:textId="4462BEEC" w:rsidR="00D2299F" w:rsidRDefault="00D2299F" w:rsidP="004E0AE6">
      <w:pPr>
        <w:spacing w:line="480" w:lineRule="auto"/>
      </w:pPr>
    </w:p>
    <w:p w14:paraId="1B434D63" w14:textId="55070F5A" w:rsidR="00D2299F" w:rsidRDefault="00D2299F" w:rsidP="004E0AE6">
      <w:pPr>
        <w:spacing w:line="480" w:lineRule="auto"/>
      </w:pPr>
    </w:p>
    <w:p w14:paraId="0AE4DC32" w14:textId="26C0388B" w:rsidR="00D2299F" w:rsidRDefault="00D2299F" w:rsidP="004E0AE6">
      <w:pPr>
        <w:spacing w:line="480" w:lineRule="auto"/>
      </w:pPr>
    </w:p>
    <w:p w14:paraId="3745ED16" w14:textId="4BACE727" w:rsidR="00D2299F" w:rsidRDefault="00D2299F" w:rsidP="004E0AE6">
      <w:pPr>
        <w:spacing w:line="480" w:lineRule="auto"/>
      </w:pPr>
    </w:p>
    <w:p w14:paraId="432C9298" w14:textId="3ACC73DD" w:rsidR="00D2299F" w:rsidRDefault="00D2299F" w:rsidP="004E0AE6">
      <w:pPr>
        <w:spacing w:line="480" w:lineRule="auto"/>
      </w:pPr>
    </w:p>
    <w:p w14:paraId="5085A7F8" w14:textId="45DD837C" w:rsidR="00D2299F" w:rsidRDefault="00D2299F" w:rsidP="004E0AE6">
      <w:pPr>
        <w:spacing w:line="480" w:lineRule="auto"/>
      </w:pPr>
    </w:p>
    <w:p w14:paraId="5E0A0C67" w14:textId="0700D905" w:rsidR="00D2299F" w:rsidRDefault="00D2299F" w:rsidP="004E0AE6">
      <w:pPr>
        <w:spacing w:line="480" w:lineRule="auto"/>
      </w:pPr>
    </w:p>
    <w:p w14:paraId="4F8731CB" w14:textId="02ECD5D0" w:rsidR="00D2299F" w:rsidRDefault="007905E2" w:rsidP="00D2299F">
      <w:pPr>
        <w:spacing w:line="480" w:lineRule="auto"/>
        <w:jc w:val="center"/>
      </w:pPr>
      <w:r>
        <w:rPr>
          <w:noProof/>
          <w:lang w:val="sv-SE" w:eastAsia="sv-SE"/>
        </w:rPr>
        <w:lastRenderedPageBreak/>
        <w:drawing>
          <wp:inline distT="0" distB="0" distL="0" distR="0" wp14:anchorId="52D34D60" wp14:editId="6A78ECD6">
            <wp:extent cx="5444316" cy="5455185"/>
            <wp:effectExtent l="0" t="0" r="4445" b="635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rotWithShape="1">
                    <a:blip r:embed="rId13" cstate="print">
                      <a:extLst>
                        <a:ext uri="{28A0092B-C50C-407E-A947-70E740481C1C}">
                          <a14:useLocalDpi xmlns:a14="http://schemas.microsoft.com/office/drawing/2010/main" val="0"/>
                        </a:ext>
                      </a:extLst>
                    </a:blip>
                    <a:srcRect l="1793" t="2151" r="3201" b="2652"/>
                    <a:stretch/>
                  </pic:blipFill>
                  <pic:spPr bwMode="auto">
                    <a:xfrm>
                      <a:off x="0" y="0"/>
                      <a:ext cx="5445302" cy="5456173"/>
                    </a:xfrm>
                    <a:prstGeom prst="rect">
                      <a:avLst/>
                    </a:prstGeom>
                    <a:ln>
                      <a:noFill/>
                    </a:ln>
                    <a:extLst>
                      <a:ext uri="{53640926-AAD7-44D8-BBD7-CCE9431645EC}">
                        <a14:shadowObscured xmlns:a14="http://schemas.microsoft.com/office/drawing/2010/main"/>
                      </a:ext>
                    </a:extLst>
                  </pic:spPr>
                </pic:pic>
              </a:graphicData>
            </a:graphic>
          </wp:inline>
        </w:drawing>
      </w:r>
    </w:p>
    <w:p w14:paraId="4CDD43C5" w14:textId="2F7B4068" w:rsidR="00D2299F" w:rsidRPr="0045406A" w:rsidRDefault="00D2299F" w:rsidP="00A00674">
      <w:pPr>
        <w:spacing w:line="480" w:lineRule="auto"/>
        <w:jc w:val="both"/>
        <w:rPr>
          <w:i/>
          <w:iCs/>
          <w:sz w:val="22"/>
          <w:szCs w:val="22"/>
        </w:rPr>
      </w:pPr>
      <w:r w:rsidRPr="00654477">
        <w:rPr>
          <w:i/>
          <w:iCs/>
          <w:sz w:val="22"/>
          <w:szCs w:val="22"/>
        </w:rPr>
        <w:t xml:space="preserve">Figure </w:t>
      </w:r>
      <w:r w:rsidR="000C49A6" w:rsidRPr="009A4E72">
        <w:rPr>
          <w:i/>
          <w:iCs/>
          <w:sz w:val="22"/>
          <w:szCs w:val="22"/>
          <w:lang w:val="en-US"/>
        </w:rPr>
        <w:t>6</w:t>
      </w:r>
      <w:r w:rsidRPr="00654477">
        <w:rPr>
          <w:i/>
          <w:iCs/>
          <w:sz w:val="22"/>
          <w:szCs w:val="22"/>
        </w:rPr>
        <w:t>. Example of fisheries yield</w:t>
      </w:r>
      <w:r w:rsidR="00340B38">
        <w:rPr>
          <w:i/>
          <w:iCs/>
          <w:sz w:val="22"/>
          <w:szCs w:val="22"/>
        </w:rPr>
        <w:t xml:space="preserve"> (A)</w:t>
      </w:r>
      <w:r w:rsidRPr="00654477">
        <w:rPr>
          <w:i/>
          <w:iCs/>
          <w:sz w:val="22"/>
          <w:szCs w:val="22"/>
        </w:rPr>
        <w:t xml:space="preserve"> at steady state relative to MSY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Pr>
          <w:rFonts w:eastAsiaTheme="minorEastAsia"/>
          <w:i/>
          <w:iCs/>
          <w:sz w:val="22"/>
          <w:szCs w:val="22"/>
        </w:rPr>
        <w:t xml:space="preserve"> (no effect of temperature)</w:t>
      </w:r>
      <w:r w:rsidRPr="00654477">
        <w:rPr>
          <w:i/>
          <w:iCs/>
          <w:sz w:val="22"/>
          <w:szCs w:val="22"/>
        </w:rPr>
        <w:t xml:space="preserve"> </w:t>
      </w:r>
      <w:r>
        <w:rPr>
          <w:i/>
          <w:iCs/>
          <w:sz w:val="22"/>
          <w:szCs w:val="22"/>
        </w:rPr>
        <w:t>from</w:t>
      </w:r>
      <w:r w:rsidRPr="00654477">
        <w:rPr>
          <w:i/>
          <w:iCs/>
          <w:sz w:val="22"/>
          <w:szCs w:val="22"/>
        </w:rPr>
        <w:t xml:space="preserve"> simulations with </w:t>
      </w:r>
      <w:r w:rsidRPr="0079443F">
        <w:rPr>
          <w:i/>
          <w:iCs/>
          <w:sz w:val="22"/>
          <w:szCs w:val="22"/>
        </w:rPr>
        <w:t>constant (not time-varying) temperatures</w:t>
      </w:r>
      <w:r w:rsidR="00517188" w:rsidRPr="0079443F">
        <w:rPr>
          <w:i/>
          <w:iCs/>
          <w:sz w:val="22"/>
          <w:szCs w:val="22"/>
        </w:rPr>
        <w:t xml:space="preserve"> </w:t>
      </w:r>
      <w:r w:rsidR="00CB68C5" w:rsidRPr="0079443F">
        <w:rPr>
          <w:i/>
          <w:iCs/>
          <w:sz w:val="22"/>
          <w:szCs w:val="22"/>
        </w:rPr>
        <w:t xml:space="preserve">with the three temperature dependence </w:t>
      </w:r>
      <w:r w:rsidR="00C213B8" w:rsidRPr="0079443F">
        <w:rPr>
          <w:i/>
          <w:iCs/>
          <w:sz w:val="22"/>
          <w:szCs w:val="22"/>
        </w:rPr>
        <w:t>scenarios</w:t>
      </w:r>
      <w:r w:rsidR="00CB68C5" w:rsidRPr="0079443F">
        <w:rPr>
          <w:i/>
          <w:iCs/>
          <w:sz w:val="22"/>
          <w:szCs w:val="22"/>
        </w:rPr>
        <w:t xml:space="preserve"> (</w:t>
      </w:r>
      <w:r w:rsidR="00884EAC" w:rsidRPr="0079443F">
        <w:rPr>
          <w:i/>
          <w:iCs/>
          <w:sz w:val="22"/>
          <w:szCs w:val="22"/>
        </w:rPr>
        <w:t>columns</w:t>
      </w:r>
      <w:r w:rsidR="00CB68C5" w:rsidRPr="0079443F">
        <w:rPr>
          <w:i/>
          <w:iCs/>
          <w:sz w:val="22"/>
          <w:szCs w:val="22"/>
        </w:rPr>
        <w:t>)</w:t>
      </w:r>
      <w:r w:rsidR="00340B38">
        <w:rPr>
          <w:i/>
          <w:iCs/>
          <w:sz w:val="22"/>
          <w:szCs w:val="22"/>
        </w:rPr>
        <w:t xml:space="preserve">, and how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340B38">
        <w:rPr>
          <w:rFonts w:eastAsiaTheme="minorEastAsia"/>
          <w:i/>
          <w:iCs/>
          <w:sz w:val="22"/>
          <w:szCs w:val="22"/>
        </w:rPr>
        <w:t xml:space="preserve"> and yields change with </w:t>
      </w:r>
      <w:r w:rsidR="00DE77BD">
        <w:rPr>
          <w:rFonts w:eastAsiaTheme="minorEastAsia"/>
          <w:i/>
          <w:iCs/>
          <w:sz w:val="22"/>
          <w:szCs w:val="22"/>
        </w:rPr>
        <w:t>temperature</w:t>
      </w:r>
      <w:r w:rsidRPr="0079443F">
        <w:rPr>
          <w:i/>
          <w:iCs/>
          <w:sz w:val="22"/>
          <w:szCs w:val="22"/>
        </w:rPr>
        <w:t>.</w:t>
      </w:r>
      <w:r w:rsidR="00287756" w:rsidRPr="0079443F">
        <w:rPr>
          <w:i/>
          <w:iCs/>
          <w:sz w:val="22"/>
          <w:szCs w:val="22"/>
        </w:rPr>
        <w:t xml:space="preserve"> </w:t>
      </w:r>
      <w:r w:rsidR="00782317">
        <w:rPr>
          <w:i/>
          <w:iCs/>
          <w:sz w:val="22"/>
          <w:szCs w:val="22"/>
        </w:rPr>
        <w:t xml:space="preserve">In panel A, </w:t>
      </w:r>
      <w:r w:rsidRPr="0079443F">
        <w:rPr>
          <w:i/>
          <w:iCs/>
          <w:sz w:val="22"/>
          <w:szCs w:val="22"/>
        </w:rPr>
        <w:t xml:space="preserve">The </w:t>
      </w:r>
      <w:r w:rsidR="00795033" w:rsidRPr="0079443F">
        <w:rPr>
          <w:i/>
          <w:iCs/>
          <w:sz w:val="22"/>
          <w:szCs w:val="22"/>
        </w:rPr>
        <w:t>y</w:t>
      </w:r>
      <w:r w:rsidRPr="0079443F">
        <w:rPr>
          <w:i/>
          <w:iCs/>
          <w:sz w:val="22"/>
          <w:szCs w:val="22"/>
        </w:rPr>
        <w:t xml:space="preserve">-axis shows fishing mortality, </w:t>
      </w:r>
      <m:oMath>
        <m:r>
          <w:rPr>
            <w:rFonts w:ascii="Cambria Math" w:hAnsi="Cambria Math"/>
            <w:sz w:val="22"/>
            <w:szCs w:val="22"/>
          </w:rPr>
          <m:t>F</m:t>
        </m:r>
      </m:oMath>
      <w:r w:rsidRPr="0079443F">
        <w:rPr>
          <w:i/>
          <w:iCs/>
          <w:sz w:val="22"/>
          <w:szCs w:val="22"/>
        </w:rPr>
        <w:t xml:space="preserve">, as a proportion to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79443F">
        <w:rPr>
          <w:i/>
          <w:iCs/>
          <w:sz w:val="22"/>
          <w:szCs w:val="22"/>
        </w:rPr>
        <w:t xml:space="preserve"> (as estimated from the size spectrum model)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79443F">
        <w:rPr>
          <w:i/>
          <w:iCs/>
          <w:sz w:val="22"/>
          <w:szCs w:val="22"/>
        </w:rPr>
        <w:t xml:space="preserve"> and the </w:t>
      </w:r>
      <w:r w:rsidR="00B70FBE" w:rsidRPr="0079443F">
        <w:rPr>
          <w:i/>
          <w:iCs/>
          <w:sz w:val="22"/>
          <w:szCs w:val="22"/>
        </w:rPr>
        <w:t>x</w:t>
      </w:r>
      <w:r w:rsidRPr="0079443F">
        <w:rPr>
          <w:i/>
          <w:iCs/>
          <w:sz w:val="22"/>
          <w:szCs w:val="22"/>
        </w:rPr>
        <w:t xml:space="preserve">-axis shows </w:t>
      </w:r>
      <w:r w:rsidRPr="00654477">
        <w:rPr>
          <w:i/>
          <w:iCs/>
          <w:sz w:val="22"/>
          <w:szCs w:val="22"/>
        </w:rPr>
        <w:t xml:space="preserve">temperature as a proportion of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654477">
        <w:rPr>
          <w:i/>
          <w:iCs/>
          <w:sz w:val="22"/>
          <w:szCs w:val="22"/>
        </w:rPr>
        <w:t xml:space="preserve">. The other two species are held at their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654477">
        <w:rPr>
          <w:i/>
          <w:iCs/>
          <w:sz w:val="22"/>
          <w:szCs w:val="22"/>
        </w:rPr>
        <w:t xml:space="preserve"> when one species’ F is varied. </w:t>
      </w:r>
      <w:r w:rsidR="00782317">
        <w:rPr>
          <w:i/>
          <w:iCs/>
          <w:sz w:val="22"/>
          <w:szCs w:val="22"/>
        </w:rPr>
        <w:t xml:space="preserve">Panel B shows slopes of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782317">
        <w:rPr>
          <w:rFonts w:eastAsiaTheme="minorEastAsia"/>
          <w:i/>
          <w:iCs/>
          <w:sz w:val="22"/>
          <w:szCs w:val="22"/>
        </w:rPr>
        <w:t xml:space="preserve"> (left) and yield (right) over temperature</w:t>
      </w:r>
      <w:r w:rsidR="001F338D">
        <w:rPr>
          <w:rFonts w:cstheme="minorHAnsi"/>
          <w:i/>
          <w:iCs/>
          <w:sz w:val="22"/>
          <w:szCs w:val="22"/>
        </w:rPr>
        <w:t xml:space="preserve">. </w:t>
      </w:r>
      <w:r w:rsidR="00A00674" w:rsidRPr="00654477">
        <w:rPr>
          <w:rFonts w:cstheme="minorHAnsi"/>
          <w:i/>
          <w:iCs/>
          <w:sz w:val="22"/>
          <w:szCs w:val="22"/>
        </w:rPr>
        <w:t>Only mean activation energies are used</w:t>
      </w:r>
      <w:r w:rsidR="00A00674">
        <w:rPr>
          <w:rFonts w:cstheme="minorHAnsi"/>
          <w:i/>
          <w:iCs/>
          <w:sz w:val="22"/>
          <w:szCs w:val="22"/>
        </w:rPr>
        <w:t xml:space="preserve"> (Table S3, Supporting Information)</w:t>
      </w:r>
      <w:r w:rsidR="00A00674" w:rsidRPr="00654477">
        <w:rPr>
          <w:rFonts w:cstheme="minorHAnsi"/>
          <w:i/>
          <w:iCs/>
          <w:sz w:val="22"/>
          <w:szCs w:val="22"/>
        </w:rPr>
        <w:t>.</w:t>
      </w:r>
    </w:p>
    <w:sectPr w:rsidR="00D2299F" w:rsidRPr="0045406A" w:rsidSect="00267414">
      <w:headerReference w:type="even" r:id="rId14"/>
      <w:footerReference w:type="even" r:id="rId15"/>
      <w:footerReference w:type="default" r:id="rId16"/>
      <w:headerReference w:type="first" r:id="rId17"/>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2CC87" w14:textId="77777777" w:rsidR="006409D5" w:rsidRDefault="006409D5">
      <w:r>
        <w:separator/>
      </w:r>
    </w:p>
  </w:endnote>
  <w:endnote w:type="continuationSeparator" w:id="0">
    <w:p w14:paraId="48BAEBEE" w14:textId="77777777" w:rsidR="006409D5" w:rsidRDefault="00640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314761"/>
      <w:docPartObj>
        <w:docPartGallery w:val="Page Numbers (Bottom of Page)"/>
        <w:docPartUnique/>
      </w:docPartObj>
    </w:sdtPr>
    <w:sdtContent>
      <w:p w14:paraId="1CC7389D" w14:textId="77777777" w:rsidR="00F1658C" w:rsidRDefault="00F1658C"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3ABD7" w14:textId="77777777" w:rsidR="00F1658C" w:rsidRDefault="00F165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456837"/>
      <w:docPartObj>
        <w:docPartGallery w:val="Page Numbers (Bottom of Page)"/>
        <w:docPartUnique/>
      </w:docPartObj>
    </w:sdtPr>
    <w:sdtContent>
      <w:p w14:paraId="0FD21BC7" w14:textId="05902048" w:rsidR="00F1658C" w:rsidRDefault="00F1658C"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3574E">
          <w:rPr>
            <w:rStyle w:val="PageNumber"/>
            <w:noProof/>
          </w:rPr>
          <w:t>30</w:t>
        </w:r>
        <w:r>
          <w:rPr>
            <w:rStyle w:val="PageNumber"/>
          </w:rPr>
          <w:fldChar w:fldCharType="end"/>
        </w:r>
      </w:p>
    </w:sdtContent>
  </w:sdt>
  <w:p w14:paraId="0A8054B3" w14:textId="77777777" w:rsidR="00F1658C" w:rsidRDefault="00F16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04082" w14:textId="77777777" w:rsidR="006409D5" w:rsidRDefault="006409D5">
      <w:r>
        <w:separator/>
      </w:r>
    </w:p>
  </w:footnote>
  <w:footnote w:type="continuationSeparator" w:id="0">
    <w:p w14:paraId="5508BF1B" w14:textId="77777777" w:rsidR="006409D5" w:rsidRDefault="00640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D194" w14:textId="77777777" w:rsidR="00F1658C" w:rsidRDefault="00F1658C" w:rsidP="00EE1FA6">
    <w:pPr>
      <w:pStyle w:val="Header"/>
      <w:spacing w:before="240" w:after="276"/>
    </w:pPr>
  </w:p>
  <w:p w14:paraId="12C4E061" w14:textId="77777777" w:rsidR="00F1658C" w:rsidRDefault="00F1658C" w:rsidP="00EE1FA6">
    <w:pPr>
      <w:spacing w:after="276"/>
    </w:pPr>
  </w:p>
  <w:p w14:paraId="25E092E6" w14:textId="77777777" w:rsidR="00F1658C" w:rsidRDefault="00F1658C"/>
  <w:p w14:paraId="33705B18" w14:textId="77777777" w:rsidR="00F1658C" w:rsidRDefault="00F165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22A8" w14:textId="77777777" w:rsidR="00F1658C" w:rsidRPr="00B30794" w:rsidRDefault="00F1658C" w:rsidP="00EE1FA6">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6E6928"/>
    <w:multiLevelType w:val="hybridMultilevel"/>
    <w:tmpl w:val="BE0C64D6"/>
    <w:lvl w:ilvl="0" w:tplc="E9D2A0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51746"/>
    <w:multiLevelType w:val="hybridMultilevel"/>
    <w:tmpl w:val="3A72AF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940E7C"/>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121A2351"/>
    <w:multiLevelType w:val="hybridMultilevel"/>
    <w:tmpl w:val="34005CDE"/>
    <w:lvl w:ilvl="0" w:tplc="E9DC2EE8">
      <w:start w:val="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8140B"/>
    <w:multiLevelType w:val="hybridMultilevel"/>
    <w:tmpl w:val="FC96D390"/>
    <w:lvl w:ilvl="0" w:tplc="E9DC2EE8">
      <w:start w:val="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9701CA"/>
    <w:multiLevelType w:val="hybridMultilevel"/>
    <w:tmpl w:val="506CD322"/>
    <w:lvl w:ilvl="0" w:tplc="CD9682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159F"/>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80B187E"/>
    <w:multiLevelType w:val="hybridMultilevel"/>
    <w:tmpl w:val="FA74F08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1" w15:restartNumberingAfterBreak="0">
    <w:nsid w:val="1B901DD3"/>
    <w:multiLevelType w:val="hybridMultilevel"/>
    <w:tmpl w:val="B548FD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7E4959"/>
    <w:multiLevelType w:val="hybridMultilevel"/>
    <w:tmpl w:val="700C15F2"/>
    <w:lvl w:ilvl="0" w:tplc="8A0203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D2DCE"/>
    <w:multiLevelType w:val="hybridMultilevel"/>
    <w:tmpl w:val="F6E43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54CD9"/>
    <w:multiLevelType w:val="hybridMultilevel"/>
    <w:tmpl w:val="679C4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8571D5"/>
    <w:multiLevelType w:val="hybridMultilevel"/>
    <w:tmpl w:val="BBEE4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8303E6"/>
    <w:multiLevelType w:val="hybridMultilevel"/>
    <w:tmpl w:val="95185F6A"/>
    <w:lvl w:ilvl="0" w:tplc="8CF4E012">
      <w:start w:val="5"/>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5166"/>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287115A"/>
    <w:multiLevelType w:val="hybridMultilevel"/>
    <w:tmpl w:val="94E0EE02"/>
    <w:lvl w:ilvl="0" w:tplc="0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0" w15:restartNumberingAfterBreak="0">
    <w:nsid w:val="332554BA"/>
    <w:multiLevelType w:val="hybridMultilevel"/>
    <w:tmpl w:val="24F4E942"/>
    <w:lvl w:ilvl="0" w:tplc="83D4FC1A">
      <w:start w:val="1"/>
      <w:numFmt w:val="decimal"/>
      <w:lvlText w:val="%1)"/>
      <w:lvlJc w:val="left"/>
      <w:pPr>
        <w:ind w:left="644" w:hanging="360"/>
      </w:pPr>
      <w:rPr>
        <w:rFonts w:eastAsiaTheme="minorHAnsi"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388467AA"/>
    <w:multiLevelType w:val="hybridMultilevel"/>
    <w:tmpl w:val="50F8BB3E"/>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FF81C1E"/>
    <w:multiLevelType w:val="hybridMultilevel"/>
    <w:tmpl w:val="C55601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62020E"/>
    <w:multiLevelType w:val="hybridMultilevel"/>
    <w:tmpl w:val="8C983E38"/>
    <w:lvl w:ilvl="0" w:tplc="7F741A9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C201E3"/>
    <w:multiLevelType w:val="hybridMultilevel"/>
    <w:tmpl w:val="B7969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626A09"/>
    <w:multiLevelType w:val="hybridMultilevel"/>
    <w:tmpl w:val="3544E1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9DE5AF5"/>
    <w:multiLevelType w:val="hybridMultilevel"/>
    <w:tmpl w:val="EBD8759A"/>
    <w:lvl w:ilvl="0" w:tplc="E6A00BFA">
      <w:start w:val="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F26D6"/>
    <w:multiLevelType w:val="hybridMultilevel"/>
    <w:tmpl w:val="D7A206C6"/>
    <w:lvl w:ilvl="0" w:tplc="2EA84E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66F4"/>
    <w:multiLevelType w:val="hybridMultilevel"/>
    <w:tmpl w:val="44B40398"/>
    <w:lvl w:ilvl="0" w:tplc="A8509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B7066"/>
    <w:multiLevelType w:val="hybridMultilevel"/>
    <w:tmpl w:val="016AA76A"/>
    <w:lvl w:ilvl="0" w:tplc="1E60BFF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363D9"/>
    <w:multiLevelType w:val="hybridMultilevel"/>
    <w:tmpl w:val="0C08E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70AE7"/>
    <w:multiLevelType w:val="hybridMultilevel"/>
    <w:tmpl w:val="1444E9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D71894"/>
    <w:multiLevelType w:val="multilevel"/>
    <w:tmpl w:val="9FCE52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78612CE"/>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648281">
    <w:abstractNumId w:val="23"/>
  </w:num>
  <w:num w:numId="2" w16cid:durableId="35853816">
    <w:abstractNumId w:val="28"/>
  </w:num>
  <w:num w:numId="3" w16cid:durableId="55589191">
    <w:abstractNumId w:val="0"/>
  </w:num>
  <w:num w:numId="4" w16cid:durableId="1265260705">
    <w:abstractNumId w:val="1"/>
  </w:num>
  <w:num w:numId="5" w16cid:durableId="1574202202">
    <w:abstractNumId w:val="4"/>
  </w:num>
  <w:num w:numId="6" w16cid:durableId="147018338">
    <w:abstractNumId w:val="31"/>
  </w:num>
  <w:num w:numId="7" w16cid:durableId="1626934819">
    <w:abstractNumId w:val="29"/>
  </w:num>
  <w:num w:numId="8" w16cid:durableId="603806326">
    <w:abstractNumId w:val="37"/>
  </w:num>
  <w:num w:numId="9" w16cid:durableId="1387996040">
    <w:abstractNumId w:val="2"/>
  </w:num>
  <w:num w:numId="10" w16cid:durableId="1093163996">
    <w:abstractNumId w:val="7"/>
  </w:num>
  <w:num w:numId="11" w16cid:durableId="1846163822">
    <w:abstractNumId w:val="30"/>
  </w:num>
  <w:num w:numId="12" w16cid:durableId="1307933696">
    <w:abstractNumId w:val="36"/>
  </w:num>
  <w:num w:numId="13" w16cid:durableId="519009695">
    <w:abstractNumId w:val="26"/>
  </w:num>
  <w:num w:numId="14" w16cid:durableId="657152539">
    <w:abstractNumId w:val="21"/>
  </w:num>
  <w:num w:numId="15" w16cid:durableId="432172035">
    <w:abstractNumId w:val="11"/>
  </w:num>
  <w:num w:numId="16" w16cid:durableId="1019239820">
    <w:abstractNumId w:val="24"/>
  </w:num>
  <w:num w:numId="17" w16cid:durableId="745421835">
    <w:abstractNumId w:val="14"/>
  </w:num>
  <w:num w:numId="18" w16cid:durableId="1967156465">
    <w:abstractNumId w:val="33"/>
  </w:num>
  <w:num w:numId="19" w16cid:durableId="436995677">
    <w:abstractNumId w:val="6"/>
  </w:num>
  <w:num w:numId="20" w16cid:durableId="1089699271">
    <w:abstractNumId w:val="5"/>
  </w:num>
  <w:num w:numId="21" w16cid:durableId="1175191830">
    <w:abstractNumId w:val="10"/>
  </w:num>
  <w:num w:numId="22" w16cid:durableId="1839736805">
    <w:abstractNumId w:val="35"/>
  </w:num>
  <w:num w:numId="23" w16cid:durableId="1659725401">
    <w:abstractNumId w:val="17"/>
  </w:num>
  <w:num w:numId="24" w16cid:durableId="1085372248">
    <w:abstractNumId w:val="20"/>
  </w:num>
  <w:num w:numId="25" w16cid:durableId="1357391760">
    <w:abstractNumId w:val="15"/>
  </w:num>
  <w:num w:numId="26" w16cid:durableId="968823881">
    <w:abstractNumId w:val="19"/>
  </w:num>
  <w:num w:numId="27" w16cid:durableId="1311908123">
    <w:abstractNumId w:val="3"/>
  </w:num>
  <w:num w:numId="28" w16cid:durableId="1120610318">
    <w:abstractNumId w:val="34"/>
  </w:num>
  <w:num w:numId="29" w16cid:durableId="1137840427">
    <w:abstractNumId w:val="27"/>
  </w:num>
  <w:num w:numId="30" w16cid:durableId="1330209130">
    <w:abstractNumId w:val="13"/>
  </w:num>
  <w:num w:numId="31" w16cid:durableId="1020739814">
    <w:abstractNumId w:val="8"/>
  </w:num>
  <w:num w:numId="32" w16cid:durableId="1477529066">
    <w:abstractNumId w:val="18"/>
  </w:num>
  <w:num w:numId="33" w16cid:durableId="582490045">
    <w:abstractNumId w:val="9"/>
  </w:num>
  <w:num w:numId="34" w16cid:durableId="392972609">
    <w:abstractNumId w:val="12"/>
  </w:num>
  <w:num w:numId="35" w16cid:durableId="1421098323">
    <w:abstractNumId w:val="32"/>
  </w:num>
  <w:num w:numId="36" w16cid:durableId="1800151563">
    <w:abstractNumId w:val="22"/>
  </w:num>
  <w:num w:numId="37" w16cid:durableId="1778404661">
    <w:abstractNumId w:val="25"/>
  </w:num>
  <w:num w:numId="38" w16cid:durableId="6698722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48"/>
    <w:rsid w:val="0000011F"/>
    <w:rsid w:val="00000476"/>
    <w:rsid w:val="0000055D"/>
    <w:rsid w:val="000015BB"/>
    <w:rsid w:val="0000467E"/>
    <w:rsid w:val="00004BE3"/>
    <w:rsid w:val="00005409"/>
    <w:rsid w:val="000056CD"/>
    <w:rsid w:val="000058C9"/>
    <w:rsid w:val="00005B86"/>
    <w:rsid w:val="00005F17"/>
    <w:rsid w:val="00007818"/>
    <w:rsid w:val="00007C0A"/>
    <w:rsid w:val="00010009"/>
    <w:rsid w:val="000106DD"/>
    <w:rsid w:val="00010FFC"/>
    <w:rsid w:val="00013E8E"/>
    <w:rsid w:val="00015B8D"/>
    <w:rsid w:val="00017868"/>
    <w:rsid w:val="000179F4"/>
    <w:rsid w:val="00020355"/>
    <w:rsid w:val="00020880"/>
    <w:rsid w:val="000208A6"/>
    <w:rsid w:val="00020A03"/>
    <w:rsid w:val="00021EE3"/>
    <w:rsid w:val="00021F6D"/>
    <w:rsid w:val="00022401"/>
    <w:rsid w:val="00022535"/>
    <w:rsid w:val="00023200"/>
    <w:rsid w:val="000233CE"/>
    <w:rsid w:val="000235A7"/>
    <w:rsid w:val="000235EB"/>
    <w:rsid w:val="00023C42"/>
    <w:rsid w:val="000244B9"/>
    <w:rsid w:val="000250CE"/>
    <w:rsid w:val="00025268"/>
    <w:rsid w:val="00025279"/>
    <w:rsid w:val="0002667A"/>
    <w:rsid w:val="00026A4C"/>
    <w:rsid w:val="0002758C"/>
    <w:rsid w:val="00027958"/>
    <w:rsid w:val="00027D43"/>
    <w:rsid w:val="0003053C"/>
    <w:rsid w:val="000322B4"/>
    <w:rsid w:val="00032D2B"/>
    <w:rsid w:val="00032EA5"/>
    <w:rsid w:val="0003426A"/>
    <w:rsid w:val="00034B9B"/>
    <w:rsid w:val="0003527D"/>
    <w:rsid w:val="00036B74"/>
    <w:rsid w:val="00037BAE"/>
    <w:rsid w:val="00040DCE"/>
    <w:rsid w:val="000411E3"/>
    <w:rsid w:val="000414C8"/>
    <w:rsid w:val="000415A4"/>
    <w:rsid w:val="000416C6"/>
    <w:rsid w:val="0004327E"/>
    <w:rsid w:val="000443A8"/>
    <w:rsid w:val="000461B6"/>
    <w:rsid w:val="00046448"/>
    <w:rsid w:val="000500A2"/>
    <w:rsid w:val="000505D0"/>
    <w:rsid w:val="00050D4B"/>
    <w:rsid w:val="00052913"/>
    <w:rsid w:val="000530DF"/>
    <w:rsid w:val="00054430"/>
    <w:rsid w:val="00054831"/>
    <w:rsid w:val="00054A70"/>
    <w:rsid w:val="00057166"/>
    <w:rsid w:val="000578B8"/>
    <w:rsid w:val="00057C00"/>
    <w:rsid w:val="000606D1"/>
    <w:rsid w:val="0006114B"/>
    <w:rsid w:val="000623FA"/>
    <w:rsid w:val="000631D6"/>
    <w:rsid w:val="000635E5"/>
    <w:rsid w:val="00063CFF"/>
    <w:rsid w:val="00063DDA"/>
    <w:rsid w:val="00064016"/>
    <w:rsid w:val="00064A11"/>
    <w:rsid w:val="00065047"/>
    <w:rsid w:val="0006564F"/>
    <w:rsid w:val="0006587B"/>
    <w:rsid w:val="00067EF2"/>
    <w:rsid w:val="0007052B"/>
    <w:rsid w:val="00072F50"/>
    <w:rsid w:val="00073CE4"/>
    <w:rsid w:val="0007411D"/>
    <w:rsid w:val="0007505B"/>
    <w:rsid w:val="0007516F"/>
    <w:rsid w:val="000756CC"/>
    <w:rsid w:val="00075F37"/>
    <w:rsid w:val="000771CD"/>
    <w:rsid w:val="00080C4D"/>
    <w:rsid w:val="00081943"/>
    <w:rsid w:val="00081A46"/>
    <w:rsid w:val="00082B4E"/>
    <w:rsid w:val="00083E60"/>
    <w:rsid w:val="00084559"/>
    <w:rsid w:val="00084660"/>
    <w:rsid w:val="00084C86"/>
    <w:rsid w:val="0008554E"/>
    <w:rsid w:val="00086663"/>
    <w:rsid w:val="00087228"/>
    <w:rsid w:val="0009007C"/>
    <w:rsid w:val="000903BC"/>
    <w:rsid w:val="00091678"/>
    <w:rsid w:val="00091CF0"/>
    <w:rsid w:val="00092122"/>
    <w:rsid w:val="0009213D"/>
    <w:rsid w:val="00092540"/>
    <w:rsid w:val="00094A28"/>
    <w:rsid w:val="00094F14"/>
    <w:rsid w:val="000951F7"/>
    <w:rsid w:val="00096771"/>
    <w:rsid w:val="00097429"/>
    <w:rsid w:val="00097987"/>
    <w:rsid w:val="00097D40"/>
    <w:rsid w:val="000A019D"/>
    <w:rsid w:val="000A0B38"/>
    <w:rsid w:val="000A0BE8"/>
    <w:rsid w:val="000A23D5"/>
    <w:rsid w:val="000A248A"/>
    <w:rsid w:val="000A27B1"/>
    <w:rsid w:val="000A27B8"/>
    <w:rsid w:val="000A2911"/>
    <w:rsid w:val="000A30B9"/>
    <w:rsid w:val="000A3556"/>
    <w:rsid w:val="000A3ABB"/>
    <w:rsid w:val="000A3DD3"/>
    <w:rsid w:val="000A4332"/>
    <w:rsid w:val="000A458C"/>
    <w:rsid w:val="000A46B4"/>
    <w:rsid w:val="000A51C5"/>
    <w:rsid w:val="000A5742"/>
    <w:rsid w:val="000A63AE"/>
    <w:rsid w:val="000A6807"/>
    <w:rsid w:val="000A6DC1"/>
    <w:rsid w:val="000A7861"/>
    <w:rsid w:val="000B0EF7"/>
    <w:rsid w:val="000B20BE"/>
    <w:rsid w:val="000B2BA0"/>
    <w:rsid w:val="000B39A8"/>
    <w:rsid w:val="000B3FBC"/>
    <w:rsid w:val="000B45E8"/>
    <w:rsid w:val="000B58BD"/>
    <w:rsid w:val="000B5DBF"/>
    <w:rsid w:val="000B6FA3"/>
    <w:rsid w:val="000C0994"/>
    <w:rsid w:val="000C0A54"/>
    <w:rsid w:val="000C2574"/>
    <w:rsid w:val="000C49A6"/>
    <w:rsid w:val="000C5258"/>
    <w:rsid w:val="000C54EF"/>
    <w:rsid w:val="000C5868"/>
    <w:rsid w:val="000C643A"/>
    <w:rsid w:val="000C67CF"/>
    <w:rsid w:val="000C6F6A"/>
    <w:rsid w:val="000C7423"/>
    <w:rsid w:val="000D00E1"/>
    <w:rsid w:val="000D01FC"/>
    <w:rsid w:val="000D0477"/>
    <w:rsid w:val="000D09A8"/>
    <w:rsid w:val="000D1813"/>
    <w:rsid w:val="000D2318"/>
    <w:rsid w:val="000D3010"/>
    <w:rsid w:val="000D3182"/>
    <w:rsid w:val="000D79E2"/>
    <w:rsid w:val="000D7F92"/>
    <w:rsid w:val="000E2387"/>
    <w:rsid w:val="000E2A5D"/>
    <w:rsid w:val="000E75C6"/>
    <w:rsid w:val="000F1CBA"/>
    <w:rsid w:val="000F2E4E"/>
    <w:rsid w:val="000F4B43"/>
    <w:rsid w:val="000F4CE6"/>
    <w:rsid w:val="000F4DA0"/>
    <w:rsid w:val="000F5106"/>
    <w:rsid w:val="000F6D3A"/>
    <w:rsid w:val="000F705D"/>
    <w:rsid w:val="00100D8C"/>
    <w:rsid w:val="00100F91"/>
    <w:rsid w:val="001017CD"/>
    <w:rsid w:val="00102984"/>
    <w:rsid w:val="00102C0C"/>
    <w:rsid w:val="00103169"/>
    <w:rsid w:val="00103E94"/>
    <w:rsid w:val="0010433F"/>
    <w:rsid w:val="0010499A"/>
    <w:rsid w:val="0010631F"/>
    <w:rsid w:val="00106695"/>
    <w:rsid w:val="00107177"/>
    <w:rsid w:val="00107826"/>
    <w:rsid w:val="00107838"/>
    <w:rsid w:val="00111D85"/>
    <w:rsid w:val="00112222"/>
    <w:rsid w:val="00113282"/>
    <w:rsid w:val="00113C58"/>
    <w:rsid w:val="00115513"/>
    <w:rsid w:val="001200F1"/>
    <w:rsid w:val="00120156"/>
    <w:rsid w:val="00120BE2"/>
    <w:rsid w:val="00120E0D"/>
    <w:rsid w:val="00121242"/>
    <w:rsid w:val="00121D28"/>
    <w:rsid w:val="001221E9"/>
    <w:rsid w:val="0012258D"/>
    <w:rsid w:val="0012331D"/>
    <w:rsid w:val="00124589"/>
    <w:rsid w:val="00124A0A"/>
    <w:rsid w:val="00125370"/>
    <w:rsid w:val="0012704F"/>
    <w:rsid w:val="00131D48"/>
    <w:rsid w:val="00131F4E"/>
    <w:rsid w:val="001323DA"/>
    <w:rsid w:val="00133838"/>
    <w:rsid w:val="0013506C"/>
    <w:rsid w:val="0013620D"/>
    <w:rsid w:val="00136A86"/>
    <w:rsid w:val="00136C1A"/>
    <w:rsid w:val="001372A4"/>
    <w:rsid w:val="0013793E"/>
    <w:rsid w:val="001404D2"/>
    <w:rsid w:val="0014107A"/>
    <w:rsid w:val="0014117D"/>
    <w:rsid w:val="001413CB"/>
    <w:rsid w:val="0014170E"/>
    <w:rsid w:val="00141D80"/>
    <w:rsid w:val="00141DF7"/>
    <w:rsid w:val="0014297E"/>
    <w:rsid w:val="00142D95"/>
    <w:rsid w:val="001432DC"/>
    <w:rsid w:val="001436C4"/>
    <w:rsid w:val="00143815"/>
    <w:rsid w:val="0014519C"/>
    <w:rsid w:val="00152B72"/>
    <w:rsid w:val="00152CB5"/>
    <w:rsid w:val="0015334C"/>
    <w:rsid w:val="0015376D"/>
    <w:rsid w:val="001541DB"/>
    <w:rsid w:val="001548D0"/>
    <w:rsid w:val="00154FD3"/>
    <w:rsid w:val="001560CD"/>
    <w:rsid w:val="0015665D"/>
    <w:rsid w:val="001600ED"/>
    <w:rsid w:val="00160236"/>
    <w:rsid w:val="0016144B"/>
    <w:rsid w:val="001626C3"/>
    <w:rsid w:val="00163080"/>
    <w:rsid w:val="00164A0D"/>
    <w:rsid w:val="001658E4"/>
    <w:rsid w:val="00166BE9"/>
    <w:rsid w:val="00166ECD"/>
    <w:rsid w:val="001720D3"/>
    <w:rsid w:val="0017610C"/>
    <w:rsid w:val="00176DC7"/>
    <w:rsid w:val="001774A2"/>
    <w:rsid w:val="001816DA"/>
    <w:rsid w:val="00182CD7"/>
    <w:rsid w:val="00182EC7"/>
    <w:rsid w:val="00183294"/>
    <w:rsid w:val="0018443B"/>
    <w:rsid w:val="0018467D"/>
    <w:rsid w:val="00186696"/>
    <w:rsid w:val="00186718"/>
    <w:rsid w:val="0018691F"/>
    <w:rsid w:val="00187552"/>
    <w:rsid w:val="00190FAA"/>
    <w:rsid w:val="0019156D"/>
    <w:rsid w:val="001928A1"/>
    <w:rsid w:val="0019466B"/>
    <w:rsid w:val="001952BF"/>
    <w:rsid w:val="00195BBA"/>
    <w:rsid w:val="0019724E"/>
    <w:rsid w:val="001A1103"/>
    <w:rsid w:val="001A18A3"/>
    <w:rsid w:val="001A1B24"/>
    <w:rsid w:val="001A1BF6"/>
    <w:rsid w:val="001A2A9A"/>
    <w:rsid w:val="001A2DD9"/>
    <w:rsid w:val="001A2FF6"/>
    <w:rsid w:val="001A3151"/>
    <w:rsid w:val="001A41D3"/>
    <w:rsid w:val="001A4DE1"/>
    <w:rsid w:val="001A5F5C"/>
    <w:rsid w:val="001A6384"/>
    <w:rsid w:val="001A6D68"/>
    <w:rsid w:val="001A7CA4"/>
    <w:rsid w:val="001B1729"/>
    <w:rsid w:val="001B2533"/>
    <w:rsid w:val="001B33B0"/>
    <w:rsid w:val="001B3455"/>
    <w:rsid w:val="001B36D4"/>
    <w:rsid w:val="001B4803"/>
    <w:rsid w:val="001B49B0"/>
    <w:rsid w:val="001B4A6F"/>
    <w:rsid w:val="001B4F72"/>
    <w:rsid w:val="001B742F"/>
    <w:rsid w:val="001C03A1"/>
    <w:rsid w:val="001C1BA3"/>
    <w:rsid w:val="001C2250"/>
    <w:rsid w:val="001C22C7"/>
    <w:rsid w:val="001C23CD"/>
    <w:rsid w:val="001C23F9"/>
    <w:rsid w:val="001C3DFC"/>
    <w:rsid w:val="001C43F5"/>
    <w:rsid w:val="001C4736"/>
    <w:rsid w:val="001C4896"/>
    <w:rsid w:val="001C5BA0"/>
    <w:rsid w:val="001D0223"/>
    <w:rsid w:val="001D1637"/>
    <w:rsid w:val="001D2623"/>
    <w:rsid w:val="001D3314"/>
    <w:rsid w:val="001D4757"/>
    <w:rsid w:val="001D4C55"/>
    <w:rsid w:val="001D60C3"/>
    <w:rsid w:val="001D6117"/>
    <w:rsid w:val="001D7CF7"/>
    <w:rsid w:val="001D7D32"/>
    <w:rsid w:val="001E00C1"/>
    <w:rsid w:val="001E0402"/>
    <w:rsid w:val="001E091A"/>
    <w:rsid w:val="001E101E"/>
    <w:rsid w:val="001E17E0"/>
    <w:rsid w:val="001E1F9E"/>
    <w:rsid w:val="001E4FB1"/>
    <w:rsid w:val="001E56B6"/>
    <w:rsid w:val="001E615E"/>
    <w:rsid w:val="001E6863"/>
    <w:rsid w:val="001E6B86"/>
    <w:rsid w:val="001E7175"/>
    <w:rsid w:val="001E7641"/>
    <w:rsid w:val="001E7A49"/>
    <w:rsid w:val="001F028C"/>
    <w:rsid w:val="001F170E"/>
    <w:rsid w:val="001F2A37"/>
    <w:rsid w:val="001F338D"/>
    <w:rsid w:val="001F35D4"/>
    <w:rsid w:val="001F3E75"/>
    <w:rsid w:val="001F53E3"/>
    <w:rsid w:val="001F5D70"/>
    <w:rsid w:val="001F79BB"/>
    <w:rsid w:val="00200C43"/>
    <w:rsid w:val="002017CA"/>
    <w:rsid w:val="0020218C"/>
    <w:rsid w:val="00202E32"/>
    <w:rsid w:val="00205AC3"/>
    <w:rsid w:val="002102D2"/>
    <w:rsid w:val="00210B84"/>
    <w:rsid w:val="00211DD7"/>
    <w:rsid w:val="00212A43"/>
    <w:rsid w:val="0021413C"/>
    <w:rsid w:val="00214779"/>
    <w:rsid w:val="0021479B"/>
    <w:rsid w:val="002147F2"/>
    <w:rsid w:val="00214DCE"/>
    <w:rsid w:val="00215CF1"/>
    <w:rsid w:val="0021764F"/>
    <w:rsid w:val="002205B5"/>
    <w:rsid w:val="002205C9"/>
    <w:rsid w:val="00220637"/>
    <w:rsid w:val="00220C1F"/>
    <w:rsid w:val="00222B47"/>
    <w:rsid w:val="00222F83"/>
    <w:rsid w:val="00223DF6"/>
    <w:rsid w:val="00224165"/>
    <w:rsid w:val="00224ED5"/>
    <w:rsid w:val="002255B7"/>
    <w:rsid w:val="00227326"/>
    <w:rsid w:val="00230E80"/>
    <w:rsid w:val="0023215F"/>
    <w:rsid w:val="002325D1"/>
    <w:rsid w:val="00234920"/>
    <w:rsid w:val="00235D0E"/>
    <w:rsid w:val="002376CD"/>
    <w:rsid w:val="002402C3"/>
    <w:rsid w:val="002418F0"/>
    <w:rsid w:val="002419E4"/>
    <w:rsid w:val="00242220"/>
    <w:rsid w:val="00242243"/>
    <w:rsid w:val="00243656"/>
    <w:rsid w:val="002449C2"/>
    <w:rsid w:val="002450BF"/>
    <w:rsid w:val="002457D3"/>
    <w:rsid w:val="00245F7D"/>
    <w:rsid w:val="002464FA"/>
    <w:rsid w:val="002513B9"/>
    <w:rsid w:val="0025185C"/>
    <w:rsid w:val="002534E4"/>
    <w:rsid w:val="00253A94"/>
    <w:rsid w:val="002540B3"/>
    <w:rsid w:val="002544C9"/>
    <w:rsid w:val="00254F6D"/>
    <w:rsid w:val="00255451"/>
    <w:rsid w:val="002559B5"/>
    <w:rsid w:val="002561F7"/>
    <w:rsid w:val="00256A30"/>
    <w:rsid w:val="002573DF"/>
    <w:rsid w:val="002579DA"/>
    <w:rsid w:val="00257A12"/>
    <w:rsid w:val="00257E6E"/>
    <w:rsid w:val="00261CBA"/>
    <w:rsid w:val="00262595"/>
    <w:rsid w:val="00262704"/>
    <w:rsid w:val="00262BD4"/>
    <w:rsid w:val="00263768"/>
    <w:rsid w:val="00265C6F"/>
    <w:rsid w:val="00266598"/>
    <w:rsid w:val="00266ADD"/>
    <w:rsid w:val="00267414"/>
    <w:rsid w:val="00267B04"/>
    <w:rsid w:val="00267B2E"/>
    <w:rsid w:val="00267D78"/>
    <w:rsid w:val="0027046E"/>
    <w:rsid w:val="0027070C"/>
    <w:rsid w:val="002719FA"/>
    <w:rsid w:val="00272301"/>
    <w:rsid w:val="00272634"/>
    <w:rsid w:val="00273633"/>
    <w:rsid w:val="002738DD"/>
    <w:rsid w:val="0027405B"/>
    <w:rsid w:val="0027421E"/>
    <w:rsid w:val="00274838"/>
    <w:rsid w:val="002770DE"/>
    <w:rsid w:val="00277363"/>
    <w:rsid w:val="00277759"/>
    <w:rsid w:val="00280C0C"/>
    <w:rsid w:val="002810C0"/>
    <w:rsid w:val="00281B96"/>
    <w:rsid w:val="00281F8E"/>
    <w:rsid w:val="00282677"/>
    <w:rsid w:val="002827EC"/>
    <w:rsid w:val="002836AD"/>
    <w:rsid w:val="0028445B"/>
    <w:rsid w:val="00284A19"/>
    <w:rsid w:val="00285498"/>
    <w:rsid w:val="00285A83"/>
    <w:rsid w:val="00285A9F"/>
    <w:rsid w:val="00286042"/>
    <w:rsid w:val="00287756"/>
    <w:rsid w:val="00287E1B"/>
    <w:rsid w:val="002906AA"/>
    <w:rsid w:val="00290EC1"/>
    <w:rsid w:val="00291972"/>
    <w:rsid w:val="00291A50"/>
    <w:rsid w:val="00291B5F"/>
    <w:rsid w:val="00293DD7"/>
    <w:rsid w:val="00294826"/>
    <w:rsid w:val="002957E3"/>
    <w:rsid w:val="002960B6"/>
    <w:rsid w:val="002A00E7"/>
    <w:rsid w:val="002A031E"/>
    <w:rsid w:val="002A0ED9"/>
    <w:rsid w:val="002A1494"/>
    <w:rsid w:val="002A1EE3"/>
    <w:rsid w:val="002A4A54"/>
    <w:rsid w:val="002A4B60"/>
    <w:rsid w:val="002A4E56"/>
    <w:rsid w:val="002A539A"/>
    <w:rsid w:val="002A676B"/>
    <w:rsid w:val="002A776A"/>
    <w:rsid w:val="002A7B75"/>
    <w:rsid w:val="002A7FBC"/>
    <w:rsid w:val="002B012C"/>
    <w:rsid w:val="002B0557"/>
    <w:rsid w:val="002B151F"/>
    <w:rsid w:val="002B1DCB"/>
    <w:rsid w:val="002B1DF0"/>
    <w:rsid w:val="002B21ED"/>
    <w:rsid w:val="002B22A7"/>
    <w:rsid w:val="002B22B3"/>
    <w:rsid w:val="002B466E"/>
    <w:rsid w:val="002B55F6"/>
    <w:rsid w:val="002B5AF8"/>
    <w:rsid w:val="002B6F31"/>
    <w:rsid w:val="002C0BA2"/>
    <w:rsid w:val="002C1353"/>
    <w:rsid w:val="002C17E0"/>
    <w:rsid w:val="002C264B"/>
    <w:rsid w:val="002C37E7"/>
    <w:rsid w:val="002C3DF1"/>
    <w:rsid w:val="002C3DF3"/>
    <w:rsid w:val="002C42FC"/>
    <w:rsid w:val="002C4D10"/>
    <w:rsid w:val="002C4DB2"/>
    <w:rsid w:val="002C507C"/>
    <w:rsid w:val="002C5371"/>
    <w:rsid w:val="002C6E2C"/>
    <w:rsid w:val="002C71B9"/>
    <w:rsid w:val="002C7224"/>
    <w:rsid w:val="002C7390"/>
    <w:rsid w:val="002D01F0"/>
    <w:rsid w:val="002D14B2"/>
    <w:rsid w:val="002D14E7"/>
    <w:rsid w:val="002D1D07"/>
    <w:rsid w:val="002D2197"/>
    <w:rsid w:val="002D24DB"/>
    <w:rsid w:val="002D3FB3"/>
    <w:rsid w:val="002D47D7"/>
    <w:rsid w:val="002D6015"/>
    <w:rsid w:val="002D6195"/>
    <w:rsid w:val="002D6C32"/>
    <w:rsid w:val="002D70A2"/>
    <w:rsid w:val="002D7772"/>
    <w:rsid w:val="002E0238"/>
    <w:rsid w:val="002E1901"/>
    <w:rsid w:val="002E2B23"/>
    <w:rsid w:val="002E2F7A"/>
    <w:rsid w:val="002E3DF8"/>
    <w:rsid w:val="002E455E"/>
    <w:rsid w:val="002E517C"/>
    <w:rsid w:val="002E52C9"/>
    <w:rsid w:val="002E56FB"/>
    <w:rsid w:val="002E5D72"/>
    <w:rsid w:val="002E5E92"/>
    <w:rsid w:val="002E6046"/>
    <w:rsid w:val="002E6BA2"/>
    <w:rsid w:val="002E6C22"/>
    <w:rsid w:val="002F1262"/>
    <w:rsid w:val="002F23C2"/>
    <w:rsid w:val="002F2598"/>
    <w:rsid w:val="002F2794"/>
    <w:rsid w:val="002F366C"/>
    <w:rsid w:val="002F4EE7"/>
    <w:rsid w:val="002F615E"/>
    <w:rsid w:val="002F6B4A"/>
    <w:rsid w:val="002F7184"/>
    <w:rsid w:val="003021E3"/>
    <w:rsid w:val="003026F5"/>
    <w:rsid w:val="00302EE8"/>
    <w:rsid w:val="00303BF5"/>
    <w:rsid w:val="00304EF2"/>
    <w:rsid w:val="003050D5"/>
    <w:rsid w:val="0030614E"/>
    <w:rsid w:val="00307516"/>
    <w:rsid w:val="00307E5D"/>
    <w:rsid w:val="00307F5B"/>
    <w:rsid w:val="00311905"/>
    <w:rsid w:val="00312376"/>
    <w:rsid w:val="00312435"/>
    <w:rsid w:val="003126F5"/>
    <w:rsid w:val="00312842"/>
    <w:rsid w:val="00313B75"/>
    <w:rsid w:val="003152BC"/>
    <w:rsid w:val="00315C8D"/>
    <w:rsid w:val="003160FB"/>
    <w:rsid w:val="003173E2"/>
    <w:rsid w:val="0032160E"/>
    <w:rsid w:val="00321665"/>
    <w:rsid w:val="00322067"/>
    <w:rsid w:val="0032249A"/>
    <w:rsid w:val="00323405"/>
    <w:rsid w:val="00324BF3"/>
    <w:rsid w:val="00324F97"/>
    <w:rsid w:val="003255A4"/>
    <w:rsid w:val="0032572D"/>
    <w:rsid w:val="0032620D"/>
    <w:rsid w:val="00330251"/>
    <w:rsid w:val="00331810"/>
    <w:rsid w:val="003333BD"/>
    <w:rsid w:val="00333BA7"/>
    <w:rsid w:val="0033409D"/>
    <w:rsid w:val="00334C53"/>
    <w:rsid w:val="003354B1"/>
    <w:rsid w:val="00335927"/>
    <w:rsid w:val="003373B7"/>
    <w:rsid w:val="00340AB5"/>
    <w:rsid w:val="00340B38"/>
    <w:rsid w:val="0034135C"/>
    <w:rsid w:val="003414D7"/>
    <w:rsid w:val="00341773"/>
    <w:rsid w:val="0034286F"/>
    <w:rsid w:val="00342B54"/>
    <w:rsid w:val="00343B3F"/>
    <w:rsid w:val="0034535E"/>
    <w:rsid w:val="00351F31"/>
    <w:rsid w:val="0035210F"/>
    <w:rsid w:val="00353B28"/>
    <w:rsid w:val="00354137"/>
    <w:rsid w:val="00354A31"/>
    <w:rsid w:val="00354BD7"/>
    <w:rsid w:val="00355652"/>
    <w:rsid w:val="003557AA"/>
    <w:rsid w:val="0036057A"/>
    <w:rsid w:val="00360B00"/>
    <w:rsid w:val="00362C3F"/>
    <w:rsid w:val="00362C73"/>
    <w:rsid w:val="00363F5F"/>
    <w:rsid w:val="00364A73"/>
    <w:rsid w:val="00365B21"/>
    <w:rsid w:val="0036642E"/>
    <w:rsid w:val="00366C1E"/>
    <w:rsid w:val="003672AB"/>
    <w:rsid w:val="00367560"/>
    <w:rsid w:val="003675E2"/>
    <w:rsid w:val="00367626"/>
    <w:rsid w:val="003705EA"/>
    <w:rsid w:val="003714E3"/>
    <w:rsid w:val="00372A69"/>
    <w:rsid w:val="003746A7"/>
    <w:rsid w:val="003748FC"/>
    <w:rsid w:val="00374A8C"/>
    <w:rsid w:val="00374D8B"/>
    <w:rsid w:val="00376175"/>
    <w:rsid w:val="00380B03"/>
    <w:rsid w:val="003812D2"/>
    <w:rsid w:val="003820BF"/>
    <w:rsid w:val="003827B7"/>
    <w:rsid w:val="00382D9D"/>
    <w:rsid w:val="003837B2"/>
    <w:rsid w:val="0038474D"/>
    <w:rsid w:val="003850CB"/>
    <w:rsid w:val="003853C9"/>
    <w:rsid w:val="00386043"/>
    <w:rsid w:val="0038616D"/>
    <w:rsid w:val="00387C7B"/>
    <w:rsid w:val="003905CA"/>
    <w:rsid w:val="00392605"/>
    <w:rsid w:val="003932B1"/>
    <w:rsid w:val="00394068"/>
    <w:rsid w:val="00394546"/>
    <w:rsid w:val="00395DF1"/>
    <w:rsid w:val="0039720C"/>
    <w:rsid w:val="00397906"/>
    <w:rsid w:val="00397D0C"/>
    <w:rsid w:val="003A0A1A"/>
    <w:rsid w:val="003A1ACD"/>
    <w:rsid w:val="003A2983"/>
    <w:rsid w:val="003A48B7"/>
    <w:rsid w:val="003A518C"/>
    <w:rsid w:val="003A520D"/>
    <w:rsid w:val="003A6ED4"/>
    <w:rsid w:val="003A79C8"/>
    <w:rsid w:val="003B1D21"/>
    <w:rsid w:val="003B384B"/>
    <w:rsid w:val="003B4E47"/>
    <w:rsid w:val="003B77CA"/>
    <w:rsid w:val="003C0FD1"/>
    <w:rsid w:val="003C11F9"/>
    <w:rsid w:val="003C211E"/>
    <w:rsid w:val="003C41B3"/>
    <w:rsid w:val="003C4E80"/>
    <w:rsid w:val="003C5385"/>
    <w:rsid w:val="003C5B3D"/>
    <w:rsid w:val="003C5D72"/>
    <w:rsid w:val="003C5E2D"/>
    <w:rsid w:val="003C682C"/>
    <w:rsid w:val="003C6ADB"/>
    <w:rsid w:val="003C6F59"/>
    <w:rsid w:val="003C71CE"/>
    <w:rsid w:val="003C799A"/>
    <w:rsid w:val="003D099E"/>
    <w:rsid w:val="003D0C45"/>
    <w:rsid w:val="003D163C"/>
    <w:rsid w:val="003D168A"/>
    <w:rsid w:val="003D2C81"/>
    <w:rsid w:val="003D3EB6"/>
    <w:rsid w:val="003D415C"/>
    <w:rsid w:val="003D5363"/>
    <w:rsid w:val="003D596B"/>
    <w:rsid w:val="003D6044"/>
    <w:rsid w:val="003D641E"/>
    <w:rsid w:val="003D701F"/>
    <w:rsid w:val="003D7204"/>
    <w:rsid w:val="003E2249"/>
    <w:rsid w:val="003E2985"/>
    <w:rsid w:val="003E2FAF"/>
    <w:rsid w:val="003E353F"/>
    <w:rsid w:val="003E37A9"/>
    <w:rsid w:val="003E37B8"/>
    <w:rsid w:val="003E380C"/>
    <w:rsid w:val="003E4E88"/>
    <w:rsid w:val="003E5954"/>
    <w:rsid w:val="003E5E7D"/>
    <w:rsid w:val="003E79D8"/>
    <w:rsid w:val="003F1889"/>
    <w:rsid w:val="003F1C31"/>
    <w:rsid w:val="003F30D8"/>
    <w:rsid w:val="003F46A0"/>
    <w:rsid w:val="003F671D"/>
    <w:rsid w:val="003F6C32"/>
    <w:rsid w:val="003F6E5E"/>
    <w:rsid w:val="00400170"/>
    <w:rsid w:val="00402089"/>
    <w:rsid w:val="00402675"/>
    <w:rsid w:val="00403B11"/>
    <w:rsid w:val="00403C4D"/>
    <w:rsid w:val="00403F02"/>
    <w:rsid w:val="00406C2C"/>
    <w:rsid w:val="0041069B"/>
    <w:rsid w:val="00410849"/>
    <w:rsid w:val="00411080"/>
    <w:rsid w:val="004129C5"/>
    <w:rsid w:val="004138F1"/>
    <w:rsid w:val="00413C8D"/>
    <w:rsid w:val="00413DD3"/>
    <w:rsid w:val="00413FF4"/>
    <w:rsid w:val="004216A5"/>
    <w:rsid w:val="00421703"/>
    <w:rsid w:val="00423486"/>
    <w:rsid w:val="00424B0B"/>
    <w:rsid w:val="00424DC8"/>
    <w:rsid w:val="0042691C"/>
    <w:rsid w:val="00427105"/>
    <w:rsid w:val="0042791E"/>
    <w:rsid w:val="004302CA"/>
    <w:rsid w:val="004354BC"/>
    <w:rsid w:val="004366D1"/>
    <w:rsid w:val="00436F1B"/>
    <w:rsid w:val="00437533"/>
    <w:rsid w:val="00440AC8"/>
    <w:rsid w:val="00440AD1"/>
    <w:rsid w:val="0044185F"/>
    <w:rsid w:val="004421C2"/>
    <w:rsid w:val="004434B6"/>
    <w:rsid w:val="00443DD6"/>
    <w:rsid w:val="00444D6F"/>
    <w:rsid w:val="00444EF5"/>
    <w:rsid w:val="00445683"/>
    <w:rsid w:val="00446014"/>
    <w:rsid w:val="00450E2F"/>
    <w:rsid w:val="00450EED"/>
    <w:rsid w:val="00451EB4"/>
    <w:rsid w:val="004536D0"/>
    <w:rsid w:val="004539D9"/>
    <w:rsid w:val="0045406A"/>
    <w:rsid w:val="00454C8F"/>
    <w:rsid w:val="0045500C"/>
    <w:rsid w:val="0045637A"/>
    <w:rsid w:val="00457CB1"/>
    <w:rsid w:val="00460243"/>
    <w:rsid w:val="004613DB"/>
    <w:rsid w:val="0046224E"/>
    <w:rsid w:val="004630E4"/>
    <w:rsid w:val="004637CC"/>
    <w:rsid w:val="00464010"/>
    <w:rsid w:val="00465819"/>
    <w:rsid w:val="00467571"/>
    <w:rsid w:val="00467E26"/>
    <w:rsid w:val="00470E14"/>
    <w:rsid w:val="00472126"/>
    <w:rsid w:val="00472839"/>
    <w:rsid w:val="00472B9D"/>
    <w:rsid w:val="00472DD6"/>
    <w:rsid w:val="0047326B"/>
    <w:rsid w:val="00473DCF"/>
    <w:rsid w:val="00473F01"/>
    <w:rsid w:val="00473FF9"/>
    <w:rsid w:val="00474E6B"/>
    <w:rsid w:val="00475150"/>
    <w:rsid w:val="00475750"/>
    <w:rsid w:val="004757A9"/>
    <w:rsid w:val="00476086"/>
    <w:rsid w:val="004776DC"/>
    <w:rsid w:val="00480DA2"/>
    <w:rsid w:val="00480F80"/>
    <w:rsid w:val="0048236F"/>
    <w:rsid w:val="004825BF"/>
    <w:rsid w:val="00483241"/>
    <w:rsid w:val="00485404"/>
    <w:rsid w:val="00487F58"/>
    <w:rsid w:val="00490D04"/>
    <w:rsid w:val="004912FC"/>
    <w:rsid w:val="0049178A"/>
    <w:rsid w:val="004930B2"/>
    <w:rsid w:val="00493C01"/>
    <w:rsid w:val="00494BCC"/>
    <w:rsid w:val="00494F8E"/>
    <w:rsid w:val="004957B5"/>
    <w:rsid w:val="004966F4"/>
    <w:rsid w:val="004975F2"/>
    <w:rsid w:val="0049774C"/>
    <w:rsid w:val="004A0070"/>
    <w:rsid w:val="004A0889"/>
    <w:rsid w:val="004A0EED"/>
    <w:rsid w:val="004A1C29"/>
    <w:rsid w:val="004A2BF8"/>
    <w:rsid w:val="004A507D"/>
    <w:rsid w:val="004A52EF"/>
    <w:rsid w:val="004A60B2"/>
    <w:rsid w:val="004A6340"/>
    <w:rsid w:val="004A724A"/>
    <w:rsid w:val="004A79F4"/>
    <w:rsid w:val="004A7B85"/>
    <w:rsid w:val="004A7C12"/>
    <w:rsid w:val="004B0624"/>
    <w:rsid w:val="004B1292"/>
    <w:rsid w:val="004B1A06"/>
    <w:rsid w:val="004B263F"/>
    <w:rsid w:val="004B2844"/>
    <w:rsid w:val="004B3588"/>
    <w:rsid w:val="004B3B38"/>
    <w:rsid w:val="004B3D32"/>
    <w:rsid w:val="004B507D"/>
    <w:rsid w:val="004B615C"/>
    <w:rsid w:val="004B7011"/>
    <w:rsid w:val="004B7BF6"/>
    <w:rsid w:val="004C0ACD"/>
    <w:rsid w:val="004C0FA3"/>
    <w:rsid w:val="004C1B50"/>
    <w:rsid w:val="004C2744"/>
    <w:rsid w:val="004C3EFC"/>
    <w:rsid w:val="004C450A"/>
    <w:rsid w:val="004C51C3"/>
    <w:rsid w:val="004C5B82"/>
    <w:rsid w:val="004C6621"/>
    <w:rsid w:val="004C688C"/>
    <w:rsid w:val="004C69A4"/>
    <w:rsid w:val="004C6B81"/>
    <w:rsid w:val="004C6FC8"/>
    <w:rsid w:val="004C7A9D"/>
    <w:rsid w:val="004D02A4"/>
    <w:rsid w:val="004D099F"/>
    <w:rsid w:val="004D2794"/>
    <w:rsid w:val="004D709F"/>
    <w:rsid w:val="004D7C4E"/>
    <w:rsid w:val="004E01C5"/>
    <w:rsid w:val="004E0791"/>
    <w:rsid w:val="004E099B"/>
    <w:rsid w:val="004E0AE6"/>
    <w:rsid w:val="004E15B4"/>
    <w:rsid w:val="004E203A"/>
    <w:rsid w:val="004E4113"/>
    <w:rsid w:val="004E44B3"/>
    <w:rsid w:val="004E477C"/>
    <w:rsid w:val="004E4F72"/>
    <w:rsid w:val="004E5244"/>
    <w:rsid w:val="004E6288"/>
    <w:rsid w:val="004E62D0"/>
    <w:rsid w:val="004E732B"/>
    <w:rsid w:val="004E789C"/>
    <w:rsid w:val="004F0599"/>
    <w:rsid w:val="004F0BAF"/>
    <w:rsid w:val="004F0F41"/>
    <w:rsid w:val="004F13CF"/>
    <w:rsid w:val="004F1696"/>
    <w:rsid w:val="004F4071"/>
    <w:rsid w:val="004F4AE3"/>
    <w:rsid w:val="004F5771"/>
    <w:rsid w:val="004F5949"/>
    <w:rsid w:val="004F5984"/>
    <w:rsid w:val="004F59A5"/>
    <w:rsid w:val="004F59C3"/>
    <w:rsid w:val="004F677D"/>
    <w:rsid w:val="004F6B6E"/>
    <w:rsid w:val="004F6E03"/>
    <w:rsid w:val="004F6E2D"/>
    <w:rsid w:val="004F75BC"/>
    <w:rsid w:val="00500E9F"/>
    <w:rsid w:val="00504859"/>
    <w:rsid w:val="00504C4C"/>
    <w:rsid w:val="00504D45"/>
    <w:rsid w:val="00505656"/>
    <w:rsid w:val="00507C7A"/>
    <w:rsid w:val="005109A8"/>
    <w:rsid w:val="0051120E"/>
    <w:rsid w:val="0051200E"/>
    <w:rsid w:val="00512E92"/>
    <w:rsid w:val="00514448"/>
    <w:rsid w:val="00514F63"/>
    <w:rsid w:val="005156A5"/>
    <w:rsid w:val="00515955"/>
    <w:rsid w:val="0051595C"/>
    <w:rsid w:val="00515C75"/>
    <w:rsid w:val="0051655E"/>
    <w:rsid w:val="00516630"/>
    <w:rsid w:val="00517188"/>
    <w:rsid w:val="005174D0"/>
    <w:rsid w:val="00520801"/>
    <w:rsid w:val="00521B01"/>
    <w:rsid w:val="00522556"/>
    <w:rsid w:val="005227AA"/>
    <w:rsid w:val="00523FFE"/>
    <w:rsid w:val="00525679"/>
    <w:rsid w:val="005261C7"/>
    <w:rsid w:val="00527341"/>
    <w:rsid w:val="0053009F"/>
    <w:rsid w:val="005309D8"/>
    <w:rsid w:val="0053153E"/>
    <w:rsid w:val="00532C2C"/>
    <w:rsid w:val="00532FB8"/>
    <w:rsid w:val="005364FC"/>
    <w:rsid w:val="00536904"/>
    <w:rsid w:val="00537B98"/>
    <w:rsid w:val="00537EE4"/>
    <w:rsid w:val="005408AC"/>
    <w:rsid w:val="00540E13"/>
    <w:rsid w:val="00541012"/>
    <w:rsid w:val="00543542"/>
    <w:rsid w:val="0054364C"/>
    <w:rsid w:val="00543DEE"/>
    <w:rsid w:val="00543E6B"/>
    <w:rsid w:val="00544BF5"/>
    <w:rsid w:val="00544FC1"/>
    <w:rsid w:val="005450A0"/>
    <w:rsid w:val="005462BC"/>
    <w:rsid w:val="00547857"/>
    <w:rsid w:val="005502EB"/>
    <w:rsid w:val="005518FA"/>
    <w:rsid w:val="00552679"/>
    <w:rsid w:val="00552C68"/>
    <w:rsid w:val="00554A88"/>
    <w:rsid w:val="005560F5"/>
    <w:rsid w:val="005572FA"/>
    <w:rsid w:val="00557B78"/>
    <w:rsid w:val="00560C32"/>
    <w:rsid w:val="00561B7C"/>
    <w:rsid w:val="00561DBE"/>
    <w:rsid w:val="005632F4"/>
    <w:rsid w:val="00565637"/>
    <w:rsid w:val="00565F94"/>
    <w:rsid w:val="005667DA"/>
    <w:rsid w:val="00567095"/>
    <w:rsid w:val="005678CB"/>
    <w:rsid w:val="0057114F"/>
    <w:rsid w:val="005724A2"/>
    <w:rsid w:val="00573A50"/>
    <w:rsid w:val="005747D0"/>
    <w:rsid w:val="005749F4"/>
    <w:rsid w:val="00574AEE"/>
    <w:rsid w:val="00574B34"/>
    <w:rsid w:val="005753D2"/>
    <w:rsid w:val="005772B0"/>
    <w:rsid w:val="00580062"/>
    <w:rsid w:val="005807C1"/>
    <w:rsid w:val="005807E1"/>
    <w:rsid w:val="00580E54"/>
    <w:rsid w:val="00581687"/>
    <w:rsid w:val="00581F12"/>
    <w:rsid w:val="00582CAD"/>
    <w:rsid w:val="00583A9F"/>
    <w:rsid w:val="005843F1"/>
    <w:rsid w:val="00584788"/>
    <w:rsid w:val="00584C23"/>
    <w:rsid w:val="0058546E"/>
    <w:rsid w:val="005854A0"/>
    <w:rsid w:val="005860B4"/>
    <w:rsid w:val="0058724E"/>
    <w:rsid w:val="00587D54"/>
    <w:rsid w:val="00590BBE"/>
    <w:rsid w:val="00590EB0"/>
    <w:rsid w:val="00591DBF"/>
    <w:rsid w:val="00594588"/>
    <w:rsid w:val="00594CB5"/>
    <w:rsid w:val="00595476"/>
    <w:rsid w:val="0059585F"/>
    <w:rsid w:val="005976FA"/>
    <w:rsid w:val="005A05C1"/>
    <w:rsid w:val="005A1ACE"/>
    <w:rsid w:val="005A1CB1"/>
    <w:rsid w:val="005A1F02"/>
    <w:rsid w:val="005A2372"/>
    <w:rsid w:val="005A24C4"/>
    <w:rsid w:val="005A2FAC"/>
    <w:rsid w:val="005A32FA"/>
    <w:rsid w:val="005A3A87"/>
    <w:rsid w:val="005A4216"/>
    <w:rsid w:val="005A47E1"/>
    <w:rsid w:val="005B0283"/>
    <w:rsid w:val="005B03D4"/>
    <w:rsid w:val="005B1B52"/>
    <w:rsid w:val="005B1FC5"/>
    <w:rsid w:val="005B2692"/>
    <w:rsid w:val="005B3708"/>
    <w:rsid w:val="005B3BCE"/>
    <w:rsid w:val="005B46DD"/>
    <w:rsid w:val="005B47DE"/>
    <w:rsid w:val="005B781B"/>
    <w:rsid w:val="005C0662"/>
    <w:rsid w:val="005C19FC"/>
    <w:rsid w:val="005C23D8"/>
    <w:rsid w:val="005C24AC"/>
    <w:rsid w:val="005C3447"/>
    <w:rsid w:val="005C35DE"/>
    <w:rsid w:val="005C55F0"/>
    <w:rsid w:val="005C568E"/>
    <w:rsid w:val="005C5C4C"/>
    <w:rsid w:val="005C6D70"/>
    <w:rsid w:val="005C7C68"/>
    <w:rsid w:val="005D10A2"/>
    <w:rsid w:val="005D2492"/>
    <w:rsid w:val="005D2C45"/>
    <w:rsid w:val="005D3639"/>
    <w:rsid w:val="005D42F3"/>
    <w:rsid w:val="005D4FE0"/>
    <w:rsid w:val="005D5A9B"/>
    <w:rsid w:val="005D618E"/>
    <w:rsid w:val="005D683F"/>
    <w:rsid w:val="005D72C1"/>
    <w:rsid w:val="005E095F"/>
    <w:rsid w:val="005E09E3"/>
    <w:rsid w:val="005E186F"/>
    <w:rsid w:val="005E2624"/>
    <w:rsid w:val="005E36B1"/>
    <w:rsid w:val="005E37B3"/>
    <w:rsid w:val="005E39D2"/>
    <w:rsid w:val="005E5601"/>
    <w:rsid w:val="005E651C"/>
    <w:rsid w:val="005E66F8"/>
    <w:rsid w:val="005E6F96"/>
    <w:rsid w:val="005E72BF"/>
    <w:rsid w:val="005E7371"/>
    <w:rsid w:val="005F02DF"/>
    <w:rsid w:val="005F0CCA"/>
    <w:rsid w:val="005F0E18"/>
    <w:rsid w:val="005F0FAE"/>
    <w:rsid w:val="005F1658"/>
    <w:rsid w:val="005F1851"/>
    <w:rsid w:val="005F20E4"/>
    <w:rsid w:val="005F285B"/>
    <w:rsid w:val="005F40EE"/>
    <w:rsid w:val="005F6D11"/>
    <w:rsid w:val="00600287"/>
    <w:rsid w:val="00600655"/>
    <w:rsid w:val="00600902"/>
    <w:rsid w:val="006021B9"/>
    <w:rsid w:val="00602201"/>
    <w:rsid w:val="0060375D"/>
    <w:rsid w:val="00604105"/>
    <w:rsid w:val="00604E99"/>
    <w:rsid w:val="00605288"/>
    <w:rsid w:val="0060555F"/>
    <w:rsid w:val="00607ADE"/>
    <w:rsid w:val="00611EDC"/>
    <w:rsid w:val="00614FAD"/>
    <w:rsid w:val="00615770"/>
    <w:rsid w:val="0061677E"/>
    <w:rsid w:val="00616C3B"/>
    <w:rsid w:val="00617260"/>
    <w:rsid w:val="00620AE4"/>
    <w:rsid w:val="00622040"/>
    <w:rsid w:val="006222F3"/>
    <w:rsid w:val="00624AC1"/>
    <w:rsid w:val="0062703A"/>
    <w:rsid w:val="006305D9"/>
    <w:rsid w:val="006310A0"/>
    <w:rsid w:val="0063318E"/>
    <w:rsid w:val="00634CC5"/>
    <w:rsid w:val="00635333"/>
    <w:rsid w:val="00636D5F"/>
    <w:rsid w:val="00636DFA"/>
    <w:rsid w:val="006373DC"/>
    <w:rsid w:val="0063775B"/>
    <w:rsid w:val="00637DB6"/>
    <w:rsid w:val="006401D3"/>
    <w:rsid w:val="0064044A"/>
    <w:rsid w:val="006409D5"/>
    <w:rsid w:val="0064159F"/>
    <w:rsid w:val="0064259A"/>
    <w:rsid w:val="0064266D"/>
    <w:rsid w:val="00642A6B"/>
    <w:rsid w:val="006436FD"/>
    <w:rsid w:val="00645890"/>
    <w:rsid w:val="0064646D"/>
    <w:rsid w:val="006467F7"/>
    <w:rsid w:val="00647374"/>
    <w:rsid w:val="006476B2"/>
    <w:rsid w:val="00647DAD"/>
    <w:rsid w:val="00650CAB"/>
    <w:rsid w:val="00651C58"/>
    <w:rsid w:val="00652817"/>
    <w:rsid w:val="00652F9D"/>
    <w:rsid w:val="00653117"/>
    <w:rsid w:val="00653663"/>
    <w:rsid w:val="00654477"/>
    <w:rsid w:val="00654E07"/>
    <w:rsid w:val="00656557"/>
    <w:rsid w:val="00656624"/>
    <w:rsid w:val="006579EC"/>
    <w:rsid w:val="006607EE"/>
    <w:rsid w:val="00661885"/>
    <w:rsid w:val="006621CB"/>
    <w:rsid w:val="00662AE9"/>
    <w:rsid w:val="00662D56"/>
    <w:rsid w:val="00663EA1"/>
    <w:rsid w:val="00666A0A"/>
    <w:rsid w:val="00666BE8"/>
    <w:rsid w:val="00667182"/>
    <w:rsid w:val="006678EE"/>
    <w:rsid w:val="006701A9"/>
    <w:rsid w:val="00671078"/>
    <w:rsid w:val="00671737"/>
    <w:rsid w:val="00671814"/>
    <w:rsid w:val="00671B0C"/>
    <w:rsid w:val="00671E7F"/>
    <w:rsid w:val="00674040"/>
    <w:rsid w:val="00674950"/>
    <w:rsid w:val="00675FDE"/>
    <w:rsid w:val="00677B5C"/>
    <w:rsid w:val="00682CF9"/>
    <w:rsid w:val="0068303C"/>
    <w:rsid w:val="00683925"/>
    <w:rsid w:val="00684F69"/>
    <w:rsid w:val="00687F46"/>
    <w:rsid w:val="00690313"/>
    <w:rsid w:val="00690835"/>
    <w:rsid w:val="00690913"/>
    <w:rsid w:val="00691E4F"/>
    <w:rsid w:val="00692342"/>
    <w:rsid w:val="006941AE"/>
    <w:rsid w:val="00695135"/>
    <w:rsid w:val="0069531A"/>
    <w:rsid w:val="00697BEE"/>
    <w:rsid w:val="006A0901"/>
    <w:rsid w:val="006A09F3"/>
    <w:rsid w:val="006A0AD7"/>
    <w:rsid w:val="006A2AA9"/>
    <w:rsid w:val="006A2AF1"/>
    <w:rsid w:val="006A39C7"/>
    <w:rsid w:val="006A3ED2"/>
    <w:rsid w:val="006A42E0"/>
    <w:rsid w:val="006A4441"/>
    <w:rsid w:val="006A4AE5"/>
    <w:rsid w:val="006A4B9D"/>
    <w:rsid w:val="006A6382"/>
    <w:rsid w:val="006A696A"/>
    <w:rsid w:val="006B05EF"/>
    <w:rsid w:val="006B1371"/>
    <w:rsid w:val="006B277B"/>
    <w:rsid w:val="006B4401"/>
    <w:rsid w:val="006B4CE7"/>
    <w:rsid w:val="006B72AB"/>
    <w:rsid w:val="006B746F"/>
    <w:rsid w:val="006B7FCD"/>
    <w:rsid w:val="006C00C1"/>
    <w:rsid w:val="006C0517"/>
    <w:rsid w:val="006C1F0A"/>
    <w:rsid w:val="006C2DB5"/>
    <w:rsid w:val="006C476C"/>
    <w:rsid w:val="006C4975"/>
    <w:rsid w:val="006C4F71"/>
    <w:rsid w:val="006C5670"/>
    <w:rsid w:val="006C67C2"/>
    <w:rsid w:val="006C69AA"/>
    <w:rsid w:val="006C6EDA"/>
    <w:rsid w:val="006C7162"/>
    <w:rsid w:val="006C74B4"/>
    <w:rsid w:val="006D0281"/>
    <w:rsid w:val="006D0A52"/>
    <w:rsid w:val="006D0AA7"/>
    <w:rsid w:val="006D10EC"/>
    <w:rsid w:val="006D13E7"/>
    <w:rsid w:val="006D480A"/>
    <w:rsid w:val="006D4E51"/>
    <w:rsid w:val="006D5267"/>
    <w:rsid w:val="006D55DE"/>
    <w:rsid w:val="006D6C6D"/>
    <w:rsid w:val="006D6E50"/>
    <w:rsid w:val="006D74B6"/>
    <w:rsid w:val="006D78CD"/>
    <w:rsid w:val="006E0B4F"/>
    <w:rsid w:val="006E0F05"/>
    <w:rsid w:val="006E1A51"/>
    <w:rsid w:val="006E1FD7"/>
    <w:rsid w:val="006E2D2E"/>
    <w:rsid w:val="006E355A"/>
    <w:rsid w:val="006E415F"/>
    <w:rsid w:val="006E4F54"/>
    <w:rsid w:val="006E582F"/>
    <w:rsid w:val="006E71B0"/>
    <w:rsid w:val="006E7BC0"/>
    <w:rsid w:val="006F0A11"/>
    <w:rsid w:val="006F2456"/>
    <w:rsid w:val="006F27A2"/>
    <w:rsid w:val="006F32DD"/>
    <w:rsid w:val="006F3567"/>
    <w:rsid w:val="006F452C"/>
    <w:rsid w:val="006F5138"/>
    <w:rsid w:val="006F5A53"/>
    <w:rsid w:val="006F5CC1"/>
    <w:rsid w:val="006F61EB"/>
    <w:rsid w:val="006F7AD6"/>
    <w:rsid w:val="0070125C"/>
    <w:rsid w:val="00702A44"/>
    <w:rsid w:val="007030DD"/>
    <w:rsid w:val="0070398E"/>
    <w:rsid w:val="00705AF8"/>
    <w:rsid w:val="00705E28"/>
    <w:rsid w:val="00706562"/>
    <w:rsid w:val="0070728A"/>
    <w:rsid w:val="0070729B"/>
    <w:rsid w:val="00707521"/>
    <w:rsid w:val="007078C7"/>
    <w:rsid w:val="007079E3"/>
    <w:rsid w:val="007113F0"/>
    <w:rsid w:val="007141B9"/>
    <w:rsid w:val="00714555"/>
    <w:rsid w:val="00714937"/>
    <w:rsid w:val="00714CCB"/>
    <w:rsid w:val="00714EE6"/>
    <w:rsid w:val="00715BD3"/>
    <w:rsid w:val="00720D46"/>
    <w:rsid w:val="00720F29"/>
    <w:rsid w:val="007232D0"/>
    <w:rsid w:val="00723923"/>
    <w:rsid w:val="007254DF"/>
    <w:rsid w:val="00726DC2"/>
    <w:rsid w:val="007275CD"/>
    <w:rsid w:val="00730A44"/>
    <w:rsid w:val="00730C63"/>
    <w:rsid w:val="00731401"/>
    <w:rsid w:val="00731D59"/>
    <w:rsid w:val="00732178"/>
    <w:rsid w:val="007332F1"/>
    <w:rsid w:val="00733534"/>
    <w:rsid w:val="00734B75"/>
    <w:rsid w:val="00734E6C"/>
    <w:rsid w:val="007369BB"/>
    <w:rsid w:val="00736EBC"/>
    <w:rsid w:val="007376D5"/>
    <w:rsid w:val="00740C40"/>
    <w:rsid w:val="007436FD"/>
    <w:rsid w:val="00745904"/>
    <w:rsid w:val="00745DD6"/>
    <w:rsid w:val="007466F3"/>
    <w:rsid w:val="00746A19"/>
    <w:rsid w:val="00746F4E"/>
    <w:rsid w:val="0074718B"/>
    <w:rsid w:val="00747647"/>
    <w:rsid w:val="007476AE"/>
    <w:rsid w:val="007506AB"/>
    <w:rsid w:val="00750B6A"/>
    <w:rsid w:val="00750E98"/>
    <w:rsid w:val="007513CA"/>
    <w:rsid w:val="007514B4"/>
    <w:rsid w:val="0075161C"/>
    <w:rsid w:val="00751F48"/>
    <w:rsid w:val="00752BC1"/>
    <w:rsid w:val="00752C93"/>
    <w:rsid w:val="0075364D"/>
    <w:rsid w:val="00753C71"/>
    <w:rsid w:val="00753ED6"/>
    <w:rsid w:val="0075464D"/>
    <w:rsid w:val="00754717"/>
    <w:rsid w:val="00754ED7"/>
    <w:rsid w:val="007558F8"/>
    <w:rsid w:val="00757F28"/>
    <w:rsid w:val="0076142A"/>
    <w:rsid w:val="00761654"/>
    <w:rsid w:val="007617B4"/>
    <w:rsid w:val="007621E1"/>
    <w:rsid w:val="007625CE"/>
    <w:rsid w:val="00762B97"/>
    <w:rsid w:val="0076471B"/>
    <w:rsid w:val="007661FC"/>
    <w:rsid w:val="00766B28"/>
    <w:rsid w:val="007720C6"/>
    <w:rsid w:val="00774334"/>
    <w:rsid w:val="00776C7C"/>
    <w:rsid w:val="00777C57"/>
    <w:rsid w:val="0078027C"/>
    <w:rsid w:val="00782317"/>
    <w:rsid w:val="007831FF"/>
    <w:rsid w:val="0078324E"/>
    <w:rsid w:val="00784765"/>
    <w:rsid w:val="00787E32"/>
    <w:rsid w:val="00790277"/>
    <w:rsid w:val="007905E2"/>
    <w:rsid w:val="00790DD3"/>
    <w:rsid w:val="0079189D"/>
    <w:rsid w:val="0079235C"/>
    <w:rsid w:val="00792390"/>
    <w:rsid w:val="00792E31"/>
    <w:rsid w:val="00793D09"/>
    <w:rsid w:val="00793EF2"/>
    <w:rsid w:val="0079443F"/>
    <w:rsid w:val="0079463A"/>
    <w:rsid w:val="00795033"/>
    <w:rsid w:val="007956E4"/>
    <w:rsid w:val="007962BB"/>
    <w:rsid w:val="007964EB"/>
    <w:rsid w:val="007965F7"/>
    <w:rsid w:val="00796E14"/>
    <w:rsid w:val="00796FBC"/>
    <w:rsid w:val="00797A65"/>
    <w:rsid w:val="007A0150"/>
    <w:rsid w:val="007A01E5"/>
    <w:rsid w:val="007A025C"/>
    <w:rsid w:val="007A0EEC"/>
    <w:rsid w:val="007A1E4C"/>
    <w:rsid w:val="007A332C"/>
    <w:rsid w:val="007A389D"/>
    <w:rsid w:val="007A57BC"/>
    <w:rsid w:val="007A5DBC"/>
    <w:rsid w:val="007A6840"/>
    <w:rsid w:val="007A6CDA"/>
    <w:rsid w:val="007A6F1B"/>
    <w:rsid w:val="007A7F9E"/>
    <w:rsid w:val="007B0103"/>
    <w:rsid w:val="007B1685"/>
    <w:rsid w:val="007B2D65"/>
    <w:rsid w:val="007B3E13"/>
    <w:rsid w:val="007B4B61"/>
    <w:rsid w:val="007B4D42"/>
    <w:rsid w:val="007B5828"/>
    <w:rsid w:val="007C0113"/>
    <w:rsid w:val="007C0754"/>
    <w:rsid w:val="007C143F"/>
    <w:rsid w:val="007C1BD3"/>
    <w:rsid w:val="007C1F62"/>
    <w:rsid w:val="007C27FC"/>
    <w:rsid w:val="007C2980"/>
    <w:rsid w:val="007C2C00"/>
    <w:rsid w:val="007C2E31"/>
    <w:rsid w:val="007C2FF8"/>
    <w:rsid w:val="007C31C3"/>
    <w:rsid w:val="007C3315"/>
    <w:rsid w:val="007C4157"/>
    <w:rsid w:val="007C41D7"/>
    <w:rsid w:val="007C46CD"/>
    <w:rsid w:val="007C6825"/>
    <w:rsid w:val="007C6974"/>
    <w:rsid w:val="007C6B3F"/>
    <w:rsid w:val="007C6C37"/>
    <w:rsid w:val="007C6C73"/>
    <w:rsid w:val="007D00FA"/>
    <w:rsid w:val="007D28E2"/>
    <w:rsid w:val="007D2E79"/>
    <w:rsid w:val="007D3752"/>
    <w:rsid w:val="007D3E28"/>
    <w:rsid w:val="007D405A"/>
    <w:rsid w:val="007D487B"/>
    <w:rsid w:val="007D4E97"/>
    <w:rsid w:val="007D61CA"/>
    <w:rsid w:val="007E0A0C"/>
    <w:rsid w:val="007E11ED"/>
    <w:rsid w:val="007E201B"/>
    <w:rsid w:val="007E2567"/>
    <w:rsid w:val="007E2D43"/>
    <w:rsid w:val="007E5939"/>
    <w:rsid w:val="007E68CE"/>
    <w:rsid w:val="007E6D25"/>
    <w:rsid w:val="007E6F12"/>
    <w:rsid w:val="007E7488"/>
    <w:rsid w:val="007E78CF"/>
    <w:rsid w:val="007F0245"/>
    <w:rsid w:val="007F094E"/>
    <w:rsid w:val="007F0D30"/>
    <w:rsid w:val="007F1077"/>
    <w:rsid w:val="007F2317"/>
    <w:rsid w:val="007F2D15"/>
    <w:rsid w:val="007F2EB1"/>
    <w:rsid w:val="007F34E0"/>
    <w:rsid w:val="007F3D6B"/>
    <w:rsid w:val="007F57F6"/>
    <w:rsid w:val="007F583A"/>
    <w:rsid w:val="007F5B46"/>
    <w:rsid w:val="007F6109"/>
    <w:rsid w:val="007F6960"/>
    <w:rsid w:val="007F6DEA"/>
    <w:rsid w:val="007F6F63"/>
    <w:rsid w:val="00800D69"/>
    <w:rsid w:val="008012FB"/>
    <w:rsid w:val="00801C57"/>
    <w:rsid w:val="00802386"/>
    <w:rsid w:val="0080556F"/>
    <w:rsid w:val="00805769"/>
    <w:rsid w:val="008100CD"/>
    <w:rsid w:val="00810DBB"/>
    <w:rsid w:val="00810E6E"/>
    <w:rsid w:val="00811381"/>
    <w:rsid w:val="008116EE"/>
    <w:rsid w:val="00811B7F"/>
    <w:rsid w:val="00811C78"/>
    <w:rsid w:val="00813020"/>
    <w:rsid w:val="00813CC3"/>
    <w:rsid w:val="0081541E"/>
    <w:rsid w:val="00815F15"/>
    <w:rsid w:val="008161E8"/>
    <w:rsid w:val="0082093F"/>
    <w:rsid w:val="008218C1"/>
    <w:rsid w:val="00822513"/>
    <w:rsid w:val="00824CD8"/>
    <w:rsid w:val="00824EB5"/>
    <w:rsid w:val="00824FBC"/>
    <w:rsid w:val="008257C0"/>
    <w:rsid w:val="008263C8"/>
    <w:rsid w:val="0082737E"/>
    <w:rsid w:val="00827ED0"/>
    <w:rsid w:val="008302F2"/>
    <w:rsid w:val="00830E2F"/>
    <w:rsid w:val="00832195"/>
    <w:rsid w:val="00833596"/>
    <w:rsid w:val="008341AB"/>
    <w:rsid w:val="0083506D"/>
    <w:rsid w:val="0083574E"/>
    <w:rsid w:val="008361E2"/>
    <w:rsid w:val="0083774E"/>
    <w:rsid w:val="008404E6"/>
    <w:rsid w:val="00840C55"/>
    <w:rsid w:val="00841156"/>
    <w:rsid w:val="0084146F"/>
    <w:rsid w:val="00842261"/>
    <w:rsid w:val="00842AEA"/>
    <w:rsid w:val="00843803"/>
    <w:rsid w:val="00843FC7"/>
    <w:rsid w:val="008442BE"/>
    <w:rsid w:val="008456A1"/>
    <w:rsid w:val="008462B1"/>
    <w:rsid w:val="00847109"/>
    <w:rsid w:val="00847A8E"/>
    <w:rsid w:val="008507ED"/>
    <w:rsid w:val="00851B4A"/>
    <w:rsid w:val="00851DA8"/>
    <w:rsid w:val="008522FA"/>
    <w:rsid w:val="00853078"/>
    <w:rsid w:val="0085554E"/>
    <w:rsid w:val="00855AE7"/>
    <w:rsid w:val="00856E44"/>
    <w:rsid w:val="00857E2B"/>
    <w:rsid w:val="008610B2"/>
    <w:rsid w:val="008612A9"/>
    <w:rsid w:val="00861D20"/>
    <w:rsid w:val="0086205B"/>
    <w:rsid w:val="00862411"/>
    <w:rsid w:val="008629A7"/>
    <w:rsid w:val="008632E6"/>
    <w:rsid w:val="00864389"/>
    <w:rsid w:val="008647CD"/>
    <w:rsid w:val="008648AC"/>
    <w:rsid w:val="0086505A"/>
    <w:rsid w:val="00865211"/>
    <w:rsid w:val="0086640A"/>
    <w:rsid w:val="00866D40"/>
    <w:rsid w:val="00866F62"/>
    <w:rsid w:val="008672F3"/>
    <w:rsid w:val="00867304"/>
    <w:rsid w:val="00867A1C"/>
    <w:rsid w:val="00867FD9"/>
    <w:rsid w:val="0087071E"/>
    <w:rsid w:val="0087235C"/>
    <w:rsid w:val="00872479"/>
    <w:rsid w:val="0087263A"/>
    <w:rsid w:val="00877304"/>
    <w:rsid w:val="00881248"/>
    <w:rsid w:val="00881A82"/>
    <w:rsid w:val="008830CC"/>
    <w:rsid w:val="00883B25"/>
    <w:rsid w:val="00884394"/>
    <w:rsid w:val="0088451F"/>
    <w:rsid w:val="00884EAC"/>
    <w:rsid w:val="00886A6D"/>
    <w:rsid w:val="00887E7E"/>
    <w:rsid w:val="008907D6"/>
    <w:rsid w:val="00890840"/>
    <w:rsid w:val="008909C4"/>
    <w:rsid w:val="00891EC7"/>
    <w:rsid w:val="00892581"/>
    <w:rsid w:val="008927D7"/>
    <w:rsid w:val="00892FCE"/>
    <w:rsid w:val="008930E3"/>
    <w:rsid w:val="00893CC8"/>
    <w:rsid w:val="00894A2D"/>
    <w:rsid w:val="00897089"/>
    <w:rsid w:val="008A11A7"/>
    <w:rsid w:val="008A258F"/>
    <w:rsid w:val="008A2A5C"/>
    <w:rsid w:val="008A2B9B"/>
    <w:rsid w:val="008A3D9E"/>
    <w:rsid w:val="008A3DA8"/>
    <w:rsid w:val="008A465B"/>
    <w:rsid w:val="008A505D"/>
    <w:rsid w:val="008A54A4"/>
    <w:rsid w:val="008A5603"/>
    <w:rsid w:val="008A5636"/>
    <w:rsid w:val="008A6E5D"/>
    <w:rsid w:val="008A7D70"/>
    <w:rsid w:val="008B0CA1"/>
    <w:rsid w:val="008B0F07"/>
    <w:rsid w:val="008B109A"/>
    <w:rsid w:val="008B1117"/>
    <w:rsid w:val="008B143C"/>
    <w:rsid w:val="008B158E"/>
    <w:rsid w:val="008B1E14"/>
    <w:rsid w:val="008B1F78"/>
    <w:rsid w:val="008B252E"/>
    <w:rsid w:val="008B3482"/>
    <w:rsid w:val="008B6082"/>
    <w:rsid w:val="008B66B2"/>
    <w:rsid w:val="008C0ED4"/>
    <w:rsid w:val="008C11A2"/>
    <w:rsid w:val="008C2AAF"/>
    <w:rsid w:val="008C2B8E"/>
    <w:rsid w:val="008C3642"/>
    <w:rsid w:val="008C5ACE"/>
    <w:rsid w:val="008C74AC"/>
    <w:rsid w:val="008C79F4"/>
    <w:rsid w:val="008D0FF4"/>
    <w:rsid w:val="008D1DB0"/>
    <w:rsid w:val="008D223F"/>
    <w:rsid w:val="008D2651"/>
    <w:rsid w:val="008D2E0E"/>
    <w:rsid w:val="008D2F32"/>
    <w:rsid w:val="008D3D12"/>
    <w:rsid w:val="008D4219"/>
    <w:rsid w:val="008D46C1"/>
    <w:rsid w:val="008D5154"/>
    <w:rsid w:val="008D63AE"/>
    <w:rsid w:val="008D6B32"/>
    <w:rsid w:val="008D74BC"/>
    <w:rsid w:val="008D782C"/>
    <w:rsid w:val="008D7934"/>
    <w:rsid w:val="008E0A41"/>
    <w:rsid w:val="008E1122"/>
    <w:rsid w:val="008E2CE7"/>
    <w:rsid w:val="008E2E63"/>
    <w:rsid w:val="008E47FD"/>
    <w:rsid w:val="008E4AA5"/>
    <w:rsid w:val="008E6EB9"/>
    <w:rsid w:val="008E7777"/>
    <w:rsid w:val="008E7B89"/>
    <w:rsid w:val="008F02A2"/>
    <w:rsid w:val="008F0CCF"/>
    <w:rsid w:val="008F200D"/>
    <w:rsid w:val="008F27F9"/>
    <w:rsid w:val="008F2813"/>
    <w:rsid w:val="008F37F8"/>
    <w:rsid w:val="008F3B06"/>
    <w:rsid w:val="008F4841"/>
    <w:rsid w:val="008F493D"/>
    <w:rsid w:val="008F5534"/>
    <w:rsid w:val="008F5933"/>
    <w:rsid w:val="008F6D79"/>
    <w:rsid w:val="008F6FC3"/>
    <w:rsid w:val="008F75B0"/>
    <w:rsid w:val="00900F4B"/>
    <w:rsid w:val="00902761"/>
    <w:rsid w:val="00903121"/>
    <w:rsid w:val="00903B04"/>
    <w:rsid w:val="00903B70"/>
    <w:rsid w:val="00905539"/>
    <w:rsid w:val="00905C99"/>
    <w:rsid w:val="00905EFD"/>
    <w:rsid w:val="009078E3"/>
    <w:rsid w:val="00910258"/>
    <w:rsid w:val="00910654"/>
    <w:rsid w:val="00911B5E"/>
    <w:rsid w:val="00911F31"/>
    <w:rsid w:val="009143A3"/>
    <w:rsid w:val="00915930"/>
    <w:rsid w:val="00916E7D"/>
    <w:rsid w:val="00917908"/>
    <w:rsid w:val="009204AA"/>
    <w:rsid w:val="00920930"/>
    <w:rsid w:val="00922DAC"/>
    <w:rsid w:val="00924603"/>
    <w:rsid w:val="009253C8"/>
    <w:rsid w:val="009259C4"/>
    <w:rsid w:val="009263FE"/>
    <w:rsid w:val="0092647E"/>
    <w:rsid w:val="0092648D"/>
    <w:rsid w:val="009275F5"/>
    <w:rsid w:val="009303BA"/>
    <w:rsid w:val="00930F35"/>
    <w:rsid w:val="0093190D"/>
    <w:rsid w:val="009333AF"/>
    <w:rsid w:val="00934FD5"/>
    <w:rsid w:val="0093550E"/>
    <w:rsid w:val="00935C1C"/>
    <w:rsid w:val="00935FDC"/>
    <w:rsid w:val="0093682F"/>
    <w:rsid w:val="00936C3E"/>
    <w:rsid w:val="00937169"/>
    <w:rsid w:val="009413B0"/>
    <w:rsid w:val="00941735"/>
    <w:rsid w:val="00942A4A"/>
    <w:rsid w:val="00944525"/>
    <w:rsid w:val="00944617"/>
    <w:rsid w:val="0094519D"/>
    <w:rsid w:val="0094524D"/>
    <w:rsid w:val="009455D3"/>
    <w:rsid w:val="00946593"/>
    <w:rsid w:val="00946DB8"/>
    <w:rsid w:val="00946E42"/>
    <w:rsid w:val="009475A5"/>
    <w:rsid w:val="00950855"/>
    <w:rsid w:val="00950CBD"/>
    <w:rsid w:val="0095121F"/>
    <w:rsid w:val="00951A10"/>
    <w:rsid w:val="00952529"/>
    <w:rsid w:val="00953080"/>
    <w:rsid w:val="009531D6"/>
    <w:rsid w:val="009538FF"/>
    <w:rsid w:val="009539A4"/>
    <w:rsid w:val="009542CA"/>
    <w:rsid w:val="009550A9"/>
    <w:rsid w:val="009552BA"/>
    <w:rsid w:val="00956AAC"/>
    <w:rsid w:val="009577EF"/>
    <w:rsid w:val="00962111"/>
    <w:rsid w:val="00962606"/>
    <w:rsid w:val="009627D2"/>
    <w:rsid w:val="00962854"/>
    <w:rsid w:val="009637D6"/>
    <w:rsid w:val="009638D2"/>
    <w:rsid w:val="0096419A"/>
    <w:rsid w:val="00964BF6"/>
    <w:rsid w:val="00964C92"/>
    <w:rsid w:val="009651EC"/>
    <w:rsid w:val="00965B2E"/>
    <w:rsid w:val="009673BF"/>
    <w:rsid w:val="00971177"/>
    <w:rsid w:val="00971703"/>
    <w:rsid w:val="00971B1F"/>
    <w:rsid w:val="00972AAF"/>
    <w:rsid w:val="009731FD"/>
    <w:rsid w:val="00973634"/>
    <w:rsid w:val="009738B9"/>
    <w:rsid w:val="00974056"/>
    <w:rsid w:val="00974BB4"/>
    <w:rsid w:val="00976D42"/>
    <w:rsid w:val="0098060A"/>
    <w:rsid w:val="0098250E"/>
    <w:rsid w:val="00982DD5"/>
    <w:rsid w:val="0098397E"/>
    <w:rsid w:val="009853BF"/>
    <w:rsid w:val="009855F4"/>
    <w:rsid w:val="009856FC"/>
    <w:rsid w:val="00985CD2"/>
    <w:rsid w:val="00987907"/>
    <w:rsid w:val="00987AD4"/>
    <w:rsid w:val="00990C54"/>
    <w:rsid w:val="0099159C"/>
    <w:rsid w:val="00993F4E"/>
    <w:rsid w:val="00994162"/>
    <w:rsid w:val="00994D50"/>
    <w:rsid w:val="009958E8"/>
    <w:rsid w:val="009976E1"/>
    <w:rsid w:val="009A0BA5"/>
    <w:rsid w:val="009A1214"/>
    <w:rsid w:val="009A1267"/>
    <w:rsid w:val="009A4589"/>
    <w:rsid w:val="009A4E72"/>
    <w:rsid w:val="009A57FB"/>
    <w:rsid w:val="009A5DCD"/>
    <w:rsid w:val="009A6D96"/>
    <w:rsid w:val="009A79AC"/>
    <w:rsid w:val="009B090D"/>
    <w:rsid w:val="009B1D1E"/>
    <w:rsid w:val="009B27AD"/>
    <w:rsid w:val="009B471B"/>
    <w:rsid w:val="009B4FC6"/>
    <w:rsid w:val="009B59D8"/>
    <w:rsid w:val="009B681B"/>
    <w:rsid w:val="009B6D8F"/>
    <w:rsid w:val="009B7E60"/>
    <w:rsid w:val="009C03B2"/>
    <w:rsid w:val="009C0B94"/>
    <w:rsid w:val="009C1172"/>
    <w:rsid w:val="009C1682"/>
    <w:rsid w:val="009C2033"/>
    <w:rsid w:val="009C2D95"/>
    <w:rsid w:val="009C3FBC"/>
    <w:rsid w:val="009C412E"/>
    <w:rsid w:val="009C44A4"/>
    <w:rsid w:val="009C5357"/>
    <w:rsid w:val="009D026F"/>
    <w:rsid w:val="009D0771"/>
    <w:rsid w:val="009D078D"/>
    <w:rsid w:val="009D18D1"/>
    <w:rsid w:val="009D1A03"/>
    <w:rsid w:val="009D5DF3"/>
    <w:rsid w:val="009D627E"/>
    <w:rsid w:val="009D685D"/>
    <w:rsid w:val="009E0826"/>
    <w:rsid w:val="009E204D"/>
    <w:rsid w:val="009E2E53"/>
    <w:rsid w:val="009E370F"/>
    <w:rsid w:val="009E4410"/>
    <w:rsid w:val="009E63C2"/>
    <w:rsid w:val="009F0633"/>
    <w:rsid w:val="009F12E6"/>
    <w:rsid w:val="009F1726"/>
    <w:rsid w:val="009F2EE8"/>
    <w:rsid w:val="009F3482"/>
    <w:rsid w:val="009F36D5"/>
    <w:rsid w:val="009F4004"/>
    <w:rsid w:val="009F4147"/>
    <w:rsid w:val="009F5006"/>
    <w:rsid w:val="009F7B07"/>
    <w:rsid w:val="00A0058B"/>
    <w:rsid w:val="00A00674"/>
    <w:rsid w:val="00A00772"/>
    <w:rsid w:val="00A01BD2"/>
    <w:rsid w:val="00A02A16"/>
    <w:rsid w:val="00A02A94"/>
    <w:rsid w:val="00A02C9E"/>
    <w:rsid w:val="00A03B00"/>
    <w:rsid w:val="00A04057"/>
    <w:rsid w:val="00A04707"/>
    <w:rsid w:val="00A0475E"/>
    <w:rsid w:val="00A055B0"/>
    <w:rsid w:val="00A06327"/>
    <w:rsid w:val="00A104B8"/>
    <w:rsid w:val="00A108DD"/>
    <w:rsid w:val="00A11E25"/>
    <w:rsid w:val="00A11EFA"/>
    <w:rsid w:val="00A11F09"/>
    <w:rsid w:val="00A130D9"/>
    <w:rsid w:val="00A144B3"/>
    <w:rsid w:val="00A1685C"/>
    <w:rsid w:val="00A1696A"/>
    <w:rsid w:val="00A1734D"/>
    <w:rsid w:val="00A2019D"/>
    <w:rsid w:val="00A20781"/>
    <w:rsid w:val="00A20F14"/>
    <w:rsid w:val="00A2178C"/>
    <w:rsid w:val="00A21FD8"/>
    <w:rsid w:val="00A24757"/>
    <w:rsid w:val="00A25365"/>
    <w:rsid w:val="00A262B1"/>
    <w:rsid w:val="00A26B3C"/>
    <w:rsid w:val="00A270F5"/>
    <w:rsid w:val="00A27265"/>
    <w:rsid w:val="00A302CE"/>
    <w:rsid w:val="00A31975"/>
    <w:rsid w:val="00A339A2"/>
    <w:rsid w:val="00A33B72"/>
    <w:rsid w:val="00A342E2"/>
    <w:rsid w:val="00A35F98"/>
    <w:rsid w:val="00A366C1"/>
    <w:rsid w:val="00A41231"/>
    <w:rsid w:val="00A41EAC"/>
    <w:rsid w:val="00A4246B"/>
    <w:rsid w:val="00A4280C"/>
    <w:rsid w:val="00A42C04"/>
    <w:rsid w:val="00A4381B"/>
    <w:rsid w:val="00A4761B"/>
    <w:rsid w:val="00A50E81"/>
    <w:rsid w:val="00A52A3D"/>
    <w:rsid w:val="00A5341B"/>
    <w:rsid w:val="00A53E26"/>
    <w:rsid w:val="00A54D64"/>
    <w:rsid w:val="00A554B1"/>
    <w:rsid w:val="00A5658B"/>
    <w:rsid w:val="00A56F21"/>
    <w:rsid w:val="00A5729E"/>
    <w:rsid w:val="00A57430"/>
    <w:rsid w:val="00A6037F"/>
    <w:rsid w:val="00A6089B"/>
    <w:rsid w:val="00A60D40"/>
    <w:rsid w:val="00A63521"/>
    <w:rsid w:val="00A63E38"/>
    <w:rsid w:val="00A642CD"/>
    <w:rsid w:val="00A6495D"/>
    <w:rsid w:val="00A64E83"/>
    <w:rsid w:val="00A672A6"/>
    <w:rsid w:val="00A675B8"/>
    <w:rsid w:val="00A7032F"/>
    <w:rsid w:val="00A70B5F"/>
    <w:rsid w:val="00A71341"/>
    <w:rsid w:val="00A716BF"/>
    <w:rsid w:val="00A71CE0"/>
    <w:rsid w:val="00A72124"/>
    <w:rsid w:val="00A72B5F"/>
    <w:rsid w:val="00A73117"/>
    <w:rsid w:val="00A7339A"/>
    <w:rsid w:val="00A757AC"/>
    <w:rsid w:val="00A76199"/>
    <w:rsid w:val="00A77DD7"/>
    <w:rsid w:val="00A821E3"/>
    <w:rsid w:val="00A824BC"/>
    <w:rsid w:val="00A83047"/>
    <w:rsid w:val="00A85800"/>
    <w:rsid w:val="00A872E2"/>
    <w:rsid w:val="00A87481"/>
    <w:rsid w:val="00A8781F"/>
    <w:rsid w:val="00A91183"/>
    <w:rsid w:val="00A91313"/>
    <w:rsid w:val="00A920FC"/>
    <w:rsid w:val="00A935A9"/>
    <w:rsid w:val="00A96489"/>
    <w:rsid w:val="00A96EAA"/>
    <w:rsid w:val="00A9723F"/>
    <w:rsid w:val="00A97CB1"/>
    <w:rsid w:val="00A97CB7"/>
    <w:rsid w:val="00A97EA0"/>
    <w:rsid w:val="00A97F98"/>
    <w:rsid w:val="00AA0422"/>
    <w:rsid w:val="00AA1CE5"/>
    <w:rsid w:val="00AA237C"/>
    <w:rsid w:val="00AA484C"/>
    <w:rsid w:val="00AA5CCC"/>
    <w:rsid w:val="00AA661F"/>
    <w:rsid w:val="00AA68C1"/>
    <w:rsid w:val="00AA690B"/>
    <w:rsid w:val="00AA7207"/>
    <w:rsid w:val="00AA7649"/>
    <w:rsid w:val="00AA7BF7"/>
    <w:rsid w:val="00AA7D1F"/>
    <w:rsid w:val="00AA7D46"/>
    <w:rsid w:val="00AA7D48"/>
    <w:rsid w:val="00AB0767"/>
    <w:rsid w:val="00AB10E7"/>
    <w:rsid w:val="00AB393A"/>
    <w:rsid w:val="00AB5150"/>
    <w:rsid w:val="00AB57D8"/>
    <w:rsid w:val="00AB6060"/>
    <w:rsid w:val="00AB65DA"/>
    <w:rsid w:val="00AB74B4"/>
    <w:rsid w:val="00AB7F5F"/>
    <w:rsid w:val="00AC10C0"/>
    <w:rsid w:val="00AC1AB2"/>
    <w:rsid w:val="00AC1B6A"/>
    <w:rsid w:val="00AC35E8"/>
    <w:rsid w:val="00AC3FBA"/>
    <w:rsid w:val="00AC4002"/>
    <w:rsid w:val="00AC4A74"/>
    <w:rsid w:val="00AC505D"/>
    <w:rsid w:val="00AC5D26"/>
    <w:rsid w:val="00AC66AD"/>
    <w:rsid w:val="00AC6C4C"/>
    <w:rsid w:val="00AC756C"/>
    <w:rsid w:val="00AD0D60"/>
    <w:rsid w:val="00AD18A5"/>
    <w:rsid w:val="00AD247D"/>
    <w:rsid w:val="00AD3A3C"/>
    <w:rsid w:val="00AD3E75"/>
    <w:rsid w:val="00AD4411"/>
    <w:rsid w:val="00AD47EB"/>
    <w:rsid w:val="00AD4A53"/>
    <w:rsid w:val="00AD5B88"/>
    <w:rsid w:val="00AD6ACF"/>
    <w:rsid w:val="00AD6B6A"/>
    <w:rsid w:val="00AD7B93"/>
    <w:rsid w:val="00AD7CD5"/>
    <w:rsid w:val="00AD7F1A"/>
    <w:rsid w:val="00AE0A67"/>
    <w:rsid w:val="00AE1D46"/>
    <w:rsid w:val="00AE4292"/>
    <w:rsid w:val="00AE4943"/>
    <w:rsid w:val="00AE5643"/>
    <w:rsid w:val="00AE732B"/>
    <w:rsid w:val="00AF2547"/>
    <w:rsid w:val="00AF2599"/>
    <w:rsid w:val="00AF2DC2"/>
    <w:rsid w:val="00AF572D"/>
    <w:rsid w:val="00B00CFC"/>
    <w:rsid w:val="00B01616"/>
    <w:rsid w:val="00B0180B"/>
    <w:rsid w:val="00B03608"/>
    <w:rsid w:val="00B060F6"/>
    <w:rsid w:val="00B06213"/>
    <w:rsid w:val="00B06D2E"/>
    <w:rsid w:val="00B07CE1"/>
    <w:rsid w:val="00B07E27"/>
    <w:rsid w:val="00B1285A"/>
    <w:rsid w:val="00B12F2C"/>
    <w:rsid w:val="00B15468"/>
    <w:rsid w:val="00B158D7"/>
    <w:rsid w:val="00B15AAE"/>
    <w:rsid w:val="00B16AF4"/>
    <w:rsid w:val="00B16FE7"/>
    <w:rsid w:val="00B200B9"/>
    <w:rsid w:val="00B20F53"/>
    <w:rsid w:val="00B224FB"/>
    <w:rsid w:val="00B224FD"/>
    <w:rsid w:val="00B234F8"/>
    <w:rsid w:val="00B24389"/>
    <w:rsid w:val="00B250BB"/>
    <w:rsid w:val="00B253CB"/>
    <w:rsid w:val="00B26893"/>
    <w:rsid w:val="00B26C0D"/>
    <w:rsid w:val="00B26D67"/>
    <w:rsid w:val="00B27265"/>
    <w:rsid w:val="00B31496"/>
    <w:rsid w:val="00B3354F"/>
    <w:rsid w:val="00B34CFF"/>
    <w:rsid w:val="00B354AD"/>
    <w:rsid w:val="00B367D5"/>
    <w:rsid w:val="00B41290"/>
    <w:rsid w:val="00B41854"/>
    <w:rsid w:val="00B41890"/>
    <w:rsid w:val="00B41C50"/>
    <w:rsid w:val="00B41F97"/>
    <w:rsid w:val="00B42A72"/>
    <w:rsid w:val="00B42DBC"/>
    <w:rsid w:val="00B42ED6"/>
    <w:rsid w:val="00B458A5"/>
    <w:rsid w:val="00B46094"/>
    <w:rsid w:val="00B4642C"/>
    <w:rsid w:val="00B50075"/>
    <w:rsid w:val="00B504D1"/>
    <w:rsid w:val="00B51C3A"/>
    <w:rsid w:val="00B529DE"/>
    <w:rsid w:val="00B532DB"/>
    <w:rsid w:val="00B53C57"/>
    <w:rsid w:val="00B54132"/>
    <w:rsid w:val="00B548A1"/>
    <w:rsid w:val="00B54C6B"/>
    <w:rsid w:val="00B54D8E"/>
    <w:rsid w:val="00B551D2"/>
    <w:rsid w:val="00B56F52"/>
    <w:rsid w:val="00B57BE1"/>
    <w:rsid w:val="00B57C2E"/>
    <w:rsid w:val="00B608CC"/>
    <w:rsid w:val="00B6177D"/>
    <w:rsid w:val="00B61F61"/>
    <w:rsid w:val="00B6361E"/>
    <w:rsid w:val="00B64198"/>
    <w:rsid w:val="00B641BB"/>
    <w:rsid w:val="00B649DC"/>
    <w:rsid w:val="00B653B5"/>
    <w:rsid w:val="00B66412"/>
    <w:rsid w:val="00B66AF5"/>
    <w:rsid w:val="00B67C5E"/>
    <w:rsid w:val="00B70535"/>
    <w:rsid w:val="00B70FBE"/>
    <w:rsid w:val="00B7165F"/>
    <w:rsid w:val="00B73486"/>
    <w:rsid w:val="00B75400"/>
    <w:rsid w:val="00B75859"/>
    <w:rsid w:val="00B7667B"/>
    <w:rsid w:val="00B76B0B"/>
    <w:rsid w:val="00B7749E"/>
    <w:rsid w:val="00B801B0"/>
    <w:rsid w:val="00B8037A"/>
    <w:rsid w:val="00B80CBC"/>
    <w:rsid w:val="00B810C8"/>
    <w:rsid w:val="00B81994"/>
    <w:rsid w:val="00B82204"/>
    <w:rsid w:val="00B82E05"/>
    <w:rsid w:val="00B84DB7"/>
    <w:rsid w:val="00B8660C"/>
    <w:rsid w:val="00B86C3F"/>
    <w:rsid w:val="00B90AA6"/>
    <w:rsid w:val="00B91129"/>
    <w:rsid w:val="00B91CAC"/>
    <w:rsid w:val="00B921D0"/>
    <w:rsid w:val="00B92664"/>
    <w:rsid w:val="00B93DDC"/>
    <w:rsid w:val="00B93FFF"/>
    <w:rsid w:val="00B94563"/>
    <w:rsid w:val="00B94A0D"/>
    <w:rsid w:val="00B9595A"/>
    <w:rsid w:val="00B95EB9"/>
    <w:rsid w:val="00B96679"/>
    <w:rsid w:val="00BA0A9F"/>
    <w:rsid w:val="00BA1B2C"/>
    <w:rsid w:val="00BA25CA"/>
    <w:rsid w:val="00BA2891"/>
    <w:rsid w:val="00BA33E3"/>
    <w:rsid w:val="00BA3A94"/>
    <w:rsid w:val="00BA3BE9"/>
    <w:rsid w:val="00BA42D1"/>
    <w:rsid w:val="00BA50E3"/>
    <w:rsid w:val="00BA50E6"/>
    <w:rsid w:val="00BA5616"/>
    <w:rsid w:val="00BA668D"/>
    <w:rsid w:val="00BA777D"/>
    <w:rsid w:val="00BA7EA6"/>
    <w:rsid w:val="00BB0E12"/>
    <w:rsid w:val="00BB0E76"/>
    <w:rsid w:val="00BB351D"/>
    <w:rsid w:val="00BB3C6F"/>
    <w:rsid w:val="00BB430B"/>
    <w:rsid w:val="00BB4AA4"/>
    <w:rsid w:val="00BB4EA1"/>
    <w:rsid w:val="00BB525C"/>
    <w:rsid w:val="00BB5BE8"/>
    <w:rsid w:val="00BB6350"/>
    <w:rsid w:val="00BB68F7"/>
    <w:rsid w:val="00BB7DBC"/>
    <w:rsid w:val="00BC05DE"/>
    <w:rsid w:val="00BC066D"/>
    <w:rsid w:val="00BC1F5D"/>
    <w:rsid w:val="00BC272B"/>
    <w:rsid w:val="00BC2848"/>
    <w:rsid w:val="00BC2CB5"/>
    <w:rsid w:val="00BC30FD"/>
    <w:rsid w:val="00BC4399"/>
    <w:rsid w:val="00BC43C4"/>
    <w:rsid w:val="00BC5708"/>
    <w:rsid w:val="00BC5CEA"/>
    <w:rsid w:val="00BC5DAD"/>
    <w:rsid w:val="00BD0167"/>
    <w:rsid w:val="00BD0B9B"/>
    <w:rsid w:val="00BD115B"/>
    <w:rsid w:val="00BD3AE3"/>
    <w:rsid w:val="00BD442C"/>
    <w:rsid w:val="00BD4DD4"/>
    <w:rsid w:val="00BD55BB"/>
    <w:rsid w:val="00BD631C"/>
    <w:rsid w:val="00BD6D85"/>
    <w:rsid w:val="00BD7E59"/>
    <w:rsid w:val="00BE050D"/>
    <w:rsid w:val="00BE0B75"/>
    <w:rsid w:val="00BE1E8B"/>
    <w:rsid w:val="00BE1FFE"/>
    <w:rsid w:val="00BE2F58"/>
    <w:rsid w:val="00BE30CC"/>
    <w:rsid w:val="00BE3493"/>
    <w:rsid w:val="00BE352D"/>
    <w:rsid w:val="00BE4786"/>
    <w:rsid w:val="00BE4866"/>
    <w:rsid w:val="00BE4E4B"/>
    <w:rsid w:val="00BE4E7D"/>
    <w:rsid w:val="00BE50B1"/>
    <w:rsid w:val="00BE5D0A"/>
    <w:rsid w:val="00BE7FDC"/>
    <w:rsid w:val="00BF1D5E"/>
    <w:rsid w:val="00BF2725"/>
    <w:rsid w:val="00BF38E5"/>
    <w:rsid w:val="00BF3E56"/>
    <w:rsid w:val="00BF4820"/>
    <w:rsid w:val="00BF4EAA"/>
    <w:rsid w:val="00BF7515"/>
    <w:rsid w:val="00C00C2F"/>
    <w:rsid w:val="00C00D08"/>
    <w:rsid w:val="00C00DB3"/>
    <w:rsid w:val="00C00E7A"/>
    <w:rsid w:val="00C00FD7"/>
    <w:rsid w:val="00C018EE"/>
    <w:rsid w:val="00C02C25"/>
    <w:rsid w:val="00C05297"/>
    <w:rsid w:val="00C05757"/>
    <w:rsid w:val="00C05EAB"/>
    <w:rsid w:val="00C0650A"/>
    <w:rsid w:val="00C06928"/>
    <w:rsid w:val="00C06B0A"/>
    <w:rsid w:val="00C0760F"/>
    <w:rsid w:val="00C109E4"/>
    <w:rsid w:val="00C1179F"/>
    <w:rsid w:val="00C11BFF"/>
    <w:rsid w:val="00C14AF6"/>
    <w:rsid w:val="00C14B62"/>
    <w:rsid w:val="00C15670"/>
    <w:rsid w:val="00C15930"/>
    <w:rsid w:val="00C15E3A"/>
    <w:rsid w:val="00C161CE"/>
    <w:rsid w:val="00C213B8"/>
    <w:rsid w:val="00C2221A"/>
    <w:rsid w:val="00C23068"/>
    <w:rsid w:val="00C231EE"/>
    <w:rsid w:val="00C23760"/>
    <w:rsid w:val="00C239EF"/>
    <w:rsid w:val="00C2480C"/>
    <w:rsid w:val="00C248E2"/>
    <w:rsid w:val="00C25561"/>
    <w:rsid w:val="00C25A8D"/>
    <w:rsid w:val="00C263DD"/>
    <w:rsid w:val="00C266D5"/>
    <w:rsid w:val="00C27F8C"/>
    <w:rsid w:val="00C35528"/>
    <w:rsid w:val="00C36512"/>
    <w:rsid w:val="00C37BA1"/>
    <w:rsid w:val="00C37BF0"/>
    <w:rsid w:val="00C40827"/>
    <w:rsid w:val="00C40EFC"/>
    <w:rsid w:val="00C411E5"/>
    <w:rsid w:val="00C411FE"/>
    <w:rsid w:val="00C41C18"/>
    <w:rsid w:val="00C42679"/>
    <w:rsid w:val="00C42769"/>
    <w:rsid w:val="00C43903"/>
    <w:rsid w:val="00C442C2"/>
    <w:rsid w:val="00C4439E"/>
    <w:rsid w:val="00C44FE6"/>
    <w:rsid w:val="00C455B7"/>
    <w:rsid w:val="00C457BD"/>
    <w:rsid w:val="00C4598B"/>
    <w:rsid w:val="00C46687"/>
    <w:rsid w:val="00C46F2B"/>
    <w:rsid w:val="00C4720C"/>
    <w:rsid w:val="00C50491"/>
    <w:rsid w:val="00C509FD"/>
    <w:rsid w:val="00C514AF"/>
    <w:rsid w:val="00C514E0"/>
    <w:rsid w:val="00C51C08"/>
    <w:rsid w:val="00C52AA6"/>
    <w:rsid w:val="00C53224"/>
    <w:rsid w:val="00C545B5"/>
    <w:rsid w:val="00C57579"/>
    <w:rsid w:val="00C600C4"/>
    <w:rsid w:val="00C60D67"/>
    <w:rsid w:val="00C6166D"/>
    <w:rsid w:val="00C61967"/>
    <w:rsid w:val="00C62392"/>
    <w:rsid w:val="00C63012"/>
    <w:rsid w:val="00C63860"/>
    <w:rsid w:val="00C6446B"/>
    <w:rsid w:val="00C64D69"/>
    <w:rsid w:val="00C662AE"/>
    <w:rsid w:val="00C66558"/>
    <w:rsid w:val="00C66B34"/>
    <w:rsid w:val="00C670D5"/>
    <w:rsid w:val="00C67E58"/>
    <w:rsid w:val="00C703F7"/>
    <w:rsid w:val="00C71353"/>
    <w:rsid w:val="00C7205B"/>
    <w:rsid w:val="00C7216D"/>
    <w:rsid w:val="00C72361"/>
    <w:rsid w:val="00C73844"/>
    <w:rsid w:val="00C73BBB"/>
    <w:rsid w:val="00C73CBD"/>
    <w:rsid w:val="00C74473"/>
    <w:rsid w:val="00C7451D"/>
    <w:rsid w:val="00C74A9D"/>
    <w:rsid w:val="00C74D11"/>
    <w:rsid w:val="00C76074"/>
    <w:rsid w:val="00C765BC"/>
    <w:rsid w:val="00C76DCA"/>
    <w:rsid w:val="00C77B41"/>
    <w:rsid w:val="00C77C97"/>
    <w:rsid w:val="00C800F7"/>
    <w:rsid w:val="00C8043E"/>
    <w:rsid w:val="00C81B68"/>
    <w:rsid w:val="00C82315"/>
    <w:rsid w:val="00C82CDC"/>
    <w:rsid w:val="00C84E01"/>
    <w:rsid w:val="00C85651"/>
    <w:rsid w:val="00C86704"/>
    <w:rsid w:val="00C86EC2"/>
    <w:rsid w:val="00C87089"/>
    <w:rsid w:val="00C90B3A"/>
    <w:rsid w:val="00C91864"/>
    <w:rsid w:val="00C91A77"/>
    <w:rsid w:val="00C921B4"/>
    <w:rsid w:val="00C92309"/>
    <w:rsid w:val="00C931BE"/>
    <w:rsid w:val="00C933B6"/>
    <w:rsid w:val="00C939FE"/>
    <w:rsid w:val="00C94BEC"/>
    <w:rsid w:val="00C964C5"/>
    <w:rsid w:val="00CA010D"/>
    <w:rsid w:val="00CA167E"/>
    <w:rsid w:val="00CA1AE7"/>
    <w:rsid w:val="00CA201E"/>
    <w:rsid w:val="00CA20F1"/>
    <w:rsid w:val="00CA3303"/>
    <w:rsid w:val="00CA50B4"/>
    <w:rsid w:val="00CA5255"/>
    <w:rsid w:val="00CA53DA"/>
    <w:rsid w:val="00CA5567"/>
    <w:rsid w:val="00CA6318"/>
    <w:rsid w:val="00CA68B7"/>
    <w:rsid w:val="00CB08CE"/>
    <w:rsid w:val="00CB21F7"/>
    <w:rsid w:val="00CB2AE5"/>
    <w:rsid w:val="00CB306D"/>
    <w:rsid w:val="00CB32E1"/>
    <w:rsid w:val="00CB3389"/>
    <w:rsid w:val="00CB3831"/>
    <w:rsid w:val="00CB3C34"/>
    <w:rsid w:val="00CB4359"/>
    <w:rsid w:val="00CB441B"/>
    <w:rsid w:val="00CB449A"/>
    <w:rsid w:val="00CB5E61"/>
    <w:rsid w:val="00CB68C5"/>
    <w:rsid w:val="00CB7915"/>
    <w:rsid w:val="00CC0163"/>
    <w:rsid w:val="00CC0590"/>
    <w:rsid w:val="00CC082C"/>
    <w:rsid w:val="00CC0DF7"/>
    <w:rsid w:val="00CC183C"/>
    <w:rsid w:val="00CC1A4A"/>
    <w:rsid w:val="00CC1BE6"/>
    <w:rsid w:val="00CC1CE3"/>
    <w:rsid w:val="00CC2630"/>
    <w:rsid w:val="00CC4E70"/>
    <w:rsid w:val="00CC4ED4"/>
    <w:rsid w:val="00CC527F"/>
    <w:rsid w:val="00CC58C8"/>
    <w:rsid w:val="00CC6E6A"/>
    <w:rsid w:val="00CC7942"/>
    <w:rsid w:val="00CD0C9A"/>
    <w:rsid w:val="00CD1C1D"/>
    <w:rsid w:val="00CD222E"/>
    <w:rsid w:val="00CD223F"/>
    <w:rsid w:val="00CD4E59"/>
    <w:rsid w:val="00CD4EB7"/>
    <w:rsid w:val="00CD70C0"/>
    <w:rsid w:val="00CE0952"/>
    <w:rsid w:val="00CE0A42"/>
    <w:rsid w:val="00CE1D54"/>
    <w:rsid w:val="00CE27ED"/>
    <w:rsid w:val="00CE2870"/>
    <w:rsid w:val="00CE2F64"/>
    <w:rsid w:val="00CE3C39"/>
    <w:rsid w:val="00CE4C83"/>
    <w:rsid w:val="00CE580F"/>
    <w:rsid w:val="00CE6AAA"/>
    <w:rsid w:val="00CE6E08"/>
    <w:rsid w:val="00CE6EFC"/>
    <w:rsid w:val="00CE784C"/>
    <w:rsid w:val="00CE7CF4"/>
    <w:rsid w:val="00CF015C"/>
    <w:rsid w:val="00CF030D"/>
    <w:rsid w:val="00CF0853"/>
    <w:rsid w:val="00CF0DB1"/>
    <w:rsid w:val="00CF1244"/>
    <w:rsid w:val="00CF3560"/>
    <w:rsid w:val="00CF358B"/>
    <w:rsid w:val="00CF44F2"/>
    <w:rsid w:val="00CF4EC5"/>
    <w:rsid w:val="00CF6B47"/>
    <w:rsid w:val="00CF75E7"/>
    <w:rsid w:val="00CF7D26"/>
    <w:rsid w:val="00D0096C"/>
    <w:rsid w:val="00D01356"/>
    <w:rsid w:val="00D0225D"/>
    <w:rsid w:val="00D023C4"/>
    <w:rsid w:val="00D0271D"/>
    <w:rsid w:val="00D033B3"/>
    <w:rsid w:val="00D05E42"/>
    <w:rsid w:val="00D06A88"/>
    <w:rsid w:val="00D06F09"/>
    <w:rsid w:val="00D07186"/>
    <w:rsid w:val="00D100BC"/>
    <w:rsid w:val="00D10B6F"/>
    <w:rsid w:val="00D113C5"/>
    <w:rsid w:val="00D12589"/>
    <w:rsid w:val="00D12F63"/>
    <w:rsid w:val="00D139CD"/>
    <w:rsid w:val="00D13FCB"/>
    <w:rsid w:val="00D143A6"/>
    <w:rsid w:val="00D147F8"/>
    <w:rsid w:val="00D1486E"/>
    <w:rsid w:val="00D2032F"/>
    <w:rsid w:val="00D210AB"/>
    <w:rsid w:val="00D21889"/>
    <w:rsid w:val="00D22228"/>
    <w:rsid w:val="00D2299F"/>
    <w:rsid w:val="00D22ECC"/>
    <w:rsid w:val="00D232AE"/>
    <w:rsid w:val="00D2476E"/>
    <w:rsid w:val="00D25ADB"/>
    <w:rsid w:val="00D264B6"/>
    <w:rsid w:val="00D26CD3"/>
    <w:rsid w:val="00D27BD1"/>
    <w:rsid w:val="00D30006"/>
    <w:rsid w:val="00D31646"/>
    <w:rsid w:val="00D32525"/>
    <w:rsid w:val="00D32676"/>
    <w:rsid w:val="00D32683"/>
    <w:rsid w:val="00D32DE1"/>
    <w:rsid w:val="00D33155"/>
    <w:rsid w:val="00D34FBD"/>
    <w:rsid w:val="00D35108"/>
    <w:rsid w:val="00D3520E"/>
    <w:rsid w:val="00D365C9"/>
    <w:rsid w:val="00D36D2F"/>
    <w:rsid w:val="00D373DA"/>
    <w:rsid w:val="00D40B70"/>
    <w:rsid w:val="00D40C24"/>
    <w:rsid w:val="00D40ED6"/>
    <w:rsid w:val="00D418DF"/>
    <w:rsid w:val="00D41F68"/>
    <w:rsid w:val="00D42351"/>
    <w:rsid w:val="00D42498"/>
    <w:rsid w:val="00D425BB"/>
    <w:rsid w:val="00D43483"/>
    <w:rsid w:val="00D43D80"/>
    <w:rsid w:val="00D442CC"/>
    <w:rsid w:val="00D46EBA"/>
    <w:rsid w:val="00D4726F"/>
    <w:rsid w:val="00D47C07"/>
    <w:rsid w:val="00D50D05"/>
    <w:rsid w:val="00D53160"/>
    <w:rsid w:val="00D5438F"/>
    <w:rsid w:val="00D5574A"/>
    <w:rsid w:val="00D56BB2"/>
    <w:rsid w:val="00D6049E"/>
    <w:rsid w:val="00D60F21"/>
    <w:rsid w:val="00D627EF"/>
    <w:rsid w:val="00D660A2"/>
    <w:rsid w:val="00D6674E"/>
    <w:rsid w:val="00D66D89"/>
    <w:rsid w:val="00D67127"/>
    <w:rsid w:val="00D672CD"/>
    <w:rsid w:val="00D67690"/>
    <w:rsid w:val="00D6797D"/>
    <w:rsid w:val="00D71FBF"/>
    <w:rsid w:val="00D727F8"/>
    <w:rsid w:val="00D73D81"/>
    <w:rsid w:val="00D74720"/>
    <w:rsid w:val="00D77245"/>
    <w:rsid w:val="00D77CFF"/>
    <w:rsid w:val="00D80A44"/>
    <w:rsid w:val="00D82654"/>
    <w:rsid w:val="00D82F09"/>
    <w:rsid w:val="00D83F64"/>
    <w:rsid w:val="00D840AC"/>
    <w:rsid w:val="00D84B13"/>
    <w:rsid w:val="00D861F0"/>
    <w:rsid w:val="00D86A25"/>
    <w:rsid w:val="00D86FB2"/>
    <w:rsid w:val="00D873AF"/>
    <w:rsid w:val="00D87C10"/>
    <w:rsid w:val="00D91E59"/>
    <w:rsid w:val="00D92305"/>
    <w:rsid w:val="00D92474"/>
    <w:rsid w:val="00D92645"/>
    <w:rsid w:val="00D95ECE"/>
    <w:rsid w:val="00D96252"/>
    <w:rsid w:val="00D96DDD"/>
    <w:rsid w:val="00D97178"/>
    <w:rsid w:val="00DA0983"/>
    <w:rsid w:val="00DA13BE"/>
    <w:rsid w:val="00DA1D94"/>
    <w:rsid w:val="00DA1EE0"/>
    <w:rsid w:val="00DA2ACE"/>
    <w:rsid w:val="00DA31CD"/>
    <w:rsid w:val="00DA354F"/>
    <w:rsid w:val="00DA43AE"/>
    <w:rsid w:val="00DA4593"/>
    <w:rsid w:val="00DA522B"/>
    <w:rsid w:val="00DA63C8"/>
    <w:rsid w:val="00DA7ED6"/>
    <w:rsid w:val="00DB1D45"/>
    <w:rsid w:val="00DB2439"/>
    <w:rsid w:val="00DB2B04"/>
    <w:rsid w:val="00DB2F09"/>
    <w:rsid w:val="00DB33C1"/>
    <w:rsid w:val="00DB40C9"/>
    <w:rsid w:val="00DB74D3"/>
    <w:rsid w:val="00DC0922"/>
    <w:rsid w:val="00DC0ACA"/>
    <w:rsid w:val="00DC110A"/>
    <w:rsid w:val="00DC1632"/>
    <w:rsid w:val="00DC18FC"/>
    <w:rsid w:val="00DC1B59"/>
    <w:rsid w:val="00DC4744"/>
    <w:rsid w:val="00DC47CE"/>
    <w:rsid w:val="00DC4BD6"/>
    <w:rsid w:val="00DC56B2"/>
    <w:rsid w:val="00DC58EB"/>
    <w:rsid w:val="00DC5F23"/>
    <w:rsid w:val="00DC6326"/>
    <w:rsid w:val="00DD1630"/>
    <w:rsid w:val="00DD18CB"/>
    <w:rsid w:val="00DD20F1"/>
    <w:rsid w:val="00DD21EC"/>
    <w:rsid w:val="00DD4C63"/>
    <w:rsid w:val="00DD63D5"/>
    <w:rsid w:val="00DE0A90"/>
    <w:rsid w:val="00DE0CEA"/>
    <w:rsid w:val="00DE0DD4"/>
    <w:rsid w:val="00DE1462"/>
    <w:rsid w:val="00DE1770"/>
    <w:rsid w:val="00DE2313"/>
    <w:rsid w:val="00DE55BE"/>
    <w:rsid w:val="00DE6FF7"/>
    <w:rsid w:val="00DE77BD"/>
    <w:rsid w:val="00DF042B"/>
    <w:rsid w:val="00DF1292"/>
    <w:rsid w:val="00DF2541"/>
    <w:rsid w:val="00DF3AED"/>
    <w:rsid w:val="00DF3D06"/>
    <w:rsid w:val="00DF43CC"/>
    <w:rsid w:val="00DF4574"/>
    <w:rsid w:val="00DF56F6"/>
    <w:rsid w:val="00DF5726"/>
    <w:rsid w:val="00DF5794"/>
    <w:rsid w:val="00DF581F"/>
    <w:rsid w:val="00DF5A71"/>
    <w:rsid w:val="00DF5BFD"/>
    <w:rsid w:val="00DF6CA1"/>
    <w:rsid w:val="00DF77D6"/>
    <w:rsid w:val="00E01C92"/>
    <w:rsid w:val="00E02260"/>
    <w:rsid w:val="00E0356D"/>
    <w:rsid w:val="00E0380C"/>
    <w:rsid w:val="00E03D5F"/>
    <w:rsid w:val="00E041ED"/>
    <w:rsid w:val="00E05985"/>
    <w:rsid w:val="00E061AE"/>
    <w:rsid w:val="00E063F3"/>
    <w:rsid w:val="00E0751B"/>
    <w:rsid w:val="00E078CF"/>
    <w:rsid w:val="00E10533"/>
    <w:rsid w:val="00E122EC"/>
    <w:rsid w:val="00E1245E"/>
    <w:rsid w:val="00E12C4B"/>
    <w:rsid w:val="00E1387E"/>
    <w:rsid w:val="00E13E8E"/>
    <w:rsid w:val="00E13F9F"/>
    <w:rsid w:val="00E142ED"/>
    <w:rsid w:val="00E14C98"/>
    <w:rsid w:val="00E15540"/>
    <w:rsid w:val="00E17440"/>
    <w:rsid w:val="00E178F0"/>
    <w:rsid w:val="00E17FB4"/>
    <w:rsid w:val="00E20F59"/>
    <w:rsid w:val="00E21132"/>
    <w:rsid w:val="00E211CA"/>
    <w:rsid w:val="00E2129B"/>
    <w:rsid w:val="00E21ABB"/>
    <w:rsid w:val="00E21B2D"/>
    <w:rsid w:val="00E21EAD"/>
    <w:rsid w:val="00E2293B"/>
    <w:rsid w:val="00E25113"/>
    <w:rsid w:val="00E2586D"/>
    <w:rsid w:val="00E25B75"/>
    <w:rsid w:val="00E26BF1"/>
    <w:rsid w:val="00E27155"/>
    <w:rsid w:val="00E27D0F"/>
    <w:rsid w:val="00E30065"/>
    <w:rsid w:val="00E30607"/>
    <w:rsid w:val="00E31264"/>
    <w:rsid w:val="00E31751"/>
    <w:rsid w:val="00E333E1"/>
    <w:rsid w:val="00E33B26"/>
    <w:rsid w:val="00E33E63"/>
    <w:rsid w:val="00E34585"/>
    <w:rsid w:val="00E359E2"/>
    <w:rsid w:val="00E365D4"/>
    <w:rsid w:val="00E367D1"/>
    <w:rsid w:val="00E36954"/>
    <w:rsid w:val="00E36FF8"/>
    <w:rsid w:val="00E371F3"/>
    <w:rsid w:val="00E4080C"/>
    <w:rsid w:val="00E40D17"/>
    <w:rsid w:val="00E40F11"/>
    <w:rsid w:val="00E45471"/>
    <w:rsid w:val="00E45F82"/>
    <w:rsid w:val="00E462CC"/>
    <w:rsid w:val="00E512A4"/>
    <w:rsid w:val="00E51A1A"/>
    <w:rsid w:val="00E5349B"/>
    <w:rsid w:val="00E53EE2"/>
    <w:rsid w:val="00E55026"/>
    <w:rsid w:val="00E55BD6"/>
    <w:rsid w:val="00E560BD"/>
    <w:rsid w:val="00E568FB"/>
    <w:rsid w:val="00E56B2F"/>
    <w:rsid w:val="00E5708D"/>
    <w:rsid w:val="00E57A55"/>
    <w:rsid w:val="00E604A3"/>
    <w:rsid w:val="00E60893"/>
    <w:rsid w:val="00E61B01"/>
    <w:rsid w:val="00E61C01"/>
    <w:rsid w:val="00E61C66"/>
    <w:rsid w:val="00E61CC3"/>
    <w:rsid w:val="00E63272"/>
    <w:rsid w:val="00E633C4"/>
    <w:rsid w:val="00E63519"/>
    <w:rsid w:val="00E6531C"/>
    <w:rsid w:val="00E66235"/>
    <w:rsid w:val="00E66256"/>
    <w:rsid w:val="00E67423"/>
    <w:rsid w:val="00E723A0"/>
    <w:rsid w:val="00E72753"/>
    <w:rsid w:val="00E72CED"/>
    <w:rsid w:val="00E735B3"/>
    <w:rsid w:val="00E73A86"/>
    <w:rsid w:val="00E73E33"/>
    <w:rsid w:val="00E73E7C"/>
    <w:rsid w:val="00E75763"/>
    <w:rsid w:val="00E760FD"/>
    <w:rsid w:val="00E76209"/>
    <w:rsid w:val="00E76DBC"/>
    <w:rsid w:val="00E77C77"/>
    <w:rsid w:val="00E81C89"/>
    <w:rsid w:val="00E820C1"/>
    <w:rsid w:val="00E82C81"/>
    <w:rsid w:val="00E8769E"/>
    <w:rsid w:val="00E9067B"/>
    <w:rsid w:val="00E91D71"/>
    <w:rsid w:val="00E95EC6"/>
    <w:rsid w:val="00E96D9A"/>
    <w:rsid w:val="00EA0F68"/>
    <w:rsid w:val="00EA1921"/>
    <w:rsid w:val="00EA1D87"/>
    <w:rsid w:val="00EA30E6"/>
    <w:rsid w:val="00EA41DC"/>
    <w:rsid w:val="00EA5F96"/>
    <w:rsid w:val="00EA772F"/>
    <w:rsid w:val="00EA7DEA"/>
    <w:rsid w:val="00EB237B"/>
    <w:rsid w:val="00EB34FF"/>
    <w:rsid w:val="00EB3C01"/>
    <w:rsid w:val="00EB4ED2"/>
    <w:rsid w:val="00EB55FD"/>
    <w:rsid w:val="00EB65A4"/>
    <w:rsid w:val="00EB66D7"/>
    <w:rsid w:val="00EB67F3"/>
    <w:rsid w:val="00EB6B36"/>
    <w:rsid w:val="00EB7851"/>
    <w:rsid w:val="00EB7F8C"/>
    <w:rsid w:val="00EC05F9"/>
    <w:rsid w:val="00EC07B8"/>
    <w:rsid w:val="00EC2260"/>
    <w:rsid w:val="00EC2D10"/>
    <w:rsid w:val="00EC4274"/>
    <w:rsid w:val="00EC6659"/>
    <w:rsid w:val="00EC6D3C"/>
    <w:rsid w:val="00EC764A"/>
    <w:rsid w:val="00ED0C5E"/>
    <w:rsid w:val="00ED12E1"/>
    <w:rsid w:val="00ED17DB"/>
    <w:rsid w:val="00ED28B6"/>
    <w:rsid w:val="00ED2B48"/>
    <w:rsid w:val="00ED2D59"/>
    <w:rsid w:val="00ED306D"/>
    <w:rsid w:val="00ED33E3"/>
    <w:rsid w:val="00ED4192"/>
    <w:rsid w:val="00ED5414"/>
    <w:rsid w:val="00ED651E"/>
    <w:rsid w:val="00ED7B0B"/>
    <w:rsid w:val="00EE11F0"/>
    <w:rsid w:val="00EE172F"/>
    <w:rsid w:val="00EE1B9F"/>
    <w:rsid w:val="00EE1FA6"/>
    <w:rsid w:val="00EE28AB"/>
    <w:rsid w:val="00EE2939"/>
    <w:rsid w:val="00EE3199"/>
    <w:rsid w:val="00EE3283"/>
    <w:rsid w:val="00EE377F"/>
    <w:rsid w:val="00EE4132"/>
    <w:rsid w:val="00EE4558"/>
    <w:rsid w:val="00EE4E6B"/>
    <w:rsid w:val="00EE51FC"/>
    <w:rsid w:val="00EE5C9D"/>
    <w:rsid w:val="00EE5CC5"/>
    <w:rsid w:val="00EE6100"/>
    <w:rsid w:val="00EE635A"/>
    <w:rsid w:val="00EE7950"/>
    <w:rsid w:val="00EE7E3B"/>
    <w:rsid w:val="00EF0FA2"/>
    <w:rsid w:val="00EF2AAC"/>
    <w:rsid w:val="00EF2BE8"/>
    <w:rsid w:val="00EF3DC2"/>
    <w:rsid w:val="00EF43EF"/>
    <w:rsid w:val="00EF5499"/>
    <w:rsid w:val="00EF55C6"/>
    <w:rsid w:val="00EF67C2"/>
    <w:rsid w:val="00EF69DA"/>
    <w:rsid w:val="00F004EB"/>
    <w:rsid w:val="00F007DD"/>
    <w:rsid w:val="00F01B8E"/>
    <w:rsid w:val="00F02256"/>
    <w:rsid w:val="00F02302"/>
    <w:rsid w:val="00F036AB"/>
    <w:rsid w:val="00F0372C"/>
    <w:rsid w:val="00F04A43"/>
    <w:rsid w:val="00F052C5"/>
    <w:rsid w:val="00F05B2D"/>
    <w:rsid w:val="00F062BA"/>
    <w:rsid w:val="00F06A5B"/>
    <w:rsid w:val="00F06EF6"/>
    <w:rsid w:val="00F06FDE"/>
    <w:rsid w:val="00F07CA0"/>
    <w:rsid w:val="00F10C79"/>
    <w:rsid w:val="00F11A2D"/>
    <w:rsid w:val="00F11B28"/>
    <w:rsid w:val="00F123ED"/>
    <w:rsid w:val="00F12936"/>
    <w:rsid w:val="00F12D7A"/>
    <w:rsid w:val="00F14C0C"/>
    <w:rsid w:val="00F14EE2"/>
    <w:rsid w:val="00F161AF"/>
    <w:rsid w:val="00F1658C"/>
    <w:rsid w:val="00F16B38"/>
    <w:rsid w:val="00F16FF1"/>
    <w:rsid w:val="00F1754E"/>
    <w:rsid w:val="00F200F7"/>
    <w:rsid w:val="00F20984"/>
    <w:rsid w:val="00F216A4"/>
    <w:rsid w:val="00F24F32"/>
    <w:rsid w:val="00F25FF3"/>
    <w:rsid w:val="00F279CD"/>
    <w:rsid w:val="00F27BC4"/>
    <w:rsid w:val="00F309E7"/>
    <w:rsid w:val="00F30B14"/>
    <w:rsid w:val="00F31B73"/>
    <w:rsid w:val="00F32BF1"/>
    <w:rsid w:val="00F3400D"/>
    <w:rsid w:val="00F35400"/>
    <w:rsid w:val="00F36B0B"/>
    <w:rsid w:val="00F36E26"/>
    <w:rsid w:val="00F37270"/>
    <w:rsid w:val="00F378F1"/>
    <w:rsid w:val="00F40130"/>
    <w:rsid w:val="00F417A8"/>
    <w:rsid w:val="00F41DC1"/>
    <w:rsid w:val="00F4237C"/>
    <w:rsid w:val="00F43BE0"/>
    <w:rsid w:val="00F44A20"/>
    <w:rsid w:val="00F44FD0"/>
    <w:rsid w:val="00F45149"/>
    <w:rsid w:val="00F458A2"/>
    <w:rsid w:val="00F47221"/>
    <w:rsid w:val="00F50F73"/>
    <w:rsid w:val="00F51088"/>
    <w:rsid w:val="00F5147A"/>
    <w:rsid w:val="00F51CFF"/>
    <w:rsid w:val="00F521A3"/>
    <w:rsid w:val="00F52C48"/>
    <w:rsid w:val="00F52ED5"/>
    <w:rsid w:val="00F54B83"/>
    <w:rsid w:val="00F56276"/>
    <w:rsid w:val="00F56DD9"/>
    <w:rsid w:val="00F56E4D"/>
    <w:rsid w:val="00F570EB"/>
    <w:rsid w:val="00F57C04"/>
    <w:rsid w:val="00F603BE"/>
    <w:rsid w:val="00F61426"/>
    <w:rsid w:val="00F619E1"/>
    <w:rsid w:val="00F64730"/>
    <w:rsid w:val="00F6505C"/>
    <w:rsid w:val="00F6597A"/>
    <w:rsid w:val="00F65998"/>
    <w:rsid w:val="00F660FD"/>
    <w:rsid w:val="00F662CD"/>
    <w:rsid w:val="00F674D4"/>
    <w:rsid w:val="00F70257"/>
    <w:rsid w:val="00F708DC"/>
    <w:rsid w:val="00F7090E"/>
    <w:rsid w:val="00F7379A"/>
    <w:rsid w:val="00F73B29"/>
    <w:rsid w:val="00F73E29"/>
    <w:rsid w:val="00F75D14"/>
    <w:rsid w:val="00F75DAF"/>
    <w:rsid w:val="00F76677"/>
    <w:rsid w:val="00F767C4"/>
    <w:rsid w:val="00F7761E"/>
    <w:rsid w:val="00F77F07"/>
    <w:rsid w:val="00F80F8D"/>
    <w:rsid w:val="00F815C4"/>
    <w:rsid w:val="00F82847"/>
    <w:rsid w:val="00F82D7D"/>
    <w:rsid w:val="00F84781"/>
    <w:rsid w:val="00F851E3"/>
    <w:rsid w:val="00F85A28"/>
    <w:rsid w:val="00F85C28"/>
    <w:rsid w:val="00F86830"/>
    <w:rsid w:val="00F8694A"/>
    <w:rsid w:val="00F901F3"/>
    <w:rsid w:val="00F90543"/>
    <w:rsid w:val="00F9084D"/>
    <w:rsid w:val="00F90D59"/>
    <w:rsid w:val="00F91ADA"/>
    <w:rsid w:val="00F92C9C"/>
    <w:rsid w:val="00F92CD1"/>
    <w:rsid w:val="00F93C71"/>
    <w:rsid w:val="00F95A6D"/>
    <w:rsid w:val="00F95B74"/>
    <w:rsid w:val="00F95CB1"/>
    <w:rsid w:val="00F96E92"/>
    <w:rsid w:val="00F9736F"/>
    <w:rsid w:val="00F97BAC"/>
    <w:rsid w:val="00F97E45"/>
    <w:rsid w:val="00FA02BA"/>
    <w:rsid w:val="00FA0627"/>
    <w:rsid w:val="00FA0B48"/>
    <w:rsid w:val="00FA16E5"/>
    <w:rsid w:val="00FA223D"/>
    <w:rsid w:val="00FA2E41"/>
    <w:rsid w:val="00FA3502"/>
    <w:rsid w:val="00FA4B92"/>
    <w:rsid w:val="00FA55D2"/>
    <w:rsid w:val="00FA5C17"/>
    <w:rsid w:val="00FA742F"/>
    <w:rsid w:val="00FB00E7"/>
    <w:rsid w:val="00FB02C8"/>
    <w:rsid w:val="00FB0318"/>
    <w:rsid w:val="00FB092C"/>
    <w:rsid w:val="00FB0AD9"/>
    <w:rsid w:val="00FB16E0"/>
    <w:rsid w:val="00FB37DC"/>
    <w:rsid w:val="00FB4D79"/>
    <w:rsid w:val="00FB4D7B"/>
    <w:rsid w:val="00FB4DF1"/>
    <w:rsid w:val="00FB5474"/>
    <w:rsid w:val="00FB699A"/>
    <w:rsid w:val="00FB700E"/>
    <w:rsid w:val="00FC020A"/>
    <w:rsid w:val="00FC0EB0"/>
    <w:rsid w:val="00FC1A0D"/>
    <w:rsid w:val="00FC2524"/>
    <w:rsid w:val="00FC330B"/>
    <w:rsid w:val="00FC39CA"/>
    <w:rsid w:val="00FC4811"/>
    <w:rsid w:val="00FC49DA"/>
    <w:rsid w:val="00FC4CA1"/>
    <w:rsid w:val="00FC7A66"/>
    <w:rsid w:val="00FD117A"/>
    <w:rsid w:val="00FD12C0"/>
    <w:rsid w:val="00FD18EA"/>
    <w:rsid w:val="00FD1946"/>
    <w:rsid w:val="00FD1F4A"/>
    <w:rsid w:val="00FD268D"/>
    <w:rsid w:val="00FD3873"/>
    <w:rsid w:val="00FD3CF2"/>
    <w:rsid w:val="00FD47A0"/>
    <w:rsid w:val="00FD5530"/>
    <w:rsid w:val="00FD5EA7"/>
    <w:rsid w:val="00FD738A"/>
    <w:rsid w:val="00FD7ECD"/>
    <w:rsid w:val="00FE0051"/>
    <w:rsid w:val="00FE1274"/>
    <w:rsid w:val="00FE3D9A"/>
    <w:rsid w:val="00FE3F41"/>
    <w:rsid w:val="00FE51C3"/>
    <w:rsid w:val="00FE5E0F"/>
    <w:rsid w:val="00FE6987"/>
    <w:rsid w:val="00FE6D7D"/>
    <w:rsid w:val="00FE7149"/>
    <w:rsid w:val="00FF0BB8"/>
    <w:rsid w:val="00FF2792"/>
    <w:rsid w:val="00FF2D61"/>
    <w:rsid w:val="00FF303B"/>
    <w:rsid w:val="00FF36AF"/>
    <w:rsid w:val="00FF47BC"/>
    <w:rsid w:val="00FF4BE4"/>
    <w:rsid w:val="00FF595B"/>
    <w:rsid w:val="00FF5E53"/>
    <w:rsid w:val="00FF65B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125"/>
  <w15:chartTrackingRefBased/>
  <w15:docId w15:val="{2BF51514-C077-4541-97BF-AD42778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2D"/>
    <w:rPr>
      <w:rFonts w:eastAsia="Times New Roman"/>
      <w:lang w:val="en-SE" w:eastAsia="en-GB"/>
    </w:rPr>
  </w:style>
  <w:style w:type="paragraph" w:styleId="Heading1">
    <w:name w:val="heading 1"/>
    <w:basedOn w:val="Normal"/>
    <w:next w:val="Normal"/>
    <w:link w:val="Heading1Char"/>
    <w:uiPriority w:val="9"/>
    <w:qFormat/>
    <w:rsid w:val="00751F48"/>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lang w:val="en-GB" w:eastAsia="en-US"/>
    </w:rPr>
  </w:style>
  <w:style w:type="paragraph" w:styleId="Heading2">
    <w:name w:val="heading 2"/>
    <w:basedOn w:val="Normal"/>
    <w:next w:val="Normal"/>
    <w:link w:val="Heading2Char"/>
    <w:uiPriority w:val="9"/>
    <w:qFormat/>
    <w:rsid w:val="00751F48"/>
    <w:pPr>
      <w:keepNext/>
      <w:keepLines/>
      <w:suppressAutoHyphens/>
      <w:spacing w:before="500" w:after="80"/>
      <w:outlineLvl w:val="1"/>
    </w:pPr>
    <w:rPr>
      <w:rFonts w:asciiTheme="majorHAnsi" w:eastAsiaTheme="majorEastAsia" w:hAnsiTheme="majorHAnsi" w:cstheme="majorBidi"/>
      <w:bCs/>
      <w:color w:val="4472C4" w:themeColor="accent1"/>
      <w:szCs w:val="26"/>
      <w:lang w:val="en-GB" w:eastAsia="en-US"/>
    </w:rPr>
  </w:style>
  <w:style w:type="paragraph" w:styleId="Heading3">
    <w:name w:val="heading 3"/>
    <w:basedOn w:val="Normal"/>
    <w:next w:val="Normal"/>
    <w:link w:val="Heading3Char"/>
    <w:uiPriority w:val="9"/>
    <w:qFormat/>
    <w:rsid w:val="00751F48"/>
    <w:pPr>
      <w:keepNext/>
      <w:keepLines/>
      <w:suppressAutoHyphens/>
      <w:spacing w:before="240" w:after="80"/>
      <w:outlineLvl w:val="2"/>
    </w:pPr>
    <w:rPr>
      <w:rFonts w:eastAsiaTheme="majorEastAsia" w:cstheme="majorBidi"/>
      <w:bCs/>
      <w:i/>
      <w:color w:val="4472C4" w:themeColor="accent1"/>
      <w:lang w:val="en-GB" w:eastAsia="en-US"/>
    </w:rPr>
  </w:style>
  <w:style w:type="paragraph" w:styleId="Heading4">
    <w:name w:val="heading 4"/>
    <w:basedOn w:val="Normal"/>
    <w:next w:val="Normal"/>
    <w:link w:val="Heading4Char"/>
    <w:uiPriority w:val="9"/>
    <w:unhideWhenUsed/>
    <w:rsid w:val="00751F48"/>
    <w:pPr>
      <w:keepNext/>
      <w:keepLines/>
      <w:spacing w:before="200"/>
      <w:outlineLvl w:val="3"/>
    </w:pPr>
    <w:rPr>
      <w:rFonts w:asciiTheme="majorHAnsi" w:eastAsiaTheme="majorEastAsia" w:hAnsiTheme="majorHAnsi" w:cstheme="majorBidi"/>
      <w:b/>
      <w:bCs/>
      <w:i/>
      <w:iCs/>
      <w:color w:val="4472C4" w:themeColor="accent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48"/>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751F48"/>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751F48"/>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751F48"/>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751F48"/>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lang w:val="en-GB" w:eastAsia="en-US"/>
    </w:rPr>
  </w:style>
  <w:style w:type="character" w:customStyle="1" w:styleId="TitleChar">
    <w:name w:val="Title Char"/>
    <w:aliases w:val="Titel/Dokumentnamn Char"/>
    <w:basedOn w:val="DefaultParagraphFont"/>
    <w:link w:val="Title"/>
    <w:uiPriority w:val="99"/>
    <w:rsid w:val="00751F48"/>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751F48"/>
    <w:pPr>
      <w:tabs>
        <w:tab w:val="center" w:pos="3686"/>
        <w:tab w:val="right" w:pos="9072"/>
      </w:tabs>
      <w:spacing w:line="200" w:lineRule="exact"/>
    </w:pPr>
    <w:rPr>
      <w:rFonts w:asciiTheme="majorHAnsi" w:eastAsiaTheme="minorHAnsi" w:hAnsiTheme="majorHAnsi"/>
      <w:sz w:val="14"/>
      <w:lang w:val="en-GB" w:eastAsia="en-US"/>
    </w:rPr>
  </w:style>
  <w:style w:type="character" w:customStyle="1" w:styleId="HeaderChar">
    <w:name w:val="Header Char"/>
    <w:basedOn w:val="DefaultParagraphFont"/>
    <w:link w:val="Header"/>
    <w:uiPriority w:val="99"/>
    <w:semiHidden/>
    <w:rsid w:val="00751F48"/>
    <w:rPr>
      <w:rFonts w:asciiTheme="majorHAnsi" w:hAnsiTheme="majorHAnsi"/>
      <w:sz w:val="14"/>
      <w:lang w:val="en-US"/>
    </w:rPr>
  </w:style>
  <w:style w:type="paragraph" w:styleId="Footer">
    <w:name w:val="footer"/>
    <w:basedOn w:val="Header"/>
    <w:link w:val="FooterChar"/>
    <w:uiPriority w:val="99"/>
    <w:rsid w:val="00751F48"/>
    <w:pPr>
      <w:tabs>
        <w:tab w:val="clear" w:pos="3686"/>
        <w:tab w:val="left" w:pos="4111"/>
      </w:tabs>
    </w:pPr>
  </w:style>
  <w:style w:type="character" w:customStyle="1" w:styleId="FooterChar">
    <w:name w:val="Footer Char"/>
    <w:basedOn w:val="DefaultParagraphFont"/>
    <w:link w:val="Footer"/>
    <w:uiPriority w:val="99"/>
    <w:rsid w:val="00751F48"/>
    <w:rPr>
      <w:rFonts w:asciiTheme="majorHAnsi" w:hAnsiTheme="majorHAnsi"/>
      <w:sz w:val="14"/>
      <w:lang w:val="en-US"/>
    </w:rPr>
  </w:style>
  <w:style w:type="character" w:styleId="PlaceholderText">
    <w:name w:val="Placeholder Text"/>
    <w:basedOn w:val="DefaultParagraphFont"/>
    <w:uiPriority w:val="99"/>
    <w:semiHidden/>
    <w:rsid w:val="00751F48"/>
    <w:rPr>
      <w:color w:val="808080"/>
    </w:rPr>
  </w:style>
  <w:style w:type="paragraph" w:styleId="BalloonText">
    <w:name w:val="Balloon Text"/>
    <w:basedOn w:val="Normal"/>
    <w:link w:val="BalloonTextChar"/>
    <w:uiPriority w:val="99"/>
    <w:semiHidden/>
    <w:unhideWhenUsed/>
    <w:rsid w:val="00751F48"/>
    <w:rPr>
      <w:rFonts w:ascii="Tahoma" w:eastAsiaTheme="minorHAnsi" w:hAnsi="Tahoma" w:cs="Tahoma"/>
      <w:sz w:val="16"/>
      <w:szCs w:val="16"/>
      <w:lang w:val="en-GB" w:eastAsia="en-US"/>
    </w:rPr>
  </w:style>
  <w:style w:type="character" w:customStyle="1" w:styleId="BalloonTextChar">
    <w:name w:val="Balloon Text Char"/>
    <w:basedOn w:val="DefaultParagraphFont"/>
    <w:link w:val="BalloonText"/>
    <w:uiPriority w:val="99"/>
    <w:semiHidden/>
    <w:rsid w:val="00751F48"/>
    <w:rPr>
      <w:rFonts w:ascii="Tahoma" w:hAnsi="Tahoma" w:cs="Tahoma"/>
      <w:sz w:val="16"/>
      <w:szCs w:val="16"/>
      <w:lang w:val="en-US"/>
    </w:rPr>
  </w:style>
  <w:style w:type="table" w:styleId="TableGrid">
    <w:name w:val="Table Grid"/>
    <w:basedOn w:val="TableNormal"/>
    <w:uiPriority w:val="59"/>
    <w:rsid w:val="00751F48"/>
    <w:rPr>
      <w:rFonts w:ascii="Arial" w:hAnsi="Arial"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751F48"/>
    <w:pPr>
      <w:tabs>
        <w:tab w:val="clear" w:pos="9072"/>
        <w:tab w:val="right" w:pos="8789"/>
      </w:tabs>
    </w:pPr>
  </w:style>
  <w:style w:type="character" w:styleId="Hyperlink">
    <w:name w:val="Hyperlink"/>
    <w:basedOn w:val="DefaultParagraphFont"/>
    <w:uiPriority w:val="99"/>
    <w:qFormat/>
    <w:rsid w:val="00751F48"/>
    <w:rPr>
      <w:color w:val="0000FF"/>
      <w:u w:val="single"/>
    </w:rPr>
  </w:style>
  <w:style w:type="paragraph" w:styleId="TOCHeading">
    <w:name w:val="TOC Heading"/>
    <w:basedOn w:val="Heading1"/>
    <w:next w:val="Normal"/>
    <w:uiPriority w:val="39"/>
    <w:semiHidden/>
    <w:rsid w:val="00751F48"/>
    <w:pPr>
      <w:pageBreakBefore/>
      <w:suppressAutoHyphens w:val="0"/>
      <w:outlineLvl w:val="9"/>
    </w:pPr>
    <w:rPr>
      <w:lang w:eastAsia="ja-JP"/>
    </w:rPr>
  </w:style>
  <w:style w:type="paragraph" w:styleId="Quote">
    <w:name w:val="Quote"/>
    <w:basedOn w:val="Normal"/>
    <w:link w:val="QuoteChar"/>
    <w:uiPriority w:val="10"/>
    <w:qFormat/>
    <w:rsid w:val="00751F48"/>
    <w:pPr>
      <w:spacing w:after="220"/>
      <w:ind w:left="357"/>
    </w:pPr>
    <w:rPr>
      <w:rFonts w:eastAsiaTheme="minorHAnsi"/>
      <w:iCs/>
      <w:color w:val="000000" w:themeColor="text1"/>
      <w:sz w:val="20"/>
      <w:lang w:val="en-GB" w:eastAsia="en-US"/>
    </w:rPr>
  </w:style>
  <w:style w:type="character" w:customStyle="1" w:styleId="QuoteChar">
    <w:name w:val="Quote Char"/>
    <w:basedOn w:val="DefaultParagraphFont"/>
    <w:link w:val="Quote"/>
    <w:uiPriority w:val="10"/>
    <w:rsid w:val="00751F48"/>
    <w:rPr>
      <w:iCs/>
      <w:color w:val="000000" w:themeColor="text1"/>
      <w:sz w:val="20"/>
      <w:lang w:val="en-US"/>
    </w:rPr>
  </w:style>
  <w:style w:type="paragraph" w:styleId="TOC1">
    <w:name w:val="toc 1"/>
    <w:basedOn w:val="Normal"/>
    <w:next w:val="Normal"/>
    <w:uiPriority w:val="39"/>
    <w:semiHidden/>
    <w:rsid w:val="00751F48"/>
    <w:pPr>
      <w:spacing w:beforeLines="100" w:before="100"/>
    </w:pPr>
    <w:rPr>
      <w:rFonts w:eastAsiaTheme="minorHAnsi"/>
      <w:lang w:val="en-GB" w:eastAsia="en-US"/>
    </w:rPr>
  </w:style>
  <w:style w:type="paragraph" w:styleId="TOC2">
    <w:name w:val="toc 2"/>
    <w:basedOn w:val="Normal"/>
    <w:next w:val="Normal"/>
    <w:uiPriority w:val="99"/>
    <w:semiHidden/>
    <w:rsid w:val="00751F48"/>
    <w:pPr>
      <w:ind w:left="276"/>
    </w:pPr>
    <w:rPr>
      <w:rFonts w:eastAsiaTheme="minorHAnsi"/>
      <w:lang w:val="en-GB" w:eastAsia="en-US"/>
    </w:rPr>
  </w:style>
  <w:style w:type="paragraph" w:styleId="TOC3">
    <w:name w:val="toc 3"/>
    <w:basedOn w:val="Normal"/>
    <w:next w:val="Normal"/>
    <w:uiPriority w:val="99"/>
    <w:semiHidden/>
    <w:rsid w:val="00751F48"/>
    <w:pPr>
      <w:ind w:left="552"/>
    </w:pPr>
    <w:rPr>
      <w:rFonts w:eastAsiaTheme="minorHAnsi"/>
      <w:lang w:val="en-GB" w:eastAsia="en-US"/>
    </w:rPr>
  </w:style>
  <w:style w:type="character" w:styleId="Emphasis">
    <w:name w:val="Emphasis"/>
    <w:basedOn w:val="DefaultParagraphFont"/>
    <w:uiPriority w:val="20"/>
    <w:qFormat/>
    <w:rsid w:val="00751F48"/>
    <w:rPr>
      <w:i/>
      <w:iCs/>
    </w:rPr>
  </w:style>
  <w:style w:type="paragraph" w:styleId="TOC4">
    <w:name w:val="toc 4"/>
    <w:basedOn w:val="Normal"/>
    <w:next w:val="Normal"/>
    <w:uiPriority w:val="99"/>
    <w:semiHidden/>
    <w:rsid w:val="00751F48"/>
    <w:pPr>
      <w:spacing w:after="100"/>
      <w:ind w:left="660"/>
    </w:pPr>
    <w:rPr>
      <w:rFonts w:eastAsiaTheme="minorHAnsi"/>
      <w:lang w:val="en-GB" w:eastAsia="en-US"/>
    </w:rPr>
  </w:style>
  <w:style w:type="paragraph" w:styleId="TOC5">
    <w:name w:val="toc 5"/>
    <w:basedOn w:val="Normal"/>
    <w:next w:val="Normal"/>
    <w:uiPriority w:val="99"/>
    <w:semiHidden/>
    <w:rsid w:val="00751F48"/>
    <w:pPr>
      <w:spacing w:after="100"/>
      <w:ind w:left="880"/>
    </w:pPr>
    <w:rPr>
      <w:rFonts w:eastAsiaTheme="minorHAnsi"/>
      <w:lang w:val="en-GB" w:eastAsia="en-US"/>
    </w:rPr>
  </w:style>
  <w:style w:type="paragraph" w:styleId="TOC6">
    <w:name w:val="toc 6"/>
    <w:basedOn w:val="Normal"/>
    <w:next w:val="Normal"/>
    <w:uiPriority w:val="99"/>
    <w:semiHidden/>
    <w:rsid w:val="00751F48"/>
    <w:pPr>
      <w:spacing w:after="100"/>
      <w:ind w:left="1100"/>
    </w:pPr>
    <w:rPr>
      <w:rFonts w:eastAsiaTheme="minorHAnsi"/>
      <w:lang w:val="en-GB" w:eastAsia="en-US"/>
    </w:rPr>
  </w:style>
  <w:style w:type="paragraph" w:styleId="TOC7">
    <w:name w:val="toc 7"/>
    <w:basedOn w:val="Normal"/>
    <w:next w:val="Normal"/>
    <w:uiPriority w:val="99"/>
    <w:semiHidden/>
    <w:rsid w:val="00751F48"/>
    <w:pPr>
      <w:spacing w:after="100"/>
      <w:ind w:left="1320"/>
    </w:pPr>
    <w:rPr>
      <w:rFonts w:eastAsiaTheme="minorHAnsi"/>
      <w:lang w:val="en-GB" w:eastAsia="en-US"/>
    </w:rPr>
  </w:style>
  <w:style w:type="paragraph" w:styleId="TOC8">
    <w:name w:val="toc 8"/>
    <w:basedOn w:val="Normal"/>
    <w:next w:val="Normal"/>
    <w:uiPriority w:val="99"/>
    <w:semiHidden/>
    <w:rsid w:val="00751F48"/>
    <w:pPr>
      <w:spacing w:after="100"/>
      <w:ind w:left="1540"/>
    </w:pPr>
    <w:rPr>
      <w:rFonts w:eastAsiaTheme="minorHAnsi"/>
      <w:lang w:val="en-GB" w:eastAsia="en-US"/>
    </w:rPr>
  </w:style>
  <w:style w:type="paragraph" w:styleId="TOC9">
    <w:name w:val="toc 9"/>
    <w:basedOn w:val="Normal"/>
    <w:next w:val="Normal"/>
    <w:uiPriority w:val="99"/>
    <w:semiHidden/>
    <w:rsid w:val="00751F48"/>
    <w:pPr>
      <w:spacing w:after="100"/>
      <w:ind w:left="1760"/>
    </w:pPr>
    <w:rPr>
      <w:rFonts w:eastAsiaTheme="minorHAnsi"/>
      <w:lang w:val="en-GB" w:eastAsia="en-US"/>
    </w:rPr>
  </w:style>
  <w:style w:type="table" w:customStyle="1" w:styleId="Trelinjerstabell">
    <w:name w:val="Trelinjerstabell"/>
    <w:basedOn w:val="TableNormal"/>
    <w:uiPriority w:val="99"/>
    <w:rsid w:val="00751F48"/>
    <w:pPr>
      <w:contextualSpacing/>
    </w:pPr>
    <w:rPr>
      <w:rFonts w:asciiTheme="majorHAnsi" w:hAnsiTheme="majorHAnsi" w:cstheme="minorBidi"/>
      <w:sz w:val="20"/>
      <w:szCs w:val="22"/>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751F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751F4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751F48"/>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751F48"/>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751F48"/>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751F48"/>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751F48"/>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751F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751F48"/>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751F48"/>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751F48"/>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751F48"/>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751F48"/>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751F48"/>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751F48"/>
    <w:pPr>
      <w:pBdr>
        <w:top w:val="single" w:sz="4" w:space="12" w:color="auto"/>
      </w:pBdr>
      <w:spacing w:before="720"/>
    </w:pPr>
    <w:rPr>
      <w:rFonts w:eastAsiaTheme="minorHAnsi"/>
      <w:lang w:val="en-GB" w:eastAsia="en-US"/>
    </w:rPr>
  </w:style>
  <w:style w:type="paragraph" w:customStyle="1" w:styleId="Kortsignaturrad">
    <w:name w:val="Kort signaturrad"/>
    <w:basedOn w:val="Signaturrad"/>
    <w:next w:val="Normal"/>
    <w:uiPriority w:val="10"/>
    <w:rsid w:val="00751F48"/>
    <w:pPr>
      <w:ind w:right="4111"/>
    </w:pPr>
  </w:style>
  <w:style w:type="character" w:styleId="Strong">
    <w:name w:val="Strong"/>
    <w:basedOn w:val="DefaultParagraphFont"/>
    <w:uiPriority w:val="22"/>
    <w:qFormat/>
    <w:rsid w:val="00751F48"/>
    <w:rPr>
      <w:b/>
      <w:bCs/>
    </w:rPr>
  </w:style>
  <w:style w:type="table" w:customStyle="1" w:styleId="Sidfottabell">
    <w:name w:val="Sidfot tabell"/>
    <w:basedOn w:val="TableNormal"/>
    <w:uiPriority w:val="99"/>
    <w:rsid w:val="00751F48"/>
    <w:rPr>
      <w:rFonts w:ascii="Arial" w:hAnsi="Arial" w:cstheme="minorBidi"/>
      <w:sz w:val="14"/>
      <w:szCs w:val="22"/>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751F48"/>
    <w:rPr>
      <w:rFonts w:eastAsiaTheme="minorHAnsi"/>
      <w:sz w:val="20"/>
      <w:szCs w:val="20"/>
      <w:lang w:val="en-GB" w:eastAsia="en-US"/>
    </w:rPr>
  </w:style>
  <w:style w:type="character" w:customStyle="1" w:styleId="FootnoteTextChar">
    <w:name w:val="Footnote Text Char"/>
    <w:basedOn w:val="DefaultParagraphFont"/>
    <w:link w:val="FootnoteText"/>
    <w:uiPriority w:val="99"/>
    <w:semiHidden/>
    <w:rsid w:val="00751F48"/>
    <w:rPr>
      <w:sz w:val="20"/>
      <w:szCs w:val="20"/>
      <w:lang w:val="en-US"/>
    </w:rPr>
  </w:style>
  <w:style w:type="character" w:styleId="FootnoteReference">
    <w:name w:val="footnote reference"/>
    <w:basedOn w:val="DefaultParagraphFont"/>
    <w:uiPriority w:val="99"/>
    <w:semiHidden/>
    <w:unhideWhenUsed/>
    <w:rsid w:val="00751F48"/>
    <w:rPr>
      <w:vertAlign w:val="superscript"/>
    </w:rPr>
  </w:style>
  <w:style w:type="character" w:customStyle="1" w:styleId="Formatmall1">
    <w:name w:val="Formatmall1"/>
    <w:basedOn w:val="DefaultParagraphFont"/>
    <w:uiPriority w:val="1"/>
    <w:rsid w:val="00751F48"/>
    <w:rPr>
      <w:rFonts w:asciiTheme="majorHAnsi" w:hAnsiTheme="majorHAnsi"/>
      <w:color w:val="auto"/>
      <w:sz w:val="14"/>
    </w:rPr>
  </w:style>
  <w:style w:type="character" w:customStyle="1" w:styleId="Sidfotmallarna">
    <w:name w:val="Sidfot mallarna"/>
    <w:basedOn w:val="DefaultParagraphFont"/>
    <w:uiPriority w:val="1"/>
    <w:rsid w:val="00751F48"/>
    <w:rPr>
      <w:rFonts w:asciiTheme="majorHAnsi" w:hAnsiTheme="majorHAnsi"/>
      <w:sz w:val="14"/>
    </w:rPr>
  </w:style>
  <w:style w:type="character" w:customStyle="1" w:styleId="Sidfotmallarnagr">
    <w:name w:val="Sidfot mallarna grå"/>
    <w:basedOn w:val="DefaultParagraphFont"/>
    <w:uiPriority w:val="1"/>
    <w:rsid w:val="00751F48"/>
    <w:rPr>
      <w:color w:val="7F7F7F" w:themeColor="text1" w:themeTint="80"/>
    </w:rPr>
  </w:style>
  <w:style w:type="paragraph" w:customStyle="1" w:styleId="TillfalligText">
    <w:name w:val="TillfalligText"/>
    <w:basedOn w:val="Normal"/>
    <w:link w:val="TillfalligTextChar"/>
    <w:rsid w:val="00751F48"/>
    <w:pPr>
      <w:spacing w:after="120"/>
    </w:pPr>
    <w:rPr>
      <w:rFonts w:eastAsiaTheme="minorHAnsi" w:cstheme="minorHAnsi"/>
      <w:bdr w:val="single" w:sz="4" w:space="0" w:color="auto"/>
      <w:lang w:val="en-GB" w:eastAsia="en-US"/>
    </w:rPr>
  </w:style>
  <w:style w:type="character" w:customStyle="1" w:styleId="TillfalligTextChar">
    <w:name w:val="TillfalligText Char"/>
    <w:basedOn w:val="DefaultParagraphFont"/>
    <w:link w:val="TillfalligText"/>
    <w:rsid w:val="00751F48"/>
    <w:rPr>
      <w:rFonts w:cstheme="minorHAnsi"/>
      <w:bdr w:val="single" w:sz="4" w:space="0" w:color="auto"/>
      <w:lang w:val="en-US"/>
    </w:rPr>
  </w:style>
  <w:style w:type="paragraph" w:styleId="ListBullet">
    <w:name w:val="List Bullet"/>
    <w:basedOn w:val="Normal"/>
    <w:uiPriority w:val="99"/>
    <w:qFormat/>
    <w:rsid w:val="00751F48"/>
    <w:pPr>
      <w:numPr>
        <w:numId w:val="4"/>
      </w:numPr>
      <w:contextualSpacing/>
    </w:pPr>
    <w:rPr>
      <w:rFonts w:eastAsiaTheme="minorHAnsi"/>
      <w:lang w:val="en-GB" w:eastAsia="en-US"/>
    </w:rPr>
  </w:style>
  <w:style w:type="paragraph" w:styleId="ListNumber">
    <w:name w:val="List Number"/>
    <w:basedOn w:val="Normal"/>
    <w:uiPriority w:val="99"/>
    <w:qFormat/>
    <w:rsid w:val="00751F48"/>
    <w:pPr>
      <w:numPr>
        <w:numId w:val="3"/>
      </w:numPr>
      <w:contextualSpacing/>
    </w:pPr>
    <w:rPr>
      <w:rFonts w:eastAsiaTheme="minorHAnsi"/>
      <w:lang w:val="en-GB" w:eastAsia="en-US"/>
    </w:rPr>
  </w:style>
  <w:style w:type="character" w:styleId="CommentReference">
    <w:name w:val="annotation reference"/>
    <w:basedOn w:val="DefaultParagraphFont"/>
    <w:uiPriority w:val="99"/>
    <w:semiHidden/>
    <w:unhideWhenUsed/>
    <w:rsid w:val="00751F48"/>
    <w:rPr>
      <w:sz w:val="16"/>
      <w:szCs w:val="16"/>
    </w:rPr>
  </w:style>
  <w:style w:type="paragraph" w:styleId="CommentText">
    <w:name w:val="annotation text"/>
    <w:basedOn w:val="Normal"/>
    <w:link w:val="CommentTextChar"/>
    <w:uiPriority w:val="99"/>
    <w:unhideWhenUsed/>
    <w:rsid w:val="00751F48"/>
    <w:rPr>
      <w:rFonts w:eastAsiaTheme="minorHAnsi"/>
      <w:sz w:val="20"/>
      <w:szCs w:val="20"/>
      <w:lang w:val="en-GB" w:eastAsia="en-US"/>
    </w:rPr>
  </w:style>
  <w:style w:type="character" w:customStyle="1" w:styleId="CommentTextChar">
    <w:name w:val="Comment Text Char"/>
    <w:basedOn w:val="DefaultParagraphFont"/>
    <w:link w:val="CommentText"/>
    <w:uiPriority w:val="99"/>
    <w:rsid w:val="00751F48"/>
    <w:rPr>
      <w:sz w:val="20"/>
      <w:szCs w:val="20"/>
      <w:lang w:val="en-US"/>
    </w:rPr>
  </w:style>
  <w:style w:type="paragraph" w:styleId="ListParagraph">
    <w:name w:val="List Paragraph"/>
    <w:basedOn w:val="Normal"/>
    <w:uiPriority w:val="34"/>
    <w:qFormat/>
    <w:rsid w:val="00751F48"/>
    <w:pPr>
      <w:ind w:left="720"/>
      <w:contextualSpacing/>
    </w:pPr>
    <w:rPr>
      <w:rFonts w:eastAsiaTheme="minorHAnsi"/>
      <w:lang w:val="en-GB" w:eastAsia="en-US"/>
    </w:rPr>
  </w:style>
  <w:style w:type="paragraph" w:styleId="CommentSubject">
    <w:name w:val="annotation subject"/>
    <w:basedOn w:val="CommentText"/>
    <w:next w:val="CommentText"/>
    <w:link w:val="CommentSubjectChar"/>
    <w:uiPriority w:val="99"/>
    <w:semiHidden/>
    <w:unhideWhenUsed/>
    <w:rsid w:val="00751F48"/>
    <w:rPr>
      <w:b/>
      <w:bCs/>
    </w:rPr>
  </w:style>
  <w:style w:type="character" w:customStyle="1" w:styleId="CommentSubjectChar">
    <w:name w:val="Comment Subject Char"/>
    <w:basedOn w:val="CommentTextChar"/>
    <w:link w:val="CommentSubject"/>
    <w:uiPriority w:val="99"/>
    <w:semiHidden/>
    <w:rsid w:val="00751F48"/>
    <w:rPr>
      <w:b/>
      <w:bCs/>
      <w:sz w:val="20"/>
      <w:szCs w:val="20"/>
      <w:lang w:val="en-US"/>
    </w:rPr>
  </w:style>
  <w:style w:type="paragraph" w:styleId="Caption">
    <w:name w:val="caption"/>
    <w:basedOn w:val="Normal"/>
    <w:next w:val="Normal"/>
    <w:uiPriority w:val="35"/>
    <w:unhideWhenUsed/>
    <w:qFormat/>
    <w:rsid w:val="00751F48"/>
    <w:rPr>
      <w:rFonts w:eastAsiaTheme="minorHAnsi"/>
      <w:i/>
      <w:iCs/>
      <w:color w:val="44546A" w:themeColor="text2"/>
      <w:sz w:val="18"/>
      <w:szCs w:val="18"/>
      <w:lang w:val="en-GB" w:eastAsia="en-US"/>
    </w:rPr>
  </w:style>
  <w:style w:type="character" w:styleId="LineNumber">
    <w:name w:val="line number"/>
    <w:basedOn w:val="DefaultParagraphFont"/>
    <w:uiPriority w:val="99"/>
    <w:semiHidden/>
    <w:unhideWhenUsed/>
    <w:rsid w:val="00751F48"/>
  </w:style>
  <w:style w:type="paragraph" w:styleId="Bibliography">
    <w:name w:val="Bibliography"/>
    <w:basedOn w:val="Normal"/>
    <w:next w:val="Normal"/>
    <w:uiPriority w:val="37"/>
    <w:unhideWhenUsed/>
    <w:rsid w:val="00751F48"/>
    <w:pPr>
      <w:ind w:left="720" w:hanging="720"/>
    </w:pPr>
    <w:rPr>
      <w:rFonts w:eastAsiaTheme="minorHAnsi"/>
      <w:lang w:val="en-GB" w:eastAsia="en-US"/>
    </w:rPr>
  </w:style>
  <w:style w:type="paragraph" w:customStyle="1" w:styleId="Default">
    <w:name w:val="Default"/>
    <w:rsid w:val="00751F48"/>
    <w:pPr>
      <w:autoSpaceDE w:val="0"/>
      <w:autoSpaceDN w:val="0"/>
      <w:adjustRightInd w:val="0"/>
    </w:pPr>
    <w:rPr>
      <w:rFonts w:ascii="Arial" w:hAnsi="Arial" w:cs="Arial"/>
      <w:color w:val="000000"/>
      <w:lang w:val="en-US"/>
    </w:rPr>
  </w:style>
  <w:style w:type="table" w:styleId="GridTable1Light-Accent6">
    <w:name w:val="Grid Table 1 Light Accent 6"/>
    <w:basedOn w:val="TableNormal"/>
    <w:uiPriority w:val="46"/>
    <w:rsid w:val="00751F48"/>
    <w:rPr>
      <w:rFonts w:ascii="Arial" w:hAnsi="Arial"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751F48"/>
    <w:rPr>
      <w:rFonts w:asciiTheme="minorHAnsi" w:hAnsiTheme="minorHAnsi" w:cstheme="minorBidi"/>
      <w:lang w:val="en-GB"/>
    </w:rPr>
  </w:style>
  <w:style w:type="character" w:styleId="FollowedHyperlink">
    <w:name w:val="FollowedHyperlink"/>
    <w:basedOn w:val="DefaultParagraphFont"/>
    <w:uiPriority w:val="99"/>
    <w:semiHidden/>
    <w:unhideWhenUsed/>
    <w:rsid w:val="00751F48"/>
    <w:rPr>
      <w:color w:val="954F72" w:themeColor="followedHyperlink"/>
      <w:u w:val="single"/>
    </w:rPr>
  </w:style>
  <w:style w:type="character" w:customStyle="1" w:styleId="UnresolvedMention1">
    <w:name w:val="Unresolved Mention1"/>
    <w:basedOn w:val="DefaultParagraphFont"/>
    <w:uiPriority w:val="99"/>
    <w:semiHidden/>
    <w:unhideWhenUsed/>
    <w:rsid w:val="00751F48"/>
    <w:rPr>
      <w:color w:val="605E5C"/>
      <w:shd w:val="clear" w:color="auto" w:fill="E1DFDD"/>
    </w:rPr>
  </w:style>
  <w:style w:type="character" w:customStyle="1" w:styleId="UnresolvedMention2">
    <w:name w:val="Unresolved Mention2"/>
    <w:basedOn w:val="DefaultParagraphFont"/>
    <w:uiPriority w:val="99"/>
    <w:semiHidden/>
    <w:unhideWhenUsed/>
    <w:rsid w:val="00751F48"/>
    <w:rPr>
      <w:color w:val="605E5C"/>
      <w:shd w:val="clear" w:color="auto" w:fill="E1DFDD"/>
    </w:rPr>
  </w:style>
  <w:style w:type="character" w:styleId="PageNumber">
    <w:name w:val="page number"/>
    <w:basedOn w:val="DefaultParagraphFont"/>
    <w:uiPriority w:val="99"/>
    <w:semiHidden/>
    <w:unhideWhenUsed/>
    <w:rsid w:val="00751F48"/>
  </w:style>
  <w:style w:type="table" w:styleId="ListTable7Colourful">
    <w:name w:val="List Table 7 Colorful"/>
    <w:basedOn w:val="TableNormal"/>
    <w:uiPriority w:val="52"/>
    <w:rsid w:val="00751F48"/>
    <w:rPr>
      <w:rFonts w:ascii="Arial" w:hAnsi="Arial"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2-Accent1">
    <w:name w:val="Medium Shading 2 Accent 1"/>
    <w:basedOn w:val="TableNormal"/>
    <w:uiPriority w:val="64"/>
    <w:rsid w:val="00751F48"/>
    <w:rPr>
      <w:rFonts w:ascii="Arial" w:hAnsi="Arial"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UnresolvedMention3">
    <w:name w:val="Unresolved Mention3"/>
    <w:basedOn w:val="DefaultParagraphFont"/>
    <w:uiPriority w:val="99"/>
    <w:semiHidden/>
    <w:unhideWhenUsed/>
    <w:rsid w:val="00751F48"/>
    <w:rPr>
      <w:color w:val="605E5C"/>
      <w:shd w:val="clear" w:color="auto" w:fill="E1DFDD"/>
    </w:rPr>
  </w:style>
  <w:style w:type="paragraph" w:customStyle="1" w:styleId="EndNoteBibliography">
    <w:name w:val="EndNote Bibliography"/>
    <w:basedOn w:val="Normal"/>
    <w:link w:val="EndNoteBibliographyChar"/>
    <w:rsid w:val="002B22A7"/>
    <w:pPr>
      <w:spacing w:after="160"/>
    </w:pPr>
    <w:rPr>
      <w:rFonts w:ascii="Calibri" w:eastAsiaTheme="minorEastAsia" w:hAnsi="Calibri" w:cs="Calibri"/>
      <w:noProof/>
      <w:sz w:val="22"/>
      <w:szCs w:val="22"/>
      <w:lang w:val="en-AU" w:eastAsia="zh-CN"/>
    </w:rPr>
  </w:style>
  <w:style w:type="character" w:customStyle="1" w:styleId="EndNoteBibliographyChar">
    <w:name w:val="EndNote Bibliography Char"/>
    <w:basedOn w:val="DefaultParagraphFont"/>
    <w:link w:val="EndNoteBibliography"/>
    <w:rsid w:val="002B22A7"/>
    <w:rPr>
      <w:rFonts w:ascii="Calibri" w:eastAsiaTheme="minorEastAsia" w:hAnsi="Calibri" w:cs="Calibri"/>
      <w:noProof/>
      <w:sz w:val="22"/>
      <w:szCs w:val="22"/>
      <w:lang w:val="en-AU" w:eastAsia="zh-CN"/>
    </w:rPr>
  </w:style>
  <w:style w:type="character" w:customStyle="1" w:styleId="UnresolvedMention4">
    <w:name w:val="Unresolved Mention4"/>
    <w:basedOn w:val="DefaultParagraphFont"/>
    <w:uiPriority w:val="99"/>
    <w:semiHidden/>
    <w:unhideWhenUsed/>
    <w:rsid w:val="000235EB"/>
    <w:rPr>
      <w:color w:val="605E5C"/>
      <w:shd w:val="clear" w:color="auto" w:fill="E1DFDD"/>
    </w:rPr>
  </w:style>
  <w:style w:type="character" w:styleId="UnresolvedMention">
    <w:name w:val="Unresolved Mention"/>
    <w:basedOn w:val="DefaultParagraphFont"/>
    <w:uiPriority w:val="99"/>
    <w:semiHidden/>
    <w:unhideWhenUsed/>
    <w:rsid w:val="00A73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22413">
      <w:bodyDiv w:val="1"/>
      <w:marLeft w:val="0"/>
      <w:marRight w:val="0"/>
      <w:marTop w:val="0"/>
      <w:marBottom w:val="0"/>
      <w:divBdr>
        <w:top w:val="none" w:sz="0" w:space="0" w:color="auto"/>
        <w:left w:val="none" w:sz="0" w:space="0" w:color="auto"/>
        <w:bottom w:val="none" w:sz="0" w:space="0" w:color="auto"/>
        <w:right w:val="none" w:sz="0" w:space="0" w:color="auto"/>
      </w:divBdr>
    </w:div>
    <w:div w:id="548225074">
      <w:bodyDiv w:val="1"/>
      <w:marLeft w:val="0"/>
      <w:marRight w:val="0"/>
      <w:marTop w:val="0"/>
      <w:marBottom w:val="0"/>
      <w:divBdr>
        <w:top w:val="none" w:sz="0" w:space="0" w:color="auto"/>
        <w:left w:val="none" w:sz="0" w:space="0" w:color="auto"/>
        <w:bottom w:val="none" w:sz="0" w:space="0" w:color="auto"/>
        <w:right w:val="none" w:sz="0" w:space="0" w:color="auto"/>
      </w:divBdr>
    </w:div>
    <w:div w:id="1074081324">
      <w:bodyDiv w:val="1"/>
      <w:marLeft w:val="0"/>
      <w:marRight w:val="0"/>
      <w:marTop w:val="0"/>
      <w:marBottom w:val="0"/>
      <w:divBdr>
        <w:top w:val="none" w:sz="0" w:space="0" w:color="auto"/>
        <w:left w:val="none" w:sz="0" w:space="0" w:color="auto"/>
        <w:bottom w:val="none" w:sz="0" w:space="0" w:color="auto"/>
        <w:right w:val="none" w:sz="0" w:space="0" w:color="auto"/>
      </w:divBdr>
    </w:div>
    <w:div w:id="1719232972">
      <w:bodyDiv w:val="1"/>
      <w:marLeft w:val="0"/>
      <w:marRight w:val="0"/>
      <w:marTop w:val="0"/>
      <w:marBottom w:val="0"/>
      <w:divBdr>
        <w:top w:val="none" w:sz="0" w:space="0" w:color="auto"/>
        <w:left w:val="none" w:sz="0" w:space="0" w:color="auto"/>
        <w:bottom w:val="none" w:sz="0" w:space="0" w:color="auto"/>
        <w:right w:val="none" w:sz="0" w:space="0" w:color="auto"/>
      </w:divBdr>
    </w:div>
    <w:div w:id="1985038510">
      <w:bodyDiv w:val="1"/>
      <w:marLeft w:val="0"/>
      <w:marRight w:val="0"/>
      <w:marTop w:val="0"/>
      <w:marBottom w:val="0"/>
      <w:divBdr>
        <w:top w:val="none" w:sz="0" w:space="0" w:color="auto"/>
        <w:left w:val="none" w:sz="0" w:space="0" w:color="auto"/>
        <w:bottom w:val="none" w:sz="0" w:space="0" w:color="auto"/>
        <w:right w:val="none" w:sz="0" w:space="0" w:color="auto"/>
      </w:divBdr>
    </w:div>
    <w:div w:id="20193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AA91B-1677-41CC-B6FC-F94053A04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60175</Words>
  <Characters>343003</Characters>
  <Application>Microsoft Office Word</Application>
  <DocSecurity>0</DocSecurity>
  <Lines>2858</Lines>
  <Paragraphs>804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402374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7</cp:revision>
  <dcterms:created xsi:type="dcterms:W3CDTF">2022-05-28T08:32:00Z</dcterms:created>
  <dcterms:modified xsi:type="dcterms:W3CDTF">2022-07-12T12:48:00Z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id="qiQFbA1o"/&gt;&lt;style id="http://www.zotero.org/styles/ecology-letters" hasBibliography="1" bibliographyStyleHasBeenSet="1"/&gt;&lt;prefs&gt;&lt;pref name="fieldType" value="Field"/&gt;&lt;/prefs&gt;&lt;/data&gt;</vt:lpwstr>
  </property>
</Properties>
</file>
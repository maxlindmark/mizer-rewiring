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Asta Audzijonyte</w:t>
      </w:r>
      <w:r w:rsidRPr="00ED493C">
        <w:rPr>
          <w:rFonts w:ascii="Times" w:hAnsi="Times" w:cstheme="minorHAnsi"/>
          <w:sz w:val="22"/>
          <w:szCs w:val="22"/>
          <w:vertAlign w:val="superscript"/>
          <w:lang w:val="sv-SE"/>
        </w:rPr>
        <w:t>b</w:t>
      </w:r>
      <w:r w:rsidRPr="00ED493C">
        <w:rPr>
          <w:rFonts w:ascii="Times" w:hAnsi="Times" w:cstheme="minorHAnsi"/>
          <w:sz w:val="22"/>
          <w:szCs w:val="22"/>
          <w:lang w:val="sv-SE"/>
        </w:rPr>
        <w:t>, Julia Blanchard</w:t>
      </w:r>
      <w:r w:rsidRPr="00ED493C">
        <w:rPr>
          <w:rFonts w:ascii="Times" w:hAnsi="Times" w:cstheme="minorHAnsi"/>
          <w:sz w:val="22"/>
          <w:szCs w:val="22"/>
          <w:vertAlign w:val="superscript"/>
          <w:lang w:val="sv-SE"/>
        </w:rPr>
        <w:t>c</w:t>
      </w:r>
      <w:r w:rsidRPr="00ED493C">
        <w:rPr>
          <w:rFonts w:ascii="Times" w:hAnsi="Times" w:cstheme="minorHAnsi"/>
          <w:sz w:val="22"/>
          <w:szCs w:val="22"/>
          <w:lang w:val="sv-SE"/>
        </w:rPr>
        <w:t>, Anna Gårdmark</w:t>
      </w:r>
      <w:r w:rsidRPr="00ED493C">
        <w:rPr>
          <w:rFonts w:ascii="Times" w:hAnsi="Times" w:cstheme="minorHAnsi"/>
          <w:sz w:val="22"/>
          <w:szCs w:val="22"/>
          <w:vertAlign w:val="superscript"/>
          <w:lang w:val="sv-SE"/>
        </w:rPr>
        <w:t>d</w:t>
      </w:r>
    </w:p>
    <w:p w14:paraId="460063EB"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a</w:t>
      </w:r>
      <w:r w:rsidRPr="00ED493C">
        <w:rPr>
          <w:rFonts w:cstheme="minorHAnsi"/>
          <w:sz w:val="22"/>
          <w:szCs w:val="22"/>
          <w:lang w:val="en-US"/>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b</w:t>
      </w:r>
      <w:r w:rsidRPr="00ED493C">
        <w:rPr>
          <w:rFonts w:cstheme="minorHAnsi"/>
          <w:sz w:val="22"/>
          <w:szCs w:val="22"/>
          <w:lang w:val="en-US"/>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c</w:t>
      </w:r>
      <w:r w:rsidRPr="00ED493C">
        <w:rPr>
          <w:rFonts w:cstheme="minorHAnsi"/>
          <w:sz w:val="22"/>
          <w:szCs w:val="22"/>
          <w:lang w:val="en-US"/>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d</w:t>
      </w:r>
      <w:r w:rsidRPr="00ED493C">
        <w:rPr>
          <w:rFonts w:cstheme="minorHAnsi"/>
          <w:sz w:val="22"/>
          <w:szCs w:val="22"/>
          <w:lang w:val="en-US"/>
        </w:rPr>
        <w:t xml:space="preserve">Swedish University of Agricultural Sciences, Department of Aquatic Resources, Skolgatan 6, SE-742 42 Öregrund,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14F8E473"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w:t>
      </w:r>
      <w:r w:rsidR="00ED56C4">
        <w:rPr>
          <w:rFonts w:cstheme="minorHAnsi"/>
          <w:sz w:val="22"/>
          <w:szCs w:val="22"/>
          <w:lang w:val="en-US"/>
        </w:rPr>
        <w:t xml:space="preserve">fish </w:t>
      </w:r>
      <w:r w:rsidR="00BC0D22" w:rsidRPr="00ED493C">
        <w:rPr>
          <w:rFonts w:cstheme="minorHAnsi"/>
          <w:sz w:val="22"/>
          <w:szCs w:val="22"/>
          <w:lang w:val="en-US"/>
        </w:rPr>
        <w:t xml:space="preserve">within projected warming scenarios. </w:t>
      </w:r>
      <w:ins w:id="0"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r w:rsidR="00144008" w:rsidRPr="00ED493C">
        <w:rPr>
          <w:rFonts w:cstheme="minorHAnsi"/>
          <w:sz w:val="22"/>
          <w:szCs w:val="22"/>
          <w:lang w:val="en-US"/>
        </w:rPr>
        <w:t xml:space="preserve">of </w:t>
      </w:r>
      <w:r w:rsidR="00EF3F31" w:rsidRPr="00ED493C">
        <w:rPr>
          <w:rFonts w:cstheme="minorHAnsi"/>
          <w:sz w:val="22"/>
          <w:szCs w:val="22"/>
          <w:lang w:val="en-US"/>
        </w:rPr>
        <w:t>the fisher</w:t>
      </w:r>
      <w:r w:rsidR="00336842">
        <w:rPr>
          <w:rFonts w:cstheme="minorHAnsi"/>
          <w:sz w:val="22"/>
          <w:szCs w:val="22"/>
          <w:lang w:val="en-US"/>
        </w:rPr>
        <w:t>ies</w:t>
      </w:r>
      <w:r w:rsidR="00C8146B" w:rsidRPr="00ED493C">
        <w:rPr>
          <w:rFonts w:cstheme="minorHAnsi"/>
          <w:sz w:val="22"/>
          <w:szCs w:val="22"/>
          <w:lang w:val="en-US"/>
        </w:rPr>
        <w:t xml:space="preserve"> depend </w:t>
      </w:r>
      <w:r w:rsidR="00C8146B" w:rsidRPr="006166E1">
        <w:rPr>
          <w:rFonts w:cstheme="minorHAnsi"/>
          <w:sz w:val="22"/>
          <w:szCs w:val="22"/>
          <w:highlight w:val="yellow"/>
          <w:lang w:val="en-US"/>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r w:rsidR="00144008" w:rsidRPr="00ED493C">
        <w:rPr>
          <w:rFonts w:cstheme="minorHAnsi"/>
          <w:sz w:val="22"/>
          <w:szCs w:val="22"/>
          <w:lang w:val="en-US"/>
        </w:rPr>
        <w:t xml:space="preserve"> than on </w:t>
      </w:r>
      <w:r w:rsidR="00F34D7C">
        <w:rPr>
          <w:rFonts w:cstheme="minorHAnsi"/>
          <w:sz w:val="22"/>
          <w:szCs w:val="22"/>
          <w:lang w:val="en-US"/>
        </w:rPr>
        <w:t>individual physiology</w:t>
      </w:r>
      <w:r w:rsidR="00654B1E" w:rsidRPr="00ED493C">
        <w:rPr>
          <w:rFonts w:cstheme="minorHAnsi"/>
          <w:sz w:val="22"/>
          <w:szCs w:val="22"/>
          <w:lang w:val="en-US"/>
        </w:rPr>
        <w:t>.</w:t>
      </w:r>
      <w:r w:rsidR="00190E51" w:rsidRPr="00ED493C">
        <w:rPr>
          <w:rFonts w:cstheme="minorHAnsi"/>
          <w:sz w:val="22"/>
          <w:szCs w:val="22"/>
          <w:lang w:val="en-US"/>
        </w:rPr>
        <w:t xml:space="preserve"> </w:t>
      </w:r>
      <w:commentRangeStart w:id="1"/>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1"/>
      <w:r w:rsidR="00AF5803" w:rsidRPr="00ED493C">
        <w:rPr>
          <w:rStyle w:val="CommentReference"/>
          <w:sz w:val="22"/>
          <w:szCs w:val="22"/>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4D7FBA33" w:rsidR="008509BA" w:rsidRPr="00FC0A34"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F42C08" w:rsidRPr="00FC0A34">
        <w:rPr>
          <w:rFonts w:ascii="Times" w:hAnsi="Times" w:cstheme="minorHAnsi"/>
          <w:bCs/>
          <w:sz w:val="22"/>
          <w:szCs w:val="22"/>
          <w:lang w:val="en-US"/>
        </w:rPr>
        <w:t xml:space="preserve">the distribution of species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4B7A2A" w:rsidRPr="00FC0A34">
        <w:rPr>
          <w:rFonts w:ascii="Times" w:hAnsi="Times" w:cstheme="minorHAnsi"/>
          <w:bCs/>
          <w:sz w:val="22"/>
          <w:szCs w:val="22"/>
          <w:lang w:val="en-US"/>
        </w:rPr>
        <w:t xml:space="preserve">, which can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9D673B" w:rsidRPr="00FC0A34">
        <w:rPr>
          <w:rFonts w:ascii="Times" w:hAnsi="Times" w:cstheme="minorHAnsi"/>
          <w:bCs/>
          <w:sz w:val="22"/>
          <w:szCs w:val="22"/>
          <w:lang w:val="en-US"/>
        </w:rPr>
        <w:t xml:space="preserve">declines in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these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371DB4" w:rsidRPr="00FC0A34">
        <w:rPr>
          <w:rFonts w:ascii="Times" w:hAnsi="Times" w:cstheme="minorHAnsi"/>
          <w:bCs/>
          <w:sz w:val="22"/>
          <w:szCs w:val="22"/>
          <w:lang w:val="en-US"/>
        </w:rPr>
        <w:t xml:space="preserve">s </w:t>
      </w:r>
      <w:r w:rsidR="00371DB4" w:rsidRPr="00FC0A34">
        <w:rPr>
          <w:rFonts w:ascii="Times" w:hAnsi="Times" w:cstheme="minorHAnsi"/>
          <w:bCs/>
          <w:sz w:val="22"/>
          <w:szCs w:val="22"/>
          <w:lang w:val="en-US"/>
        </w:rPr>
        <w:fldChar w:fldCharType="begin"/>
      </w:r>
      <w:r w:rsidR="00371DB4" w:rsidRPr="00FC0A34">
        <w:rPr>
          <w:rFonts w:ascii="Times" w:hAnsi="Time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sidRPr="00FC0A34">
        <w:rPr>
          <w:rFonts w:ascii="Times" w:hAnsi="Times" w:cstheme="minorHAnsi"/>
          <w:bCs/>
          <w:sz w:val="22"/>
          <w:szCs w:val="22"/>
          <w:lang w:val="en-US"/>
        </w:rPr>
        <w:fldChar w:fldCharType="separate"/>
      </w:r>
      <w:r w:rsidR="00371DB4" w:rsidRPr="00FC0A34">
        <w:rPr>
          <w:rFonts w:ascii="Times" w:hAnsi="Times" w:cs="Times New Roman"/>
          <w:sz w:val="22"/>
          <w:szCs w:val="22"/>
        </w:rPr>
        <w:t xml:space="preserve">(Fulton </w:t>
      </w:r>
      <w:r w:rsidR="00371DB4" w:rsidRPr="00FC0A34">
        <w:rPr>
          <w:rFonts w:ascii="Times" w:hAnsi="Times" w:cs="Times New Roman"/>
          <w:i/>
          <w:iCs/>
          <w:sz w:val="22"/>
          <w:szCs w:val="22"/>
        </w:rPr>
        <w:t>et al.</w:t>
      </w:r>
      <w:r w:rsidR="00371DB4" w:rsidRPr="00FC0A34">
        <w:rPr>
          <w:rFonts w:ascii="Times" w:hAnsi="Times" w:cs="Times New Roman"/>
          <w:sz w:val="22"/>
          <w:szCs w:val="22"/>
        </w:rPr>
        <w:t xml:space="preserve"> 2019)</w:t>
      </w:r>
      <w:r w:rsidR="00371DB4" w:rsidRPr="00FC0A34">
        <w:rPr>
          <w:rFonts w:ascii="Times" w:hAnsi="Times" w:cstheme="minorHAnsi"/>
          <w:bCs/>
          <w:sz w:val="22"/>
          <w:szCs w:val="22"/>
          <w:lang w:val="en-US"/>
        </w:rPr>
        <w:fldChar w:fldCharType="end"/>
      </w:r>
      <w:r w:rsidR="00753159">
        <w:rPr>
          <w:rFonts w:ascii="Times" w:hAnsi="Times" w:cstheme="minorHAnsi"/>
          <w:bCs/>
          <w:sz w:val="22"/>
          <w:szCs w:val="22"/>
          <w:lang w:val="en-US"/>
        </w:rPr>
        <w:t xml:space="preserve">, including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w:t>
      </w:r>
      <w:commentRangeStart w:id="2"/>
      <w:commentRangeStart w:id="3"/>
      <w:r w:rsidR="002E6302" w:rsidRPr="00FC0A34">
        <w:rPr>
          <w:rFonts w:ascii="Times" w:hAnsi="Times" w:cstheme="minorHAnsi"/>
          <w:bCs/>
          <w:sz w:val="22"/>
          <w:szCs w:val="22"/>
          <w:lang w:val="en-US"/>
        </w:rPr>
        <w:t xml:space="preserve"> </w:t>
      </w:r>
      <w:commentRangeEnd w:id="2"/>
      <w:r w:rsidR="009E5D96" w:rsidRPr="00FC0A34">
        <w:rPr>
          <w:rStyle w:val="CommentReference"/>
          <w:rFonts w:ascii="Times" w:hAnsi="Times"/>
          <w:sz w:val="22"/>
          <w:szCs w:val="22"/>
        </w:rPr>
        <w:commentReference w:id="2"/>
      </w:r>
      <w:commentRangeEnd w:id="3"/>
      <w:r w:rsidR="00260936" w:rsidRPr="00FC0A34">
        <w:rPr>
          <w:rStyle w:val="CommentReference"/>
          <w:rFonts w:ascii="Times" w:hAnsi="Times"/>
          <w:sz w:val="22"/>
          <w:szCs w:val="22"/>
        </w:rPr>
        <w:commentReference w:id="3"/>
      </w:r>
    </w:p>
    <w:p w14:paraId="61F32916" w14:textId="2B4BF189"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FB6C31" w:rsidRPr="00FC0A34">
        <w:rPr>
          <w:rFonts w:ascii="Times" w:hAnsi="Times" w:cstheme="minorHAnsi"/>
          <w:sz w:val="22"/>
          <w:szCs w:val="22"/>
          <w:lang w:val="en-US"/>
        </w:rPr>
        <w:t xml:space="preserve">, </w:t>
      </w:r>
      <w:r w:rsidR="005B5FE9" w:rsidRPr="00FC0A34">
        <w:rPr>
          <w:rFonts w:ascii="Times" w:hAnsi="Times" w:cstheme="minorHAnsi"/>
          <w:sz w:val="22"/>
          <w:szCs w:val="22"/>
          <w:lang w:val="en-US"/>
        </w:rPr>
        <w:t>such as metabolism</w:t>
      </w:r>
      <w:r w:rsidR="00E567EA" w:rsidRPr="00FC0A34">
        <w:rPr>
          <w:rFonts w:ascii="Times" w:hAnsi="Times" w:cstheme="minorHAnsi"/>
          <w:sz w:val="22"/>
          <w:szCs w:val="22"/>
          <w:lang w:val="en-US"/>
        </w:rPr>
        <w:t xml:space="preserve"> and ecological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4C7025">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predicting 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in physiology </w:t>
      </w:r>
      <w:r w:rsidR="009E42D7" w:rsidRPr="00FC0A34">
        <w:rPr>
          <w:rFonts w:ascii="Times" w:hAnsi="Times" w:cstheme="minorHAnsi"/>
          <w:sz w:val="22"/>
          <w:szCs w:val="22"/>
          <w:lang w:val="en-US"/>
        </w:rPr>
        <w:t xml:space="preserve">to population dynamics and size structure </w:t>
      </w:r>
      <w:r w:rsidR="00B06D7D" w:rsidRPr="00FC0A34">
        <w:rPr>
          <w:rFonts w:ascii="Times" w:hAnsi="Times" w:cstheme="minorHAnsi"/>
          <w:sz w:val="22"/>
          <w:szCs w:val="22"/>
          <w:lang w:val="en-US"/>
        </w:rPr>
        <w:t>is the model by</w:t>
      </w:r>
      <w:r w:rsidR="009846D1" w:rsidRPr="00FC0A34">
        <w:rPr>
          <w:rFonts w:ascii="Times" w:hAnsi="Times" w:cstheme="minorHAnsi"/>
          <w:sz w:val="22"/>
          <w:szCs w:val="22"/>
          <w:lang w:val="en-US"/>
        </w:rPr>
        <w:t xml:space="preserve"> </w:t>
      </w:r>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t xml:space="preserve">Based on a generalization of the von Bertalanffy </w:t>
      </w:r>
      <w:r w:rsidR="00317F11" w:rsidRPr="00FC0A34">
        <w:rPr>
          <w:rFonts w:ascii="Times" w:hAnsi="Times" w:cstheme="minorHAnsi"/>
          <w:sz w:val="22"/>
          <w:szCs w:val="22"/>
          <w:lang w:val="en-US"/>
        </w:rPr>
        <w:lastRenderedPageBreak/>
        <w:t>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here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 xml:space="preserve">size-structure based on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the food dependence of 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605D1619"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223C69" w:rsidRPr="00FC0A34">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 xml:space="preserve">This means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DF6933" w:rsidRPr="00FC0A34">
        <w:rPr>
          <w:rFonts w:ascii="Times" w:hAnsi="Times" w:cs="Times New Roman"/>
          <w:sz w:val="22"/>
          <w:szCs w:val="22"/>
        </w:rPr>
        <w:t xml:space="preserve">(Spence </w:t>
      </w:r>
      <w:r w:rsidR="00DF6933" w:rsidRPr="00FC0A34">
        <w:rPr>
          <w:rFonts w:ascii="Times" w:hAnsi="Times" w:cs="Times New Roman"/>
          <w:i/>
          <w:iCs/>
          <w:sz w:val="22"/>
          <w:szCs w:val="22"/>
        </w:rPr>
        <w:t>et al.</w:t>
      </w:r>
      <w:r w:rsidR="00DF6933" w:rsidRPr="00FC0A34">
        <w:rPr>
          <w:rFonts w:ascii="Times" w:hAnsi="Times" w:cs="Times New Roman"/>
          <w:sz w:val="22"/>
          <w:szCs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512829" w:rsidRPr="00FC0A34">
        <w:rPr>
          <w:rFonts w:ascii="Times" w:hAnsi="Times" w:cstheme="minorHAnsi"/>
          <w:bCs/>
          <w:sz w:val="22"/>
          <w:szCs w:val="22"/>
          <w:lang w:val="en-US"/>
        </w:rPr>
        <w:t xml:space="preserve"> </w:t>
      </w:r>
      <w:r w:rsidR="00512829" w:rsidRPr="00FC0A34">
        <w:rPr>
          <w:rFonts w:ascii="Times" w:hAnsi="Times" w:cstheme="minorHAnsi"/>
          <w:bCs/>
          <w:sz w:val="22"/>
          <w:szCs w:val="22"/>
          <w:lang w:val="en-US"/>
        </w:rPr>
        <w:fldChar w:fldCharType="begin"/>
      </w:r>
      <w:r w:rsidR="00512829" w:rsidRPr="00FC0A34">
        <w:rPr>
          <w:rFonts w:ascii="Times" w:hAnsi="Time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sidRPr="00FC0A34">
        <w:rPr>
          <w:rFonts w:ascii="Times" w:hAnsi="Times" w:cstheme="minorHAnsi"/>
          <w:bCs/>
          <w:sz w:val="22"/>
          <w:szCs w:val="22"/>
          <w:lang w:val="en-US"/>
        </w:rPr>
        <w:fldChar w:fldCharType="separate"/>
      </w:r>
      <w:r w:rsidR="00512829" w:rsidRPr="00FC0A34">
        <w:rPr>
          <w:rFonts w:ascii="Times" w:hAnsi="Times" w:cs="Times New Roman"/>
          <w:sz w:val="22"/>
          <w:szCs w:val="22"/>
        </w:rPr>
        <w:t xml:space="preserve">(Curtsdotter </w:t>
      </w:r>
      <w:r w:rsidR="00512829" w:rsidRPr="00FC0A34">
        <w:rPr>
          <w:rFonts w:ascii="Times" w:hAnsi="Times" w:cs="Times New Roman"/>
          <w:i/>
          <w:iCs/>
          <w:sz w:val="22"/>
          <w:szCs w:val="22"/>
        </w:rPr>
        <w:t>et al.</w:t>
      </w:r>
      <w:r w:rsidR="00512829" w:rsidRPr="00FC0A34">
        <w:rPr>
          <w:rFonts w:ascii="Times" w:hAnsi="Times" w:cs="Times New Roman"/>
          <w:sz w:val="22"/>
          <w:szCs w:val="22"/>
        </w:rPr>
        <w:t xml:space="preserve"> 2019)</w:t>
      </w:r>
      <w:r w:rsidR="00512829" w:rsidRPr="00FC0A34">
        <w:rPr>
          <w:rFonts w:ascii="Times" w:hAnsi="Times" w:cstheme="minorHAnsi"/>
          <w:bCs/>
          <w:sz w:val="22"/>
          <w:szCs w:val="22"/>
          <w:lang w:val="en-US"/>
        </w:rPr>
        <w:fldChar w:fldCharType="end"/>
      </w:r>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Lotka-Volterra-type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217F25" w:rsidRPr="00FC0A34">
        <w:rPr>
          <w:rFonts w:ascii="Times" w:hAnsi="Times" w:cstheme="minorHAnsi"/>
          <w:bCs/>
          <w:noProof/>
          <w:sz w:val="22"/>
          <w:szCs w:val="22"/>
          <w:lang w:val="en-US"/>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D2486A" w:rsidRPr="00FC0A34">
        <w:rPr>
          <w:rFonts w:ascii="Times" w:hAnsi="Times" w:cs="Times New Roman"/>
          <w:sz w:val="22"/>
          <w:szCs w:val="22"/>
        </w:rPr>
        <w:t xml:space="preserve">(Hartvig </w:t>
      </w:r>
      <w:r w:rsidR="00D2486A" w:rsidRPr="00FC0A34">
        <w:rPr>
          <w:rFonts w:ascii="Times" w:hAnsi="Times" w:cs="Times New Roman"/>
          <w:i/>
          <w:iCs/>
          <w:sz w:val="22"/>
          <w:szCs w:val="22"/>
        </w:rPr>
        <w:t>et al.</w:t>
      </w:r>
      <w:r w:rsidR="00D2486A" w:rsidRPr="00FC0A34">
        <w:rPr>
          <w:rFonts w:ascii="Times" w:hAnsi="Times" w:cs="Times New Roman"/>
          <w:sz w:val="22"/>
          <w:szCs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BA4BC1" w:rsidRPr="00FC0A34">
        <w:rPr>
          <w:rFonts w:ascii="Times" w:hAnsi="Times" w:cstheme="minorHAnsi"/>
          <w:bCs/>
          <w:sz w:val="22"/>
          <w:szCs w:val="22"/>
          <w:lang w:val="en-US"/>
        </w:rPr>
        <w:t>capture</w:t>
      </w:r>
      <w:r w:rsidR="00793C82" w:rsidRPr="00FC0A34">
        <w:rPr>
          <w:rFonts w:ascii="Times" w:hAnsi="Times" w:cstheme="minorHAnsi"/>
          <w:bCs/>
          <w:sz w:val="22"/>
          <w:szCs w:val="22"/>
          <w:lang w:val="en-US"/>
        </w:rPr>
        <w:t xml:space="preserve"> 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4C7025">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a9J8YZsy/5LYvJyTn","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AA1D4A" w:rsidRPr="00FC0A34">
        <w:rPr>
          <w:rFonts w:ascii="Times" w:hAnsi="Times" w:cstheme="minorHAnsi"/>
          <w:bCs/>
          <w:noProof/>
          <w:sz w:val="22"/>
          <w:szCs w:val="22"/>
          <w:lang w:val="en-US"/>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he development 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w:t>
      </w:r>
      <w:r w:rsidR="00E5675F" w:rsidRPr="00FC0A34">
        <w:rPr>
          <w:rFonts w:ascii="Times" w:hAnsi="Times" w:cstheme="minorHAnsi"/>
          <w:bCs/>
          <w:sz w:val="22"/>
          <w:szCs w:val="22"/>
          <w:lang w:val="en-US"/>
        </w:rPr>
        <w:lastRenderedPageBreak/>
        <w:t xml:space="preserve">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553F4C" w:rsidRPr="00FC0A34">
        <w:rPr>
          <w:rFonts w:ascii="Times" w:hAnsi="Times" w:cs="Times New Roman"/>
          <w:sz w:val="22"/>
          <w:szCs w:val="22"/>
        </w:rPr>
        <w:t xml:space="preserve">(Hartvig </w:t>
      </w:r>
      <w:r w:rsidR="00553F4C" w:rsidRPr="00FC0A34">
        <w:rPr>
          <w:rFonts w:ascii="Times" w:hAnsi="Times" w:cs="Times New Roman"/>
          <w:i/>
          <w:iCs/>
          <w:sz w:val="22"/>
          <w:szCs w:val="22"/>
        </w:rPr>
        <w:t>et al.</w:t>
      </w:r>
      <w:r w:rsidR="00553F4C" w:rsidRPr="00FC0A34">
        <w:rPr>
          <w:rFonts w:ascii="Times" w:hAnsi="Times" w:cs="Times New Roman"/>
          <w:sz w:val="22"/>
          <w:szCs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C65589" w:rsidRPr="00D24176">
        <w:rPr>
          <w:rFonts w:ascii="Times" w:hAnsi="Times" w:cstheme="minorHAnsi"/>
          <w:bCs/>
          <w:sz w:val="22"/>
          <w:szCs w:val="22"/>
          <w:lang w:val="en-US"/>
        </w:rPr>
        <w:fldChar w:fldCharType="begin"/>
      </w:r>
      <w:r w:rsidR="00C65589"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65589" w:rsidRPr="00D24176">
        <w:rPr>
          <w:rFonts w:ascii="Times" w:hAnsi="Times" w:cstheme="minorHAnsi"/>
          <w:bCs/>
          <w:sz w:val="22"/>
          <w:szCs w:val="22"/>
          <w:lang w:val="en-US"/>
        </w:rPr>
        <w:fldChar w:fldCharType="separate"/>
      </w:r>
      <w:r w:rsidR="00C65589" w:rsidRPr="00D24176">
        <w:rPr>
          <w:rFonts w:ascii="Times" w:hAnsi="Times" w:cs="Times New Roman"/>
          <w:sz w:val="22"/>
        </w:rPr>
        <w:t xml:space="preserve">(Woodworth-Jefcoats </w:t>
      </w:r>
      <w:r w:rsidR="00C65589" w:rsidRPr="00D24176">
        <w:rPr>
          <w:rFonts w:ascii="Times" w:hAnsi="Times" w:cs="Times New Roman"/>
          <w:i/>
          <w:iCs/>
          <w:sz w:val="22"/>
        </w:rPr>
        <w:t>et al.</w:t>
      </w:r>
      <w:r w:rsidR="00C65589" w:rsidRPr="00D24176">
        <w:rPr>
          <w:rFonts w:ascii="Times" w:hAnsi="Times" w:cs="Times New Roman"/>
          <w:sz w:val="22"/>
        </w:rPr>
        <w:t xml:space="preserve"> 2019)</w:t>
      </w:r>
      <w:r w:rsidR="00C65589" w:rsidRPr="00D24176">
        <w:rPr>
          <w:rFonts w:ascii="Times" w:hAnsi="Times" w:cstheme="minorHAnsi"/>
          <w:bCs/>
          <w:sz w:val="22"/>
          <w:szCs w:val="22"/>
          <w:lang w:val="en-US"/>
        </w:rPr>
        <w:fldChar w:fldCharType="end"/>
      </w:r>
      <w:r w:rsidR="00ED7D46" w:rsidRPr="00D24176">
        <w:rPr>
          <w:rFonts w:ascii="Times" w:hAnsi="Times" w:cstheme="minorHAnsi"/>
          <w:bCs/>
          <w:sz w:val="22"/>
          <w:szCs w:val="22"/>
          <w:lang w:val="en-US"/>
        </w:rPr>
        <w:t xml:space="preserve">, 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in general 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4"/>
      <w:r w:rsidR="00DB04E7">
        <w:rPr>
          <w:rFonts w:ascii="Times" w:hAnsi="Times" w:cstheme="minorHAnsi"/>
          <w:bCs/>
          <w:sz w:val="22"/>
          <w:szCs w:val="22"/>
          <w:lang w:val="en-US"/>
        </w:rPr>
        <w:t xml:space="preserve"> </w:t>
      </w:r>
      <w:commentRangeEnd w:id="4"/>
      <w:r w:rsidR="0016357E">
        <w:rPr>
          <w:rStyle w:val="CommentReference"/>
        </w:rPr>
        <w:commentReference w:id="4"/>
      </w:r>
    </w:p>
    <w:p w14:paraId="0D12060B" w14:textId="22EFBC9F" w:rsidR="00D85D25" w:rsidRPr="00FC0A34" w:rsidRDefault="006A7C4B" w:rsidP="00767B53">
      <w:pPr>
        <w:spacing w:line="480" w:lineRule="auto"/>
        <w:ind w:firstLine="284"/>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 xml:space="preserve">on background resources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d background 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w:t>
      </w:r>
      <w:r w:rsidR="008C689C">
        <w:rPr>
          <w:rFonts w:ascii="Times" w:hAnsi="Times" w:cstheme="minorHAnsi"/>
          <w:bCs/>
          <w:sz w:val="22"/>
          <w:szCs w:val="22"/>
          <w:lang w:val="en-US"/>
        </w:rPr>
        <w:lastRenderedPageBreak/>
        <w:t xml:space="preserve">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951DF7">
        <w:rPr>
          <w:rFonts w:ascii="Times" w:hAnsi="Times" w:cstheme="minorHAnsi"/>
          <w:sz w:val="22"/>
          <w:szCs w:val="22"/>
          <w:lang w:val="en-US"/>
        </w:rPr>
        <w:t>forward</w:t>
      </w:r>
      <w:r w:rsidR="00362263">
        <w:rPr>
          <w:rFonts w:ascii="Times" w:hAnsi="Times" w:cstheme="minorHAnsi"/>
          <w:sz w:val="22"/>
          <w:szCs w:val="22"/>
          <w:lang w:val="en-US"/>
        </w:rPr>
        <w:t xml:space="preserve"> with a time-varying ocean temperature based on the </w:t>
      </w:r>
      <w:r w:rsidR="00362263" w:rsidRPr="00D87A60">
        <w:rPr>
          <w:rFonts w:ascii="Times" w:hAnsi="Times" w:cs="Times New Roman"/>
          <w:sz w:val="22"/>
          <w:szCs w:val="22"/>
          <w:lang w:val="en-US"/>
        </w:rPr>
        <w:t>regional coupled model system RCA4-NEMO using the RCP 8.5 scenario.</w:t>
      </w:r>
      <w:r w:rsidR="00B6326E">
        <w:rPr>
          <w:rFonts w:ascii="Times" w:hAnsi="Times" w:cs="Times New Roman"/>
          <w:sz w:val="22"/>
          <w:szCs w:val="22"/>
          <w:lang w:val="en-US"/>
        </w:rPr>
        <w:t xml:space="preserve"> </w:t>
      </w:r>
      <w:r w:rsidR="00FB3572" w:rsidRPr="00FC0A34">
        <w:rPr>
          <w:rFonts w:ascii="Times" w:hAnsi="Times" w:cstheme="minorHAnsi"/>
          <w:color w:val="FF0000"/>
          <w:sz w:val="22"/>
          <w:szCs w:val="22"/>
          <w:lang w:val="en-US"/>
        </w:rPr>
        <w:t xml:space="preserve">Brief </w:t>
      </w:r>
      <w:r w:rsidR="00FB3572" w:rsidRPr="00B46F1E">
        <w:rPr>
          <w:rFonts w:ascii="Times" w:hAnsi="Times" w:cstheme="minorHAnsi"/>
          <w:color w:val="FF0000"/>
          <w:sz w:val="22"/>
          <w:szCs w:val="22"/>
          <w:lang w:val="en-US"/>
        </w:rPr>
        <w:t>summary of paper</w:t>
      </w:r>
      <w:r w:rsidR="004F589C" w:rsidRPr="00B46F1E">
        <w:rPr>
          <w:rFonts w:ascii="Times" w:hAnsi="Times" w:cstheme="minorHAnsi"/>
          <w:color w:val="FF0000"/>
          <w:sz w:val="22"/>
          <w:szCs w:val="22"/>
          <w:lang w:val="en-US"/>
        </w:rPr>
        <w:t xml:space="preserve"> and findings</w:t>
      </w:r>
      <w:r w:rsidR="001F2DD1" w:rsidRPr="00B46F1E">
        <w:rPr>
          <w:rFonts w:ascii="Times" w:hAnsi="Times" w:cstheme="minorHAnsi"/>
          <w:color w:val="FF0000"/>
          <w:sz w:val="22"/>
          <w:szCs w:val="22"/>
          <w:lang w:val="en-US"/>
        </w:rPr>
        <w:t>. Relate to similar/large scale/ensemble models, e.g. 5%</w:t>
      </w:r>
      <w:r>
        <w:rPr>
          <w:rFonts w:ascii="Times" w:hAnsi="Times" w:cstheme="minorHAnsi"/>
          <w:color w:val="FF0000"/>
          <w:sz w:val="22"/>
          <w:szCs w:val="22"/>
          <w:lang w:val="en-US"/>
        </w:rPr>
        <w:t>, both growth and yield? And spectera?</w:t>
      </w:r>
      <w:r w:rsidR="00401F0B" w:rsidRPr="00B46F1E">
        <w:rPr>
          <w:rFonts w:ascii="Times" w:hAnsi="Times" w:cstheme="minorHAnsi"/>
          <w:color w:val="FF0000"/>
          <w:sz w:val="22"/>
          <w:szCs w:val="22"/>
          <w:lang w:val="en-US"/>
        </w:rPr>
        <w:t xml:space="preserve">. </w:t>
      </w:r>
      <w:r w:rsidR="00401F0B" w:rsidRPr="00B46F1E">
        <w:rPr>
          <w:rFonts w:cstheme="minorHAnsi"/>
          <w:color w:val="FF0000"/>
          <w:sz w:val="22"/>
          <w:szCs w:val="22"/>
          <w:lang w:val="en-US"/>
        </w:rPr>
        <w:t>Intro to Baltic ecosystem (ecology, development, fishing and climate effects) + motivation for using the Baltic as case study. Cite Andersen food dependence, the size-aspect of interactions, the rate of warming, etc etc, the fishery.</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r w:rsidRPr="00ED493C">
        <w:rPr>
          <w:i/>
          <w:sz w:val="22"/>
          <w:szCs w:val="22"/>
          <w:lang w:val="en-US"/>
        </w:rPr>
        <w:t>Food web</w:t>
      </w:r>
    </w:p>
    <w:p w14:paraId="4451AC6D" w14:textId="77B09C49"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5"/>
      <w:commentRangeStart w:id="6"/>
      <w:r w:rsidR="008C268E" w:rsidRPr="00ED493C">
        <w:rPr>
          <w:sz w:val="22"/>
          <w:szCs w:val="22"/>
          <w:lang w:val="en-US"/>
        </w:rPr>
        <w:t>Baltic proper</w:t>
      </w:r>
      <w:commentRangeEnd w:id="5"/>
      <w:r w:rsidR="00F2159B" w:rsidRPr="00ED493C">
        <w:rPr>
          <w:rStyle w:val="CommentReference"/>
          <w:sz w:val="22"/>
          <w:szCs w:val="22"/>
        </w:rPr>
        <w:commentReference w:id="5"/>
      </w:r>
      <w:commentRangeEnd w:id="6"/>
      <w:r w:rsidR="00E046A4">
        <w:rPr>
          <w:rStyle w:val="CommentReference"/>
        </w:rPr>
        <w:commentReference w:id="6"/>
      </w:r>
      <w:r w:rsidR="008C268E" w:rsidRPr="00ED493C">
        <w:rPr>
          <w:sz w:val="22"/>
          <w:szCs w:val="22"/>
          <w:lang w:val="en-US"/>
        </w:rPr>
        <w:t xml:space="preserve"> </w:t>
      </w:r>
      <w:r w:rsidR="00AC577D" w:rsidRPr="00ED493C">
        <w:rPr>
          <w:sz w:val="22"/>
          <w:szCs w:val="22"/>
          <w:lang w:val="en-US"/>
        </w:rPr>
        <w:t>(ICES sub divisions 25-29+32</w:t>
      </w:r>
      <w:r w:rsidR="00F87AC3" w:rsidRPr="00ED493C">
        <w:rPr>
          <w:sz w:val="22"/>
          <w:szCs w:val="22"/>
          <w:lang w:val="en-US"/>
        </w:rPr>
        <w:t>, Appendix Fig SX</w:t>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r w:rsidRPr="00ED493C">
        <w:rPr>
          <w:i/>
          <w:sz w:val="22"/>
          <w:szCs w:val="22"/>
          <w:lang w:val="en-US"/>
        </w:rPr>
        <w:t>Gadus morhua</w:t>
      </w:r>
      <w:r w:rsidRPr="00ED493C">
        <w:rPr>
          <w:sz w:val="22"/>
          <w:szCs w:val="22"/>
          <w:lang w:val="en-US"/>
        </w:rPr>
        <w:t>), sprat (</w:t>
      </w:r>
      <w:r w:rsidRPr="00ED493C">
        <w:rPr>
          <w:i/>
          <w:sz w:val="22"/>
          <w:szCs w:val="22"/>
          <w:lang w:val="en-US"/>
        </w:rPr>
        <w:t>Sprattus sprattus</w:t>
      </w:r>
      <w:r w:rsidRPr="00ED493C">
        <w:rPr>
          <w:sz w:val="22"/>
          <w:szCs w:val="22"/>
          <w:lang w:val="en-US"/>
        </w:rPr>
        <w:t>) and herring (</w:t>
      </w:r>
      <w:r w:rsidRPr="00ED493C">
        <w:rPr>
          <w:i/>
          <w:sz w:val="22"/>
          <w:szCs w:val="22"/>
          <w:lang w:val="en-US"/>
        </w:rPr>
        <w:t>Clupea harengus</w:t>
      </w:r>
      <w:r w:rsidRPr="00ED493C">
        <w:rPr>
          <w:sz w:val="22"/>
          <w:szCs w:val="22"/>
          <w:lang w:val="en-US"/>
        </w:rPr>
        <w:t>)</w:t>
      </w:r>
      <w:r w:rsidR="00E046A4">
        <w:rPr>
          <w:sz w:val="22"/>
          <w:szCs w:val="22"/>
          <w:lang w:val="en-US"/>
        </w:rPr>
        <w:t xml:space="preserve">. These species </w:t>
      </w:r>
      <w:r w:rsidR="001B403C">
        <w:rPr>
          <w:sz w:val="22"/>
          <w:szCs w:val="22"/>
          <w:lang w:val="en-US"/>
        </w:rPr>
        <w:t xml:space="preserve">all have analytical stock assessments, they </w:t>
      </w:r>
      <w:r w:rsidR="00C8430B" w:rsidRPr="00ED493C">
        <w:rPr>
          <w:sz w:val="22"/>
          <w:szCs w:val="22"/>
          <w:lang w:val="en-US"/>
        </w:rPr>
        <w:t xml:space="preserve">are the most important species commercially in this </w:t>
      </w:r>
      <w:r w:rsidR="00EA0FD7">
        <w:rPr>
          <w:sz w:val="22"/>
          <w:szCs w:val="22"/>
          <w:lang w:val="en-US"/>
        </w:rPr>
        <w:t xml:space="preserve">southern </w:t>
      </w:r>
      <w:r w:rsidR="00C8430B" w:rsidRPr="00ED493C">
        <w:rPr>
          <w:sz w:val="22"/>
          <w:szCs w:val="22"/>
          <w:lang w:val="en-US"/>
        </w:rPr>
        <w:t>sub-region</w:t>
      </w:r>
      <w:r w:rsidR="00D20150">
        <w:rPr>
          <w:sz w:val="22"/>
          <w:szCs w:val="22"/>
          <w:lang w:val="en-US"/>
        </w:rPr>
        <w:t xml:space="preserve"> </w:t>
      </w:r>
      <w:r w:rsidR="00EA0FD7">
        <w:rPr>
          <w:sz w:val="22"/>
          <w:szCs w:val="22"/>
          <w:lang w:val="en-US"/>
        </w:rPr>
        <w:t xml:space="preserve">of the Baltic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7"/>
      <w:commentRangeStart w:id="8"/>
      <w:commentRangeStart w:id="9"/>
      <w:r w:rsidR="008C268E" w:rsidRPr="00ED493C">
        <w:rPr>
          <w:sz w:val="22"/>
          <w:szCs w:val="22"/>
          <w:lang w:val="en-US"/>
        </w:rPr>
        <w:t>of biomass</w:t>
      </w:r>
      <w:commentRangeEnd w:id="7"/>
      <w:r w:rsidR="00F2159B" w:rsidRPr="00ED493C">
        <w:rPr>
          <w:rStyle w:val="CommentReference"/>
          <w:sz w:val="22"/>
          <w:szCs w:val="22"/>
        </w:rPr>
        <w:commentReference w:id="7"/>
      </w:r>
      <w:commentRangeEnd w:id="8"/>
      <w:r w:rsidR="00A54DA5" w:rsidRPr="00ED493C">
        <w:rPr>
          <w:rStyle w:val="CommentReference"/>
          <w:sz w:val="22"/>
          <w:szCs w:val="22"/>
        </w:rPr>
        <w:commentReference w:id="8"/>
      </w:r>
      <w:commentRangeEnd w:id="9"/>
      <w:r w:rsidR="00A629F5">
        <w:rPr>
          <w:rStyle w:val="CommentReference"/>
        </w:rPr>
        <w:commentReference w:id="9"/>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763981">
        <w:rPr>
          <w:sz w:val="22"/>
          <w:szCs w:val="22"/>
          <w:lang w:val="en-US"/>
        </w:rPr>
        <w:t xml:space="preserve">, which constitute dynamic food sources for the </w:t>
      </w:r>
      <w:r w:rsidR="00CE781B">
        <w:rPr>
          <w:sz w:val="22"/>
          <w:szCs w:val="22"/>
          <w:lang w:val="en-US"/>
        </w:rPr>
        <w:t xml:space="preserve">smallest individuals in each species </w:t>
      </w:r>
      <w:r w:rsidR="00203DCF">
        <w:rPr>
          <w:rFonts w:ascii="Times" w:hAnsi="Times"/>
          <w:sz w:val="22"/>
          <w:szCs w:val="22"/>
          <w:lang w:val="en-US"/>
        </w:rPr>
        <w:t>(such as phyto- and zooplankton, gobiidaes and other small fish)</w:t>
      </w:r>
      <w:r w:rsidR="00C1447F">
        <w:rPr>
          <w:sz w:val="22"/>
          <w:szCs w:val="22"/>
          <w:lang w:val="en-US"/>
        </w:rPr>
        <w:t>.</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505108" w:rsidRDefault="005E27C1"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Our model is based on source code for the multi-species implementation of size-spectrum models in the </w:t>
      </w:r>
      <w:r w:rsidR="001C5872" w:rsidRPr="00505108">
        <w:rPr>
          <w:rFonts w:ascii="Times" w:hAnsi="Times"/>
          <w:sz w:val="22"/>
          <w:szCs w:val="22"/>
          <w:lang w:val="en-US"/>
        </w:rPr>
        <w:t>‘</w:t>
      </w:r>
      <w:r w:rsidRPr="00505108">
        <w:rPr>
          <w:rFonts w:ascii="Times" w:hAnsi="Times"/>
          <w:sz w:val="22"/>
          <w:szCs w:val="22"/>
          <w:lang w:val="en-US"/>
        </w:rPr>
        <w:t>R</w:t>
      </w:r>
      <w:r w:rsidR="001C5872" w:rsidRPr="00505108">
        <w:rPr>
          <w:rFonts w:ascii="Times" w:hAnsi="Times"/>
          <w:sz w:val="22"/>
          <w:szCs w:val="22"/>
          <w:lang w:val="en-US"/>
        </w:rPr>
        <w:t>’</w:t>
      </w:r>
      <w:r w:rsidRPr="00505108">
        <w:rPr>
          <w:rFonts w:ascii="Times" w:hAnsi="Times"/>
          <w:sz w:val="22"/>
          <w:szCs w:val="22"/>
          <w:lang w:val="en-US"/>
        </w:rPr>
        <w:t xml:space="preserve">-package </w:t>
      </w:r>
      <w:r w:rsidRPr="00505108">
        <w:rPr>
          <w:rFonts w:ascii="Times" w:hAnsi="Times"/>
          <w:i/>
          <w:sz w:val="22"/>
          <w:szCs w:val="22"/>
          <w:lang w:val="en-US"/>
        </w:rPr>
        <w:t>mizer</w:t>
      </w:r>
      <w:r w:rsidRPr="00505108">
        <w:rPr>
          <w:rFonts w:ascii="Times" w:hAnsi="Times"/>
          <w:sz w:val="22"/>
          <w:szCs w:val="22"/>
          <w:lang w:val="en-US"/>
        </w:rPr>
        <w:t xml:space="preserve"> </w:t>
      </w:r>
      <w:r w:rsidRPr="00505108">
        <w:rPr>
          <w:rFonts w:ascii="Times" w:hAnsi="Times"/>
          <w:sz w:val="22"/>
          <w:szCs w:val="22"/>
          <w:lang w:val="en-US"/>
        </w:rPr>
        <w:fldChar w:fldCharType="begin"/>
      </w:r>
      <w:r w:rsidR="001F7145" w:rsidRPr="00505108">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505108">
        <w:rPr>
          <w:rFonts w:ascii="Times" w:hAnsi="Times"/>
          <w:sz w:val="22"/>
          <w:szCs w:val="22"/>
          <w:lang w:val="en-US"/>
        </w:rPr>
        <w:fldChar w:fldCharType="separate"/>
      </w:r>
      <w:r w:rsidR="001C5872" w:rsidRPr="00505108">
        <w:rPr>
          <w:rFonts w:ascii="Times" w:hAnsi="Times" w:cs="Times New Roman"/>
          <w:sz w:val="22"/>
          <w:szCs w:val="22"/>
          <w:lang w:val="en-US"/>
        </w:rPr>
        <w:t xml:space="preserve">(Blanchard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Scott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2019; R Core Team 2018)</w:t>
      </w:r>
      <w:r w:rsidRPr="00505108">
        <w:rPr>
          <w:rFonts w:ascii="Times" w:hAnsi="Times"/>
          <w:sz w:val="22"/>
          <w:szCs w:val="22"/>
          <w:lang w:val="en-US"/>
        </w:rPr>
        <w:fldChar w:fldCharType="end"/>
      </w:r>
      <w:r w:rsidR="004005D6" w:rsidRPr="00505108">
        <w:rPr>
          <w:rFonts w:ascii="Times" w:hAnsi="Times"/>
          <w:sz w:val="22"/>
          <w:szCs w:val="22"/>
          <w:lang w:val="en-US"/>
        </w:rPr>
        <w:t xml:space="preserve">, which we extend by adding </w:t>
      </w:r>
      <w:r w:rsidR="00F2159B" w:rsidRPr="00505108">
        <w:rPr>
          <w:rFonts w:ascii="Times" w:hAnsi="Times"/>
          <w:sz w:val="22"/>
          <w:szCs w:val="22"/>
          <w:lang w:val="en-US"/>
        </w:rPr>
        <w:t xml:space="preserve">multiple background resources and </w:t>
      </w:r>
      <w:r w:rsidR="004005D6" w:rsidRPr="00505108">
        <w:rPr>
          <w:rFonts w:ascii="Times" w:hAnsi="Times"/>
          <w:sz w:val="22"/>
          <w:szCs w:val="22"/>
          <w:lang w:val="en-US"/>
        </w:rPr>
        <w:t>temperature-scaling of key physiological processes</w:t>
      </w:r>
      <w:r w:rsidR="00AD2BC0" w:rsidRPr="00505108">
        <w:rPr>
          <w:rFonts w:ascii="Times" w:hAnsi="Times"/>
          <w:sz w:val="22"/>
          <w:szCs w:val="22"/>
          <w:lang w:val="en-US"/>
        </w:rPr>
        <w:t xml:space="preserve"> and background resource levels</w:t>
      </w:r>
      <w:r w:rsidR="004005D6" w:rsidRPr="00505108">
        <w:rPr>
          <w:rFonts w:ascii="Times" w:hAnsi="Times"/>
          <w:sz w:val="22"/>
          <w:szCs w:val="22"/>
          <w:lang w:val="en-US"/>
        </w:rPr>
        <w:t xml:space="preserve">. </w:t>
      </w:r>
      <w:r w:rsidR="00866255" w:rsidRPr="00505108">
        <w:rPr>
          <w:rFonts w:ascii="Times" w:hAnsi="Times"/>
          <w:sz w:val="22"/>
          <w:szCs w:val="22"/>
          <w:lang w:val="en-US"/>
        </w:rPr>
        <w:t xml:space="preserve">All model code (parameterization, calibration and analysis), together with necessary data </w:t>
      </w:r>
      <w:r w:rsidR="00886290" w:rsidRPr="00505108">
        <w:rPr>
          <w:rFonts w:ascii="Times" w:hAnsi="Times"/>
          <w:sz w:val="22"/>
          <w:szCs w:val="22"/>
          <w:lang w:val="en-US"/>
        </w:rPr>
        <w:t xml:space="preserve">is available on </w:t>
      </w:r>
      <w:r w:rsidR="000E2FF7" w:rsidRPr="00505108">
        <w:rPr>
          <w:rFonts w:ascii="Times" w:hAnsi="Times"/>
          <w:sz w:val="22"/>
          <w:szCs w:val="22"/>
          <w:lang w:val="en-US"/>
        </w:rPr>
        <w:t>GitHub (</w:t>
      </w:r>
      <w:hyperlink r:id="rId15" w:history="1">
        <w:r w:rsidR="00F54CA2" w:rsidRPr="00505108">
          <w:rPr>
            <w:rStyle w:val="Hyperlink"/>
            <w:rFonts w:ascii="Times" w:hAnsi="Times"/>
            <w:sz w:val="22"/>
            <w:szCs w:val="22"/>
            <w:lang w:val="en-US"/>
          </w:rPr>
          <w:t>https://github.com/maxlindmark/mizer-rewiring/tree/rewire-temp/baltic</w:t>
        </w:r>
      </w:hyperlink>
      <w:r w:rsidR="000E2FF7" w:rsidRPr="00505108">
        <w:rPr>
          <w:rFonts w:ascii="Times" w:hAnsi="Times"/>
          <w:sz w:val="22"/>
          <w:szCs w:val="22"/>
          <w:lang w:val="en-US"/>
        </w:rPr>
        <w:t>)</w:t>
      </w:r>
      <w:r w:rsidR="00886290" w:rsidRPr="00505108">
        <w:rPr>
          <w:rFonts w:ascii="Times" w:hAnsi="Times"/>
          <w:sz w:val="22"/>
          <w:szCs w:val="22"/>
          <w:lang w:val="en-US"/>
        </w:rPr>
        <w:t xml:space="preserve">, and </w:t>
      </w:r>
      <w:r w:rsidR="00F54CA2" w:rsidRPr="00505108">
        <w:rPr>
          <w:rFonts w:ascii="Times" w:hAnsi="Times"/>
          <w:sz w:val="22"/>
          <w:szCs w:val="22"/>
          <w:lang w:val="en-US"/>
        </w:rPr>
        <w:t xml:space="preserve">will be </w:t>
      </w:r>
      <w:r w:rsidR="00886290" w:rsidRPr="00505108">
        <w:rPr>
          <w:rFonts w:ascii="Times" w:hAnsi="Times"/>
          <w:sz w:val="22"/>
          <w:szCs w:val="22"/>
          <w:lang w:val="en-US"/>
        </w:rPr>
        <w:t>deposited on Zenodo</w:t>
      </w:r>
      <w:r w:rsidR="000E2FF7" w:rsidRPr="00505108">
        <w:rPr>
          <w:rFonts w:ascii="Times" w:hAnsi="Times"/>
          <w:sz w:val="22"/>
          <w:szCs w:val="22"/>
          <w:lang w:val="en-US"/>
        </w:rPr>
        <w:t xml:space="preserve"> (</w:t>
      </w:r>
      <w:hyperlink r:id="rId16" w:history="1">
        <w:r w:rsidR="00F54CA2" w:rsidRPr="00505108">
          <w:rPr>
            <w:rStyle w:val="Hyperlink"/>
            <w:rFonts w:ascii="Times" w:hAnsi="Times"/>
            <w:sz w:val="22"/>
            <w:szCs w:val="22"/>
            <w:lang w:val="en-US"/>
          </w:rPr>
          <w:t>http://doi.org/</w:t>
        </w:r>
      </w:hyperlink>
      <w:r w:rsidR="000E2FF7" w:rsidRPr="00505108">
        <w:rPr>
          <w:rFonts w:ascii="Times" w:hAnsi="Times"/>
          <w:sz w:val="22"/>
          <w:szCs w:val="22"/>
          <w:lang w:val="en-US"/>
        </w:rPr>
        <w:t>)</w:t>
      </w:r>
      <w:r w:rsidR="00F54CA2" w:rsidRPr="00505108">
        <w:rPr>
          <w:rFonts w:ascii="Times" w:hAnsi="Times"/>
          <w:sz w:val="22"/>
          <w:szCs w:val="22"/>
          <w:lang w:val="en-US"/>
        </w:rPr>
        <w:t xml:space="preserve"> upon publication</w:t>
      </w:r>
      <w:r w:rsidR="00886290" w:rsidRPr="00505108">
        <w:rPr>
          <w:rFonts w:ascii="Times" w:hAnsi="Times"/>
          <w:sz w:val="22"/>
          <w:szCs w:val="22"/>
          <w:lang w:val="en-US"/>
        </w:rPr>
        <w:t xml:space="preserve">. </w:t>
      </w:r>
      <w:r w:rsidR="0077712A" w:rsidRPr="00505108">
        <w:rPr>
          <w:rFonts w:ascii="Times" w:hAnsi="Times"/>
          <w:sz w:val="22"/>
          <w:szCs w:val="22"/>
          <w:lang w:val="en-US"/>
        </w:rPr>
        <w:t xml:space="preserve">In this section we </w:t>
      </w:r>
      <w:r w:rsidR="0077712A" w:rsidRPr="00505108">
        <w:rPr>
          <w:rFonts w:ascii="Times" w:hAnsi="Times"/>
          <w:sz w:val="22"/>
          <w:szCs w:val="22"/>
          <w:lang w:val="en-US"/>
        </w:rPr>
        <w:lastRenderedPageBreak/>
        <w:t>describe the key elements of the MSSM</w:t>
      </w:r>
      <w:r w:rsidR="00981827" w:rsidRPr="00505108">
        <w:rPr>
          <w:rFonts w:ascii="Times" w:hAnsi="Times"/>
          <w:sz w:val="22"/>
          <w:szCs w:val="22"/>
          <w:lang w:val="en-US"/>
        </w:rPr>
        <w:t>, which mostly follow</w:t>
      </w:r>
      <w:r w:rsidR="002D6773" w:rsidRPr="00505108">
        <w:rPr>
          <w:rFonts w:ascii="Times" w:hAnsi="Times"/>
          <w:sz w:val="22"/>
          <w:szCs w:val="22"/>
          <w:lang w:val="en-US"/>
        </w:rPr>
        <w:t xml:space="preserve"> the standard multispecies mizer model </w:t>
      </w:r>
      <w:r w:rsidR="002D6773" w:rsidRPr="00505108">
        <w:rPr>
          <w:rFonts w:ascii="Times" w:eastAsiaTheme="minorEastAsia" w:hAnsi="Times"/>
          <w:sz w:val="22"/>
          <w:szCs w:val="22"/>
          <w:lang w:val="en-US"/>
        </w:rPr>
        <w:fldChar w:fldCharType="begin"/>
      </w:r>
      <w:r w:rsidR="002D6773" w:rsidRPr="00505108">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eastAsiaTheme="minorEastAsia" w:hAnsi="Times"/>
          <w:sz w:val="22"/>
          <w:szCs w:val="22"/>
          <w:lang w:val="en-US"/>
        </w:rPr>
        <w:fldChar w:fldCharType="separate"/>
      </w:r>
      <w:r w:rsidR="002D6773" w:rsidRPr="00505108">
        <w:rPr>
          <w:rFonts w:ascii="Times" w:hAnsi="Times" w:cs="Times New Roman"/>
          <w:sz w:val="22"/>
          <w:szCs w:val="22"/>
        </w:rPr>
        <w:t xml:space="preserve">(Scott </w:t>
      </w:r>
      <w:r w:rsidR="002D6773" w:rsidRPr="00505108">
        <w:rPr>
          <w:rFonts w:ascii="Times" w:hAnsi="Times" w:cs="Times New Roman"/>
          <w:i/>
          <w:iCs/>
          <w:sz w:val="22"/>
          <w:szCs w:val="22"/>
        </w:rPr>
        <w:t>et al.</w:t>
      </w:r>
      <w:r w:rsidR="002D6773" w:rsidRPr="00505108">
        <w:rPr>
          <w:rFonts w:ascii="Times" w:hAnsi="Times" w:cs="Times New Roman"/>
          <w:sz w:val="22"/>
          <w:szCs w:val="22"/>
        </w:rPr>
        <w:t xml:space="preserve"> 2014)</w:t>
      </w:r>
      <w:r w:rsidR="002D6773" w:rsidRPr="00505108">
        <w:rPr>
          <w:rFonts w:ascii="Times" w:eastAsiaTheme="minorEastAsia" w:hAnsi="Times"/>
          <w:sz w:val="22"/>
          <w:szCs w:val="22"/>
          <w:lang w:val="en-US"/>
        </w:rPr>
        <w:fldChar w:fldCharType="end"/>
      </w:r>
      <w:r w:rsidR="002D6773" w:rsidRPr="00505108">
        <w:rPr>
          <w:rFonts w:ascii="Times" w:hAnsi="Times"/>
          <w:sz w:val="22"/>
          <w:szCs w:val="22"/>
          <w:lang w:val="en-US"/>
        </w:rPr>
        <w:t>.</w:t>
      </w:r>
      <w:r w:rsidR="00981827" w:rsidRPr="00505108">
        <w:rPr>
          <w:rFonts w:ascii="Times" w:hAnsi="Times"/>
          <w:sz w:val="22"/>
          <w:szCs w:val="22"/>
          <w:lang w:val="en-US"/>
        </w:rPr>
        <w:t xml:space="preserve"> </w:t>
      </w:r>
      <w:r w:rsidR="0077712A" w:rsidRPr="00505108">
        <w:rPr>
          <w:rFonts w:ascii="Times" w:hAnsi="Times"/>
          <w:sz w:val="22"/>
          <w:szCs w:val="22"/>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sz w:val="22"/>
          <w:szCs w:val="22"/>
          <w:lang w:val="en-US"/>
        </w:rPr>
      </w:pPr>
      <w:r w:rsidRPr="00505108">
        <w:rPr>
          <w:rFonts w:ascii="Times" w:hAnsi="Times"/>
          <w:sz w:val="22"/>
          <w:szCs w:val="22"/>
          <w:lang w:val="en-US"/>
        </w:rPr>
        <w:t>In MSSMs</w:t>
      </w:r>
      <w:r w:rsidR="008B10AB" w:rsidRPr="00505108">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505108">
        <w:rPr>
          <w:rFonts w:ascii="Times" w:hAnsi="Times"/>
          <w:sz w:val="22"/>
          <w:szCs w:val="22"/>
          <w:lang w:val="en-US"/>
        </w:rPr>
        <w:t>) and species identity (</w:t>
      </w:r>
      <m:oMath>
        <m:r>
          <w:rPr>
            <w:rFonts w:ascii="Cambria Math" w:hAnsi="Cambria Math"/>
            <w:sz w:val="22"/>
            <w:szCs w:val="22"/>
            <w:lang w:val="en-US"/>
          </w:rPr>
          <m:t>i</m:t>
        </m:r>
      </m:oMath>
      <w:r w:rsidR="008B10AB" w:rsidRPr="00505108">
        <w:rPr>
          <w:rFonts w:ascii="Times" w:eastAsiaTheme="minorEastAsia" w:hAnsi="Times"/>
          <w:sz w:val="22"/>
          <w:szCs w:val="22"/>
          <w:lang w:val="en-US"/>
        </w:rPr>
        <w:t xml:space="preserve">). The core equation is the McKendrik-von Foerster equation, which </w:t>
      </w:r>
      <w:r w:rsidR="006772C1" w:rsidRPr="00505108">
        <w:rPr>
          <w:rFonts w:ascii="Times" w:eastAsiaTheme="minorEastAsia" w:hAnsi="Times"/>
          <w:sz w:val="22"/>
          <w:szCs w:val="22"/>
          <w:lang w:val="en-US"/>
        </w:rPr>
        <w:t xml:space="preserve">here </w:t>
      </w:r>
      <w:r w:rsidR="008B10AB" w:rsidRPr="00505108">
        <w:rPr>
          <w:rFonts w:ascii="Times" w:eastAsiaTheme="minorEastAsia" w:hAnsi="Times"/>
          <w:sz w:val="22"/>
          <w:szCs w:val="22"/>
          <w:lang w:val="en-US"/>
        </w:rPr>
        <w:t xml:space="preserve">describes </w:t>
      </w:r>
      <w:r w:rsidR="006772C1" w:rsidRPr="00505108">
        <w:rPr>
          <w:rFonts w:ascii="Times" w:eastAsiaTheme="minorEastAsia" w:hAnsi="Times"/>
          <w:sz w:val="22"/>
          <w:szCs w:val="22"/>
          <w:lang w:val="en-US"/>
        </w:rPr>
        <w:t>the change in abundance at size through time from food dependent somatic growth and mortality</w:t>
      </w:r>
      <w:r w:rsidR="00C72D9B" w:rsidRPr="00505108">
        <w:rPr>
          <w:rFonts w:ascii="Times" w:eastAsiaTheme="minorEastAsia" w:hAnsi="Times"/>
          <w:sz w:val="22"/>
          <w:szCs w:val="22"/>
          <w:lang w:val="en-US"/>
        </w:rPr>
        <w:t>, based on bioenergetic principles</w:t>
      </w:r>
      <w:r w:rsidR="006772C1" w:rsidRPr="00505108">
        <w:rPr>
          <w:rFonts w:ascii="Times" w:eastAsiaTheme="minorEastAsia" w:hAnsi="Times"/>
          <w:sz w:val="22"/>
          <w:szCs w:val="22"/>
          <w:lang w:val="en-US"/>
        </w:rPr>
        <w:t xml:space="preserve">: </w:t>
      </w:r>
    </w:p>
    <w:p w14:paraId="39FC2DBA" w14:textId="69E8484C" w:rsidR="008B10AB" w:rsidRPr="00505108" w:rsidRDefault="003F50F9" w:rsidP="00745D1F">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5A5201EC" w14:textId="7146FCAB" w:rsidR="00111672" w:rsidRPr="00505108" w:rsidRDefault="006772C1"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 xml:space="preserve">] </w:t>
      </w:r>
      <w:r w:rsidR="006C44B0" w:rsidRPr="00505108">
        <w:rPr>
          <w:rFonts w:ascii="Times" w:eastAsiaTheme="minorEastAsia" w:hAnsi="Times"/>
          <w:sz w:val="22"/>
          <w:szCs w:val="22"/>
          <w:lang w:val="en-US"/>
        </w:rPr>
        <w:t>is s</w:t>
      </w:r>
      <w:r w:rsidRPr="00505108">
        <w:rPr>
          <w:rFonts w:ascii="Times" w:eastAsiaTheme="minorEastAsia" w:hAnsi="Times"/>
          <w:sz w:val="22"/>
          <w:szCs w:val="22"/>
          <w:lang w:val="en-US"/>
        </w:rPr>
        <w:t>omatic growth</w:t>
      </w:r>
      <w:r w:rsidR="006C44B0" w:rsidRPr="00505108">
        <w:rPr>
          <w:rFonts w:ascii="Times" w:eastAsiaTheme="minorEastAsia" w:hAnsi="Times"/>
          <w:sz w:val="22"/>
          <w:szCs w:val="22"/>
          <w:lang w:val="en-US"/>
        </w:rPr>
        <w:t xml:space="preserve"> (dependent on the availability of background </w:t>
      </w:r>
      <w:r w:rsidR="00FC1A31" w:rsidRPr="00505108">
        <w:rPr>
          <w:rFonts w:ascii="Times" w:eastAsiaTheme="minorEastAsia" w:hAnsi="Times"/>
          <w:sz w:val="22"/>
          <w:szCs w:val="22"/>
          <w:lang w:val="en-US"/>
        </w:rPr>
        <w:t>resources</w:t>
      </w:r>
      <w:r w:rsidR="006C44B0" w:rsidRPr="00505108">
        <w:rPr>
          <w:rFonts w:ascii="Times" w:eastAsiaTheme="minorEastAsia" w:hAnsi="Times"/>
          <w:sz w:val="22"/>
          <w:szCs w:val="22"/>
          <w:lang w:val="en-US"/>
        </w:rPr>
        <w:t xml:space="preserve"> or prey)</w:t>
      </w:r>
      <w:r w:rsidR="00FD5F87"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505108">
        <w:rPr>
          <w:rFonts w:ascii="Times" w:eastAsiaTheme="minorEastAsia" w:hAnsi="Times"/>
          <w:sz w:val="22"/>
          <w:szCs w:val="22"/>
          <w:lang w:val="en-US"/>
        </w:rPr>
        <w:t xml:space="preserve"> </w:t>
      </w:r>
      <w:r w:rsidRPr="00505108">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w:t>
      </w:r>
      <w:r w:rsidR="00815E75" w:rsidRPr="00505108">
        <w:rPr>
          <w:rFonts w:ascii="Times" w:eastAsiaTheme="minorEastAsia" w:hAnsi="Times"/>
          <w:sz w:val="22"/>
          <w:szCs w:val="22"/>
          <w:lang w:val="en-US"/>
        </w:rPr>
        <w:t xml:space="preserve"> is </w:t>
      </w:r>
      <w:r w:rsidR="00551B5A" w:rsidRPr="00505108">
        <w:rPr>
          <w:rFonts w:ascii="Times" w:eastAsiaTheme="minorEastAsia" w:hAnsi="Times"/>
          <w:sz w:val="22"/>
          <w:szCs w:val="22"/>
          <w:lang w:val="en-US"/>
        </w:rPr>
        <w:t xml:space="preserve">total </w:t>
      </w:r>
      <w:r w:rsidR="00815E75" w:rsidRPr="00505108">
        <w:rPr>
          <w:rFonts w:ascii="Times" w:eastAsiaTheme="minorEastAsia" w:hAnsi="Times"/>
          <w:sz w:val="22"/>
          <w:szCs w:val="22"/>
          <w:lang w:val="en-US"/>
        </w:rPr>
        <w:t>mortality</w:t>
      </w:r>
      <w:r w:rsidR="00DF7FC7" w:rsidRPr="00505108">
        <w:rPr>
          <w:rFonts w:ascii="Times" w:eastAsiaTheme="minorEastAsia" w:hAnsi="Times"/>
          <w:sz w:val="22"/>
          <w:szCs w:val="22"/>
          <w:lang w:val="en-US"/>
        </w:rPr>
        <w:t>. The total mortality</w:t>
      </w:r>
      <w:r w:rsidR="006B1392" w:rsidRPr="00505108">
        <w:rPr>
          <w:rFonts w:ascii="Times" w:eastAsiaTheme="minorEastAsia" w:hAnsi="Times"/>
          <w:sz w:val="22"/>
          <w:szCs w:val="22"/>
          <w:lang w:val="en-US"/>
        </w:rPr>
        <w:t>,</w:t>
      </w:r>
      <w:r w:rsidR="00DF7FC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505108">
        <w:rPr>
          <w:rFonts w:ascii="Times" w:eastAsiaTheme="minorEastAsia" w:hAnsi="Times"/>
          <w:sz w:val="22"/>
          <w:szCs w:val="22"/>
          <w:lang w:val="en-US"/>
        </w:rPr>
        <w:t>,</w:t>
      </w:r>
      <w:r w:rsidR="007A682F"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 xml:space="preserve">consists of </w:t>
      </w:r>
      <w:commentRangeStart w:id="10"/>
      <w:r w:rsidR="00DF7FC7" w:rsidRPr="00505108">
        <w:rPr>
          <w:rFonts w:ascii="Times" w:eastAsiaTheme="minorEastAsia" w:hAnsi="Times"/>
          <w:sz w:val="22"/>
          <w:szCs w:val="22"/>
          <w:lang w:val="en-US"/>
        </w:rPr>
        <w:t xml:space="preserve">three </w:t>
      </w:r>
      <w:r w:rsidR="008178AD" w:rsidRPr="00505108">
        <w:rPr>
          <w:rFonts w:ascii="Times" w:eastAsiaTheme="minorEastAsia" w:hAnsi="Times"/>
          <w:sz w:val="22"/>
          <w:szCs w:val="22"/>
          <w:lang w:val="en-US"/>
        </w:rPr>
        <w:t>components</w:t>
      </w:r>
      <w:commentRangeEnd w:id="10"/>
      <w:r w:rsidR="003975CD" w:rsidRPr="00505108">
        <w:rPr>
          <w:rStyle w:val="CommentReference"/>
          <w:sz w:val="22"/>
          <w:szCs w:val="22"/>
        </w:rPr>
        <w:commentReference w:id="10"/>
      </w:r>
      <w:r w:rsidR="00E277B7" w:rsidRPr="00505108">
        <w:rPr>
          <w:rFonts w:ascii="Times" w:eastAsiaTheme="minorEastAsia" w:hAnsi="Times"/>
          <w:sz w:val="22"/>
          <w:szCs w:val="22"/>
        </w:rPr>
        <w:t>: c</w:t>
      </w:r>
      <w:r w:rsidRPr="00505108">
        <w:rPr>
          <w:rFonts w:ascii="Times" w:eastAsiaTheme="minorEastAsia" w:hAnsi="Times"/>
          <w:sz w:val="22"/>
          <w:szCs w:val="22"/>
          <w:lang w:val="en-US"/>
        </w:rPr>
        <w:t xml:space="preserve">onstant </w:t>
      </w:r>
      <w:r w:rsidR="00551B5A" w:rsidRPr="00505108">
        <w:rPr>
          <w:rFonts w:ascii="Times" w:eastAsiaTheme="minorEastAsia" w:hAnsi="Times"/>
          <w:sz w:val="22"/>
          <w:szCs w:val="22"/>
          <w:lang w:val="en-US"/>
        </w:rPr>
        <w:t xml:space="preserve">allometric </w:t>
      </w:r>
      <w:r w:rsidRPr="00505108">
        <w:rPr>
          <w:rFonts w:ascii="Times" w:eastAsiaTheme="minorEastAsia" w:hAnsi="Times"/>
          <w:sz w:val="22"/>
          <w:szCs w:val="22"/>
          <w:lang w:val="en-US"/>
        </w:rPr>
        <w:t>background</w:t>
      </w:r>
      <w:r w:rsidR="00551B5A" w:rsidRPr="00505108">
        <w:rPr>
          <w:rFonts w:ascii="Times" w:eastAsiaTheme="minorEastAsia" w:hAnsi="Times"/>
          <w:sz w:val="22"/>
          <w:szCs w:val="22"/>
          <w:lang w:val="en-US"/>
        </w:rPr>
        <w:t xml:space="preserve"> mortality</w:t>
      </w:r>
      <w:r w:rsidR="00111672" w:rsidRPr="00505108">
        <w:rPr>
          <w:rFonts w:ascii="Times" w:eastAsiaTheme="minorEastAsia" w:hAnsi="Times"/>
          <w:sz w:val="22"/>
          <w:szCs w:val="22"/>
          <w:lang w:val="en-US"/>
        </w:rPr>
        <w:t>:</w:t>
      </w:r>
    </w:p>
    <w:p w14:paraId="3457022E" w14:textId="30D9BFB8" w:rsidR="00111672" w:rsidRPr="00505108" w:rsidRDefault="003F50F9"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m:oMathPara>
    </w:p>
    <w:p w14:paraId="7A308D2C" w14:textId="77777777" w:rsidR="00647A5A" w:rsidRPr="00505108" w:rsidRDefault="00647A5A" w:rsidP="00647A5A">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fishing mortality: </w:t>
      </w:r>
    </w:p>
    <w:p w14:paraId="33A4DB74" w14:textId="49ED5BC0" w:rsidR="00647A5A" w:rsidRPr="00505108" w:rsidRDefault="003F50F9" w:rsidP="00647A5A">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m:oMathPara>
    </w:p>
    <w:p w14:paraId="6F983D4A" w14:textId="55535CF4" w:rsidR="00111672" w:rsidRPr="00505108" w:rsidRDefault="00551B0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selectivity (by default knife-edge selectivity is assumed with a weight at first catch corresponding to weight at maturation),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00404F8C" w:rsidRPr="00505108">
        <w:rPr>
          <w:rFonts w:ascii="Times" w:eastAsiaTheme="minorEastAsia" w:hAnsi="Times"/>
          <w:sz w:val="22"/>
          <w:szCs w:val="22"/>
          <w:lang w:val="en-US"/>
        </w:rPr>
        <w:t xml:space="preserve"> </w:t>
      </w:r>
      <w:r w:rsidR="006B51A2" w:rsidRPr="00505108">
        <w:rPr>
          <w:rFonts w:ascii="Times" w:eastAsiaTheme="minorEastAsia" w:hAnsi="Times"/>
          <w:sz w:val="22"/>
          <w:szCs w:val="22"/>
          <w:lang w:val="en-US"/>
        </w:rPr>
        <w:t>is fishing effort</w:t>
      </w:r>
      <w:r w:rsidR="00DC78C7" w:rsidRPr="00505108">
        <w:rPr>
          <w:rFonts w:ascii="Times" w:eastAsiaTheme="minorEastAsia" w:hAnsi="Times"/>
          <w:sz w:val="22"/>
          <w:szCs w:val="22"/>
          <w:lang w:val="en-US"/>
        </w:rPr>
        <w:t xml:space="preserve">. The </w:t>
      </w:r>
      <w:r w:rsidR="006772C1" w:rsidRPr="00505108">
        <w:rPr>
          <w:rFonts w:ascii="Times" w:eastAsiaTheme="minorEastAsia" w:hAnsi="Times"/>
          <w:sz w:val="22"/>
          <w:szCs w:val="22"/>
          <w:lang w:val="en-US"/>
        </w:rPr>
        <w:t>predation</w:t>
      </w:r>
      <w:r w:rsidR="00551B5A"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mortality</w:t>
      </w:r>
      <w:r w:rsidR="007C19D4" w:rsidRPr="00505108">
        <w:rPr>
          <w:rFonts w:ascii="Times" w:eastAsiaTheme="minorEastAsia" w:hAnsi="Times"/>
          <w:sz w:val="22"/>
          <w:szCs w:val="22"/>
          <w:lang w:val="en-US"/>
        </w:rPr>
        <w:t xml:space="preserve"> </w:t>
      </w:r>
      <w:r w:rsidR="00C44443" w:rsidRPr="00505108">
        <w:rPr>
          <w:rFonts w:ascii="Times" w:eastAsiaTheme="minorEastAsia" w:hAnsi="Times"/>
          <w:sz w:val="22"/>
          <w:szCs w:val="22"/>
          <w:lang w:val="en-US"/>
        </w:rPr>
        <w:t xml:space="preserve">for species </w:t>
      </w:r>
      <m:oMath>
        <m:r>
          <w:rPr>
            <w:rFonts w:ascii="Cambria Math" w:eastAsiaTheme="minorEastAsia" w:hAnsi="Cambria Math"/>
            <w:sz w:val="22"/>
            <w:szCs w:val="22"/>
            <w:lang w:val="en-US"/>
          </w:rPr>
          <m:t>j</m:t>
        </m:r>
      </m:oMath>
      <w:r w:rsidR="00C44443" w:rsidRPr="00505108">
        <w:rPr>
          <w:rFonts w:ascii="Times" w:eastAsiaTheme="minorEastAsia" w:hAnsi="Times"/>
          <w:sz w:val="22"/>
          <w:szCs w:val="22"/>
          <w:lang w:val="en-US"/>
        </w:rPr>
        <w:t xml:space="preserve"> equals the amount </w:t>
      </w:r>
      <w:r w:rsidR="00AE7810" w:rsidRPr="00505108">
        <w:rPr>
          <w:rFonts w:ascii="Times" w:eastAsiaTheme="minorEastAsia" w:hAnsi="Times"/>
          <w:sz w:val="22"/>
          <w:szCs w:val="22"/>
          <w:lang w:val="en-US"/>
        </w:rPr>
        <w:t xml:space="preserve">consumed by species </w:t>
      </w:r>
      <m:oMath>
        <m:r>
          <w:rPr>
            <w:rFonts w:ascii="Cambria Math" w:eastAsiaTheme="minorEastAsia" w:hAnsi="Cambria Math"/>
            <w:sz w:val="22"/>
            <w:szCs w:val="22"/>
            <w:lang w:val="en-US"/>
          </w:rPr>
          <m:t>i</m:t>
        </m:r>
      </m:oMath>
      <w:r w:rsidR="00111672" w:rsidRPr="00505108">
        <w:rPr>
          <w:rFonts w:ascii="Times" w:eastAsiaTheme="minorEastAsia" w:hAnsi="Times"/>
          <w:sz w:val="22"/>
          <w:szCs w:val="22"/>
          <w:lang w:val="en-US"/>
        </w:rPr>
        <w:t>:</w:t>
      </w:r>
    </w:p>
    <w:p w14:paraId="595F4D82" w14:textId="77777777" w:rsidR="00111672" w:rsidRPr="00505108" w:rsidRDefault="003F50F9" w:rsidP="00745D1F">
      <w:pPr>
        <w:spacing w:line="480" w:lineRule="auto"/>
        <w:contextualSpacing/>
        <w:jc w:val="both"/>
        <w:rPr>
          <w:rFonts w:ascii="Times" w:eastAsiaTheme="minorEastAsia" w:hAnsi="Times"/>
          <w:sz w:val="22"/>
          <w:szCs w:val="22"/>
          <w:lang w:val="en-US"/>
        </w:rPr>
      </w:pPr>
      <m:oMathPara>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m:oMathPara>
    </w:p>
    <w:p w14:paraId="6133E73F" w14:textId="547FD7EE" w:rsidR="00BE5D9E" w:rsidRPr="00505108" w:rsidRDefault="00A55575" w:rsidP="005953D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The </w:t>
      </w:r>
      <w:r w:rsidR="009134AA" w:rsidRPr="00505108">
        <w:rPr>
          <w:rFonts w:ascii="Times" w:eastAsiaTheme="minorEastAsia" w:hAnsi="Times"/>
          <w:sz w:val="22"/>
          <w:szCs w:val="22"/>
          <w:lang w:val="en-US"/>
        </w:rPr>
        <w:t>proportion of encountered food that is consumed</w:t>
      </w:r>
      <w:r w:rsidR="003E2B22" w:rsidRPr="00505108">
        <w:rPr>
          <w:rFonts w:ascii="Times" w:eastAsiaTheme="minorEastAsia" w:hAnsi="Times"/>
          <w:sz w:val="22"/>
          <w:szCs w:val="22"/>
          <w:lang w:val="en-US"/>
        </w:rPr>
        <w:t xml:space="preserve"> </w:t>
      </w:r>
      <w:r w:rsidR="00A25EC3" w:rsidRPr="00505108">
        <w:rPr>
          <w:rFonts w:ascii="Times" w:eastAsiaTheme="minorEastAsia" w:hAnsi="Times"/>
          <w:sz w:val="22"/>
          <w:szCs w:val="22"/>
          <w:lang w:val="en-US"/>
        </w:rPr>
        <w:t>follows a Holling functional response type II</w:t>
      </w:r>
      <w:r w:rsidR="00740B27" w:rsidRPr="00505108">
        <w:rPr>
          <w:rFonts w:ascii="Times" w:eastAsiaTheme="minorEastAsia" w:hAnsi="Times"/>
          <w:sz w:val="22"/>
          <w:szCs w:val="22"/>
          <w:lang w:val="en-US"/>
        </w:rPr>
        <w:t>:</w:t>
      </w:r>
      <w:r w:rsidR="009134AA" w:rsidRPr="00505108">
        <w:rPr>
          <w:rFonts w:ascii="Times" w:eastAsiaTheme="minorEastAsia" w:hAnsi="Times"/>
          <w:sz w:val="22"/>
          <w:szCs w:val="22"/>
          <w:lang w:val="en-US"/>
        </w:rPr>
        <w:t xml:space="preserve"> </w:t>
      </w:r>
    </w:p>
    <w:p w14:paraId="08D76489" w14:textId="2E12D94A" w:rsidR="00F00C43" w:rsidRPr="00505108" w:rsidRDefault="003F50F9"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60BCA9C8" w:rsidR="00607C65" w:rsidRPr="00505108" w:rsidRDefault="004B3A9E"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505108">
        <w:rPr>
          <w:rFonts w:ascii="Times" w:eastAsiaTheme="minorEastAsia" w:hAnsi="Times"/>
          <w:sz w:val="22"/>
          <w:szCs w:val="22"/>
          <w:lang w:val="en-US"/>
        </w:rPr>
        <w:t xml:space="preserve"> is the </w:t>
      </w:r>
      <w:r w:rsidRPr="00505108">
        <w:rPr>
          <w:rFonts w:ascii="Times" w:eastAsiaTheme="minorEastAsia" w:hAnsi="Times"/>
          <w:i/>
          <w:iCs/>
          <w:sz w:val="22"/>
          <w:szCs w:val="22"/>
          <w:lang w:val="en-US"/>
        </w:rPr>
        <w:t>feeding level</w:t>
      </w:r>
      <w:r w:rsidRPr="00505108">
        <w:rPr>
          <w:rFonts w:ascii="Times" w:eastAsiaTheme="minorEastAsia" w:hAnsi="Times"/>
          <w:sz w:val="22"/>
          <w:szCs w:val="22"/>
          <w:lang w:val="en-US"/>
        </w:rPr>
        <w:t xml:space="preserve"> (0:1)</w:t>
      </w:r>
      <w:r w:rsidR="00B863DC" w:rsidRPr="00505108">
        <w:rPr>
          <w:rFonts w:ascii="Times" w:eastAsiaTheme="minorEastAsia" w:hAnsi="Times"/>
          <w:sz w:val="22"/>
          <w:szCs w:val="22"/>
          <w:lang w:val="en-US"/>
        </w:rPr>
        <w:t>,</w:t>
      </w:r>
      <w:r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505108">
        <w:rPr>
          <w:rFonts w:ascii="Times" w:eastAsiaTheme="minorEastAsia" w:hAnsi="Times"/>
          <w:sz w:val="22"/>
          <w:szCs w:val="22"/>
          <w:lang w:val="en-US"/>
        </w:rPr>
        <w:t xml:space="preserve"> is the </w:t>
      </w:r>
      <w:r w:rsidR="00674436" w:rsidRPr="00505108">
        <w:rPr>
          <w:rFonts w:ascii="Times" w:eastAsiaTheme="minorEastAsia" w:hAnsi="Times"/>
          <w:sz w:val="22"/>
          <w:szCs w:val="22"/>
          <w:lang w:val="en-US"/>
        </w:rPr>
        <w:t xml:space="preserve">allometric </w:t>
      </w:r>
      <w:r w:rsidR="00B863DC" w:rsidRPr="00505108">
        <w:rPr>
          <w:rFonts w:ascii="Times" w:eastAsiaTheme="minorEastAsia" w:hAnsi="Times"/>
          <w:sz w:val="22"/>
          <w:szCs w:val="22"/>
          <w:lang w:val="en-US"/>
        </w:rPr>
        <w:t xml:space="preserve">maximum consumption rate </w:t>
      </w:r>
      <w:r w:rsidR="00674436" w:rsidRPr="00505108">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505108">
        <w:rPr>
          <w:rFonts w:ascii="Times" w:eastAsiaTheme="minorEastAsia" w:hAnsi="Times"/>
          <w:sz w:val="22"/>
          <w:szCs w:val="22"/>
          <w:lang w:val="en-US"/>
        </w:rPr>
        <w:t xml:space="preserve"> is the encountered </w:t>
      </w:r>
      <w:r w:rsidR="007E4F16" w:rsidRPr="00505108">
        <w:rPr>
          <w:rFonts w:ascii="Times" w:eastAsiaTheme="minorEastAsia" w:hAnsi="Times"/>
          <w:sz w:val="22"/>
          <w:szCs w:val="22"/>
          <w:lang w:val="en-US"/>
        </w:rPr>
        <w:t>food</w:t>
      </w:r>
      <w:r w:rsidRPr="00505108">
        <w:rPr>
          <w:rFonts w:ascii="Times" w:eastAsiaTheme="minorEastAsia" w:hAnsi="Times"/>
          <w:sz w:val="22"/>
          <w:szCs w:val="22"/>
          <w:lang w:val="en-US"/>
        </w:rPr>
        <w:t>.</w:t>
      </w:r>
      <w:r w:rsidR="008E4AF2" w:rsidRPr="00505108">
        <w:rPr>
          <w:rFonts w:ascii="Times" w:eastAsiaTheme="minorEastAsia" w:hAnsi="Times"/>
          <w:sz w:val="22"/>
          <w:szCs w:val="22"/>
          <w:lang w:val="en-US"/>
        </w:rPr>
        <w:t xml:space="preserve"> </w:t>
      </w:r>
      <w:r w:rsidR="00353DB7" w:rsidRPr="00505108">
        <w:rPr>
          <w:rFonts w:ascii="Times" w:eastAsiaTheme="minorEastAsia" w:hAnsi="Times"/>
          <w:sz w:val="22"/>
          <w:szCs w:val="22"/>
          <w:lang w:val="en-US"/>
        </w:rPr>
        <w:t>The amount of</w:t>
      </w:r>
      <w:r w:rsidR="00C4656C" w:rsidRPr="00505108">
        <w:rPr>
          <w:rFonts w:ascii="Times" w:eastAsiaTheme="minorEastAsia" w:hAnsi="Times"/>
          <w:sz w:val="22"/>
          <w:szCs w:val="22"/>
          <w:lang w:val="en-US"/>
        </w:rPr>
        <w:t xml:space="preserve"> </w:t>
      </w:r>
      <w:r w:rsidR="00A55575" w:rsidRPr="00505108">
        <w:rPr>
          <w:rFonts w:ascii="Times" w:eastAsiaTheme="minorEastAsia" w:hAnsi="Times"/>
          <w:sz w:val="22"/>
          <w:szCs w:val="22"/>
          <w:lang w:val="en-US"/>
        </w:rPr>
        <w:t xml:space="preserve">encountered food </w:t>
      </w:r>
      <w:r w:rsidR="002C5B76" w:rsidRPr="00505108">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505108">
        <w:rPr>
          <w:rFonts w:ascii="Times" w:eastAsiaTheme="minorEastAsia" w:hAnsi="Times"/>
          <w:sz w:val="22"/>
          <w:szCs w:val="22"/>
          <w:lang w:val="en-US"/>
        </w:rPr>
        <w:t xml:space="preserve"> is </w:t>
      </w:r>
      <w:r w:rsidR="00265FDB" w:rsidRPr="00505108">
        <w:rPr>
          <w:rFonts w:ascii="Times" w:eastAsiaTheme="minorEastAsia" w:hAnsi="Times"/>
          <w:sz w:val="22"/>
          <w:szCs w:val="22"/>
          <w:lang w:val="en-US"/>
        </w:rPr>
        <w:t>given</w:t>
      </w:r>
      <w:r w:rsidR="002C5B76" w:rsidRPr="00505108">
        <w:rPr>
          <w:rFonts w:ascii="Times" w:eastAsiaTheme="minorEastAsia" w:hAnsi="Times"/>
          <w:sz w:val="22"/>
          <w:szCs w:val="22"/>
          <w:lang w:val="en-US"/>
        </w:rPr>
        <w:t xml:space="preserve"> by </w:t>
      </w:r>
      <w:r w:rsidR="00852ADB" w:rsidRPr="00505108">
        <w:rPr>
          <w:rFonts w:ascii="Times" w:eastAsiaTheme="minorEastAsia" w:hAnsi="Times"/>
          <w:sz w:val="22"/>
          <w:szCs w:val="22"/>
          <w:lang w:val="en-US"/>
        </w:rPr>
        <w:t xml:space="preserve">the </w:t>
      </w:r>
      <w:r w:rsidR="00DE2F4C" w:rsidRPr="00505108">
        <w:rPr>
          <w:rFonts w:ascii="Times" w:eastAsiaTheme="minorEastAsia" w:hAnsi="Times"/>
          <w:sz w:val="22"/>
          <w:szCs w:val="22"/>
          <w:lang w:val="en-US"/>
        </w:rPr>
        <w:t xml:space="preserve">available food in the system, </w:t>
      </w:r>
      <w:r w:rsidR="006F7DF4" w:rsidRPr="00505108">
        <w:rPr>
          <w:rFonts w:ascii="Times" w:eastAsiaTheme="minorEastAsia" w:hAnsi="Times"/>
          <w:sz w:val="22"/>
          <w:szCs w:val="22"/>
          <w:lang w:val="en-US"/>
        </w:rPr>
        <w:t>scaled b</w:t>
      </w:r>
      <w:r w:rsidR="00C96774" w:rsidRPr="00505108">
        <w:rPr>
          <w:rFonts w:ascii="Times" w:eastAsiaTheme="minorEastAsia" w:hAnsi="Times"/>
          <w:sz w:val="22"/>
          <w:szCs w:val="22"/>
          <w:lang w:val="en-US"/>
        </w:rPr>
        <w:t xml:space="preserve">y a size-selection function and the search rate of the predator. </w:t>
      </w:r>
      <w:r w:rsidR="00A51CB4" w:rsidRPr="00505108">
        <w:rPr>
          <w:rFonts w:ascii="Times" w:eastAsiaTheme="minorEastAsia" w:hAnsi="Times"/>
          <w:sz w:val="22"/>
          <w:szCs w:val="22"/>
          <w:lang w:val="en-US"/>
        </w:rPr>
        <w:t xml:space="preserve">Here, </w:t>
      </w:r>
      <w:r w:rsidR="0061778B" w:rsidRPr="00505108">
        <w:rPr>
          <w:rFonts w:ascii="Times" w:eastAsiaTheme="minorEastAsia" w:hAnsi="Times"/>
          <w:sz w:val="22"/>
          <w:szCs w:val="22"/>
          <w:lang w:val="en-US"/>
        </w:rPr>
        <w:t>available food</w:t>
      </w:r>
      <w:r w:rsidR="003C72AF"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505108">
        <w:rPr>
          <w:rFonts w:ascii="Times" w:eastAsiaTheme="minorEastAsia" w:hAnsi="Times"/>
          <w:sz w:val="22"/>
          <w:szCs w:val="22"/>
          <w:lang w:val="en-US"/>
        </w:rPr>
        <w:t xml:space="preserve">, </w:t>
      </w:r>
      <w:r w:rsidR="0061778B" w:rsidRPr="00505108">
        <w:rPr>
          <w:rFonts w:ascii="Times" w:eastAsiaTheme="minorEastAsia" w:hAnsi="Times"/>
          <w:sz w:val="22"/>
          <w:szCs w:val="22"/>
          <w:lang w:val="en-US"/>
        </w:rPr>
        <w:t xml:space="preserve">is </w:t>
      </w:r>
      <w:r w:rsidR="006C24C1" w:rsidRPr="00505108">
        <w:rPr>
          <w:rFonts w:ascii="Times" w:eastAsiaTheme="minorEastAsia" w:hAnsi="Times"/>
          <w:sz w:val="22"/>
          <w:szCs w:val="22"/>
          <w:lang w:val="en-US"/>
        </w:rPr>
        <w:t>the integral</w:t>
      </w:r>
      <w:r w:rsidR="00B737FE" w:rsidRPr="00505108">
        <w:rPr>
          <w:rFonts w:ascii="Times" w:eastAsiaTheme="minorEastAsia" w:hAnsi="Times"/>
          <w:sz w:val="22"/>
          <w:szCs w:val="22"/>
          <w:lang w:val="en-US"/>
        </w:rPr>
        <w:t xml:space="preserve"> of </w:t>
      </w:r>
      <w:r w:rsidR="00AF27E0" w:rsidRPr="00505108">
        <w:rPr>
          <w:rFonts w:ascii="Times" w:eastAsiaTheme="minorEastAsia" w:hAnsi="Times"/>
          <w:sz w:val="22"/>
          <w:szCs w:val="22"/>
          <w:lang w:val="en-US"/>
        </w:rPr>
        <w:t xml:space="preserve">all species and background </w:t>
      </w:r>
      <w:r w:rsidR="009C4887" w:rsidRPr="00505108">
        <w:rPr>
          <w:rFonts w:ascii="Times" w:eastAsiaTheme="minorEastAsia" w:hAnsi="Times"/>
          <w:sz w:val="22"/>
          <w:szCs w:val="22"/>
          <w:lang w:val="en-US"/>
        </w:rPr>
        <w:t>resource</w:t>
      </w:r>
    </w:p>
    <w:p w14:paraId="2A4BF9FC" w14:textId="738776AF" w:rsidR="003C72AF" w:rsidRPr="00505108" w:rsidRDefault="003F50F9"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505108" w:rsidRDefault="007971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where</w:t>
      </w:r>
      <w:r w:rsidR="00F106F8"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505108">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505108">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505108">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505108">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505108">
        <w:rPr>
          <w:rFonts w:ascii="Times" w:eastAsiaTheme="minorEastAsia" w:hAnsi="Times"/>
          <w:sz w:val="22"/>
          <w:szCs w:val="22"/>
          <w:lang w:val="en-US"/>
        </w:rPr>
        <w:t xml:space="preserve"> indicates species</w:t>
      </w:r>
      <w:r w:rsidR="002F5FC6" w:rsidRPr="00505108">
        <w:rPr>
          <w:rFonts w:ascii="Times" w:eastAsiaTheme="minorEastAsia" w:hAnsi="Times"/>
          <w:sz w:val="22"/>
          <w:szCs w:val="22"/>
          <w:lang w:val="en-US"/>
        </w:rPr>
        <w:t xml:space="preserve">. Note that </w:t>
      </w:r>
      <w:r w:rsidR="003206BD" w:rsidRPr="00505108">
        <w:rPr>
          <w:rFonts w:ascii="Times" w:eastAsiaTheme="minorEastAsia" w:hAnsi="Times"/>
          <w:sz w:val="22"/>
          <w:szCs w:val="22"/>
          <w:lang w:val="en-US"/>
        </w:rPr>
        <w:t xml:space="preserve">in contrast to other MSSMs </w:t>
      </w:r>
      <w:r w:rsidR="001F7145" w:rsidRPr="00505108">
        <w:rPr>
          <w:rFonts w:ascii="Times" w:eastAsiaTheme="minorEastAsia" w:hAnsi="Times"/>
          <w:sz w:val="22"/>
          <w:szCs w:val="22"/>
          <w:lang w:val="en-US"/>
        </w:rPr>
        <w:fldChar w:fldCharType="begin"/>
      </w:r>
      <w:r w:rsidR="001F7145" w:rsidRPr="00505108">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eastAsiaTheme="minorEastAsia" w:hAnsi="Cambria Math" w:cs="Cambria Math"/>
          <w:sz w:val="22"/>
          <w:szCs w:val="22"/>
          <w:lang w:val="en-US"/>
        </w:rPr>
        <w:instrText>‐</w:instrText>
      </w:r>
      <w:r w:rsidR="001F7145" w:rsidRPr="00505108">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eastAsiaTheme="minorEastAsia" w:hAnsi="Times"/>
          <w:sz w:val="22"/>
          <w:szCs w:val="22"/>
          <w:lang w:val="en-US"/>
        </w:rPr>
        <w:fldChar w:fldCharType="separate"/>
      </w:r>
      <w:r w:rsidR="001F7145" w:rsidRPr="00505108">
        <w:rPr>
          <w:rFonts w:ascii="Times" w:hAnsi="Times" w:cs="Times New Roman"/>
          <w:sz w:val="22"/>
          <w:szCs w:val="22"/>
        </w:rPr>
        <w:t xml:space="preserve">(Blanchard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2014; Reum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2019)</w:t>
      </w:r>
      <w:r w:rsidR="001F7145" w:rsidRPr="00505108">
        <w:rPr>
          <w:rFonts w:ascii="Times" w:eastAsiaTheme="minorEastAsia" w:hAnsi="Times"/>
          <w:sz w:val="22"/>
          <w:szCs w:val="22"/>
          <w:lang w:val="en-US"/>
        </w:rPr>
        <w:fldChar w:fldCharType="end"/>
      </w:r>
      <w:r w:rsidR="003206BD" w:rsidRPr="00505108">
        <w:rPr>
          <w:rFonts w:ascii="Times" w:eastAsiaTheme="minorEastAsia" w:hAnsi="Times"/>
          <w:sz w:val="22"/>
          <w:szCs w:val="22"/>
          <w:lang w:val="en-US"/>
        </w:rPr>
        <w:t xml:space="preserve"> </w:t>
      </w:r>
      <w:r w:rsidR="006B3FE1" w:rsidRPr="00505108">
        <w:rPr>
          <w:rFonts w:ascii="Times" w:eastAsiaTheme="minorEastAsia" w:hAnsi="Times"/>
          <w:sz w:val="22"/>
          <w:szCs w:val="22"/>
          <w:lang w:val="en-US"/>
        </w:rPr>
        <w:t xml:space="preserve">we have </w:t>
      </w:r>
      <w:r w:rsidR="00B13989" w:rsidRPr="00505108">
        <w:rPr>
          <w:rFonts w:ascii="Times" w:eastAsiaTheme="minorEastAsia" w:hAnsi="Times"/>
          <w:sz w:val="22"/>
          <w:szCs w:val="22"/>
          <w:lang w:val="en-US"/>
        </w:rPr>
        <w:t xml:space="preserve">a species-preference for </w:t>
      </w:r>
      <w:r w:rsidR="00737C3D" w:rsidRPr="00505108">
        <w:rPr>
          <w:rFonts w:ascii="Times" w:eastAsiaTheme="minorEastAsia" w:hAnsi="Times"/>
          <w:sz w:val="22"/>
          <w:szCs w:val="22"/>
          <w:lang w:val="en-US"/>
        </w:rPr>
        <w:t>the background resource</w:t>
      </w:r>
      <w:r w:rsidR="00F72379" w:rsidRPr="00505108">
        <w:rPr>
          <w:rFonts w:ascii="Times" w:eastAsiaTheme="minorEastAsia" w:hAnsi="Times"/>
          <w:sz w:val="22"/>
          <w:szCs w:val="22"/>
          <w:lang w:val="en-US"/>
        </w:rPr>
        <w:t>s</w:t>
      </w:r>
      <w:r w:rsidR="00DF45BD" w:rsidRPr="00505108">
        <w:rPr>
          <w:rFonts w:ascii="Times" w:eastAsiaTheme="minorEastAsia" w:hAnsi="Times"/>
          <w:sz w:val="22"/>
          <w:szCs w:val="22"/>
          <w:lang w:val="en-US"/>
        </w:rPr>
        <w:t xml:space="preserve"> to account for species feeding differently on benthic and pelagic </w:t>
      </w:r>
      <w:r w:rsidR="005873B9" w:rsidRPr="00505108">
        <w:rPr>
          <w:rFonts w:ascii="Times" w:eastAsiaTheme="minorEastAsia" w:hAnsi="Times"/>
          <w:sz w:val="22"/>
          <w:szCs w:val="22"/>
          <w:lang w:val="en-US"/>
        </w:rPr>
        <w:t>resource</w:t>
      </w:r>
      <w:r w:rsidR="00B13989" w:rsidRPr="00505108">
        <w:rPr>
          <w:rFonts w:ascii="Times" w:eastAsiaTheme="minorEastAsia" w:hAnsi="Times"/>
          <w:sz w:val="22"/>
          <w:szCs w:val="22"/>
          <w:lang w:val="en-US"/>
        </w:rPr>
        <w:t>, but assume no preference in terms of the species interactions</w:t>
      </w:r>
      <w:r w:rsidR="00737C3D" w:rsidRPr="00505108">
        <w:rPr>
          <w:rFonts w:ascii="Times" w:eastAsiaTheme="minorEastAsia" w:hAnsi="Times"/>
          <w:sz w:val="22"/>
          <w:szCs w:val="22"/>
          <w:lang w:val="en-US"/>
        </w:rPr>
        <w:t>.</w:t>
      </w:r>
      <w:r w:rsidR="00F52B36" w:rsidRPr="00505108">
        <w:rPr>
          <w:rFonts w:ascii="Times" w:eastAsiaTheme="minorEastAsia" w:hAnsi="Times"/>
          <w:sz w:val="22"/>
          <w:szCs w:val="22"/>
          <w:lang w:val="en-US"/>
        </w:rPr>
        <w:t xml:space="preserve"> </w:t>
      </w:r>
      <w:r w:rsidR="004D25DB" w:rsidRPr="00505108">
        <w:rPr>
          <w:rFonts w:ascii="Times" w:eastAsiaTheme="minorEastAsia" w:hAnsi="Times"/>
          <w:sz w:val="22"/>
          <w:szCs w:val="22"/>
          <w:lang w:val="en-US"/>
        </w:rPr>
        <w:t>This is for simplicity</w:t>
      </w:r>
      <w:r w:rsidR="00E07431" w:rsidRPr="00505108">
        <w:rPr>
          <w:rFonts w:ascii="Times" w:eastAsiaTheme="minorEastAsia" w:hAnsi="Times"/>
          <w:sz w:val="22"/>
          <w:szCs w:val="22"/>
          <w:lang w:val="en-US"/>
        </w:rPr>
        <w:t>,</w:t>
      </w:r>
      <w:r w:rsidR="004D25DB" w:rsidRPr="00505108">
        <w:rPr>
          <w:rFonts w:ascii="Times" w:eastAsiaTheme="minorEastAsia" w:hAnsi="Times"/>
          <w:sz w:val="22"/>
          <w:szCs w:val="22"/>
          <w:lang w:val="en-US"/>
        </w:rPr>
        <w:t xml:space="preserve"> </w:t>
      </w:r>
      <w:r w:rsidR="00226032" w:rsidRPr="00505108">
        <w:rPr>
          <w:rFonts w:ascii="Times" w:eastAsiaTheme="minorEastAsia" w:hAnsi="Times"/>
          <w:sz w:val="22"/>
          <w:szCs w:val="22"/>
          <w:lang w:val="en-US"/>
        </w:rPr>
        <w:t xml:space="preserve">as </w:t>
      </w:r>
      <w:r w:rsidR="003C3B74" w:rsidRPr="00505108">
        <w:rPr>
          <w:rFonts w:ascii="Times" w:eastAsiaTheme="minorEastAsia" w:hAnsi="Times"/>
          <w:sz w:val="22"/>
          <w:szCs w:val="22"/>
          <w:lang w:val="en-US"/>
        </w:rPr>
        <w:t>the</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body</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size</w:t>
      </w:r>
      <w:r w:rsidR="008A63E6" w:rsidRPr="00505108">
        <w:rPr>
          <w:rFonts w:ascii="Times" w:eastAsiaTheme="minorEastAsia" w:hAnsi="Times"/>
          <w:sz w:val="22"/>
          <w:szCs w:val="22"/>
          <w:lang w:val="en-US"/>
        </w:rPr>
        <w:t>-only</w:t>
      </w:r>
      <w:r w:rsidR="003C3B74" w:rsidRPr="00505108">
        <w:rPr>
          <w:rFonts w:ascii="Times" w:eastAsiaTheme="minorEastAsia" w:hAnsi="Times"/>
          <w:sz w:val="22"/>
          <w:szCs w:val="22"/>
          <w:lang w:val="en-US"/>
        </w:rPr>
        <w:t xml:space="preserve"> </w:t>
      </w:r>
      <w:r w:rsidR="00B1551D" w:rsidRPr="00505108">
        <w:rPr>
          <w:rFonts w:ascii="Times" w:eastAsiaTheme="minorEastAsia" w:hAnsi="Times"/>
          <w:sz w:val="22"/>
          <w:szCs w:val="22"/>
          <w:lang w:val="en-US"/>
        </w:rPr>
        <w:t xml:space="preserve">prey </w:t>
      </w:r>
      <w:r w:rsidR="003C4624" w:rsidRPr="00505108">
        <w:rPr>
          <w:rFonts w:ascii="Times" w:eastAsiaTheme="minorEastAsia" w:hAnsi="Times"/>
          <w:sz w:val="22"/>
          <w:szCs w:val="22"/>
          <w:lang w:val="en-US"/>
        </w:rPr>
        <w:t xml:space="preserve">selection and </w:t>
      </w:r>
      <w:r w:rsidR="003146A9" w:rsidRPr="00505108">
        <w:rPr>
          <w:rFonts w:ascii="Times" w:eastAsiaTheme="minorEastAsia" w:hAnsi="Times"/>
          <w:sz w:val="22"/>
          <w:szCs w:val="22"/>
          <w:lang w:val="en-US"/>
        </w:rPr>
        <w:t xml:space="preserve">encounter </w:t>
      </w:r>
      <w:r w:rsidR="0071440C" w:rsidRPr="00505108">
        <w:rPr>
          <w:rFonts w:ascii="Times" w:eastAsiaTheme="minorEastAsia" w:hAnsi="Times"/>
          <w:sz w:val="22"/>
          <w:szCs w:val="22"/>
          <w:lang w:val="en-US"/>
        </w:rPr>
        <w:t>captures</w:t>
      </w:r>
      <w:r w:rsidR="003067F7" w:rsidRPr="00505108">
        <w:rPr>
          <w:rFonts w:ascii="Times" w:eastAsiaTheme="minorEastAsia" w:hAnsi="Times"/>
          <w:sz w:val="22"/>
          <w:szCs w:val="22"/>
          <w:lang w:val="en-US"/>
        </w:rPr>
        <w:t xml:space="preserve"> the </w:t>
      </w:r>
      <w:r w:rsidR="009E3084" w:rsidRPr="00505108">
        <w:rPr>
          <w:rFonts w:ascii="Times" w:eastAsiaTheme="minorEastAsia" w:hAnsi="Times"/>
          <w:sz w:val="22"/>
          <w:szCs w:val="22"/>
          <w:lang w:val="en-US"/>
        </w:rPr>
        <w:t xml:space="preserve">important </w:t>
      </w:r>
      <w:r w:rsidR="0086463A" w:rsidRPr="00505108">
        <w:rPr>
          <w:rFonts w:ascii="Times" w:eastAsiaTheme="minorEastAsia" w:hAnsi="Times"/>
          <w:sz w:val="22"/>
          <w:szCs w:val="22"/>
          <w:lang w:val="en-US"/>
        </w:rPr>
        <w:t>predation interactions</w:t>
      </w:r>
      <w:r w:rsidR="00896C0C" w:rsidRPr="00505108">
        <w:rPr>
          <w:rFonts w:ascii="Times" w:eastAsiaTheme="minorEastAsia" w:hAnsi="Times"/>
          <w:sz w:val="22"/>
          <w:szCs w:val="22"/>
          <w:lang w:val="en-US"/>
        </w:rPr>
        <w:t xml:space="preserve"> </w:t>
      </w:r>
      <w:r w:rsidR="007629BE" w:rsidRPr="00505108">
        <w:rPr>
          <w:rFonts w:ascii="Times" w:eastAsiaTheme="minorEastAsia" w:hAnsi="Times"/>
          <w:sz w:val="22"/>
          <w:szCs w:val="22"/>
          <w:lang w:val="en-US"/>
        </w:rPr>
        <w:t>in this system</w:t>
      </w:r>
      <w:r w:rsidR="003A6511" w:rsidRPr="00505108">
        <w:rPr>
          <w:rFonts w:ascii="Times" w:eastAsiaTheme="minorEastAsia" w:hAnsi="Times"/>
          <w:sz w:val="22"/>
          <w:szCs w:val="22"/>
          <w:lang w:val="en-US"/>
        </w:rPr>
        <w:t xml:space="preserve"> </w:t>
      </w:r>
      <w:r w:rsidR="00E26C0C" w:rsidRPr="00505108">
        <w:rPr>
          <w:rFonts w:ascii="Times" w:eastAsiaTheme="minorEastAsia" w:hAnsi="Times"/>
          <w:sz w:val="22"/>
          <w:szCs w:val="22"/>
          <w:lang w:val="en-US"/>
        </w:rPr>
        <w:t xml:space="preserve">(as inferred from independent stomach data, see model calibration, Appendix S1) </w:t>
      </w:r>
      <w:r w:rsidR="003A6511" w:rsidRPr="00505108">
        <w:rPr>
          <w:rFonts w:ascii="Times" w:eastAsiaTheme="minorEastAsia" w:hAnsi="Times"/>
          <w:sz w:val="22"/>
          <w:szCs w:val="22"/>
          <w:lang w:val="en-US"/>
        </w:rPr>
        <w:t xml:space="preserve">and the species largely occupy similar spatial areas in the time period </w:t>
      </w:r>
      <w:r w:rsidR="00311086" w:rsidRPr="00505108">
        <w:rPr>
          <w:rFonts w:ascii="Times" w:eastAsiaTheme="minorEastAsia" w:hAnsi="Times"/>
          <w:sz w:val="22"/>
          <w:szCs w:val="22"/>
          <w:lang w:val="en-US"/>
        </w:rPr>
        <w:t>considered here</w:t>
      </w:r>
      <w:r w:rsidR="00572567" w:rsidRPr="00505108">
        <w:rPr>
          <w:rFonts w:ascii="Times" w:eastAsiaTheme="minorEastAsia" w:hAnsi="Times"/>
          <w:sz w:val="22"/>
          <w:szCs w:val="22"/>
          <w:lang w:val="en-US"/>
        </w:rPr>
        <w:t xml:space="preserve">. </w:t>
      </w:r>
      <w:r w:rsidR="00193B6A" w:rsidRPr="00505108">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505108">
        <w:rPr>
          <w:rFonts w:ascii="Times" w:eastAsiaTheme="minorEastAsia" w:hAnsi="Times"/>
          <w:sz w:val="22"/>
          <w:szCs w:val="22"/>
          <w:lang w:val="en-US"/>
        </w:rPr>
        <w:t xml:space="preserve">, </w:t>
      </w:r>
      <w:r w:rsidR="00060ACD" w:rsidRPr="00505108">
        <w:rPr>
          <w:rFonts w:ascii="Times" w:eastAsiaTheme="minorEastAsia" w:hAnsi="Times"/>
          <w:sz w:val="22"/>
          <w:szCs w:val="22"/>
          <w:lang w:val="en-US"/>
        </w:rPr>
        <w:t>is given by a log-normal selection function</w:t>
      </w:r>
      <w:r w:rsidR="00BC7D80" w:rsidRPr="00505108">
        <w:rPr>
          <w:rFonts w:ascii="Times" w:eastAsiaTheme="minorEastAsia" w:hAnsi="Times"/>
          <w:sz w:val="22"/>
          <w:szCs w:val="22"/>
          <w:lang w:val="en-US"/>
        </w:rPr>
        <w:t xml:space="preserve"> </w:t>
      </w:r>
      <w:r w:rsidR="00454E00" w:rsidRPr="00505108">
        <w:rPr>
          <w:rFonts w:ascii="Times" w:eastAsiaTheme="minorEastAsia" w:hAnsi="Times"/>
          <w:sz w:val="22"/>
          <w:szCs w:val="22"/>
          <w:lang w:val="en-US"/>
        </w:rPr>
        <w:fldChar w:fldCharType="begin"/>
      </w:r>
      <w:r w:rsidR="00454E00" w:rsidRPr="00505108">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eastAsiaTheme="minorEastAsia" w:hAnsi="Times"/>
          <w:sz w:val="22"/>
          <w:szCs w:val="22"/>
          <w:lang w:val="en-US"/>
        </w:rPr>
        <w:fldChar w:fldCharType="separate"/>
      </w:r>
      <w:r w:rsidR="00454E00" w:rsidRPr="00505108">
        <w:rPr>
          <w:rFonts w:ascii="Times" w:eastAsiaTheme="minorEastAsia" w:hAnsi="Times"/>
          <w:noProof/>
          <w:sz w:val="22"/>
          <w:szCs w:val="22"/>
          <w:lang w:val="en-US"/>
        </w:rPr>
        <w:t>(Ursin 1967)</w:t>
      </w:r>
      <w:r w:rsidR="00454E00" w:rsidRPr="00505108">
        <w:rPr>
          <w:rFonts w:ascii="Times" w:eastAsiaTheme="minorEastAsia" w:hAnsi="Times"/>
          <w:sz w:val="22"/>
          <w:szCs w:val="22"/>
          <w:lang w:val="en-US"/>
        </w:rPr>
        <w:fldChar w:fldCharType="end"/>
      </w:r>
      <w:r w:rsidR="00060ACD" w:rsidRPr="00505108">
        <w:rPr>
          <w:rFonts w:ascii="Times" w:eastAsiaTheme="minorEastAsia" w:hAnsi="Times"/>
          <w:sz w:val="22"/>
          <w:szCs w:val="22"/>
          <w:lang w:val="en-US"/>
        </w:rPr>
        <w:t>:</w:t>
      </w:r>
    </w:p>
    <w:p w14:paraId="389FA21B" w14:textId="46E0C6A2" w:rsidR="00060ACD" w:rsidRPr="00505108" w:rsidRDefault="003F50F9"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3CA8334B" w14:textId="77777777" w:rsidR="0034563F" w:rsidRPr="00505108" w:rsidRDefault="00A726A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are the preferred predator-prey mass ratio and the standard deviation </w:t>
      </w:r>
      <w:r w:rsidR="00924300" w:rsidRPr="00505108">
        <w:rPr>
          <w:rFonts w:ascii="Times" w:eastAsiaTheme="minorEastAsia" w:hAnsi="Times"/>
          <w:sz w:val="22"/>
          <w:szCs w:val="22"/>
          <w:lang w:val="en-US"/>
        </w:rPr>
        <w:t>of the log-normal distribution</w:t>
      </w:r>
      <w:r w:rsidR="006A7CE6" w:rsidRPr="00505108">
        <w:rPr>
          <w:rFonts w:ascii="Times" w:eastAsiaTheme="minorEastAsia" w:hAnsi="Times"/>
          <w:sz w:val="22"/>
          <w:szCs w:val="22"/>
          <w:lang w:val="en-US"/>
        </w:rPr>
        <w:t xml:space="preserve">. </w:t>
      </w:r>
      <w:r w:rsidR="00BF2D9F" w:rsidRPr="00505108">
        <w:rPr>
          <w:rFonts w:ascii="Times" w:eastAsiaTheme="minorEastAsia" w:hAnsi="Times"/>
          <w:sz w:val="22"/>
          <w:szCs w:val="22"/>
          <w:lang w:val="en-US"/>
        </w:rPr>
        <w:t xml:space="preserve">Together, </w:t>
      </w:r>
      <w:r w:rsidR="00737CC3" w:rsidRPr="00505108">
        <w:rPr>
          <w:rFonts w:ascii="Times" w:eastAsiaTheme="minorEastAsia" w:hAnsi="Times"/>
          <w:sz w:val="22"/>
          <w:szCs w:val="22"/>
          <w:lang w:val="en-US"/>
        </w:rPr>
        <w:t xml:space="preserve">the size-based selection function and the amount of available prey </w:t>
      </w:r>
      <w:r w:rsidR="000D0C9C" w:rsidRPr="00505108">
        <w:rPr>
          <w:rFonts w:ascii="Times" w:eastAsiaTheme="minorEastAsia" w:hAnsi="Times"/>
          <w:sz w:val="22"/>
          <w:szCs w:val="22"/>
          <w:lang w:val="en-US"/>
        </w:rPr>
        <w:t>is multiplied with the allometric function describing the search rate</w:t>
      </w:r>
      <w:r w:rsidR="0034563F" w:rsidRPr="00505108">
        <w:rPr>
          <w:rFonts w:ascii="Times" w:eastAsiaTheme="minorEastAsia" w:hAnsi="Times"/>
          <w:sz w:val="22"/>
          <w:szCs w:val="22"/>
          <w:lang w:val="en-US"/>
        </w:rPr>
        <w:t>:</w:t>
      </w:r>
    </w:p>
    <w:p w14:paraId="48385E3C" w14:textId="394BE215" w:rsidR="0034563F" w:rsidRPr="00505108" w:rsidRDefault="003F50F9"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r>
                    <w:rPr>
                      <w:rFonts w:ascii="Cambria Math" w:hAnsi="Cambria Math" w:cs="Arial"/>
                      <w:sz w:val="22"/>
                      <w:szCs w:val="22"/>
                    </w:rPr>
                    <m:t>κ</m:t>
                  </m:r>
                  <w:commentRangeStart w:id="11"/>
                  <w:commentRangeEnd w:id="11"/>
                  <m:r>
                    <m:rPr>
                      <m:sty m:val="p"/>
                    </m:rPr>
                    <w:rPr>
                      <w:rStyle w:val="CommentReference"/>
                      <w:rFonts w:ascii="Cambria Math" w:hAnsi="Cambria Math"/>
                      <w:sz w:val="22"/>
                      <w:szCs w:val="22"/>
                    </w:rPr>
                    <w:commentReference w:id="11"/>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e>
              </m:rad>
            </m:den>
          </m:f>
        </m:oMath>
      </m:oMathPara>
    </w:p>
    <w:p w14:paraId="123CB1E0" w14:textId="4BB05EF9" w:rsidR="0031227D" w:rsidRPr="00505108" w:rsidRDefault="000D0C9C"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to get the actual encountered food. </w:t>
      </w:r>
      <w:r w:rsidR="00987985" w:rsidRPr="00505108">
        <w:rPr>
          <w:rFonts w:ascii="Times" w:eastAsiaTheme="minorEastAsia" w:hAnsi="Times"/>
          <w:sz w:val="22"/>
          <w:szCs w:val="22"/>
          <w:lang w:val="en-US"/>
        </w:rPr>
        <w:t xml:space="preserve"> </w:t>
      </w:r>
    </w:p>
    <w:p w14:paraId="63C5B4F5" w14:textId="5CACE2A0" w:rsidR="00CD67BC" w:rsidRPr="00505108" w:rsidRDefault="003F50F9" w:rsidP="00745D1F">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505108">
        <w:rPr>
          <w:rFonts w:ascii="Times" w:eastAsiaTheme="minorEastAsia" w:hAnsi="Times"/>
          <w:sz w:val="22"/>
          <w:szCs w:val="22"/>
          <w:lang w:val="en-US"/>
        </w:rPr>
        <w:t>.</w:t>
      </w:r>
    </w:p>
    <w:p w14:paraId="59945E3D" w14:textId="0E3B5F3A" w:rsidR="00745D1F" w:rsidRPr="00505108" w:rsidRDefault="000E2D79" w:rsidP="00745D1F">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Encountered food is</w:t>
      </w:r>
      <w:r w:rsidR="001C6F6E" w:rsidRPr="00505108">
        <w:rPr>
          <w:rFonts w:ascii="Times" w:hAnsi="Times"/>
          <w:sz w:val="22"/>
          <w:szCs w:val="22"/>
          <w:lang w:val="en-US"/>
        </w:rPr>
        <w:t xml:space="preserve"> given 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505108">
        <w:rPr>
          <w:rFonts w:ascii="Times" w:eastAsiaTheme="minorEastAsia" w:hAnsi="Times"/>
          <w:sz w:val="22"/>
          <w:szCs w:val="22"/>
        </w:rPr>
        <w:t xml:space="preserve">, and is </w:t>
      </w:r>
      <w:r w:rsidR="00137F80" w:rsidRPr="00505108">
        <w:rPr>
          <w:rFonts w:ascii="Times" w:hAnsi="Times"/>
          <w:sz w:val="22"/>
          <w:szCs w:val="22"/>
          <w:lang w:val="en-US"/>
        </w:rPr>
        <w:t xml:space="preserve">assimilated with </w:t>
      </w:r>
      <w:r w:rsidR="003E1B33" w:rsidRPr="00505108">
        <w:rPr>
          <w:rFonts w:ascii="Times" w:hAnsi="Times"/>
          <w:sz w:val="22"/>
          <w:szCs w:val="22"/>
          <w:lang w:val="en-US"/>
        </w:rPr>
        <w:t xml:space="preserve">efficiency </w:t>
      </w:r>
      <m:oMath>
        <m:r>
          <w:rPr>
            <w:rFonts w:ascii="Cambria Math" w:hAnsi="Cambria Math"/>
            <w:sz w:val="22"/>
            <w:szCs w:val="22"/>
            <w:lang w:val="en-US"/>
          </w:rPr>
          <m:t>α</m:t>
        </m:r>
      </m:oMath>
      <w:r w:rsidR="00493330" w:rsidRPr="00505108">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505108">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505108">
        <w:rPr>
          <w:rFonts w:ascii="Times" w:eastAsiaTheme="minorEastAsia" w:hAnsi="Times"/>
          <w:sz w:val="22"/>
          <w:szCs w:val="22"/>
          <w:lang w:val="en-US"/>
        </w:rPr>
        <w:t xml:space="preserve">, is </w:t>
      </w:r>
      <w:r w:rsidR="00745D1F" w:rsidRPr="00505108">
        <w:rPr>
          <w:rFonts w:ascii="Times" w:eastAsiaTheme="minorEastAsia" w:hAnsi="Times"/>
          <w:sz w:val="22"/>
          <w:szCs w:val="22"/>
          <w:lang w:val="en-US"/>
        </w:rPr>
        <w:t xml:space="preserve">thus: </w:t>
      </w:r>
    </w:p>
    <w:p w14:paraId="6B09E259" w14:textId="29E5085B" w:rsidR="00745D1F" w:rsidRPr="00505108" w:rsidRDefault="003F50F9" w:rsidP="00745D1F">
      <w:pPr>
        <w:spacing w:line="480" w:lineRule="auto"/>
        <w:contextualSpacing/>
        <w:jc w:val="both"/>
        <w:rPr>
          <w:rFonts w:ascii="Times New Roman" w:eastAsia="Cambria" w:hAnsi="Times New Roman" w:cs="Arial"/>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r.i</m:t>
              </m:r>
            </m:sub>
          </m:sSub>
          <m:d>
            <m:dPr>
              <m:ctrlPr>
                <w:rPr>
                  <w:rFonts w:ascii="Cambria Math" w:eastAsiaTheme="minorEastAsia" w:hAnsi="Cambria Math"/>
                  <w:i/>
                  <w:sz w:val="22"/>
                  <w:szCs w:val="22"/>
                </w:rPr>
              </m:ctrlPr>
            </m:dPr>
            <m:e>
              <m:r>
                <w:rPr>
                  <w:rFonts w:ascii="Cambria Math" w:eastAsiaTheme="minorEastAsia" w:hAnsi="Cambria Math"/>
                  <w:sz w:val="22"/>
                  <w:szCs w:val="22"/>
                </w:rPr>
                <m:t>w</m:t>
              </m:r>
            </m:e>
          </m:d>
          <m:r>
            <w:rPr>
              <w:rFonts w:ascii="Cambria Math" w:eastAsiaTheme="minorEastAsia"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i</m:t>
              </m:r>
            </m:sub>
          </m:sSub>
          <m:r>
            <w:rPr>
              <w:rFonts w:ascii="Cambria Math" w:eastAsia="Calibri" w:hAnsi="Cambria Math" w:cs="Arial"/>
              <w:sz w:val="22"/>
              <w:szCs w:val="22"/>
            </w:rPr>
            <m:t>w</m:t>
          </m:r>
          <m:r>
            <w:rPr>
              <w:rFonts w:ascii="Cambria Math" w:eastAsia="Cambria" w:hAnsi="Cambria Math" w:cs="Arial"/>
              <w:sz w:val="22"/>
              <w:szCs w:val="22"/>
            </w:rPr>
            <m:t>)</m:t>
          </m:r>
        </m:oMath>
      </m:oMathPara>
    </w:p>
    <w:p w14:paraId="0014FE34" w14:textId="173C2826" w:rsidR="00747A1B" w:rsidRPr="00505108" w:rsidRDefault="00745D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rPr>
        <w:t xml:space="preserve">which is </w:t>
      </w:r>
      <w:r w:rsidR="00B437EE" w:rsidRPr="00505108">
        <w:rPr>
          <w:rFonts w:ascii="Times" w:eastAsiaTheme="minorEastAsia" w:hAnsi="Times"/>
          <w:sz w:val="22"/>
          <w:szCs w:val="22"/>
          <w:lang w:val="en-US"/>
        </w:rPr>
        <w:t>allocate</w:t>
      </w:r>
      <w:r w:rsidR="00FE403E" w:rsidRPr="00505108">
        <w:rPr>
          <w:rFonts w:ascii="Times" w:eastAsiaTheme="minorEastAsia" w:hAnsi="Times"/>
          <w:sz w:val="22"/>
          <w:szCs w:val="22"/>
          <w:lang w:val="en-US"/>
        </w:rPr>
        <w:t>d</w:t>
      </w:r>
      <w:r w:rsidR="00B437EE" w:rsidRPr="00505108">
        <w:rPr>
          <w:rFonts w:ascii="Times" w:eastAsiaTheme="minorEastAsia" w:hAnsi="Times"/>
          <w:sz w:val="22"/>
          <w:szCs w:val="22"/>
          <w:lang w:val="en-US"/>
        </w:rPr>
        <w:t xml:space="preserve"> to growth or reproduction. This allocation </w:t>
      </w:r>
      <w:r w:rsidR="00C53834" w:rsidRPr="00505108">
        <w:rPr>
          <w:rFonts w:ascii="Times" w:eastAsiaTheme="minorEastAsia" w:hAnsi="Times"/>
          <w:sz w:val="22"/>
          <w:szCs w:val="22"/>
          <w:lang w:val="en-US"/>
        </w:rPr>
        <w:t>to reproduction</w:t>
      </w:r>
      <w:r w:rsidR="00BC4505"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505108">
        <w:rPr>
          <w:rFonts w:ascii="Times" w:eastAsiaTheme="minorEastAsia" w:hAnsi="Times"/>
          <w:sz w:val="22"/>
          <w:szCs w:val="22"/>
          <w:lang w:val="en-US"/>
        </w:rPr>
        <w:t>)</w:t>
      </w:r>
      <w:r w:rsidR="00C53834" w:rsidRPr="00505108">
        <w:rPr>
          <w:rFonts w:ascii="Times" w:eastAsiaTheme="minorEastAsia" w:hAnsi="Times"/>
          <w:sz w:val="22"/>
          <w:szCs w:val="22"/>
          <w:lang w:val="en-US"/>
        </w:rPr>
        <w:t xml:space="preserve"> </w:t>
      </w:r>
      <w:r w:rsidR="00AA72C4" w:rsidRPr="00505108">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505108">
        <w:rPr>
          <w:rFonts w:ascii="Times" w:eastAsiaTheme="minorEastAsia" w:hAnsi="Times"/>
          <w:sz w:val="22"/>
          <w:szCs w:val="22"/>
          <w:lang w:val="en-US"/>
        </w:rPr>
        <w:t xml:space="preserve">, to 1 at the asymptotic weight, </w:t>
      </w:r>
      <w:commentRangeStart w:id="12"/>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2"/>
        <m:r>
          <m:rPr>
            <m:sty m:val="p"/>
          </m:rPr>
          <w:rPr>
            <w:rStyle w:val="CommentReference"/>
            <w:rFonts w:ascii="Cambria Math" w:hAnsi="Cambria Math"/>
            <w:sz w:val="22"/>
            <w:szCs w:val="22"/>
          </w:rPr>
          <w:commentReference w:id="12"/>
        </m:r>
      </m:oMath>
      <w:r w:rsidR="00747A1B" w:rsidRPr="00505108">
        <w:rPr>
          <w:rFonts w:ascii="Times" w:eastAsiaTheme="minorEastAsia" w:hAnsi="Times"/>
          <w:sz w:val="22"/>
          <w:szCs w:val="22"/>
          <w:lang w:val="en-US"/>
        </w:rPr>
        <w:t>, according to the function:</w:t>
      </w:r>
    </w:p>
    <w:p w14:paraId="20F67640" w14:textId="23F1050D" w:rsidR="00747A1B" w:rsidRPr="00505108" w:rsidRDefault="003F50F9"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m:t>
                      </m:r>
                      <w:commentRangeStart w:id="13"/>
                      <m:r>
                        <w:rPr>
                          <w:rFonts w:ascii="Cambria Math" w:eastAsiaTheme="minorEastAsia" w:hAnsi="Cambria Math"/>
                          <w:sz w:val="22"/>
                          <w:szCs w:val="22"/>
                          <w:lang w:val="en-US"/>
                        </w:rPr>
                        <m:t>u</m:t>
                      </m:r>
                      <w:commentRangeEnd w:id="13"/>
                      <m:r>
                        <m:rPr>
                          <m:sty m:val="p"/>
                        </m:rPr>
                        <w:rPr>
                          <w:rStyle w:val="CommentReference"/>
                          <w:sz w:val="22"/>
                          <w:szCs w:val="22"/>
                        </w:rPr>
                        <w:commentReference w:id="13"/>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505108" w:rsidRDefault="0010253A"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which has the property that the growth rate, i.e. </w:t>
      </w:r>
    </w:p>
    <w:p w14:paraId="2FBB389D" w14:textId="498F73AD" w:rsidR="0010253A" w:rsidRPr="00505108" w:rsidRDefault="003F50F9"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505108" w:rsidRDefault="006C6DC0"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a</w:t>
      </w:r>
      <w:r w:rsidR="007B2E57" w:rsidRPr="00505108">
        <w:rPr>
          <w:rFonts w:ascii="Times" w:eastAsiaTheme="minorEastAsia" w:hAnsi="Times"/>
          <w:sz w:val="22"/>
          <w:szCs w:val="22"/>
          <w:lang w:val="en-US"/>
        </w:rPr>
        <w:t>pproximates a von Bertalanffy growth curve when the feeding level is constant</w:t>
      </w:r>
      <w:r w:rsidR="00E70F3B" w:rsidRPr="00505108">
        <w:rPr>
          <w:rFonts w:ascii="Times" w:eastAsiaTheme="minorEastAsia" w:hAnsi="Times"/>
          <w:sz w:val="22"/>
          <w:szCs w:val="22"/>
          <w:lang w:val="en-US"/>
        </w:rPr>
        <w:t xml:space="preserve"> </w:t>
      </w:r>
      <w:r w:rsidR="00527611" w:rsidRPr="00505108">
        <w:rPr>
          <w:rFonts w:ascii="Times" w:eastAsiaTheme="minorEastAsia" w:hAnsi="Times"/>
          <w:sz w:val="22"/>
          <w:szCs w:val="22"/>
          <w:lang w:val="en-US"/>
        </w:rPr>
        <w:fldChar w:fldCharType="begin"/>
      </w:r>
      <w:r w:rsidR="00527611" w:rsidRPr="00505108">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eastAsiaTheme="minorEastAsia" w:hAnsi="Times"/>
          <w:sz w:val="22"/>
          <w:szCs w:val="22"/>
          <w:lang w:val="en-US"/>
        </w:rPr>
        <w:fldChar w:fldCharType="separate"/>
      </w:r>
      <w:r w:rsidR="00527611" w:rsidRPr="00505108">
        <w:rPr>
          <w:rFonts w:ascii="Times" w:hAnsi="Times" w:cs="Times New Roman"/>
          <w:sz w:val="22"/>
          <w:szCs w:val="22"/>
        </w:rPr>
        <w:t xml:space="preserve">(Hartvig </w:t>
      </w:r>
      <w:r w:rsidR="00527611" w:rsidRPr="00505108">
        <w:rPr>
          <w:rFonts w:ascii="Times" w:hAnsi="Times" w:cs="Times New Roman"/>
          <w:i/>
          <w:iCs/>
          <w:sz w:val="22"/>
          <w:szCs w:val="22"/>
        </w:rPr>
        <w:t>et al.</w:t>
      </w:r>
      <w:r w:rsidR="00527611" w:rsidRPr="00505108">
        <w:rPr>
          <w:rFonts w:ascii="Times" w:hAnsi="Times" w:cs="Times New Roman"/>
          <w:sz w:val="22"/>
          <w:szCs w:val="22"/>
        </w:rPr>
        <w:t xml:space="preserve"> 2011)</w:t>
      </w:r>
      <w:r w:rsidR="00527611" w:rsidRPr="00505108">
        <w:rPr>
          <w:rFonts w:ascii="Times" w:eastAsiaTheme="minorEastAsia" w:hAnsi="Times"/>
          <w:sz w:val="22"/>
          <w:szCs w:val="22"/>
          <w:lang w:val="en-US"/>
        </w:rPr>
        <w:fldChar w:fldCharType="end"/>
      </w:r>
      <w:r w:rsidR="007B2E57"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Reproduction is </w:t>
      </w:r>
      <w:r w:rsidR="00D64DF0" w:rsidRPr="00505108">
        <w:rPr>
          <w:rFonts w:ascii="Times" w:eastAsiaTheme="minorEastAsia" w:hAnsi="Times"/>
          <w:sz w:val="22"/>
          <w:szCs w:val="22"/>
          <w:lang w:val="en-US"/>
        </w:rPr>
        <w:t>given</w:t>
      </w:r>
      <w:r w:rsidR="000B5283"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by the </w:t>
      </w:r>
      <w:r w:rsidR="00DC53DD" w:rsidRPr="00505108">
        <w:rPr>
          <w:rFonts w:ascii="Times" w:eastAsiaTheme="minorEastAsia" w:hAnsi="Times"/>
          <w:sz w:val="22"/>
          <w:szCs w:val="22"/>
          <w:lang w:val="en-US"/>
        </w:rPr>
        <w:t xml:space="preserve">total egg-production </w:t>
      </w:r>
      <w:r w:rsidR="002A267D" w:rsidRPr="00505108">
        <w:rPr>
          <w:rFonts w:ascii="Times" w:eastAsiaTheme="minorEastAsia" w:hAnsi="Times"/>
          <w:sz w:val="22"/>
          <w:szCs w:val="22"/>
          <w:lang w:val="en-US"/>
        </w:rPr>
        <w:t xml:space="preserve">in numbers, which is the integral of </w:t>
      </w:r>
      <w:r w:rsidR="00F405C3" w:rsidRPr="00505108">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505108">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505108">
        <w:rPr>
          <w:rFonts w:ascii="Times" w:eastAsiaTheme="minorEastAsia" w:hAnsi="Times"/>
          <w:sz w:val="22"/>
          <w:szCs w:val="22"/>
          <w:lang w:val="en-US"/>
        </w:rPr>
        <w:t>:</w:t>
      </w:r>
    </w:p>
    <w:p w14:paraId="5A1D3FA1" w14:textId="77777777" w:rsidR="0044140F" w:rsidRPr="00505108" w:rsidRDefault="003F50F9"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19DEF374" w:rsidR="00737F5B" w:rsidRPr="00505108" w:rsidRDefault="00DE5303"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The r</w:t>
      </w:r>
      <w:r w:rsidR="000B3B73" w:rsidRPr="00505108">
        <w:rPr>
          <w:rFonts w:ascii="Times" w:hAnsi="Times"/>
          <w:sz w:val="22"/>
          <w:szCs w:val="22"/>
          <w:lang w:val="en-US"/>
        </w:rPr>
        <w:t xml:space="preserve">ecruitment </w:t>
      </w:r>
      <w:r w:rsidRPr="00505108">
        <w:rPr>
          <w:rFonts w:ascii="Times" w:hAnsi="Times"/>
          <w:sz w:val="22"/>
          <w:szCs w:val="22"/>
          <w:lang w:val="en-US"/>
        </w:rPr>
        <w:t xml:space="preserve">of offspring to each species </w:t>
      </w:r>
      <w:r w:rsidR="001762CE" w:rsidRPr="00505108">
        <w:rPr>
          <w:rFonts w:ascii="Times" w:hAnsi="Times"/>
          <w:sz w:val="22"/>
          <w:szCs w:val="22"/>
          <w:lang w:val="en-US"/>
        </w:rPr>
        <w:t>relate</w:t>
      </w:r>
      <w:r w:rsidR="00254800" w:rsidRPr="00505108">
        <w:rPr>
          <w:rFonts w:ascii="Times" w:hAnsi="Times"/>
          <w:sz w:val="22"/>
          <w:szCs w:val="22"/>
          <w:lang w:val="en-US"/>
        </w:rPr>
        <w:t>s</w:t>
      </w:r>
      <w:r w:rsidR="001762CE" w:rsidRPr="00505108">
        <w:rPr>
          <w:rFonts w:ascii="Times" w:hAnsi="Times"/>
          <w:sz w:val="22"/>
          <w:szCs w:val="22"/>
          <w:lang w:val="en-US"/>
        </w:rPr>
        <w:t xml:space="preserve"> to the total egg production </w:t>
      </w:r>
      <w:r w:rsidR="00AD0C4D" w:rsidRPr="00505108">
        <w:rPr>
          <w:rFonts w:ascii="Times" w:hAnsi="Times"/>
          <w:sz w:val="22"/>
          <w:szCs w:val="22"/>
          <w:lang w:val="en-US"/>
        </w:rPr>
        <w:t xml:space="preserve">via a Beverton-Holt stock recruit </w:t>
      </w:r>
      <w:r w:rsidR="00A81C1A" w:rsidRPr="00505108">
        <w:rPr>
          <w:rFonts w:ascii="Times" w:hAnsi="Times"/>
          <w:sz w:val="22"/>
          <w:szCs w:val="22"/>
          <w:lang w:val="en-US"/>
        </w:rPr>
        <w:t>relationship</w:t>
      </w:r>
      <w:r w:rsidR="00737F5B" w:rsidRPr="00505108">
        <w:rPr>
          <w:rFonts w:ascii="Times" w:hAnsi="Times"/>
          <w:sz w:val="22"/>
          <w:szCs w:val="22"/>
          <w:lang w:val="en-US"/>
        </w:rPr>
        <w:t>, such that recruitment reaches a maximum as the egg production increases</w:t>
      </w:r>
      <w:r w:rsidR="00553E13" w:rsidRPr="00505108">
        <w:rPr>
          <w:rFonts w:ascii="Times" w:hAnsi="Times"/>
          <w:sz w:val="22"/>
          <w:szCs w:val="22"/>
          <w:lang w:val="en-US"/>
        </w:rPr>
        <w:t>:</w:t>
      </w:r>
    </w:p>
    <w:p w14:paraId="62B7D62D" w14:textId="0B0CFC7C" w:rsidR="006E235A" w:rsidRPr="00505108" w:rsidRDefault="003F50F9"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505108" w:rsidRDefault="0030010C"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505108">
        <w:rPr>
          <w:rFonts w:ascii="Times" w:eastAsiaTheme="minorEastAsia" w:hAnsi="Times"/>
          <w:sz w:val="22"/>
          <w:szCs w:val="22"/>
          <w:lang w:val="en-US"/>
        </w:rPr>
        <w:t xml:space="preserve"> is the maximum recruitment of each species</w:t>
      </w:r>
      <w:r w:rsidR="006A6E7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505108">
        <w:rPr>
          <w:rFonts w:ascii="Times" w:eastAsiaTheme="minorEastAsia" w:hAnsi="Times"/>
          <w:sz w:val="22"/>
          <w:szCs w:val="22"/>
          <w:lang w:val="en-US"/>
        </w:rPr>
        <w:t xml:space="preserve"> is here treated as a free parameter that is found in the calibration process by </w:t>
      </w:r>
      <w:r w:rsidR="006D5A07" w:rsidRPr="00505108">
        <w:rPr>
          <w:rFonts w:ascii="Times" w:eastAsiaTheme="minorEastAsia" w:hAnsi="Times"/>
          <w:sz w:val="22"/>
          <w:szCs w:val="22"/>
          <w:lang w:val="en-US"/>
        </w:rPr>
        <w:t>minimizing the residual sum of squares between</w:t>
      </w:r>
      <w:r w:rsidR="001715DB" w:rsidRPr="00505108">
        <w:rPr>
          <w:rFonts w:ascii="Times" w:eastAsiaTheme="minorEastAsia" w:hAnsi="Times"/>
          <w:sz w:val="22"/>
          <w:szCs w:val="22"/>
          <w:lang w:val="en-US"/>
        </w:rPr>
        <w:t xml:space="preserve"> </w:t>
      </w:r>
      <w:r w:rsidR="00EC4BDD" w:rsidRPr="00505108">
        <w:rPr>
          <w:rFonts w:ascii="Times" w:eastAsiaTheme="minorEastAsia" w:hAnsi="Times"/>
          <w:sz w:val="22"/>
          <w:szCs w:val="22"/>
          <w:lang w:val="en-US"/>
        </w:rPr>
        <w:t>spawning stock biomass from stock assessment and the MSSM.</w:t>
      </w:r>
      <w:r w:rsidR="003A114D" w:rsidRPr="00505108">
        <w:rPr>
          <w:rFonts w:ascii="Times" w:eastAsiaTheme="minorEastAsia" w:hAnsi="Times"/>
          <w:sz w:val="22"/>
          <w:szCs w:val="22"/>
          <w:lang w:val="en-US"/>
        </w:rPr>
        <w:t xml:space="preserve"> In doing so, it also ensures that the species coexist</w:t>
      </w:r>
      <w:r w:rsidR="00F1104C" w:rsidRPr="00505108">
        <w:rPr>
          <w:rFonts w:ascii="Times" w:eastAsiaTheme="minorEastAsia" w:hAnsi="Times"/>
          <w:sz w:val="22"/>
          <w:szCs w:val="22"/>
          <w:lang w:val="en-US"/>
        </w:rPr>
        <w:t xml:space="preserve"> </w:t>
      </w:r>
      <w:r w:rsidR="00565B11" w:rsidRPr="00505108">
        <w:rPr>
          <w:rFonts w:ascii="Times" w:eastAsiaTheme="minorEastAsia" w:hAnsi="Times"/>
          <w:sz w:val="22"/>
          <w:szCs w:val="22"/>
          <w:lang w:val="en-US"/>
        </w:rPr>
        <w:fldChar w:fldCharType="begin"/>
      </w:r>
      <w:r w:rsidR="00565B11" w:rsidRPr="00505108">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eastAsiaTheme="minorEastAsia" w:hAnsi="Times"/>
          <w:sz w:val="22"/>
          <w:szCs w:val="22"/>
          <w:lang w:val="en-US"/>
        </w:rPr>
        <w:fldChar w:fldCharType="separate"/>
      </w:r>
      <w:r w:rsidR="00565B11" w:rsidRPr="00505108">
        <w:rPr>
          <w:rFonts w:ascii="Times" w:hAnsi="Times" w:cs="Times New Roman"/>
          <w:sz w:val="22"/>
          <w:szCs w:val="22"/>
        </w:rPr>
        <w:t xml:space="preserve">(Hartvig </w:t>
      </w:r>
      <w:r w:rsidR="00565B11" w:rsidRPr="00505108">
        <w:rPr>
          <w:rFonts w:ascii="Times" w:hAnsi="Times" w:cs="Times New Roman"/>
          <w:i/>
          <w:iCs/>
          <w:sz w:val="22"/>
          <w:szCs w:val="22"/>
        </w:rPr>
        <w:t>et al.</w:t>
      </w:r>
      <w:r w:rsidR="00565B11" w:rsidRPr="00505108">
        <w:rPr>
          <w:rFonts w:ascii="Times" w:hAnsi="Times" w:cs="Times New Roman"/>
          <w:sz w:val="22"/>
          <w:szCs w:val="22"/>
        </w:rPr>
        <w:t xml:space="preserve"> 2011)</w:t>
      </w:r>
      <w:r w:rsidR="00565B11" w:rsidRPr="00505108">
        <w:rPr>
          <w:rFonts w:ascii="Times" w:eastAsiaTheme="minorEastAsia" w:hAnsi="Times"/>
          <w:sz w:val="22"/>
          <w:szCs w:val="22"/>
          <w:lang w:val="en-US"/>
        </w:rPr>
        <w:fldChar w:fldCharType="end"/>
      </w:r>
      <w:r w:rsidR="00D14E66" w:rsidRPr="00505108">
        <w:rPr>
          <w:rFonts w:ascii="Times" w:eastAsiaTheme="minorEastAsia" w:hAnsi="Times"/>
          <w:sz w:val="22"/>
          <w:szCs w:val="22"/>
          <w:lang w:val="en-US"/>
        </w:rPr>
        <w:t>.</w:t>
      </w:r>
    </w:p>
    <w:p w14:paraId="3E6A08A1" w14:textId="7ED6E8EC" w:rsidR="008B10AB" w:rsidRPr="00505108" w:rsidRDefault="008B10AB" w:rsidP="00182BA9">
      <w:pPr>
        <w:spacing w:line="480" w:lineRule="auto"/>
        <w:ind w:firstLine="357"/>
        <w:contextualSpacing/>
        <w:jc w:val="both"/>
        <w:rPr>
          <w:rFonts w:ascii="Times" w:hAnsi="Times"/>
          <w:sz w:val="22"/>
          <w:szCs w:val="22"/>
          <w:lang w:val="en-US"/>
        </w:rPr>
      </w:pPr>
      <w:r w:rsidRPr="00505108">
        <w:rPr>
          <w:rFonts w:ascii="Times" w:hAnsi="Times"/>
          <w:sz w:val="22"/>
          <w:szCs w:val="22"/>
          <w:lang w:val="en-US"/>
        </w:rPr>
        <w:t xml:space="preserve">The </w:t>
      </w:r>
      <w:commentRangeStart w:id="14"/>
      <w:commentRangeStart w:id="15"/>
      <w:r w:rsidRPr="00505108">
        <w:rPr>
          <w:rFonts w:ascii="Times" w:hAnsi="Times"/>
          <w:sz w:val="22"/>
          <w:szCs w:val="22"/>
          <w:lang w:val="en-US"/>
        </w:rPr>
        <w:t xml:space="preserve">temporal </w:t>
      </w:r>
      <w:r w:rsidR="00046D33" w:rsidRPr="00505108">
        <w:rPr>
          <w:rFonts w:ascii="Times" w:hAnsi="Times"/>
          <w:sz w:val="22"/>
          <w:szCs w:val="22"/>
          <w:lang w:val="en-US"/>
        </w:rPr>
        <w:t>dynamics</w:t>
      </w:r>
      <w:r w:rsidRPr="00505108">
        <w:rPr>
          <w:rFonts w:ascii="Times" w:hAnsi="Times"/>
          <w:sz w:val="22"/>
          <w:szCs w:val="22"/>
          <w:lang w:val="en-US"/>
        </w:rPr>
        <w:t xml:space="preserve"> o</w:t>
      </w:r>
      <w:commentRangeEnd w:id="14"/>
      <w:r w:rsidR="00E153D5" w:rsidRPr="00505108">
        <w:rPr>
          <w:rStyle w:val="CommentReference"/>
          <w:rFonts w:ascii="Times" w:hAnsi="Times"/>
          <w:sz w:val="22"/>
          <w:szCs w:val="22"/>
        </w:rPr>
        <w:commentReference w:id="14"/>
      </w:r>
      <w:commentRangeEnd w:id="15"/>
      <w:r w:rsidR="00046D33" w:rsidRPr="00505108">
        <w:rPr>
          <w:rStyle w:val="CommentReference"/>
          <w:rFonts w:ascii="Times" w:hAnsi="Times"/>
          <w:sz w:val="22"/>
          <w:szCs w:val="22"/>
        </w:rPr>
        <w:commentReference w:id="15"/>
      </w:r>
      <w:r w:rsidRPr="00505108">
        <w:rPr>
          <w:rFonts w:ascii="Times" w:hAnsi="Times"/>
          <w:sz w:val="22"/>
          <w:szCs w:val="22"/>
          <w:lang w:val="en-US"/>
        </w:rPr>
        <w:t>f the background resource</w:t>
      </w:r>
      <w:r w:rsidR="008C73F9" w:rsidRPr="00505108">
        <w:rPr>
          <w:rFonts w:ascii="Times" w:hAnsi="Times"/>
          <w:sz w:val="22"/>
          <w:szCs w:val="22"/>
          <w:lang w:val="en-US"/>
        </w:rPr>
        <w:t xml:space="preserve"> (</w:t>
      </w:r>
      <m:oMath>
        <m:r>
          <w:rPr>
            <w:rFonts w:ascii="Cambria Math" w:hAnsi="Cambria Math"/>
            <w:sz w:val="22"/>
            <w:szCs w:val="22"/>
            <w:lang w:val="en-US"/>
          </w:rPr>
          <m:t>R</m:t>
        </m:r>
      </m:oMath>
      <w:r w:rsidR="008C73F9" w:rsidRPr="00505108">
        <w:rPr>
          <w:rFonts w:ascii="Times" w:hAnsi="Times"/>
          <w:sz w:val="22"/>
          <w:szCs w:val="22"/>
          <w:lang w:val="en-US"/>
        </w:rPr>
        <w:t>)</w:t>
      </w:r>
      <w:r w:rsidRPr="00505108">
        <w:rPr>
          <w:rFonts w:ascii="Times" w:hAnsi="Times"/>
          <w:sz w:val="22"/>
          <w:szCs w:val="22"/>
          <w:lang w:val="en-US"/>
        </w:rPr>
        <w:t xml:space="preserve"> spectra </w:t>
      </w:r>
      <w:r w:rsidR="004A6FEB" w:rsidRPr="00505108">
        <w:rPr>
          <w:rFonts w:ascii="Times" w:hAnsi="Times"/>
          <w:sz w:val="22"/>
          <w:szCs w:val="22"/>
          <w:lang w:val="en-US"/>
        </w:rPr>
        <w:t xml:space="preserve">(benthic </w:t>
      </w:r>
      <w:r w:rsidR="001846ED" w:rsidRPr="00505108">
        <w:rPr>
          <w:rFonts w:ascii="Times" w:hAnsi="Times"/>
          <w:sz w:val="22"/>
          <w:szCs w:val="22"/>
          <w:lang w:val="en-US"/>
        </w:rPr>
        <w:t>and</w:t>
      </w:r>
      <w:r w:rsidR="002947F2" w:rsidRPr="00505108">
        <w:rPr>
          <w:rFonts w:ascii="Times" w:hAnsi="Times"/>
          <w:sz w:val="22"/>
          <w:szCs w:val="22"/>
          <w:lang w:val="en-US"/>
        </w:rPr>
        <w:t xml:space="preserve"> </w:t>
      </w:r>
      <w:r w:rsidR="004A6FEB" w:rsidRPr="00505108">
        <w:rPr>
          <w:rFonts w:ascii="Times" w:hAnsi="Times"/>
          <w:sz w:val="22"/>
          <w:szCs w:val="22"/>
          <w:lang w:val="en-US"/>
        </w:rPr>
        <w:t xml:space="preserve">pelagic) </w:t>
      </w:r>
      <w:r w:rsidRPr="00505108">
        <w:rPr>
          <w:rFonts w:ascii="Times" w:hAnsi="Times"/>
          <w:sz w:val="22"/>
          <w:szCs w:val="22"/>
          <w:lang w:val="en-US"/>
        </w:rPr>
        <w:t>is defined as:</w:t>
      </w:r>
    </w:p>
    <w:p w14:paraId="04D9EA33" w14:textId="5A8A46E8" w:rsidR="008B10AB" w:rsidRPr="00505108" w:rsidRDefault="003F50F9"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6"/>
                  <m:r>
                    <w:rPr>
                      <w:rFonts w:ascii="Cambria Math" w:eastAsiaTheme="minorEastAsia" w:hAnsi="Cambria Math"/>
                      <w:sz w:val="22"/>
                      <w:szCs w:val="22"/>
                      <w:lang w:val="en-US"/>
                    </w:rPr>
                    <m:t>R</m:t>
                  </m:r>
                  <w:commentRangeEnd w:id="16"/>
                  <m:r>
                    <m:rPr>
                      <m:sty m:val="p"/>
                    </m:rPr>
                    <w:rPr>
                      <w:rStyle w:val="CommentReference"/>
                      <w:rFonts w:ascii="Cambria Math" w:hAnsi="Cambria Math"/>
                      <w:sz w:val="22"/>
                      <w:szCs w:val="22"/>
                    </w:rPr>
                    <w:commentReference w:id="16"/>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31208485" w:rsidR="00C572FC" w:rsidRPr="00505108" w:rsidRDefault="008B10AB" w:rsidP="00182BA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505108">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505108">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505108">
        <w:rPr>
          <w:rFonts w:ascii="Times" w:eastAsiaTheme="minorEastAsia" w:hAnsi="Times"/>
          <w:sz w:val="22"/>
          <w:szCs w:val="22"/>
          <w:lang w:val="en-US"/>
        </w:rPr>
        <w:t xml:space="preserve"> is predation mortality</w:t>
      </w:r>
      <w:r w:rsidR="00E153D5" w:rsidRPr="00505108">
        <w:rPr>
          <w:rFonts w:ascii="Times" w:eastAsiaTheme="minorEastAsia" w:hAnsi="Times"/>
          <w:sz w:val="22"/>
          <w:szCs w:val="22"/>
          <w:lang w:val="en-US"/>
        </w:rPr>
        <w:t xml:space="preserve">, and lambda is </w:t>
      </w:r>
      <w:r w:rsidR="00F47AE5" w:rsidRPr="00505108">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505108">
        <w:rPr>
          <w:rFonts w:ascii="Times" w:eastAsiaTheme="minorEastAsia" w:hAnsi="Times"/>
          <w:sz w:val="22"/>
          <w:szCs w:val="22"/>
          <w:lang w:val="en-US"/>
        </w:rPr>
        <w:t>.</w:t>
      </w:r>
    </w:p>
    <w:p w14:paraId="25091500" w14:textId="77777777" w:rsidR="00A3638F" w:rsidRPr="00505108" w:rsidRDefault="00A3638F" w:rsidP="00182BA9">
      <w:pPr>
        <w:spacing w:line="480" w:lineRule="auto"/>
        <w:contextualSpacing/>
        <w:jc w:val="both"/>
        <w:rPr>
          <w:i/>
          <w:sz w:val="22"/>
          <w:szCs w:val="22"/>
          <w:lang w:val="en-US"/>
        </w:rPr>
      </w:pPr>
    </w:p>
    <w:p w14:paraId="415CDCCA" w14:textId="3AC14F39" w:rsidR="00FC4AA1" w:rsidRPr="00505108" w:rsidRDefault="00FC4AA1" w:rsidP="00182BA9">
      <w:pPr>
        <w:spacing w:line="480" w:lineRule="auto"/>
        <w:contextualSpacing/>
        <w:jc w:val="both"/>
        <w:rPr>
          <w:i/>
          <w:sz w:val="22"/>
          <w:szCs w:val="22"/>
          <w:lang w:val="en-US"/>
        </w:rPr>
      </w:pPr>
      <w:r w:rsidRPr="00505108">
        <w:rPr>
          <w:i/>
          <w:sz w:val="22"/>
          <w:szCs w:val="22"/>
          <w:lang w:val="en-US"/>
        </w:rPr>
        <w:t>Temperature</w:t>
      </w:r>
      <w:r w:rsidR="00947007" w:rsidRPr="00505108">
        <w:rPr>
          <w:i/>
          <w:sz w:val="22"/>
          <w:szCs w:val="22"/>
          <w:lang w:val="en-US"/>
        </w:rPr>
        <w:t xml:space="preserve"> dependence</w:t>
      </w:r>
    </w:p>
    <w:p w14:paraId="5ED41849" w14:textId="3A80982C" w:rsidR="00A800FE" w:rsidRPr="00505108" w:rsidRDefault="001773F1" w:rsidP="00A800FE">
      <w:pPr>
        <w:spacing w:line="480" w:lineRule="auto"/>
        <w:jc w:val="both"/>
        <w:rPr>
          <w:rFonts w:ascii="Times" w:hAnsi="Times"/>
          <w:sz w:val="22"/>
          <w:szCs w:val="22"/>
          <w:lang w:val="en-US"/>
        </w:rPr>
      </w:pPr>
      <w:r w:rsidRPr="00505108">
        <w:rPr>
          <w:rFonts w:ascii="Times" w:hAnsi="Times"/>
          <w:sz w:val="22"/>
          <w:szCs w:val="22"/>
          <w:lang w:val="en-US"/>
        </w:rPr>
        <w:t xml:space="preserve">Temperature </w:t>
      </w:r>
      <w:r w:rsidR="002B6538" w:rsidRPr="00505108">
        <w:rPr>
          <w:rFonts w:ascii="Times" w:hAnsi="Times"/>
          <w:sz w:val="22"/>
          <w:szCs w:val="22"/>
          <w:lang w:val="en-US"/>
        </w:rPr>
        <w:t xml:space="preserve">affects </w:t>
      </w:r>
      <w:r w:rsidRPr="00505108">
        <w:rPr>
          <w:rFonts w:ascii="Times" w:hAnsi="Times"/>
          <w:sz w:val="22"/>
          <w:szCs w:val="22"/>
          <w:lang w:val="en-US"/>
        </w:rPr>
        <w:t>individual metabolism</w:t>
      </w:r>
      <w:r w:rsidR="00870E0D" w:rsidRPr="00505108">
        <w:rPr>
          <w:rFonts w:ascii="Times" w:hAnsi="Times"/>
          <w:sz w:val="22"/>
          <w:szCs w:val="22"/>
          <w:lang w:val="en-US"/>
        </w:rPr>
        <w:t xml:space="preserve"> </w:t>
      </w:r>
      <w:r w:rsidR="00B41118" w:rsidRPr="00505108">
        <w:rPr>
          <w:rFonts w:ascii="Times" w:hAnsi="Times"/>
          <w:sz w:val="22"/>
          <w:szCs w:val="22"/>
          <w:lang w:val="en-US"/>
        </w:rPr>
        <w:fldChar w:fldCharType="begin"/>
      </w:r>
      <w:r w:rsidR="00CC2BA6" w:rsidRPr="00505108">
        <w:rPr>
          <w:rFonts w:ascii="Times" w:hAnsi="Times"/>
          <w:sz w:val="22"/>
          <w:szCs w:val="22"/>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sz w:val="22"/>
          <w:szCs w:val="22"/>
          <w:lang w:val="en-US"/>
        </w:rPr>
        <w:fldChar w:fldCharType="separate"/>
      </w:r>
      <w:r w:rsidR="00CC2BA6" w:rsidRPr="00505108">
        <w:rPr>
          <w:rFonts w:ascii="Times" w:hAnsi="Times" w:cs="Times New Roman"/>
          <w:sz w:val="22"/>
          <w:szCs w:val="22"/>
        </w:rPr>
        <w:t xml:space="preserve">(Clarke &amp; Johnston 1999; Gillooly </w:t>
      </w:r>
      <w:r w:rsidR="00CC2BA6" w:rsidRPr="00505108">
        <w:rPr>
          <w:rFonts w:ascii="Times" w:hAnsi="Times" w:cs="Times New Roman"/>
          <w:i/>
          <w:iCs/>
          <w:sz w:val="22"/>
          <w:szCs w:val="22"/>
        </w:rPr>
        <w:t>et al.</w:t>
      </w:r>
      <w:r w:rsidR="00CC2BA6" w:rsidRPr="00505108">
        <w:rPr>
          <w:rFonts w:ascii="Times" w:hAnsi="Times" w:cs="Times New Roman"/>
          <w:sz w:val="22"/>
          <w:szCs w:val="22"/>
        </w:rPr>
        <w:t xml:space="preserve"> 2001)</w:t>
      </w:r>
      <w:r w:rsidR="00B41118" w:rsidRPr="00505108">
        <w:rPr>
          <w:rFonts w:ascii="Times" w:hAnsi="Times"/>
          <w:sz w:val="22"/>
          <w:szCs w:val="22"/>
          <w:lang w:val="en-US"/>
        </w:rPr>
        <w:fldChar w:fldCharType="end"/>
      </w:r>
      <w:r w:rsidR="00BE61FE" w:rsidRPr="00505108">
        <w:rPr>
          <w:rFonts w:ascii="Times" w:hAnsi="Times"/>
          <w:sz w:val="22"/>
          <w:szCs w:val="22"/>
          <w:lang w:val="en-US"/>
        </w:rPr>
        <w:t>, and thus also affects</w:t>
      </w:r>
      <w:r w:rsidR="00325753" w:rsidRPr="00505108">
        <w:rPr>
          <w:rFonts w:ascii="Times" w:hAnsi="Times"/>
          <w:sz w:val="22"/>
          <w:szCs w:val="22"/>
          <w:lang w:val="en-US"/>
        </w:rPr>
        <w:t xml:space="preserve"> </w:t>
      </w:r>
      <w:r w:rsidR="003B10E7" w:rsidRPr="00505108">
        <w:rPr>
          <w:rFonts w:ascii="Times" w:hAnsi="Times"/>
          <w:sz w:val="22"/>
          <w:szCs w:val="22"/>
          <w:lang w:val="en-US"/>
        </w:rPr>
        <w:t>the bioenergetic dynamics of individuals</w:t>
      </w:r>
      <w:r w:rsidR="008F0CF1" w:rsidRPr="00505108">
        <w:rPr>
          <w:rFonts w:ascii="Times" w:hAnsi="Times"/>
          <w:sz w:val="22"/>
          <w:szCs w:val="22"/>
          <w:lang w:val="en-US"/>
        </w:rPr>
        <w:t xml:space="preserve">, e.g. </w:t>
      </w:r>
      <w:r w:rsidR="00B56AF5" w:rsidRPr="00505108">
        <w:rPr>
          <w:rFonts w:ascii="Times" w:hAnsi="Times"/>
          <w:sz w:val="22"/>
          <w:szCs w:val="22"/>
          <w:lang w:val="en-US"/>
        </w:rPr>
        <w:t xml:space="preserve">maximum </w:t>
      </w:r>
      <w:r w:rsidR="008F0CF1" w:rsidRPr="00505108">
        <w:rPr>
          <w:rFonts w:ascii="Times" w:hAnsi="Times"/>
          <w:sz w:val="22"/>
          <w:szCs w:val="22"/>
          <w:lang w:val="en-US"/>
        </w:rPr>
        <w:t>consumption rates</w:t>
      </w:r>
      <w:r w:rsidR="00F44628" w:rsidRPr="00505108">
        <w:rPr>
          <w:rFonts w:ascii="Times" w:hAnsi="Times"/>
          <w:sz w:val="22"/>
          <w:szCs w:val="22"/>
          <w:lang w:val="en-US"/>
        </w:rPr>
        <w:t xml:space="preserve"> </w:t>
      </w:r>
      <w:r w:rsidR="00F44628" w:rsidRPr="00505108">
        <w:rPr>
          <w:rFonts w:ascii="Times" w:hAnsi="Times"/>
          <w:sz w:val="22"/>
          <w:szCs w:val="22"/>
          <w:lang w:val="en-US"/>
        </w:rPr>
        <w:fldChar w:fldCharType="begin"/>
      </w:r>
      <w:r w:rsidR="00F44628" w:rsidRPr="00505108">
        <w:rPr>
          <w:rFonts w:ascii="Times" w:hAnsi="Times"/>
          <w:sz w:val="22"/>
          <w:szCs w:val="22"/>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sz w:val="22"/>
          <w:szCs w:val="22"/>
          <w:lang w:val="en-US"/>
        </w:rPr>
        <w:fldChar w:fldCharType="separate"/>
      </w:r>
      <w:r w:rsidR="00F44628" w:rsidRPr="00505108">
        <w:rPr>
          <w:rFonts w:ascii="Times" w:hAnsi="Times" w:cs="Times New Roman"/>
          <w:sz w:val="22"/>
          <w:szCs w:val="22"/>
        </w:rPr>
        <w:t xml:space="preserve">(Englund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2011; Rall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2012)</w:t>
      </w:r>
      <w:r w:rsidR="00F44628" w:rsidRPr="00505108">
        <w:rPr>
          <w:rFonts w:ascii="Times" w:hAnsi="Times"/>
          <w:sz w:val="22"/>
          <w:szCs w:val="22"/>
          <w:lang w:val="en-US"/>
        </w:rPr>
        <w:fldChar w:fldCharType="end"/>
      </w:r>
      <w:r w:rsidR="008F0CF1" w:rsidRPr="00505108">
        <w:rPr>
          <w:rFonts w:ascii="Times" w:hAnsi="Times"/>
          <w:sz w:val="22"/>
          <w:szCs w:val="22"/>
          <w:lang w:val="en-US"/>
        </w:rPr>
        <w:t xml:space="preserve">, </w:t>
      </w:r>
      <w:r w:rsidR="00BE3E91" w:rsidRPr="00505108">
        <w:rPr>
          <w:rFonts w:ascii="Times" w:hAnsi="Times"/>
          <w:sz w:val="22"/>
          <w:szCs w:val="22"/>
          <w:lang w:val="en-US"/>
        </w:rPr>
        <w:t>and mortality</w:t>
      </w:r>
      <w:r w:rsidR="003F3E99" w:rsidRPr="00505108">
        <w:rPr>
          <w:rFonts w:ascii="Times" w:hAnsi="Times"/>
          <w:sz w:val="22"/>
          <w:szCs w:val="22"/>
          <w:lang w:val="en-US"/>
        </w:rPr>
        <w:t xml:space="preserve"> </w:t>
      </w:r>
      <w:r w:rsidR="00420B4E" w:rsidRPr="00505108">
        <w:rPr>
          <w:rFonts w:ascii="Times" w:hAnsi="Times"/>
          <w:sz w:val="22"/>
          <w:szCs w:val="22"/>
          <w:lang w:val="en-US"/>
        </w:rPr>
        <w:fldChar w:fldCharType="begin"/>
      </w:r>
      <w:r w:rsidR="000B2F98" w:rsidRPr="00505108">
        <w:rPr>
          <w:rFonts w:ascii="Times" w:hAnsi="Times"/>
          <w:sz w:val="22"/>
          <w:szCs w:val="22"/>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sz w:val="22"/>
          <w:szCs w:val="22"/>
          <w:lang w:val="en-US"/>
        </w:rPr>
        <w:fldChar w:fldCharType="separate"/>
      </w:r>
      <w:r w:rsidR="000B2F98" w:rsidRPr="00505108">
        <w:rPr>
          <w:rFonts w:ascii="Times" w:hAnsi="Times" w:cs="Times New Roman"/>
          <w:sz w:val="22"/>
          <w:szCs w:val="22"/>
        </w:rPr>
        <w:t xml:space="preserve">(Pauly 1980; Thorson </w:t>
      </w:r>
      <w:r w:rsidR="000B2F98" w:rsidRPr="00505108">
        <w:rPr>
          <w:rFonts w:ascii="Times" w:hAnsi="Times" w:cs="Times New Roman"/>
          <w:i/>
          <w:iCs/>
          <w:sz w:val="22"/>
          <w:szCs w:val="22"/>
        </w:rPr>
        <w:t>et al.</w:t>
      </w:r>
      <w:r w:rsidR="000B2F98" w:rsidRPr="00505108">
        <w:rPr>
          <w:rFonts w:ascii="Times" w:hAnsi="Times" w:cs="Times New Roman"/>
          <w:sz w:val="22"/>
          <w:szCs w:val="22"/>
        </w:rPr>
        <w:t xml:space="preserve"> 2017)</w:t>
      </w:r>
      <w:r w:rsidR="00420B4E" w:rsidRPr="00505108">
        <w:rPr>
          <w:rFonts w:ascii="Times" w:hAnsi="Times"/>
          <w:sz w:val="22"/>
          <w:szCs w:val="22"/>
          <w:lang w:val="en-US"/>
        </w:rPr>
        <w:fldChar w:fldCharType="end"/>
      </w:r>
      <w:r w:rsidR="00E93A5C" w:rsidRPr="00505108">
        <w:rPr>
          <w:rFonts w:ascii="Times" w:hAnsi="Times"/>
          <w:sz w:val="22"/>
          <w:szCs w:val="22"/>
          <w:lang w:val="en-US"/>
        </w:rPr>
        <w:t xml:space="preserve">. </w:t>
      </w:r>
      <w:r w:rsidR="008637E9" w:rsidRPr="00505108">
        <w:rPr>
          <w:rFonts w:ascii="Times" w:hAnsi="Times"/>
          <w:sz w:val="22"/>
          <w:szCs w:val="22"/>
          <w:lang w:val="en-US"/>
        </w:rPr>
        <w:t xml:space="preserve">We scale </w:t>
      </w:r>
      <w:r w:rsidR="000C2AAC">
        <w:rPr>
          <w:rFonts w:ascii="Times" w:hAnsi="Times"/>
          <w:sz w:val="22"/>
          <w:szCs w:val="22"/>
          <w:lang w:val="en-US"/>
        </w:rPr>
        <w:t xml:space="preserve">individual </w:t>
      </w:r>
      <w:r w:rsidR="008637E9" w:rsidRPr="00505108">
        <w:rPr>
          <w:rFonts w:ascii="Times" w:hAnsi="Times"/>
          <w:sz w:val="22"/>
          <w:szCs w:val="22"/>
          <w:lang w:val="en-US"/>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505108">
        <w:rPr>
          <w:rFonts w:ascii="Times" w:eastAsiaTheme="minorEastAsia" w:hAnsi="Times"/>
          <w:sz w:val="22"/>
          <w:szCs w:val="22"/>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505108">
        <w:rPr>
          <w:rFonts w:ascii="Times" w:eastAsiaTheme="minorEastAsia" w:hAnsi="Times"/>
          <w:sz w:val="22"/>
          <w:szCs w:val="22"/>
        </w:rPr>
        <w:t>) and background mortality</w:t>
      </w:r>
      <w:r w:rsidR="009066DC" w:rsidRPr="00505108">
        <w:rPr>
          <w:rFonts w:ascii="Times" w:eastAsiaTheme="minorEastAsia" w:hAnsi="Times"/>
          <w:sz w:val="22"/>
          <w:szCs w:val="22"/>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9066DC" w:rsidRPr="00505108">
        <w:rPr>
          <w:rFonts w:ascii="Times" w:eastAsiaTheme="minorEastAsia" w:hAnsi="Times"/>
          <w:sz w:val="22"/>
          <w:szCs w:val="22"/>
        </w:rPr>
        <w:t>)</w:t>
      </w:r>
      <w:r w:rsidR="00CA5E8C" w:rsidRPr="00505108">
        <w:rPr>
          <w:rFonts w:ascii="Times" w:eastAsiaTheme="minorEastAsia" w:hAnsi="Times"/>
          <w:sz w:val="22"/>
          <w:szCs w:val="22"/>
        </w:rPr>
        <w:t xml:space="preserve"> with temperature </w:t>
      </w:r>
      <w:r w:rsidR="006D2CA4">
        <w:rPr>
          <w:rFonts w:ascii="Times" w:hAnsi="Times"/>
          <w:sz w:val="22"/>
          <w:szCs w:val="22"/>
          <w:lang w:val="en-US"/>
        </w:rPr>
        <w:t xml:space="preserve">using </w:t>
      </w:r>
      <w:r w:rsidR="00A800FE" w:rsidRPr="00505108">
        <w:rPr>
          <w:rFonts w:ascii="Times" w:hAnsi="Times"/>
          <w:sz w:val="22"/>
          <w:szCs w:val="22"/>
          <w:lang w:val="en-US"/>
        </w:rPr>
        <w:t xml:space="preserve">an Arrhenius temperature correction factor: </w:t>
      </w:r>
    </w:p>
    <w:p w14:paraId="09B496D1" w14:textId="77777777" w:rsidR="00A800FE" w:rsidRPr="00505108" w:rsidRDefault="00A800FE" w:rsidP="00A800FE">
      <w:pPr>
        <w:spacing w:line="480" w:lineRule="auto"/>
        <w:jc w:val="both"/>
        <w:rPr>
          <w:rFonts w:ascii="Times" w:eastAsiaTheme="minorEastAsia" w:hAnsi="Times"/>
          <w:sz w:val="22"/>
          <w:szCs w:val="22"/>
          <w:lang w:val="en-US"/>
        </w:rPr>
      </w:pPr>
      <m:oMathPara>
        <m:oMath>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e>
          </m:d>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p w14:paraId="0AE4E04A" w14:textId="66A5088C" w:rsidR="00103047" w:rsidRPr="00505108" w:rsidRDefault="00A800FE" w:rsidP="00103047">
      <w:pPr>
        <w:spacing w:line="480" w:lineRule="auto"/>
        <w:jc w:val="both"/>
        <w:rPr>
          <w:rFonts w:ascii="Times"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activation energy</w:t>
      </w:r>
      <w:r w:rsidR="00C33856">
        <w:rPr>
          <w:rFonts w:ascii="Times" w:eastAsiaTheme="minorEastAsia" w:hAnsi="Times"/>
          <w:sz w:val="22"/>
          <w:szCs w:val="22"/>
          <w:lang w:val="en-US"/>
        </w:rPr>
        <w:t xml:space="preserve"> for individual rate </w:t>
      </w:r>
      <m:oMath>
        <m:r>
          <w:rPr>
            <w:rFonts w:ascii="Cambria Math" w:eastAsiaTheme="minorEastAsia" w:hAnsi="Cambria Math"/>
            <w:sz w:val="22"/>
            <w:szCs w:val="22"/>
            <w:lang w:val="en-US"/>
          </w:rPr>
          <m:t>i</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eV</m:t>
        </m:r>
      </m:oMath>
      <w:r w:rsidRPr="00505108">
        <w:rPr>
          <w:rFonts w:ascii="Times" w:eastAsiaTheme="minorEastAsia" w:hAnsi="Times"/>
          <w:sz w:val="22"/>
          <w:szCs w:val="22"/>
          <w:lang w:val="en-US"/>
        </w:rPr>
        <w:t xml:space="preserve">], </w:t>
      </w:r>
      <m:oMath>
        <m:r>
          <w:rPr>
            <w:rFonts w:ascii="Cambria Math" w:eastAsiaTheme="minorEastAsia" w:hAnsi="Cambria Math"/>
            <w:sz w:val="22"/>
            <w:szCs w:val="22"/>
            <w:lang w:val="en-US"/>
          </w:rPr>
          <m:t>T</m:t>
        </m:r>
      </m:oMath>
      <w:r w:rsidRPr="00505108">
        <w:rPr>
          <w:rFonts w:ascii="Times" w:eastAsiaTheme="minorEastAsia" w:hAnsi="Times"/>
          <w:sz w:val="22"/>
          <w:szCs w:val="22"/>
          <w:lang w:val="en-US"/>
        </w:rPr>
        <w:t xml:space="preserve"> is temperature [</w:t>
      </w:r>
      <m:oMath>
        <m:r>
          <m:rPr>
            <m:sty m:val="p"/>
          </m:rPr>
          <w:rPr>
            <w:rFonts w:ascii="Cambria Math" w:eastAsiaTheme="minorEastAsia" w:hAnsi="Cambria Math"/>
            <w:sz w:val="22"/>
            <w:szCs w:val="22"/>
            <w:lang w:val="en-US"/>
          </w:rPr>
          <m:t>K</m:t>
        </m:r>
      </m:oMath>
      <w:r w:rsidRPr="00505108">
        <w:rPr>
          <w:rFonts w:ascii="Times" w:eastAsiaTheme="minorEastAsia" w:hAnsi="Times"/>
          <w:iC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oMath>
      <w:r w:rsidRPr="00505108">
        <w:rPr>
          <w:rFonts w:ascii="Times" w:eastAsiaTheme="minorEastAsia" w:hAnsi="Times"/>
          <w:sz w:val="22"/>
          <w:szCs w:val="22"/>
          <w:lang w:val="en-US"/>
        </w:rPr>
        <w:t xml:space="preserve"> is the reference temperature</w:t>
      </w:r>
      <w:r w:rsidR="003E24B6">
        <w:rPr>
          <w:rFonts w:ascii="Times" w:eastAsiaTheme="minorEastAsia" w:hAnsi="Times"/>
          <w:sz w:val="22"/>
          <w:szCs w:val="22"/>
          <w:lang w:val="en-US"/>
        </w:rPr>
        <w:t xml:space="preserve"> </w:t>
      </w:r>
      <w:r w:rsidR="0040100A">
        <w:rPr>
          <w:rFonts w:ascii="Times" w:eastAsiaTheme="minorEastAsia" w:hAnsi="Times"/>
          <w:sz w:val="22"/>
          <w:szCs w:val="22"/>
          <w:lang w:val="en-US"/>
        </w:rPr>
        <w:t>(</w:t>
      </w:r>
      <w:r w:rsidR="003E24B6">
        <w:rPr>
          <w:rFonts w:ascii="Times" w:eastAsiaTheme="minorEastAsia" w:hAnsi="Times"/>
          <w:sz w:val="22"/>
          <w:szCs w:val="22"/>
          <w:lang w:val="en-US"/>
        </w:rPr>
        <w:t>283.15</w:t>
      </w:r>
      <w:r w:rsidR="003D6A7D">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K</m:t>
        </m:r>
      </m:oMath>
      <w:r w:rsidR="0040100A">
        <w:rPr>
          <w:rFonts w:ascii="Times" w:eastAsiaTheme="minorEastAsia" w:hAnsi="Times"/>
          <w:sz w:val="22"/>
          <w:szCs w:val="22"/>
          <w:lang w:val="en-US"/>
        </w:rPr>
        <w:t xml:space="preserve">, </w:t>
      </w:r>
      <w:r w:rsidR="0040100A" w:rsidRPr="00505108">
        <w:rPr>
          <w:rFonts w:ascii="Times" w:eastAsiaTheme="minorEastAsia" w:hAnsi="Times"/>
          <w:sz w:val="22"/>
          <w:szCs w:val="22"/>
          <w:lang w:val="en-US"/>
        </w:rPr>
        <w:t>where the correction factor=1</w:t>
      </w:r>
      <w:r w:rsidR="0040100A">
        <w:rPr>
          <w:rFonts w:ascii="Times" w:eastAsiaTheme="minorEastAsia" w:hAnsi="Times"/>
          <w:sz w:val="22"/>
          <w:szCs w:val="22"/>
          <w:lang w:val="en-US"/>
        </w:rPr>
        <w:t>)</w:t>
      </w:r>
      <w:r w:rsidRPr="00505108">
        <w:rPr>
          <w:rFonts w:ascii="Times" w:eastAsiaTheme="minorEastAsia" w:hAnsi="Times"/>
          <w:sz w:val="22"/>
          <w:szCs w:val="22"/>
          <w:lang w:val="en-US"/>
        </w:rPr>
        <w:t xml:space="preserve">, </w:t>
      </w:r>
      <w:r w:rsidRPr="00505108">
        <w:rPr>
          <w:rFonts w:eastAsiaTheme="minorEastAsia" w:cstheme="minorHAnsi"/>
          <w:bCs/>
          <w:sz w:val="22"/>
          <w:szCs w:val="22"/>
        </w:rPr>
        <w:t xml:space="preserve">and </w:t>
      </w:r>
      <m:oMath>
        <m:r>
          <w:rPr>
            <w:rFonts w:ascii="Cambria Math" w:eastAsiaTheme="minorEastAsia" w:hAnsi="Cambria Math" w:cstheme="minorHAnsi"/>
            <w:sz w:val="22"/>
            <w:szCs w:val="22"/>
          </w:rPr>
          <m:t>k</m:t>
        </m:r>
      </m:oMath>
      <w:r w:rsidRPr="00505108">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505108">
        <w:rPr>
          <w:rFonts w:eastAsiaTheme="minorEastAsia" w:cstheme="minorHAnsi"/>
          <w:bCs/>
          <w:sz w:val="22"/>
          <w:szCs w:val="22"/>
        </w:rPr>
        <w:t xml:space="preserve"> (</w:t>
      </w:r>
      <m:oMath>
        <m:r>
          <w:rPr>
            <w:rFonts w:ascii="Cambria Math" w:eastAsiaTheme="minorEastAsia" w:hAnsi="Cambria Math" w:cstheme="minorHAnsi"/>
            <w:sz w:val="22"/>
            <w:szCs w:val="22"/>
          </w:rPr>
          <m:t>=</m:t>
        </m:r>
        <m:r>
          <w:rPr>
            <w:rFonts w:ascii="Cambria Math" w:eastAsiaTheme="minorEastAsia" w:hAnsi="Cambria Math" w:cstheme="minorHAnsi"/>
            <w:sz w:val="22"/>
            <w:szCs w:val="22"/>
          </w:rPr>
          <w:lastRenderedPageBreak/>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505108">
        <w:rPr>
          <w:rFonts w:eastAsiaTheme="minorEastAsia" w:cstheme="minorHAnsi"/>
          <w:bCs/>
          <w:sz w:val="22"/>
          <w:szCs w:val="22"/>
        </w:rPr>
        <w:t>).</w:t>
      </w:r>
      <w:r w:rsidR="004A1E6B" w:rsidRPr="00505108">
        <w:rPr>
          <w:rFonts w:eastAsiaTheme="minorEastAsia" w:cstheme="minorHAnsi"/>
          <w:bCs/>
          <w:sz w:val="22"/>
          <w:szCs w:val="22"/>
        </w:rPr>
        <w:t xml:space="preserve"> </w:t>
      </w:r>
      <w:r w:rsidR="00AE7033" w:rsidRPr="00505108">
        <w:rPr>
          <w:rFonts w:eastAsiaTheme="minorEastAsia" w:cstheme="minorHAnsi"/>
          <w:bCs/>
          <w:sz w:val="22"/>
          <w:szCs w:val="22"/>
        </w:rPr>
        <w:t xml:space="preserve">We chose </w:t>
      </w:r>
      <w:r w:rsidR="00701CA1" w:rsidRPr="00505108">
        <w:rPr>
          <w:rFonts w:eastAsiaTheme="minorEastAsia" w:cstheme="minorHAnsi"/>
          <w:bCs/>
          <w:sz w:val="22"/>
          <w:szCs w:val="22"/>
        </w:rPr>
        <w:t>an</w:t>
      </w:r>
      <w:r w:rsidR="00AE7033" w:rsidRPr="00505108">
        <w:rPr>
          <w:rFonts w:eastAsiaTheme="minorEastAsia" w:cstheme="minorHAnsi"/>
          <w:bCs/>
          <w:sz w:val="22"/>
          <w:szCs w:val="22"/>
        </w:rPr>
        <w:t xml:space="preserve"> </w:t>
      </w:r>
      <w:r w:rsidR="00701CA1" w:rsidRPr="00505108">
        <w:rPr>
          <w:rFonts w:eastAsiaTheme="minorEastAsia" w:cstheme="minorHAnsi"/>
          <w:bCs/>
          <w:sz w:val="22"/>
          <w:szCs w:val="22"/>
        </w:rPr>
        <w:t xml:space="preserve">exponential temperature </w:t>
      </w:r>
      <w:r w:rsidR="0048406B" w:rsidRPr="00505108">
        <w:rPr>
          <w:rFonts w:eastAsiaTheme="minorEastAsia" w:cstheme="minorHAnsi"/>
          <w:bCs/>
          <w:sz w:val="22"/>
          <w:szCs w:val="22"/>
        </w:rPr>
        <w:t xml:space="preserve">dependence </w:t>
      </w:r>
      <w:r w:rsidR="00A4000C" w:rsidRPr="00505108">
        <w:rPr>
          <w:rFonts w:eastAsiaTheme="minorEastAsia" w:cstheme="minorHAnsi"/>
          <w:bCs/>
          <w:sz w:val="22"/>
          <w:szCs w:val="22"/>
        </w:rPr>
        <w:t xml:space="preserve">as it </w:t>
      </w:r>
      <w:r w:rsidR="00D6020E" w:rsidRPr="00505108">
        <w:rPr>
          <w:rFonts w:eastAsiaTheme="minorEastAsia" w:cstheme="minorHAnsi"/>
          <w:bCs/>
          <w:sz w:val="22"/>
          <w:szCs w:val="22"/>
        </w:rPr>
        <w:t xml:space="preserve">provides a good statistical fit </w:t>
      </w:r>
      <w:r w:rsidR="00B058C1" w:rsidRPr="00505108">
        <w:rPr>
          <w:rFonts w:eastAsiaTheme="minorEastAsia" w:cstheme="minorHAnsi"/>
          <w:bCs/>
          <w:sz w:val="22"/>
          <w:szCs w:val="22"/>
        </w:rPr>
        <w:t xml:space="preserve">data, is widely adopted </w:t>
      </w:r>
      <w:r w:rsidR="0094206E" w:rsidRPr="00505108">
        <w:rPr>
          <w:rFonts w:eastAsiaTheme="minorEastAsia" w:cstheme="minorHAnsi"/>
          <w:bCs/>
          <w:sz w:val="22"/>
          <w:szCs w:val="22"/>
        </w:rPr>
        <w:t xml:space="preserve">and because we assume that the projected change </w:t>
      </w:r>
      <w:r w:rsidR="005C2632" w:rsidRPr="00505108">
        <w:rPr>
          <w:rFonts w:eastAsiaTheme="minorEastAsia" w:cstheme="minorHAnsi"/>
          <w:bCs/>
          <w:sz w:val="22"/>
          <w:szCs w:val="22"/>
        </w:rPr>
        <w:t>in ocean temperature in our time-range does not lead to temperature above physiological optimum</w:t>
      </w:r>
      <w:r w:rsidR="007936A5" w:rsidRPr="00505108">
        <w:rPr>
          <w:rFonts w:eastAsiaTheme="minorEastAsia" w:cstheme="minorHAnsi"/>
          <w:bCs/>
          <w:sz w:val="22"/>
          <w:szCs w:val="22"/>
        </w:rPr>
        <w:t xml:space="preserve"> (e.g. </w:t>
      </w:r>
      <w:r w:rsidR="00A406D5" w:rsidRPr="00505108">
        <w:rPr>
          <w:rFonts w:eastAsiaTheme="minorEastAsia" w:cstheme="minorHAnsi"/>
          <w:bCs/>
          <w:sz w:val="22"/>
          <w:szCs w:val="22"/>
        </w:rPr>
        <w:fldChar w:fldCharType="begin"/>
      </w:r>
      <w:r w:rsidR="00A406D5" w:rsidRPr="00505108">
        <w:rPr>
          <w:rFonts w:eastAsiaTheme="minorEastAsia" w:cstheme="minorHAnsi"/>
          <w:bCs/>
          <w:sz w:val="22"/>
          <w:szCs w:val="22"/>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eastAsiaTheme="minorEastAsia" w:cstheme="minorHAnsi"/>
          <w:bCs/>
          <w:sz w:val="22"/>
          <w:szCs w:val="22"/>
        </w:rPr>
        <w:fldChar w:fldCharType="separate"/>
      </w:r>
      <w:r w:rsidR="00A406D5" w:rsidRPr="00505108">
        <w:rPr>
          <w:rFonts w:ascii="Times New Roman" w:cs="Times New Roman"/>
          <w:sz w:val="22"/>
          <w:szCs w:val="22"/>
        </w:rPr>
        <w:t xml:space="preserve">(Righton </w:t>
      </w:r>
      <w:r w:rsidR="00A406D5" w:rsidRPr="00505108">
        <w:rPr>
          <w:rFonts w:ascii="Times New Roman" w:cs="Times New Roman"/>
          <w:i/>
          <w:iCs/>
          <w:sz w:val="22"/>
          <w:szCs w:val="22"/>
        </w:rPr>
        <w:t>et al.</w:t>
      </w:r>
      <w:r w:rsidR="00A406D5" w:rsidRPr="00505108">
        <w:rPr>
          <w:rFonts w:ascii="Times New Roman" w:cs="Times New Roman"/>
          <w:sz w:val="22"/>
          <w:szCs w:val="22"/>
        </w:rPr>
        <w:t xml:space="preserve"> 2010)</w:t>
      </w:r>
      <w:r w:rsidR="00A406D5" w:rsidRPr="00505108">
        <w:rPr>
          <w:rFonts w:eastAsiaTheme="minorEastAsia" w:cstheme="minorHAnsi"/>
          <w:bCs/>
          <w:sz w:val="22"/>
          <w:szCs w:val="22"/>
        </w:rPr>
        <w:fldChar w:fldCharType="end"/>
      </w:r>
      <w:r w:rsidR="007936A5" w:rsidRPr="00505108">
        <w:rPr>
          <w:rFonts w:eastAsiaTheme="minorEastAsia" w:cstheme="minorHAnsi"/>
          <w:bCs/>
          <w:sz w:val="22"/>
          <w:szCs w:val="22"/>
        </w:rPr>
        <w:t xml:space="preserve"> as an example for cod)</w:t>
      </w:r>
      <w:r w:rsidR="00A4000C" w:rsidRPr="00505108">
        <w:rPr>
          <w:rFonts w:eastAsiaTheme="minorEastAsia" w:cstheme="minorHAnsi"/>
          <w:bCs/>
          <w:sz w:val="22"/>
          <w:szCs w:val="22"/>
        </w:rPr>
        <w:t xml:space="preserve">. </w:t>
      </w:r>
      <w:r w:rsidR="001F23CA" w:rsidRPr="00505108">
        <w:rPr>
          <w:rFonts w:ascii="Times" w:hAnsi="Times"/>
          <w:sz w:val="22"/>
          <w:szCs w:val="22"/>
          <w:lang w:val="en-US"/>
        </w:rPr>
        <w:t>While temperature likely</w:t>
      </w:r>
      <w:r w:rsidR="00DB00B4" w:rsidRPr="00505108">
        <w:rPr>
          <w:rFonts w:ascii="Times" w:hAnsi="Times"/>
          <w:sz w:val="22"/>
          <w:szCs w:val="22"/>
          <w:lang w:val="en-US"/>
        </w:rPr>
        <w:t xml:space="preserve"> affects other </w:t>
      </w:r>
      <w:r w:rsidR="005F181D" w:rsidRPr="00505108">
        <w:rPr>
          <w:rFonts w:ascii="Times" w:hAnsi="Times"/>
          <w:sz w:val="22"/>
          <w:szCs w:val="22"/>
          <w:lang w:val="en-US"/>
        </w:rPr>
        <w:t xml:space="preserve">individual-level </w:t>
      </w:r>
      <w:r w:rsidR="00DB00B4" w:rsidRPr="00505108">
        <w:rPr>
          <w:rFonts w:ascii="Times" w:hAnsi="Times"/>
          <w:sz w:val="22"/>
          <w:szCs w:val="22"/>
          <w:lang w:val="en-US"/>
        </w:rPr>
        <w:t>processes as well</w:t>
      </w:r>
      <w:r w:rsidR="00F40398" w:rsidRPr="00505108">
        <w:rPr>
          <w:rFonts w:ascii="Times" w:hAnsi="Times"/>
          <w:sz w:val="22"/>
          <w:szCs w:val="22"/>
          <w:lang w:val="en-US"/>
        </w:rPr>
        <w:t xml:space="preserve"> (</w:t>
      </w:r>
      <w:r w:rsidR="00DB00B4" w:rsidRPr="00505108">
        <w:rPr>
          <w:rFonts w:ascii="Times" w:hAnsi="Times"/>
          <w:sz w:val="22"/>
          <w:szCs w:val="22"/>
          <w:lang w:val="en-US"/>
        </w:rPr>
        <w:t xml:space="preserve">e.g. cost of growth </w:t>
      </w:r>
      <w:r w:rsidR="00DB00B4" w:rsidRPr="00505108">
        <w:rPr>
          <w:rFonts w:ascii="Times" w:hAnsi="Times"/>
          <w:sz w:val="22"/>
          <w:szCs w:val="22"/>
          <w:lang w:val="en-US"/>
        </w:rPr>
        <w:fldChar w:fldCharType="begin"/>
      </w:r>
      <w:r w:rsidR="00DB00B4" w:rsidRPr="00505108">
        <w:rPr>
          <w:rFonts w:ascii="Times" w:hAnsi="Times"/>
          <w:sz w:val="22"/>
          <w:szCs w:val="22"/>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sz w:val="22"/>
          <w:szCs w:val="22"/>
          <w:lang w:val="en-US"/>
        </w:rPr>
        <w:fldChar w:fldCharType="separate"/>
      </w:r>
      <w:r w:rsidR="00DB00B4" w:rsidRPr="00505108">
        <w:rPr>
          <w:rFonts w:ascii="Times" w:hAnsi="Times" w:cs="Times New Roman"/>
          <w:sz w:val="22"/>
          <w:szCs w:val="22"/>
        </w:rPr>
        <w:t xml:space="preserve">(Barneche </w:t>
      </w:r>
      <w:r w:rsidR="00DB00B4" w:rsidRPr="00505108">
        <w:rPr>
          <w:rFonts w:ascii="Times" w:hAnsi="Times" w:cs="Times New Roman"/>
          <w:i/>
          <w:iCs/>
          <w:sz w:val="22"/>
          <w:szCs w:val="22"/>
        </w:rPr>
        <w:t>et al.</w:t>
      </w:r>
      <w:r w:rsidR="00DB00B4" w:rsidRPr="00505108">
        <w:rPr>
          <w:rFonts w:ascii="Times" w:hAnsi="Times" w:cs="Times New Roman"/>
          <w:sz w:val="22"/>
          <w:szCs w:val="22"/>
        </w:rPr>
        <w:t xml:space="preserve"> 2019)</w:t>
      </w:r>
      <w:r w:rsidR="00DB00B4" w:rsidRPr="00505108">
        <w:rPr>
          <w:rFonts w:ascii="Times" w:hAnsi="Times"/>
          <w:sz w:val="22"/>
          <w:szCs w:val="22"/>
          <w:lang w:val="en-US"/>
        </w:rPr>
        <w:fldChar w:fldCharType="end"/>
      </w:r>
      <w:r w:rsidR="00301C1C" w:rsidRPr="00505108">
        <w:rPr>
          <w:rFonts w:ascii="Times" w:hAnsi="Times"/>
          <w:sz w:val="22"/>
          <w:szCs w:val="22"/>
          <w:lang w:val="en-US"/>
        </w:rPr>
        <w:t xml:space="preserve">, </w:t>
      </w:r>
      <w:r w:rsidR="001903F9" w:rsidRPr="00505108">
        <w:rPr>
          <w:rFonts w:ascii="Times" w:hAnsi="Times"/>
          <w:sz w:val="22"/>
          <w:szCs w:val="22"/>
          <w:lang w:val="en-US"/>
        </w:rPr>
        <w:t>food conversion</w:t>
      </w:r>
      <w:r w:rsidR="00D07082" w:rsidRPr="00505108">
        <w:rPr>
          <w:rFonts w:ascii="Times" w:hAnsi="Times"/>
          <w:sz w:val="22"/>
          <w:szCs w:val="22"/>
          <w:lang w:val="en-US"/>
        </w:rPr>
        <w:t xml:space="preserve"> </w:t>
      </w:r>
      <w:r w:rsidR="003D1829" w:rsidRPr="00505108">
        <w:rPr>
          <w:rFonts w:ascii="Times" w:hAnsi="Times"/>
          <w:sz w:val="22"/>
          <w:szCs w:val="22"/>
          <w:lang w:val="en-US"/>
        </w:rPr>
        <w:t>efficiency</w:t>
      </w:r>
      <w:r w:rsidR="00082E8E" w:rsidRPr="00505108">
        <w:rPr>
          <w:rFonts w:ascii="Times" w:hAnsi="Times"/>
          <w:sz w:val="22"/>
          <w:szCs w:val="22"/>
          <w:lang w:val="en-US"/>
        </w:rPr>
        <w:t xml:space="preserve"> </w:t>
      </w:r>
      <w:r w:rsidR="00082E8E" w:rsidRPr="00505108">
        <w:rPr>
          <w:rFonts w:ascii="Times" w:hAnsi="Times"/>
          <w:sz w:val="22"/>
          <w:szCs w:val="22"/>
          <w:lang w:val="en-US"/>
        </w:rPr>
        <w:fldChar w:fldCharType="begin"/>
      </w:r>
      <w:r w:rsidR="00082E8E" w:rsidRPr="00505108">
        <w:rPr>
          <w:rFonts w:ascii="Times" w:hAnsi="Times"/>
          <w:sz w:val="22"/>
          <w:szCs w:val="22"/>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sz w:val="22"/>
          <w:szCs w:val="22"/>
          <w:lang w:val="en-US"/>
        </w:rPr>
        <w:fldChar w:fldCharType="separate"/>
      </w:r>
      <w:r w:rsidR="00082E8E" w:rsidRPr="00505108">
        <w:rPr>
          <w:rFonts w:ascii="Times" w:hAnsi="Times" w:cs="Times New Roman"/>
          <w:sz w:val="22"/>
          <w:szCs w:val="22"/>
        </w:rPr>
        <w:t xml:space="preserve">(Handeland </w:t>
      </w:r>
      <w:r w:rsidR="00082E8E" w:rsidRPr="00505108">
        <w:rPr>
          <w:rFonts w:ascii="Times" w:hAnsi="Times" w:cs="Times New Roman"/>
          <w:i/>
          <w:iCs/>
          <w:sz w:val="22"/>
          <w:szCs w:val="22"/>
        </w:rPr>
        <w:t>et al.</w:t>
      </w:r>
      <w:r w:rsidR="00082E8E" w:rsidRPr="00505108">
        <w:rPr>
          <w:rFonts w:ascii="Times" w:hAnsi="Times" w:cs="Times New Roman"/>
          <w:sz w:val="22"/>
          <w:szCs w:val="22"/>
        </w:rPr>
        <w:t xml:space="preserve"> 2008)</w:t>
      </w:r>
      <w:r w:rsidR="00082E8E" w:rsidRPr="00505108">
        <w:rPr>
          <w:rFonts w:ascii="Times" w:hAnsi="Times"/>
          <w:sz w:val="22"/>
          <w:szCs w:val="22"/>
          <w:lang w:val="en-US"/>
        </w:rPr>
        <w:fldChar w:fldCharType="end"/>
      </w:r>
      <w:r w:rsidR="008E5843" w:rsidRPr="00505108">
        <w:rPr>
          <w:rFonts w:ascii="Times" w:hAnsi="Times"/>
          <w:sz w:val="22"/>
          <w:szCs w:val="22"/>
          <w:lang w:val="en-US"/>
        </w:rPr>
        <w:t>)</w:t>
      </w:r>
      <w:r w:rsidR="00CE2612" w:rsidRPr="00505108">
        <w:rPr>
          <w:rFonts w:ascii="Times" w:hAnsi="Times"/>
          <w:sz w:val="22"/>
          <w:szCs w:val="22"/>
          <w:lang w:val="en-US"/>
        </w:rPr>
        <w:t xml:space="preserve">, </w:t>
      </w:r>
      <w:r w:rsidR="00D86085" w:rsidRPr="00505108">
        <w:rPr>
          <w:rFonts w:ascii="Times" w:hAnsi="Times"/>
          <w:sz w:val="22"/>
          <w:szCs w:val="22"/>
          <w:lang w:val="en-US"/>
        </w:rPr>
        <w:t xml:space="preserve">we </w:t>
      </w:r>
      <w:r w:rsidR="004222D8" w:rsidRPr="00505108">
        <w:rPr>
          <w:rFonts w:ascii="Times" w:hAnsi="Times"/>
          <w:sz w:val="22"/>
          <w:szCs w:val="22"/>
          <w:lang w:val="en-US"/>
        </w:rPr>
        <w:t>focus on</w:t>
      </w:r>
      <w:r w:rsidR="00932B6D" w:rsidRPr="00505108">
        <w:rPr>
          <w:rFonts w:ascii="Times" w:hAnsi="Times"/>
          <w:sz w:val="22"/>
          <w:szCs w:val="22"/>
          <w:lang w:val="en-US"/>
        </w:rPr>
        <w:t xml:space="preserve"> metabolism, maximum consumption and mortality as </w:t>
      </w:r>
      <w:r w:rsidR="00105D79" w:rsidRPr="00505108">
        <w:rPr>
          <w:rFonts w:ascii="Times" w:hAnsi="Times"/>
          <w:sz w:val="22"/>
          <w:szCs w:val="22"/>
          <w:lang w:val="en-US"/>
        </w:rPr>
        <w:t>the</w:t>
      </w:r>
      <w:r w:rsidR="00E6002A" w:rsidRPr="00505108">
        <w:rPr>
          <w:rFonts w:ascii="Times" w:hAnsi="Times"/>
          <w:sz w:val="22"/>
          <w:szCs w:val="22"/>
          <w:lang w:val="en-US"/>
        </w:rPr>
        <w:t xml:space="preserve">ir temperature dependence is </w:t>
      </w:r>
      <w:r w:rsidR="009818F7" w:rsidRPr="00505108">
        <w:rPr>
          <w:rFonts w:ascii="Times" w:hAnsi="Times"/>
          <w:sz w:val="22"/>
          <w:szCs w:val="22"/>
          <w:lang w:val="en-US"/>
        </w:rPr>
        <w:t xml:space="preserve">relatively well </w:t>
      </w:r>
      <w:r w:rsidR="00A47EDF">
        <w:rPr>
          <w:rFonts w:ascii="Times" w:hAnsi="Times"/>
          <w:sz w:val="22"/>
          <w:szCs w:val="22"/>
          <w:lang w:val="en-US"/>
        </w:rPr>
        <w:t>documented</w:t>
      </w:r>
      <w:r w:rsidR="00B15B0D">
        <w:rPr>
          <w:rFonts w:ascii="Times" w:hAnsi="Times"/>
          <w:sz w:val="22"/>
          <w:szCs w:val="22"/>
          <w:lang w:val="en-US"/>
        </w:rPr>
        <w:t>.</w:t>
      </w:r>
    </w:p>
    <w:p w14:paraId="311F0CA1" w14:textId="17D3F10E" w:rsidR="000E3329" w:rsidRDefault="00E7009C" w:rsidP="00C76B5B">
      <w:pPr>
        <w:spacing w:line="480" w:lineRule="auto"/>
        <w:ind w:firstLine="284"/>
        <w:jc w:val="both"/>
        <w:rPr>
          <w:rFonts w:ascii="Times" w:hAnsi="Times"/>
          <w:sz w:val="22"/>
          <w:szCs w:val="22"/>
          <w:lang w:val="en-US"/>
        </w:rPr>
      </w:pPr>
      <w:r w:rsidRPr="00505108">
        <w:rPr>
          <w:rFonts w:ascii="Times" w:hAnsi="Times"/>
          <w:sz w:val="22"/>
          <w:szCs w:val="22"/>
          <w:lang w:val="en-US"/>
        </w:rPr>
        <w:t xml:space="preserve">Temperature also affects </w:t>
      </w:r>
      <w:r w:rsidR="006D24DB" w:rsidRPr="00505108">
        <w:rPr>
          <w:rFonts w:ascii="Times" w:hAnsi="Times"/>
          <w:sz w:val="22"/>
          <w:szCs w:val="22"/>
          <w:lang w:val="en-US"/>
        </w:rPr>
        <w:t xml:space="preserve">the amount of available </w:t>
      </w:r>
      <w:r w:rsidR="003A6058" w:rsidRPr="00505108">
        <w:rPr>
          <w:rFonts w:ascii="Times" w:hAnsi="Times"/>
          <w:sz w:val="22"/>
          <w:szCs w:val="22"/>
          <w:lang w:val="en-US"/>
        </w:rPr>
        <w:t xml:space="preserve">background </w:t>
      </w:r>
      <w:r w:rsidR="006D24DB" w:rsidRPr="00505108">
        <w:rPr>
          <w:rFonts w:ascii="Times" w:hAnsi="Times"/>
          <w:sz w:val="22"/>
          <w:szCs w:val="22"/>
          <w:lang w:val="en-US"/>
        </w:rPr>
        <w:t xml:space="preserve">resources. </w:t>
      </w:r>
      <w:r w:rsidR="003A6058" w:rsidRPr="00505108">
        <w:rPr>
          <w:rFonts w:ascii="Times" w:hAnsi="Times"/>
          <w:sz w:val="22"/>
          <w:szCs w:val="22"/>
          <w:lang w:val="en-US"/>
        </w:rPr>
        <w:t>As</w:t>
      </w:r>
      <w:r w:rsidR="00D174E5" w:rsidRPr="00505108">
        <w:rPr>
          <w:rFonts w:ascii="Times" w:hAnsi="Times"/>
          <w:sz w:val="22"/>
          <w:szCs w:val="22"/>
          <w:lang w:val="en-US"/>
        </w:rPr>
        <w:t xml:space="preserve"> background resources are not </w:t>
      </w:r>
      <w:r w:rsidR="00881486" w:rsidRPr="00505108">
        <w:rPr>
          <w:rFonts w:ascii="Times" w:hAnsi="Times"/>
          <w:sz w:val="22"/>
          <w:szCs w:val="22"/>
          <w:lang w:val="en-US"/>
        </w:rPr>
        <w:t>resolved by species</w:t>
      </w:r>
      <w:r w:rsidR="00D276A5" w:rsidRPr="00505108">
        <w:rPr>
          <w:rFonts w:ascii="Times" w:hAnsi="Times"/>
          <w:sz w:val="22"/>
          <w:szCs w:val="22"/>
          <w:lang w:val="en-US"/>
        </w:rPr>
        <w:t xml:space="preserve"> or taxonomic group, but simply </w:t>
      </w:r>
      <w:r w:rsidR="000F6239" w:rsidRPr="00505108">
        <w:rPr>
          <w:rFonts w:ascii="Times" w:hAnsi="Times"/>
          <w:sz w:val="22"/>
          <w:szCs w:val="22"/>
          <w:lang w:val="en-US"/>
        </w:rPr>
        <w:t>repres</w:t>
      </w:r>
      <w:r w:rsidR="00794DD1" w:rsidRPr="00505108">
        <w:rPr>
          <w:rFonts w:ascii="Times" w:hAnsi="Times"/>
          <w:sz w:val="22"/>
          <w:szCs w:val="22"/>
          <w:lang w:val="en-US"/>
        </w:rPr>
        <w:t>e</w:t>
      </w:r>
      <w:r w:rsidR="000F6239" w:rsidRPr="00505108">
        <w:rPr>
          <w:rFonts w:ascii="Times" w:hAnsi="Times"/>
          <w:sz w:val="22"/>
          <w:szCs w:val="22"/>
          <w:lang w:val="en-US"/>
        </w:rPr>
        <w:t>nt</w:t>
      </w:r>
      <w:r w:rsidR="00170240" w:rsidRPr="00505108">
        <w:rPr>
          <w:rFonts w:ascii="Times" w:hAnsi="Times"/>
          <w:sz w:val="22"/>
          <w:szCs w:val="22"/>
          <w:lang w:val="en-US"/>
        </w:rPr>
        <w:t xml:space="preserve"> food items for the smallest individuals of each species</w:t>
      </w:r>
      <w:r w:rsidR="004962C8" w:rsidRPr="00505108">
        <w:rPr>
          <w:rFonts w:ascii="Times" w:hAnsi="Times"/>
          <w:sz w:val="22"/>
          <w:szCs w:val="22"/>
          <w:lang w:val="en-US"/>
        </w:rPr>
        <w:t xml:space="preserve"> </w:t>
      </w:r>
      <w:r w:rsidR="005F4098" w:rsidRPr="00505108">
        <w:rPr>
          <w:rFonts w:ascii="Times" w:hAnsi="Times"/>
          <w:sz w:val="22"/>
          <w:szCs w:val="22"/>
          <w:lang w:val="en-US"/>
        </w:rPr>
        <w:t xml:space="preserve">through a semi-chemostat </w:t>
      </w:r>
      <w:r w:rsidR="00D73038" w:rsidRPr="00505108">
        <w:rPr>
          <w:rFonts w:ascii="Times" w:hAnsi="Times"/>
          <w:sz w:val="22"/>
          <w:szCs w:val="22"/>
          <w:lang w:val="en-US"/>
        </w:rPr>
        <w:t>equation,</w:t>
      </w:r>
      <w:r w:rsidR="006A2F62" w:rsidRPr="00505108">
        <w:rPr>
          <w:rFonts w:ascii="Times" w:hAnsi="Times"/>
          <w:sz w:val="22"/>
          <w:szCs w:val="22"/>
          <w:lang w:val="en-US"/>
        </w:rPr>
        <w:t xml:space="preserve"> we</w:t>
      </w:r>
      <w:r w:rsidR="0021094A" w:rsidRPr="00505108">
        <w:rPr>
          <w:rFonts w:ascii="Times" w:hAnsi="Times"/>
          <w:sz w:val="22"/>
          <w:szCs w:val="22"/>
          <w:lang w:val="en-US"/>
        </w:rPr>
        <w:t xml:space="preserve"> </w:t>
      </w:r>
      <w:r w:rsidR="00257492" w:rsidRPr="00505108">
        <w:rPr>
          <w:rFonts w:ascii="Times" w:hAnsi="Times"/>
          <w:sz w:val="22"/>
          <w:szCs w:val="22"/>
          <w:lang w:val="en-US"/>
        </w:rPr>
        <w:t xml:space="preserve">implement </w:t>
      </w:r>
      <w:r w:rsidR="00DA1EE1" w:rsidRPr="00505108">
        <w:rPr>
          <w:rFonts w:ascii="Times" w:hAnsi="Times"/>
          <w:sz w:val="22"/>
          <w:szCs w:val="22"/>
          <w:lang w:val="en-US"/>
        </w:rPr>
        <w:t xml:space="preserve">temperature dependence </w:t>
      </w:r>
      <w:r w:rsidR="00FF0E86" w:rsidRPr="00505108">
        <w:rPr>
          <w:rFonts w:ascii="Times" w:hAnsi="Times"/>
          <w:sz w:val="22"/>
          <w:szCs w:val="22"/>
          <w:lang w:val="en-US"/>
        </w:rPr>
        <w:t xml:space="preserve">on </w:t>
      </w:r>
      <w:r w:rsidR="00625C62" w:rsidRPr="00505108">
        <w:rPr>
          <w:rFonts w:ascii="Times" w:hAnsi="Times"/>
          <w:sz w:val="22"/>
          <w:szCs w:val="22"/>
          <w:lang w:val="en-US"/>
        </w:rPr>
        <w:t xml:space="preserve">background resources </w:t>
      </w:r>
      <w:r w:rsidR="00FF0E86" w:rsidRPr="00505108">
        <w:rPr>
          <w:rFonts w:ascii="Times" w:hAnsi="Times"/>
          <w:sz w:val="22"/>
          <w:szCs w:val="22"/>
          <w:lang w:val="en-US"/>
        </w:rPr>
        <w:t>by</w:t>
      </w:r>
      <w:r w:rsidR="00B20970" w:rsidRPr="00505108">
        <w:rPr>
          <w:rFonts w:ascii="Times" w:hAnsi="Times"/>
          <w:sz w:val="22"/>
          <w:szCs w:val="22"/>
          <w:lang w:val="en-US"/>
        </w:rPr>
        <w:t xml:space="preserve"> scaling </w:t>
      </w:r>
      <w:r w:rsidR="00406EFA" w:rsidRPr="00505108">
        <w:rPr>
          <w:rFonts w:ascii="Times" w:hAnsi="Times"/>
          <w:sz w:val="22"/>
          <w:szCs w:val="22"/>
          <w:lang w:val="en-US"/>
        </w:rPr>
        <w:t xml:space="preserve">the regeneration rate </w:t>
      </w:r>
      <w:r w:rsidR="003E12D8" w:rsidRPr="00505108">
        <w:rPr>
          <w:rFonts w:ascii="Times" w:hAnsi="Times"/>
          <w:sz w:val="22"/>
          <w:szCs w:val="22"/>
          <w:lang w:val="en-US"/>
        </w:rPr>
        <w:t>(</w:t>
      </w: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0</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003E12D8" w:rsidRPr="00505108">
        <w:rPr>
          <w:rFonts w:ascii="Times" w:hAnsi="Times"/>
          <w:sz w:val="22"/>
          <w:szCs w:val="22"/>
          <w:lang w:val="en-US"/>
        </w:rPr>
        <w:t xml:space="preserve">) </w:t>
      </w:r>
      <w:r w:rsidR="00406EFA" w:rsidRPr="00505108">
        <w:rPr>
          <w:rFonts w:ascii="Times" w:hAnsi="Times"/>
          <w:sz w:val="22"/>
          <w:szCs w:val="22"/>
          <w:lang w:val="en-US"/>
        </w:rPr>
        <w:t>and carrying capacity</w:t>
      </w:r>
      <w:r w:rsidR="00915180" w:rsidRPr="00505108">
        <w:rPr>
          <w:rFonts w:ascii="Times" w:hAnsi="Times"/>
          <w:sz w:val="22"/>
          <w:szCs w:val="22"/>
          <w:lang w:val="en-US"/>
        </w:rPr>
        <w:t xml:space="preserve"> </w:t>
      </w:r>
      <w:r w:rsidR="00F64B70" w:rsidRPr="00505108">
        <w:rPr>
          <w:rFonts w:ascii="Times" w:hAnsi="Times"/>
          <w:sz w:val="22"/>
          <w:szCs w:val="22"/>
          <w:lang w:val="en-US"/>
        </w:rPr>
        <w:t>(</w:t>
      </w:r>
      <m:oMath>
        <m:r>
          <w:rPr>
            <w:rFonts w:ascii="Cambria Math" w:hAnsi="Cambria Math"/>
            <w:sz w:val="22"/>
            <w:szCs w:val="22"/>
            <w:lang w:val="en-US"/>
          </w:rPr>
          <m:t>κ</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hAnsi="Cambria Math"/>
                <w:sz w:val="22"/>
                <w:szCs w:val="22"/>
                <w:lang w:val="en-US"/>
              </w:rPr>
              <m:t>λ</m:t>
            </m:r>
          </m:sup>
        </m:sSup>
      </m:oMath>
      <w:r w:rsidR="00F64B70" w:rsidRPr="00505108">
        <w:rPr>
          <w:rFonts w:ascii="Times" w:hAnsi="Times"/>
          <w:sz w:val="22"/>
          <w:szCs w:val="22"/>
          <w:lang w:val="en-US"/>
        </w:rPr>
        <w:t xml:space="preserve">) </w:t>
      </w:r>
      <w:r w:rsidR="00915180" w:rsidRPr="00505108">
        <w:rPr>
          <w:rFonts w:ascii="Times" w:hAnsi="Times"/>
          <w:sz w:val="22"/>
          <w:szCs w:val="22"/>
          <w:lang w:val="en-US"/>
        </w:rPr>
        <w:t>with the Arrhenius correction factor</w:t>
      </w:r>
      <w:r w:rsidR="006107AC">
        <w:rPr>
          <w:rFonts w:ascii="Times" w:hAnsi="Times"/>
          <w:sz w:val="22"/>
          <w:szCs w:val="22"/>
          <w:lang w:val="en-US"/>
        </w:rPr>
        <w:t xml:space="preserve">, with activation energy </w:t>
      </w:r>
      <m:oMath>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r</m:t>
            </m:r>
          </m:sub>
        </m:sSub>
      </m:oMath>
      <w:r w:rsidR="006107AC">
        <w:rPr>
          <w:rFonts w:ascii="Times" w:eastAsiaTheme="minorEastAsia" w:hAnsi="Times"/>
          <w:sz w:val="22"/>
          <w:szCs w:val="22"/>
          <w:lang w:val="en-US"/>
        </w:rPr>
        <w:t xml:space="preserve">, where </w:t>
      </w:r>
      <m:oMath>
        <m:r>
          <w:rPr>
            <w:rFonts w:ascii="Cambria Math" w:eastAsiaTheme="minorEastAsia" w:hAnsi="Cambria Math"/>
            <w:sz w:val="22"/>
            <w:szCs w:val="22"/>
            <w:lang w:val="en-US"/>
          </w:rPr>
          <m:t>r</m:t>
        </m:r>
      </m:oMath>
      <w:r w:rsidR="006107AC">
        <w:rPr>
          <w:rFonts w:ascii="Times" w:eastAsiaTheme="minorEastAsia" w:hAnsi="Times"/>
          <w:sz w:val="22"/>
          <w:szCs w:val="22"/>
          <w:lang w:val="en-US"/>
        </w:rPr>
        <w:t xml:space="preserve"> refers to resource </w:t>
      </w:r>
      <w:r w:rsidR="00254F7B">
        <w:rPr>
          <w:rFonts w:ascii="Times" w:eastAsiaTheme="minorEastAsia" w:hAnsi="Times"/>
          <w:sz w:val="22"/>
          <w:szCs w:val="22"/>
          <w:lang w:val="en-US"/>
        </w:rPr>
        <w:t>parameter</w:t>
      </w:r>
      <w:r w:rsidR="00915180" w:rsidRPr="00505108">
        <w:rPr>
          <w:rFonts w:ascii="Times" w:hAnsi="Times"/>
          <w:sz w:val="22"/>
          <w:szCs w:val="22"/>
          <w:lang w:val="en-US"/>
        </w:rPr>
        <w:t>.</w:t>
      </w:r>
      <w:r w:rsidR="00B804F7" w:rsidRPr="00505108">
        <w:rPr>
          <w:rFonts w:ascii="Times" w:hAnsi="Times"/>
          <w:sz w:val="22"/>
          <w:szCs w:val="22"/>
          <w:lang w:val="en-US"/>
        </w:rPr>
        <w:t xml:space="preserve"> </w:t>
      </w:r>
      <w:r w:rsidR="005922A0" w:rsidRPr="00505108">
        <w:rPr>
          <w:rFonts w:ascii="Times" w:hAnsi="Times"/>
          <w:sz w:val="22"/>
          <w:szCs w:val="22"/>
          <w:lang w:val="en-US"/>
        </w:rPr>
        <w:t xml:space="preserve">We </w:t>
      </w:r>
      <w:r w:rsidR="0008336D">
        <w:rPr>
          <w:rFonts w:ascii="Times" w:hAnsi="Times"/>
          <w:sz w:val="22"/>
          <w:szCs w:val="22"/>
          <w:lang w:val="en-US"/>
        </w:rPr>
        <w:t>consider</w:t>
      </w:r>
      <w:r w:rsidR="005922A0" w:rsidRPr="00505108">
        <w:rPr>
          <w:rFonts w:ascii="Times" w:hAnsi="Times"/>
          <w:sz w:val="22"/>
          <w:szCs w:val="22"/>
          <w:lang w:val="en-US"/>
        </w:rPr>
        <w:t xml:space="preserve"> </w:t>
      </w:r>
      <w:r w:rsidR="000E3329">
        <w:rPr>
          <w:rFonts w:ascii="Times" w:hAnsi="Times"/>
          <w:sz w:val="22"/>
          <w:szCs w:val="22"/>
          <w:lang w:val="en-US"/>
        </w:rPr>
        <w:t>two scenarios</w:t>
      </w:r>
      <w:r w:rsidR="00535FA5">
        <w:rPr>
          <w:rFonts w:ascii="Times" w:hAnsi="Times"/>
          <w:sz w:val="22"/>
          <w:szCs w:val="22"/>
          <w:lang w:val="en-US"/>
        </w:rPr>
        <w:t xml:space="preserve"> based on the metabolic arguments and empirical patterns</w:t>
      </w:r>
      <w:r w:rsidR="000E3329">
        <w:rPr>
          <w:rFonts w:ascii="Times" w:hAnsi="Times"/>
          <w:sz w:val="22"/>
          <w:szCs w:val="22"/>
          <w:lang w:val="en-US"/>
        </w:rPr>
        <w:t>:</w:t>
      </w:r>
    </w:p>
    <w:p w14:paraId="4C89F3AE" w14:textId="475B72B0" w:rsidR="003436D8" w:rsidRDefault="0003491C" w:rsidP="006B0185">
      <w:pPr>
        <w:pStyle w:val="ListParagraph"/>
        <w:numPr>
          <w:ilvl w:val="0"/>
          <w:numId w:val="24"/>
        </w:numPr>
        <w:spacing w:line="480" w:lineRule="auto"/>
        <w:jc w:val="both"/>
        <w:rPr>
          <w:rFonts w:ascii="Times" w:eastAsiaTheme="minorEastAsia" w:hAnsi="Times"/>
          <w:sz w:val="22"/>
          <w:szCs w:val="22"/>
          <w:lang w:val="en-US"/>
        </w:rPr>
      </w:pPr>
      <w:r w:rsidRPr="00F0780A">
        <w:rPr>
          <w:rFonts w:ascii="Times" w:hAnsi="Times"/>
          <w:sz w:val="22"/>
          <w:szCs w:val="22"/>
          <w:lang w:val="en-US"/>
        </w:rPr>
        <w:t>T</w:t>
      </w:r>
      <w:r w:rsidR="003809D9" w:rsidRPr="00F0780A">
        <w:rPr>
          <w:rFonts w:ascii="Times" w:eastAsiaTheme="minorEastAsia" w:hAnsi="Times"/>
          <w:sz w:val="22"/>
          <w:szCs w:val="22"/>
          <w:lang w:val="en-US"/>
        </w:rPr>
        <w:t xml:space="preserve">he regeneration rate </w:t>
      </w:r>
      <w:r w:rsidR="00334638" w:rsidRPr="00F0780A">
        <w:rPr>
          <w:rFonts w:ascii="Times" w:eastAsiaTheme="minorEastAsia" w:hAnsi="Times"/>
          <w:sz w:val="22"/>
          <w:szCs w:val="22"/>
          <w:lang w:val="en-US"/>
        </w:rPr>
        <w:t xml:space="preserve">increases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r>
          <w:rPr>
            <w:rFonts w:ascii="Cambria Math" w:eastAsiaTheme="minorEastAsia" w:hAnsi="Cambria Math"/>
            <w:sz w:val="22"/>
            <w:szCs w:val="22"/>
            <w:lang w:val="en-US"/>
          </w:rPr>
          <m:t xml:space="preserve"> </m:t>
        </m:r>
      </m:oMath>
      <w:r w:rsidR="00334638" w:rsidRPr="00F0780A">
        <w:rPr>
          <w:rFonts w:ascii="Times" w:eastAsiaTheme="minorEastAsia" w:hAnsi="Times"/>
          <w:sz w:val="22"/>
          <w:szCs w:val="22"/>
          <w:lang w:val="en-US"/>
        </w:rPr>
        <w:t>due to elevated metabolic rates</w:t>
      </w:r>
      <w:r w:rsidR="003D2C23" w:rsidRPr="00F0780A">
        <w:rPr>
          <w:rFonts w:ascii="Times" w:eastAsiaTheme="minorEastAsia" w:hAnsi="Times"/>
          <w:sz w:val="22"/>
          <w:szCs w:val="22"/>
          <w:lang w:val="en-US"/>
        </w:rPr>
        <w:t xml:space="preserve">, which </w:t>
      </w:r>
      <w:r w:rsidR="00B75480" w:rsidRPr="00F0780A">
        <w:rPr>
          <w:rFonts w:ascii="Times" w:eastAsiaTheme="minorEastAsia" w:hAnsi="Times"/>
          <w:sz w:val="22"/>
          <w:szCs w:val="22"/>
          <w:lang w:val="en-US"/>
        </w:rPr>
        <w:t xml:space="preserve">increases the rates of energy acquisition, </w:t>
      </w:r>
      <w:r w:rsidR="004200ED" w:rsidRPr="00F0780A">
        <w:rPr>
          <w:rFonts w:ascii="Times" w:eastAsiaTheme="minorEastAsia" w:hAnsi="Times"/>
          <w:sz w:val="22"/>
          <w:szCs w:val="22"/>
          <w:lang w:val="en-US"/>
        </w:rPr>
        <w:t>gro</w:t>
      </w:r>
      <w:r w:rsidR="004421D9">
        <w:rPr>
          <w:rFonts w:ascii="Times" w:eastAsiaTheme="minorEastAsia" w:hAnsi="Times"/>
          <w:sz w:val="22"/>
          <w:szCs w:val="22"/>
          <w:lang w:val="en-US"/>
        </w:rPr>
        <w:t>w</w:t>
      </w:r>
      <w:r w:rsidR="004200ED" w:rsidRPr="00F0780A">
        <w:rPr>
          <w:rFonts w:ascii="Times" w:eastAsiaTheme="minorEastAsia" w:hAnsi="Times"/>
          <w:sz w:val="22"/>
          <w:szCs w:val="22"/>
          <w:lang w:val="en-US"/>
        </w:rPr>
        <w:t>th, maintenance and reproduction</w:t>
      </w:r>
      <w:r w:rsidR="005A7A0E" w:rsidRPr="00F0780A">
        <w:rPr>
          <w:rFonts w:ascii="Times" w:eastAsiaTheme="minorEastAsia" w:hAnsi="Times"/>
          <w:sz w:val="22"/>
          <w:szCs w:val="22"/>
          <w:lang w:val="en-US"/>
        </w:rPr>
        <w:t xml:space="preserve"> </w:t>
      </w:r>
      <w:r w:rsidR="00F26EFB"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{"citationID":"LAVWmH49","properties":{"formattedCitation":"(Savage {\\i{}et al.} 2004)","plainCitation":"(Savage et al. 2004)","noteIndex":0},"citationItems":[{"id":"a9J8YZsy/ccYTjRvA","uris":["http://zotero.org/users/6116610/items/5EKRHGLR"],"uri":["http://zotero.org/users/6116610/items/5EKRHGLR"],"itemData":{"id":"CKQJ1ax4/jRfK4Prd","type":"article-journal","container-title":"The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F0780A">
        <w:rPr>
          <w:rFonts w:ascii="Times" w:eastAsiaTheme="minorEastAsia" w:hAnsi="Times"/>
          <w:sz w:val="22"/>
          <w:szCs w:val="22"/>
          <w:lang w:val="en-US"/>
        </w:rPr>
        <w:fldChar w:fldCharType="separate"/>
      </w:r>
      <w:r w:rsidR="004C7025" w:rsidRPr="00F0780A">
        <w:rPr>
          <w:rFonts w:ascii="Times" w:hAnsi="Times" w:cs="Times New Roman"/>
          <w:sz w:val="22"/>
          <w:szCs w:val="22"/>
        </w:rPr>
        <w:t xml:space="preserve">(Savage </w:t>
      </w:r>
      <w:r w:rsidR="004C7025" w:rsidRPr="00F0780A">
        <w:rPr>
          <w:rFonts w:ascii="Times" w:hAnsi="Times" w:cs="Times New Roman"/>
          <w:i/>
          <w:iCs/>
          <w:sz w:val="22"/>
          <w:szCs w:val="22"/>
        </w:rPr>
        <w:t>et al.</w:t>
      </w:r>
      <w:r w:rsidR="004C7025" w:rsidRPr="00F0780A">
        <w:rPr>
          <w:rFonts w:ascii="Times" w:hAnsi="Times" w:cs="Times New Roman"/>
          <w:sz w:val="22"/>
          <w:szCs w:val="22"/>
        </w:rPr>
        <w:t xml:space="preserve"> 2004)</w:t>
      </w:r>
      <w:r w:rsidR="00F26EFB" w:rsidRPr="00F0780A">
        <w:rPr>
          <w:rFonts w:ascii="Times" w:eastAsiaTheme="minorEastAsia" w:hAnsi="Times"/>
          <w:sz w:val="22"/>
          <w:szCs w:val="22"/>
          <w:lang w:val="en-US"/>
        </w:rPr>
        <w:fldChar w:fldCharType="end"/>
      </w:r>
      <w:r w:rsidR="00F242C6" w:rsidRPr="00F0780A">
        <w:rPr>
          <w:rFonts w:ascii="Times" w:eastAsiaTheme="minorEastAsia" w:hAnsi="Times"/>
          <w:sz w:val="22"/>
          <w:szCs w:val="22"/>
          <w:lang w:val="en-US"/>
        </w:rPr>
        <w:t>.</w:t>
      </w:r>
      <w:r w:rsidR="005D648C" w:rsidRPr="00F0780A">
        <w:rPr>
          <w:rFonts w:ascii="Times" w:eastAsiaTheme="minorEastAsia" w:hAnsi="Times"/>
          <w:sz w:val="22"/>
          <w:szCs w:val="22"/>
          <w:lang w:val="en-US"/>
        </w:rPr>
        <w:t xml:space="preserve"> </w:t>
      </w:r>
      <w:r w:rsidR="00BA5A82" w:rsidRPr="00F0780A">
        <w:rPr>
          <w:rFonts w:ascii="Times" w:eastAsiaTheme="minorEastAsia" w:hAnsi="Times"/>
          <w:sz w:val="22"/>
          <w:szCs w:val="22"/>
          <w:lang w:val="en-US"/>
        </w:rPr>
        <w:t>N</w:t>
      </w:r>
      <w:r w:rsidR="00BA5A82" w:rsidRPr="00F0780A">
        <w:rPr>
          <w:rFonts w:ascii="Times" w:eastAsiaTheme="minorEastAsia" w:hAnsi="Times"/>
          <w:sz w:val="22"/>
          <w:szCs w:val="22"/>
          <w:lang w:val="en-US"/>
        </w:rPr>
        <w:t>ote this is not explicitly modelled</w:t>
      </w:r>
      <w:r w:rsidR="00BA5A82" w:rsidRPr="00F0780A">
        <w:rPr>
          <w:rFonts w:ascii="Times" w:eastAsiaTheme="minorEastAsia" w:hAnsi="Times"/>
          <w:sz w:val="22"/>
          <w:szCs w:val="22"/>
          <w:lang w:val="en-US"/>
        </w:rPr>
        <w:t>.</w:t>
      </w:r>
      <w:r w:rsidR="00F0780A">
        <w:rPr>
          <w:rFonts w:ascii="Times" w:eastAsiaTheme="minorEastAsia" w:hAnsi="Times"/>
          <w:sz w:val="22"/>
          <w:szCs w:val="22"/>
          <w:lang w:val="en-US"/>
        </w:rPr>
        <w:t xml:space="preserve"> </w:t>
      </w:r>
      <w:r w:rsidR="00DF163F" w:rsidRPr="00F0780A">
        <w:rPr>
          <w:rFonts w:ascii="Times" w:eastAsiaTheme="minorEastAsia" w:hAnsi="Times"/>
          <w:sz w:val="22"/>
          <w:szCs w:val="22"/>
          <w:lang w:val="en-US"/>
        </w:rPr>
        <w:t>T</w:t>
      </w:r>
      <w:r w:rsidR="008E56DB" w:rsidRPr="00F0780A">
        <w:rPr>
          <w:rFonts w:ascii="Times" w:eastAsiaTheme="minorEastAsia" w:hAnsi="Times"/>
          <w:sz w:val="22"/>
          <w:szCs w:val="22"/>
          <w:lang w:val="en-US"/>
        </w:rPr>
        <w:t xml:space="preserve">he </w:t>
      </w:r>
      <w:r w:rsidR="00A37E2E" w:rsidRPr="00F0780A">
        <w:rPr>
          <w:rFonts w:ascii="Times" w:eastAsiaTheme="minorEastAsia" w:hAnsi="Times"/>
          <w:sz w:val="22"/>
          <w:szCs w:val="22"/>
          <w:lang w:val="en-US"/>
        </w:rPr>
        <w:t>carrying capacity decline</w:t>
      </w:r>
      <w:r w:rsidR="0005559B" w:rsidRPr="00F0780A">
        <w:rPr>
          <w:rFonts w:ascii="Times" w:eastAsiaTheme="minorEastAsia" w:hAnsi="Times"/>
          <w:sz w:val="22"/>
          <w:szCs w:val="22"/>
          <w:lang w:val="en-US"/>
        </w:rPr>
        <w:t>s</w:t>
      </w:r>
      <w:r w:rsidR="0082406B" w:rsidRPr="00F0780A">
        <w:rPr>
          <w:rFonts w:ascii="Times" w:eastAsiaTheme="minorEastAsia" w:hAnsi="Times"/>
          <w:sz w:val="22"/>
          <w:szCs w:val="22"/>
          <w:lang w:val="en-US"/>
        </w:rPr>
        <w:t xml:space="preserve"> </w:t>
      </w:r>
      <w:r w:rsidR="009E0757" w:rsidRPr="00F0780A">
        <w:rPr>
          <w:rFonts w:ascii="Times" w:eastAsiaTheme="minorEastAsia" w:hAnsi="Times"/>
          <w:sz w:val="22"/>
          <w:szCs w:val="22"/>
          <w:lang w:val="en-US"/>
        </w:rPr>
        <w:t xml:space="preserve">at the same rate as population </w:t>
      </w:r>
      <w:r w:rsidR="00D13C99" w:rsidRPr="00F0780A">
        <w:rPr>
          <w:rFonts w:ascii="Times" w:eastAsiaTheme="minorEastAsia" w:hAnsi="Times"/>
          <w:sz w:val="22"/>
          <w:szCs w:val="22"/>
          <w:lang w:val="en-US"/>
        </w:rPr>
        <w:t>regeneration</w:t>
      </w:r>
      <w:r w:rsidR="009E0757" w:rsidRPr="00F0780A">
        <w:rPr>
          <w:rFonts w:ascii="Times" w:eastAsiaTheme="minorEastAsia" w:hAnsi="Times"/>
          <w:sz w:val="22"/>
          <w:szCs w:val="22"/>
          <w:lang w:val="en-US"/>
        </w:rPr>
        <w:t xml:space="preserve"> rate increase with temperature</w:t>
      </w:r>
      <w:r w:rsidR="00E44E06" w:rsidRPr="00F0780A">
        <w:rPr>
          <w:rFonts w:ascii="Times" w:eastAsiaTheme="minorEastAsia" w:hAnsi="Times"/>
          <w:sz w:val="22"/>
          <w:szCs w:val="22"/>
          <w:lang w:val="en-US"/>
        </w:rPr>
        <w:t xml:space="preserve"> </w:t>
      </w:r>
      <w:r w:rsidR="00381649"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{"citationID":"Bw10xA31","properties":{"formattedCitation":"(Savage {\\i{}et al.} 2004; Gilbert {\\i{}et al.} 2014)","plainCitation":"(Savage et al. 2004; Gilbert et al. 2014)","noteIndex":0},"citationItems":[{"id":"a9J8YZsy/ccYTjRvA","uris":["http://zotero.org/users/6116610/items/5EKRHGLR"],"uri":["http://zotero.org/users/6116610/items/5EKRHGLR"],"itemData":{"id":"CKQJ1ax4/jRfK4Prd","type":"article-journal","container-title":"The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4C7025" w:rsidRPr="00F0780A">
        <w:rPr>
          <w:rFonts w:ascii="Times" w:eastAsiaTheme="minorEastAsia" w:hAnsi="Times"/>
          <w:sz w:val="22"/>
          <w:szCs w:val="22"/>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F0780A">
        <w:rPr>
          <w:rFonts w:ascii="Times" w:eastAsiaTheme="minorEastAsia" w:hAnsi="Times"/>
          <w:sz w:val="22"/>
          <w:szCs w:val="22"/>
          <w:lang w:val="en-US"/>
        </w:rPr>
        <w:fldChar w:fldCharType="separate"/>
      </w:r>
      <w:r w:rsidR="004C7025" w:rsidRPr="00F0780A">
        <w:rPr>
          <w:rFonts w:ascii="Times" w:hAnsi="Times" w:cs="Times New Roman"/>
          <w:sz w:val="22"/>
          <w:szCs w:val="22"/>
          <w:lang w:val="sv-SE"/>
        </w:rPr>
        <w:t xml:space="preserve">(Savage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2004; Gilbert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2014)</w:t>
      </w:r>
      <w:r w:rsidR="00381649" w:rsidRPr="00F0780A">
        <w:rPr>
          <w:rFonts w:ascii="Times" w:eastAsiaTheme="minorEastAsia" w:hAnsi="Times"/>
          <w:sz w:val="22"/>
          <w:szCs w:val="22"/>
          <w:lang w:val="en-US"/>
        </w:rPr>
        <w:fldChar w:fldCharType="end"/>
      </w:r>
      <w:r w:rsidR="001F6EAC" w:rsidRPr="00F0780A">
        <w:rPr>
          <w:rFonts w:ascii="Times" w:eastAsiaTheme="minorEastAsia" w:hAnsi="Times"/>
          <w:sz w:val="22"/>
          <w:szCs w:val="22"/>
          <w:lang w:val="sv-SE"/>
        </w:rPr>
        <w:t xml:space="preserve">, </w:t>
      </w:r>
      <w:r w:rsidR="00913CD6" w:rsidRPr="00F0780A">
        <w:rPr>
          <w:rFonts w:ascii="Times" w:eastAsiaTheme="minorEastAsia" w:hAnsi="Times"/>
          <w:sz w:val="22"/>
          <w:szCs w:val="22"/>
          <w:lang w:val="sv-SE"/>
        </w:rPr>
        <w:t xml:space="preserve">i.e. </w:t>
      </w:r>
      <m:oMath>
        <m:r>
          <w:rPr>
            <w:rFonts w:ascii="Cambria Math" w:eastAsiaTheme="minorEastAsia" w:hAnsi="Cambria Math"/>
            <w:sz w:val="22"/>
            <w:szCs w:val="22"/>
            <w:lang w:val="sv-SE"/>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913CD6" w:rsidRPr="00F0780A">
        <w:rPr>
          <w:rFonts w:ascii="Times" w:eastAsiaTheme="minorEastAsia" w:hAnsi="Times"/>
          <w:sz w:val="22"/>
          <w:szCs w:val="22"/>
          <w:lang w:val="en-US"/>
        </w:rPr>
        <w:t xml:space="preserve">, if </w:t>
      </w:r>
      <w:r w:rsidR="00913CD6" w:rsidRPr="00F0780A">
        <w:rPr>
          <w:rFonts w:ascii="Times" w:eastAsiaTheme="minorEastAsia" w:hAnsi="Times"/>
          <w:sz w:val="22"/>
          <w:szCs w:val="22"/>
          <w:lang w:val="en-US"/>
        </w:rPr>
        <w:t>assuming a fixed supply of resources</w:t>
      </w:r>
      <w:r w:rsidR="00AC7A44" w:rsidRPr="00F0780A">
        <w:rPr>
          <w:rFonts w:ascii="Times" w:eastAsiaTheme="minorEastAsia" w:hAnsi="Times"/>
          <w:sz w:val="22"/>
          <w:szCs w:val="22"/>
          <w:lang w:val="en-US"/>
        </w:rPr>
        <w:t>.</w:t>
      </w:r>
      <w:r w:rsidR="006B1D70" w:rsidRPr="00F0780A">
        <w:rPr>
          <w:rFonts w:ascii="Times" w:eastAsiaTheme="minorEastAsia" w:hAnsi="Times"/>
          <w:sz w:val="22"/>
          <w:szCs w:val="22"/>
          <w:lang w:val="en-US"/>
        </w:rPr>
        <w:t xml:space="preserve"> This theoretical prediction </w:t>
      </w:r>
      <w:r w:rsidR="001F6EAC" w:rsidRPr="00F0780A">
        <w:rPr>
          <w:rFonts w:ascii="Times" w:eastAsiaTheme="minorEastAsia" w:hAnsi="Times"/>
          <w:sz w:val="22"/>
          <w:szCs w:val="22"/>
          <w:lang w:val="en-US"/>
        </w:rPr>
        <w:t>has been verified experimentally</w:t>
      </w:r>
      <w:r w:rsidR="00456C67" w:rsidRPr="00F0780A">
        <w:rPr>
          <w:rFonts w:ascii="Times" w:eastAsiaTheme="minorEastAsia" w:hAnsi="Times"/>
          <w:sz w:val="22"/>
          <w:szCs w:val="22"/>
          <w:lang w:val="en-US"/>
        </w:rPr>
        <w:t xml:space="preserve"> </w:t>
      </w:r>
      <w:r w:rsidR="00456C67" w:rsidRPr="00F0780A">
        <w:rPr>
          <w:rFonts w:ascii="Times" w:eastAsiaTheme="minorEastAsia" w:hAnsi="Times"/>
          <w:sz w:val="22"/>
          <w:szCs w:val="22"/>
          <w:lang w:val="en-US"/>
        </w:rPr>
        <w:fldChar w:fldCharType="begin"/>
      </w:r>
      <w:r w:rsidR="00456C67" w:rsidRPr="00F0780A">
        <w:rPr>
          <w:rFonts w:ascii="Times" w:eastAsiaTheme="minorEastAsia" w:hAnsi="Times"/>
          <w:sz w:val="22"/>
          <w:szCs w:val="22"/>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F0780A">
        <w:rPr>
          <w:rFonts w:ascii="Times" w:eastAsiaTheme="minorEastAsia" w:hAnsi="Times"/>
          <w:sz w:val="22"/>
          <w:szCs w:val="22"/>
          <w:lang w:val="en-US"/>
        </w:rPr>
        <w:fldChar w:fldCharType="separate"/>
      </w:r>
      <w:r w:rsidR="00456C67" w:rsidRPr="00F0780A">
        <w:rPr>
          <w:rFonts w:ascii="Times" w:hAnsi="Times" w:cs="Times New Roman"/>
          <w:sz w:val="22"/>
          <w:szCs w:val="22"/>
        </w:rPr>
        <w:t xml:space="preserve">(Bernhardt </w:t>
      </w:r>
      <w:r w:rsidR="00456C67" w:rsidRPr="00F0780A">
        <w:rPr>
          <w:rFonts w:ascii="Times" w:hAnsi="Times" w:cs="Times New Roman"/>
          <w:i/>
          <w:iCs/>
          <w:sz w:val="22"/>
          <w:szCs w:val="22"/>
        </w:rPr>
        <w:t>et al.</w:t>
      </w:r>
      <w:r w:rsidR="00456C67" w:rsidRPr="00F0780A">
        <w:rPr>
          <w:rFonts w:ascii="Times" w:hAnsi="Times" w:cs="Times New Roman"/>
          <w:sz w:val="22"/>
          <w:szCs w:val="22"/>
        </w:rPr>
        <w:t xml:space="preserve"> 2018)</w:t>
      </w:r>
      <w:r w:rsidR="00456C67" w:rsidRPr="00F0780A">
        <w:rPr>
          <w:rFonts w:ascii="Times" w:eastAsiaTheme="minorEastAsia" w:hAnsi="Times"/>
          <w:sz w:val="22"/>
          <w:szCs w:val="22"/>
          <w:lang w:val="en-US"/>
        </w:rPr>
        <w:fldChar w:fldCharType="end"/>
      </w:r>
      <w:r w:rsidR="009E0757" w:rsidRPr="00F0780A">
        <w:rPr>
          <w:rFonts w:ascii="Times" w:eastAsiaTheme="minorEastAsia" w:hAnsi="Times"/>
          <w:sz w:val="22"/>
          <w:szCs w:val="22"/>
          <w:lang w:val="en-US"/>
        </w:rPr>
        <w:t xml:space="preserve">. </w:t>
      </w:r>
    </w:p>
    <w:p w14:paraId="446C1C28" w14:textId="639B35E7" w:rsidR="003E16DD" w:rsidRDefault="004C571B" w:rsidP="000F577B">
      <w:pPr>
        <w:spacing w:line="480" w:lineRule="auto"/>
        <w:ind w:firstLine="284"/>
        <w:jc w:val="both"/>
        <w:rPr>
          <w:rFonts w:ascii="Times" w:eastAsiaTheme="minorEastAsia" w:hAnsi="Times"/>
          <w:sz w:val="22"/>
          <w:szCs w:val="22"/>
          <w:lang w:val="en-US"/>
        </w:rPr>
      </w:pPr>
      <w:r>
        <w:rPr>
          <w:rFonts w:ascii="Times" w:eastAsiaTheme="minorEastAsia" w:hAnsi="Times"/>
          <w:sz w:val="22"/>
          <w:szCs w:val="22"/>
          <w:lang w:val="en-US"/>
        </w:rPr>
        <w:t>T</w:t>
      </w:r>
      <w:r w:rsidR="00B04F4A">
        <w:rPr>
          <w:rFonts w:ascii="Times" w:eastAsiaTheme="minorEastAsia" w:hAnsi="Times"/>
          <w:sz w:val="22"/>
          <w:szCs w:val="22"/>
          <w:lang w:val="en-US"/>
        </w:rPr>
        <w:t xml:space="preserve">ime series of </w:t>
      </w:r>
      <w:r w:rsidR="003C7F15">
        <w:rPr>
          <w:rFonts w:ascii="Times" w:eastAsiaTheme="minorEastAsia" w:hAnsi="Times"/>
          <w:sz w:val="22"/>
          <w:szCs w:val="22"/>
          <w:lang w:val="en-US"/>
        </w:rPr>
        <w:t xml:space="preserve">satellite </w:t>
      </w:r>
      <w:r w:rsidR="00E777EF">
        <w:rPr>
          <w:rFonts w:ascii="Times" w:eastAsiaTheme="minorEastAsia" w:hAnsi="Times"/>
          <w:sz w:val="22"/>
          <w:szCs w:val="22"/>
          <w:lang w:val="en-US"/>
        </w:rPr>
        <w:t xml:space="preserve">data </w:t>
      </w:r>
      <w:r w:rsidR="00B04F4A">
        <w:rPr>
          <w:rFonts w:ascii="Times" w:eastAsiaTheme="minorEastAsia" w:hAnsi="Times"/>
          <w:sz w:val="22"/>
          <w:szCs w:val="22"/>
          <w:lang w:val="en-US"/>
        </w:rPr>
        <w:t xml:space="preserve">indicate a decline in </w:t>
      </w:r>
      <w:r w:rsidR="00D92F27">
        <w:rPr>
          <w:rFonts w:ascii="Times" w:eastAsiaTheme="minorEastAsia" w:hAnsi="Times"/>
          <w:sz w:val="22"/>
          <w:szCs w:val="22"/>
          <w:lang w:val="en-US"/>
        </w:rPr>
        <w:t>primary production</w:t>
      </w:r>
      <w:r w:rsidR="008F1906">
        <w:rPr>
          <w:rFonts w:ascii="Times" w:eastAsiaTheme="minorEastAsia" w:hAnsi="Times"/>
          <w:sz w:val="22"/>
          <w:szCs w:val="22"/>
          <w:lang w:val="en-US"/>
        </w:rPr>
        <w:t xml:space="preserve"> with climate change, potentially due to increased stratification and </w:t>
      </w:r>
      <w:r w:rsidR="003D3D93">
        <w:rPr>
          <w:rFonts w:ascii="Times" w:eastAsiaTheme="minorEastAsia" w:hAnsi="Times"/>
          <w:sz w:val="22"/>
          <w:szCs w:val="22"/>
          <w:lang w:val="en-US"/>
        </w:rPr>
        <w:t>reduced resource levels</w:t>
      </w:r>
      <w:r w:rsidR="00DF79F6">
        <w:rPr>
          <w:rFonts w:ascii="Times" w:eastAsiaTheme="minorEastAsia" w:hAnsi="Times"/>
          <w:sz w:val="22"/>
          <w:szCs w:val="22"/>
          <w:lang w:val="en-US"/>
        </w:rPr>
        <w:t xml:space="preserve"> </w:t>
      </w:r>
      <w:r w:rsidR="00DF79F6">
        <w:rPr>
          <w:rFonts w:ascii="Times" w:eastAsiaTheme="minorEastAsia" w:hAnsi="Times"/>
          <w:sz w:val="22"/>
          <w:szCs w:val="22"/>
          <w:lang w:val="en-US"/>
        </w:rPr>
        <w:fldChar w:fldCharType="begin"/>
      </w:r>
      <w:r w:rsidR="00DF79F6">
        <w:rPr>
          <w:rFonts w:ascii="Times" w:eastAsiaTheme="minorEastAsia" w:hAnsi="Times"/>
          <w:sz w:val="22"/>
          <w:szCs w:val="22"/>
          <w:lang w:val="en-US"/>
        </w:rPr>
        <w:instrText xml:space="preserve"> ADDIN ZOTERO_ITEM CSL_CITATION {"citationID":"Hv0CbleW","properties":{"formattedCitation":"(Gregg {\\i{}et al.} 2003)","plainCitation":"(Gregg et al. 2003)","noteIndex":0},"citationItems":[{"id":1700,"uris":["http://zotero.org/users/6116610/items/NNYB5Z3I"],"uri":["http://zotero.org/users/6116610/items/NNYB5Z3I"],"itemData":{"id":1700,"type":"article-journal","abstract":"Satellite-in situ blended ocean chlorophyll records indicate that global ocean annual primary production has declined more than 6% since the early 1980's. Nearly 70% of the global decadal decline occurred in the high latitudes. In the northern high latitudes, these reductions in primary production corresponded with increases in sea surface temperature and decreases in atmospheric iron deposition to the oceans. In the Antarctic, the reductions were accompanied by increased wind stress. Three of four low latitude basins exhibited decadal increases in annual primary production. These results indicate that ocean photosynthetic uptake of carbon may be changing as a result of climatic changes and suggest major implications for the global carbon cycle.","container-title":"Geophysical Research Letters","DOI":"10.1029/2003GL016889","ISSN":"1944-8007","issue":"15","language":"en","source":"Wiley Online Library","title":"Ocean primary production and climate: Global decadal changes","title-short":"Ocean primary production and climate","URL":"https://agupubs.onlinelibrary.wiley.com/doi/abs/10.1029/2003GL016889","volume":"30","author":[{"family":"Gregg","given":"Watson W."},{"family":"Conkright","given":"Margarita E."},{"family":"Ginoux","given":"Paul"},{"family":"O'Reilly","given":"John E."},{"family":"Casey","given":"Nancy W."}],"accessed":{"date-parts":[["2020",1,3]]},"issued":{"date-parts":[["2003"]]}}}],"schema":"https://github.com/citation-style-language/schema/raw/master/csl-citation.json"} </w:instrText>
      </w:r>
      <w:r w:rsidR="00DF79F6">
        <w:rPr>
          <w:rFonts w:ascii="Times" w:eastAsiaTheme="minorEastAsia" w:hAnsi="Times"/>
          <w:sz w:val="22"/>
          <w:szCs w:val="22"/>
          <w:lang w:val="en-US"/>
        </w:rPr>
        <w:fldChar w:fldCharType="separate"/>
      </w:r>
      <w:r w:rsidR="00DF79F6" w:rsidRPr="00DF79F6">
        <w:rPr>
          <w:rFonts w:ascii="Times" w:hAnsi="Times" w:cs="Times New Roman"/>
          <w:sz w:val="22"/>
        </w:rPr>
        <w:t xml:space="preserve">(Gregg </w:t>
      </w:r>
      <w:r w:rsidR="00DF79F6" w:rsidRPr="00DF79F6">
        <w:rPr>
          <w:rFonts w:ascii="Times" w:hAnsi="Times" w:cs="Times New Roman"/>
          <w:i/>
          <w:iCs/>
          <w:sz w:val="22"/>
        </w:rPr>
        <w:t>et al.</w:t>
      </w:r>
      <w:r w:rsidR="00DF79F6" w:rsidRPr="00DF79F6">
        <w:rPr>
          <w:rFonts w:ascii="Times" w:hAnsi="Times" w:cs="Times New Roman"/>
          <w:sz w:val="22"/>
        </w:rPr>
        <w:t xml:space="preserve"> 2003)</w:t>
      </w:r>
      <w:r w:rsidR="00DF79F6">
        <w:rPr>
          <w:rFonts w:ascii="Times" w:eastAsiaTheme="minorEastAsia" w:hAnsi="Times"/>
          <w:sz w:val="22"/>
          <w:szCs w:val="22"/>
          <w:lang w:val="en-US"/>
        </w:rPr>
        <w:fldChar w:fldCharType="end"/>
      </w:r>
      <w:r w:rsidR="00A74CAD">
        <w:rPr>
          <w:rFonts w:ascii="Times" w:eastAsiaTheme="minorEastAsia" w:hAnsi="Times"/>
          <w:sz w:val="22"/>
          <w:szCs w:val="22"/>
          <w:lang w:val="en-US"/>
        </w:rPr>
        <w:t xml:space="preserve">. </w:t>
      </w:r>
      <w:r w:rsidR="00D90E0B">
        <w:rPr>
          <w:rFonts w:ascii="Times" w:eastAsiaTheme="minorEastAsia" w:hAnsi="Times"/>
          <w:sz w:val="22"/>
          <w:szCs w:val="22"/>
          <w:lang w:val="en-US"/>
        </w:rPr>
        <w:t>Therefore,</w:t>
      </w:r>
      <w:r>
        <w:rPr>
          <w:rFonts w:ascii="Times" w:eastAsiaTheme="minorEastAsia" w:hAnsi="Times"/>
          <w:sz w:val="22"/>
          <w:szCs w:val="22"/>
          <w:lang w:val="en-US"/>
        </w:rPr>
        <w:t xml:space="preserve"> we also consider a scenario where </w:t>
      </w:r>
      <w:r w:rsidR="007E3BE1">
        <w:rPr>
          <w:rFonts w:ascii="Times" w:eastAsiaTheme="minorEastAsia" w:hAnsi="Times"/>
          <w:sz w:val="22"/>
          <w:szCs w:val="22"/>
          <w:lang w:val="en-US"/>
        </w:rPr>
        <w:t xml:space="preserve">the temperature effect is based on </w:t>
      </w:r>
      <w:r w:rsidR="0043589D">
        <w:rPr>
          <w:rFonts w:ascii="Times" w:eastAsiaTheme="minorEastAsia" w:hAnsi="Times"/>
          <w:sz w:val="22"/>
          <w:szCs w:val="22"/>
          <w:lang w:val="en-US"/>
        </w:rPr>
        <w:t xml:space="preserve">observed relationship between </w:t>
      </w:r>
      <w:r w:rsidR="000A4738">
        <w:rPr>
          <w:rFonts w:ascii="Times" w:eastAsiaTheme="minorEastAsia" w:hAnsi="Times"/>
          <w:sz w:val="22"/>
          <w:szCs w:val="22"/>
          <w:lang w:val="en-US"/>
        </w:rPr>
        <w:t xml:space="preserve">temperature </w:t>
      </w:r>
      <w:r w:rsidR="00F31E2F">
        <w:rPr>
          <w:rFonts w:ascii="Times" w:eastAsiaTheme="minorEastAsia" w:hAnsi="Times"/>
          <w:sz w:val="22"/>
          <w:szCs w:val="22"/>
          <w:lang w:val="en-US"/>
        </w:rPr>
        <w:t xml:space="preserve">and </w:t>
      </w:r>
      <w:r w:rsidR="0043589D">
        <w:rPr>
          <w:rFonts w:ascii="Times" w:eastAsiaTheme="minorEastAsia" w:hAnsi="Times"/>
          <w:sz w:val="22"/>
          <w:szCs w:val="22"/>
          <w:lang w:val="en-US"/>
        </w:rPr>
        <w:t xml:space="preserve">marine phytoplankton size-spectra </w:t>
      </w:r>
      <w:r w:rsidR="00D8155E" w:rsidRPr="006B1D70">
        <w:rPr>
          <w:rFonts w:ascii="Times" w:eastAsiaTheme="minorEastAsia" w:hAnsi="Times"/>
          <w:sz w:val="22"/>
          <w:szCs w:val="22"/>
          <w:lang w:val="en-US"/>
        </w:rPr>
        <w:fldChar w:fldCharType="begin"/>
      </w:r>
      <w:r w:rsidR="00D8155E" w:rsidRPr="006B1D70">
        <w:rPr>
          <w:rFonts w:ascii="Times" w:eastAsiaTheme="minorEastAsia" w:hAnsi="Times"/>
          <w:sz w:val="22"/>
          <w:szCs w:val="22"/>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D8155E" w:rsidRPr="006B1D70">
        <w:rPr>
          <w:rFonts w:ascii="Times" w:eastAsiaTheme="minorEastAsia" w:hAnsi="Times"/>
          <w:sz w:val="22"/>
          <w:szCs w:val="22"/>
          <w:lang w:val="en-US"/>
        </w:rPr>
        <w:fldChar w:fldCharType="separate"/>
      </w:r>
      <w:r w:rsidR="00D8155E" w:rsidRPr="006B1D70">
        <w:rPr>
          <w:rFonts w:ascii="Times" w:hAnsi="Times" w:cs="Times New Roman"/>
          <w:sz w:val="22"/>
          <w:szCs w:val="22"/>
        </w:rPr>
        <w:t xml:space="preserve">(Barnes </w:t>
      </w:r>
      <w:r w:rsidR="00D8155E" w:rsidRPr="006B1D70">
        <w:rPr>
          <w:rFonts w:ascii="Times" w:hAnsi="Times" w:cs="Times New Roman"/>
          <w:i/>
          <w:iCs/>
          <w:sz w:val="22"/>
          <w:szCs w:val="22"/>
        </w:rPr>
        <w:t>et al.</w:t>
      </w:r>
      <w:r w:rsidR="00D8155E" w:rsidRPr="006B1D70">
        <w:rPr>
          <w:rFonts w:ascii="Times" w:hAnsi="Times" w:cs="Times New Roman"/>
          <w:sz w:val="22"/>
          <w:szCs w:val="22"/>
        </w:rPr>
        <w:t xml:space="preserve"> 2011)</w:t>
      </w:r>
      <w:r w:rsidR="00D8155E" w:rsidRPr="006B1D70">
        <w:rPr>
          <w:rFonts w:ascii="Times" w:eastAsiaTheme="minorEastAsia" w:hAnsi="Times"/>
          <w:sz w:val="22"/>
          <w:szCs w:val="22"/>
          <w:lang w:val="en-US"/>
        </w:rPr>
        <w:fldChar w:fldCharType="end"/>
      </w:r>
      <w:r w:rsidR="000B0058" w:rsidRPr="006B1D70">
        <w:rPr>
          <w:rFonts w:ascii="Times" w:eastAsiaTheme="minorEastAsia" w:hAnsi="Times"/>
          <w:sz w:val="22"/>
          <w:szCs w:val="22"/>
          <w:lang w:val="en-US"/>
        </w:rPr>
        <w:t>.</w:t>
      </w:r>
    </w:p>
    <w:p w14:paraId="546FC27F" w14:textId="534DF156" w:rsidR="00393E69" w:rsidRPr="00393E69" w:rsidRDefault="000F577B" w:rsidP="000F577B">
      <w:pPr>
        <w:pStyle w:val="ListParagraph"/>
        <w:numPr>
          <w:ilvl w:val="0"/>
          <w:numId w:val="24"/>
        </w:numPr>
        <w:spacing w:line="480" w:lineRule="auto"/>
        <w:jc w:val="both"/>
        <w:rPr>
          <w:rFonts w:ascii="Times" w:eastAsiaTheme="minorEastAsia" w:hAnsi="Times"/>
          <w:sz w:val="22"/>
          <w:szCs w:val="22"/>
          <w:lang w:val="en-US"/>
        </w:rPr>
      </w:pPr>
      <w:r w:rsidRPr="00F0780A">
        <w:rPr>
          <w:rFonts w:ascii="Times" w:eastAsiaTheme="minorEastAsia" w:hAnsi="Times"/>
          <w:sz w:val="22"/>
          <w:szCs w:val="22"/>
          <w:lang w:val="en-US"/>
        </w:rPr>
        <w:t xml:space="preserve">The carrying capacity declines </w:t>
      </w:r>
      <w:r>
        <w:rPr>
          <w:rFonts w:ascii="Times" w:eastAsiaTheme="minorEastAsia" w:hAnsi="Times"/>
          <w:sz w:val="22"/>
          <w:szCs w:val="22"/>
          <w:lang w:val="en-US"/>
        </w:rPr>
        <w:t xml:space="preserve">with </w:t>
      </w:r>
      <w:r w:rsidRPr="00F0780A">
        <w:rPr>
          <w:rFonts w:ascii="Times" w:eastAsiaTheme="minorEastAsia" w:hAnsi="Times"/>
          <w:sz w:val="22"/>
          <w:szCs w:val="22"/>
          <w:lang w:val="en-US"/>
        </w:rPr>
        <w:t xml:space="preserve">temperature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645645">
        <w:rPr>
          <w:rFonts w:ascii="Times" w:eastAsiaTheme="minorEastAsia" w:hAnsi="Times"/>
          <w:sz w:val="22"/>
          <w:szCs w:val="22"/>
          <w:lang w:val="en-US"/>
        </w:rPr>
        <w:t xml:space="preserve">, where </w:t>
      </w:r>
      <m:oMath>
        <m:r>
          <w:rPr>
            <w:rFonts w:ascii="Cambria Math" w:eastAsiaTheme="minorEastAsia" w:hAnsi="Cambria Math"/>
            <w:sz w:val="22"/>
            <w:szCs w:val="22"/>
            <w:lang w:val="en-US"/>
          </w:rPr>
          <m:t>E</m:t>
        </m:r>
      </m:oMath>
    </w:p>
    <w:p w14:paraId="394BE49A" w14:textId="06DD9EEB" w:rsidR="00364AF2" w:rsidRPr="00DD439A" w:rsidRDefault="002950E7" w:rsidP="000F577B">
      <w:pPr>
        <w:spacing w:line="480" w:lineRule="auto"/>
        <w:ind w:firstLine="284"/>
        <w:jc w:val="both"/>
        <w:rPr>
          <w:rFonts w:ascii="Times" w:hAnsi="Times"/>
          <w:sz w:val="22"/>
          <w:szCs w:val="22"/>
          <w:lang w:val="en-US"/>
        </w:rPr>
      </w:pPr>
      <w:r>
        <w:rPr>
          <w:rFonts w:ascii="Times" w:eastAsiaTheme="minorEastAsia" w:hAnsi="Times"/>
          <w:sz w:val="22"/>
          <w:szCs w:val="22"/>
          <w:lang w:val="en-US"/>
        </w:rPr>
        <w:t>A</w:t>
      </w:r>
      <w:r w:rsidR="00DB5485">
        <w:rPr>
          <w:rFonts w:ascii="Times" w:eastAsiaTheme="minorEastAsia" w:hAnsi="Times"/>
          <w:sz w:val="22"/>
          <w:szCs w:val="22"/>
          <w:lang w:val="en-US"/>
        </w:rPr>
        <w:t>ctivation energ</w:t>
      </w:r>
      <w:r w:rsidR="0015413B">
        <w:rPr>
          <w:rFonts w:ascii="Times" w:eastAsiaTheme="minorEastAsia" w:hAnsi="Times"/>
          <w:sz w:val="22"/>
          <w:szCs w:val="22"/>
          <w:lang w:val="en-US"/>
        </w:rPr>
        <w:t>ies</w:t>
      </w:r>
      <w:r w:rsidR="00BE1E8C">
        <w:rPr>
          <w:rFonts w:ascii="Times" w:eastAsiaTheme="minorEastAsia" w:hAnsi="Times"/>
          <w:sz w:val="22"/>
          <w:szCs w:val="22"/>
          <w:lang w:val="en-US"/>
        </w:rPr>
        <w:t xml:space="preserve">, which </w:t>
      </w:r>
      <w:r w:rsidR="00DB5485">
        <w:rPr>
          <w:rFonts w:ascii="Times" w:eastAsiaTheme="minorEastAsia" w:hAnsi="Times"/>
          <w:sz w:val="22"/>
          <w:szCs w:val="22"/>
          <w:lang w:val="en-US"/>
        </w:rPr>
        <w:t>dictate the temperature sensitivity of a rate,</w:t>
      </w:r>
      <w:r w:rsidR="00122827">
        <w:rPr>
          <w:rFonts w:ascii="Times" w:eastAsiaTheme="minorEastAsia" w:hAnsi="Times"/>
          <w:sz w:val="22"/>
          <w:szCs w:val="22"/>
          <w:lang w:val="en-US"/>
        </w:rPr>
        <w:t xml:space="preserve"> </w:t>
      </w:r>
      <w:r w:rsidR="00EE7D56">
        <w:rPr>
          <w:rFonts w:ascii="Times" w:eastAsiaTheme="minorEastAsia" w:hAnsi="Times"/>
          <w:sz w:val="22"/>
          <w:szCs w:val="22"/>
          <w:lang w:val="en-US"/>
        </w:rPr>
        <w:t>typically var</w:t>
      </w:r>
      <w:r w:rsidR="004C7592">
        <w:rPr>
          <w:rFonts w:ascii="Times" w:eastAsiaTheme="minorEastAsia" w:hAnsi="Times"/>
          <w:sz w:val="22"/>
          <w:szCs w:val="22"/>
          <w:lang w:val="en-US"/>
        </w:rPr>
        <w:t>y</w:t>
      </w:r>
      <w:r w:rsidR="00EE7D56">
        <w:rPr>
          <w:rFonts w:ascii="Times" w:eastAsiaTheme="minorEastAsia" w:hAnsi="Times"/>
          <w:sz w:val="22"/>
          <w:szCs w:val="22"/>
          <w:lang w:val="en-US"/>
        </w:rPr>
        <w:t xml:space="preserve"> </w:t>
      </w:r>
      <w:r w:rsidR="00674B63">
        <w:rPr>
          <w:rFonts w:ascii="Times" w:eastAsiaTheme="minorEastAsia" w:hAnsi="Times"/>
          <w:sz w:val="22"/>
          <w:szCs w:val="22"/>
          <w:lang w:val="en-US"/>
        </w:rPr>
        <w:t>substantially between species</w:t>
      </w:r>
      <w:r w:rsidR="00203BF3">
        <w:rPr>
          <w:rFonts w:ascii="Times" w:eastAsiaTheme="minorEastAsia" w:hAnsi="Times"/>
          <w:sz w:val="22"/>
          <w:szCs w:val="22"/>
          <w:lang w:val="en-US"/>
        </w:rPr>
        <w:t xml:space="preserve">, taxonomic groups </w:t>
      </w:r>
      <w:r w:rsidR="00A6616F">
        <w:rPr>
          <w:rFonts w:ascii="Times" w:eastAsiaTheme="minorEastAsia" w:hAnsi="Times"/>
          <w:sz w:val="22"/>
          <w:szCs w:val="22"/>
          <w:lang w:val="en-US"/>
        </w:rPr>
        <w:t xml:space="preserve">and whether or not intra- or interspecific data are used </w:t>
      </w:r>
      <w:r w:rsidR="009524E1">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 xml:space="preserve">et </w:t>
      </w:r>
      <w:r w:rsidR="004C7025" w:rsidRPr="004C7025">
        <w:rPr>
          <w:rFonts w:ascii="Times" w:hAnsi="Times" w:cs="Times New Roman"/>
          <w:i/>
          <w:iCs/>
          <w:sz w:val="22"/>
        </w:rPr>
        <w:lastRenderedPageBreak/>
        <w:t>al.</w:t>
      </w:r>
      <w:r w:rsidR="004C7025" w:rsidRPr="004C7025">
        <w:rPr>
          <w:rFonts w:ascii="Times" w:hAnsi="Times" w:cs="Times New Roman"/>
          <w:sz w:val="22"/>
        </w:rPr>
        <w:t xml:space="preserve"> 2004; Downs </w:t>
      </w:r>
      <w:r w:rsidR="004C7025" w:rsidRPr="004C7025">
        <w:rPr>
          <w:rFonts w:ascii="Times" w:hAnsi="Times" w:cs="Times New Roman"/>
          <w:i/>
          <w:iCs/>
          <w:sz w:val="22"/>
        </w:rPr>
        <w:t>et al.</w:t>
      </w:r>
      <w:r w:rsidR="004C7025" w:rsidRPr="004C7025">
        <w:rPr>
          <w:rFonts w:ascii="Times" w:hAnsi="Times" w:cs="Times New Roman"/>
          <w:sz w:val="22"/>
        </w:rPr>
        <w:t xml:space="preserve"> 2008; Englund </w:t>
      </w:r>
      <w:r w:rsidR="004C7025" w:rsidRPr="004C7025">
        <w:rPr>
          <w:rFonts w:ascii="Times" w:hAnsi="Times" w:cs="Times New Roman"/>
          <w:i/>
          <w:iCs/>
          <w:sz w:val="22"/>
        </w:rPr>
        <w:t>et al.</w:t>
      </w:r>
      <w:r w:rsidR="004C7025" w:rsidRPr="004C7025">
        <w:rPr>
          <w:rFonts w:ascii="Times" w:hAnsi="Times" w:cs="Times New Roman"/>
          <w:sz w:val="22"/>
        </w:rPr>
        <w:t xml:space="preserve"> 2011; Rall </w:t>
      </w:r>
      <w:r w:rsidR="004C7025" w:rsidRPr="004C7025">
        <w:rPr>
          <w:rFonts w:ascii="Times" w:hAnsi="Times" w:cs="Times New Roman"/>
          <w:i/>
          <w:iCs/>
          <w:sz w:val="22"/>
        </w:rPr>
        <w:t>et al.</w:t>
      </w:r>
      <w:r w:rsidR="004C7025" w:rsidRPr="004C7025">
        <w:rPr>
          <w:rFonts w:ascii="Times" w:hAnsi="Times" w:cs="Times New Roman"/>
          <w:sz w:val="22"/>
        </w:rPr>
        <w:t xml:space="preserve"> 2012)</w:t>
      </w:r>
      <w:r w:rsidR="009524E1">
        <w:rPr>
          <w:rFonts w:ascii="Times" w:eastAsiaTheme="minorEastAsia" w:hAnsi="Times"/>
          <w:sz w:val="22"/>
          <w:szCs w:val="22"/>
          <w:lang w:val="en-US"/>
        </w:rPr>
        <w:fldChar w:fldCharType="end"/>
      </w:r>
      <w:r w:rsidR="009524E1">
        <w:rPr>
          <w:rFonts w:ascii="Times" w:eastAsiaTheme="minorEastAsia" w:hAnsi="Times"/>
          <w:sz w:val="22"/>
          <w:szCs w:val="22"/>
          <w:lang w:val="en-US"/>
        </w:rPr>
        <w:t>.</w:t>
      </w:r>
      <w:r w:rsidR="00EB2EC8">
        <w:rPr>
          <w:rFonts w:ascii="Times" w:eastAsiaTheme="minorEastAsia" w:hAnsi="Times"/>
          <w:sz w:val="22"/>
          <w:szCs w:val="22"/>
          <w:lang w:val="en-US"/>
        </w:rPr>
        <w:t xml:space="preserve"> </w:t>
      </w:r>
      <w:r w:rsidR="006A0673">
        <w:rPr>
          <w:rFonts w:ascii="Times" w:eastAsiaTheme="minorEastAsia" w:hAnsi="Times"/>
          <w:sz w:val="22"/>
          <w:szCs w:val="22"/>
          <w:lang w:val="en-US"/>
        </w:rPr>
        <w:t xml:space="preserve">Moreover, </w:t>
      </w:r>
      <w:r w:rsidR="007304D5">
        <w:rPr>
          <w:rFonts w:ascii="Times" w:eastAsiaTheme="minorEastAsia" w:hAnsi="Times"/>
          <w:sz w:val="22"/>
          <w:szCs w:val="22"/>
          <w:lang w:val="en-US"/>
        </w:rPr>
        <w:t>MSSMs have been shown to be sensitive to metabolic scaling parameters</w:t>
      </w:r>
      <w:r w:rsidR="003933C4">
        <w:rPr>
          <w:rFonts w:ascii="Times" w:eastAsiaTheme="minorEastAsia" w:hAnsi="Times"/>
          <w:sz w:val="22"/>
          <w:szCs w:val="22"/>
          <w:lang w:val="en-US"/>
        </w:rPr>
        <w:t xml:space="preserve"> </w:t>
      </w:r>
      <w:r w:rsidR="00A0009B">
        <w:rPr>
          <w:rFonts w:ascii="Times" w:eastAsiaTheme="minorEastAsia" w:hAnsi="Times"/>
          <w:sz w:val="22"/>
          <w:szCs w:val="22"/>
          <w:lang w:val="en-US"/>
        </w:rPr>
        <w:fldChar w:fldCharType="begin"/>
      </w:r>
      <w:r w:rsidR="00A0009B">
        <w:rPr>
          <w:rFonts w:ascii="Times" w:eastAsiaTheme="minorEastAsia" w:hAnsi="Times"/>
          <w:sz w:val="22"/>
          <w:szCs w:val="22"/>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eastAsiaTheme="minorEastAsia" w:hAnsi="Times"/>
          <w:sz w:val="22"/>
          <w:szCs w:val="22"/>
          <w:lang w:val="en-US"/>
        </w:rPr>
        <w:fldChar w:fldCharType="separate"/>
      </w:r>
      <w:r w:rsidR="00A0009B" w:rsidRPr="00A0009B">
        <w:rPr>
          <w:rFonts w:ascii="Times" w:hAnsi="Times" w:cs="Times New Roman"/>
          <w:sz w:val="22"/>
        </w:rPr>
        <w:t xml:space="preserve">(Zhang </w:t>
      </w:r>
      <w:r w:rsidR="00A0009B" w:rsidRPr="00A0009B">
        <w:rPr>
          <w:rFonts w:ascii="Times" w:hAnsi="Times" w:cs="Times New Roman"/>
          <w:i/>
          <w:iCs/>
          <w:sz w:val="22"/>
        </w:rPr>
        <w:t>et al.</w:t>
      </w:r>
      <w:r w:rsidR="00A0009B" w:rsidRPr="00A0009B">
        <w:rPr>
          <w:rFonts w:ascii="Times" w:hAnsi="Times" w:cs="Times New Roman"/>
          <w:sz w:val="22"/>
        </w:rPr>
        <w:t xml:space="preserve"> 2015)</w:t>
      </w:r>
      <w:r w:rsidR="00A0009B">
        <w:rPr>
          <w:rFonts w:ascii="Times" w:eastAsiaTheme="minorEastAsia" w:hAnsi="Times"/>
          <w:sz w:val="22"/>
          <w:szCs w:val="22"/>
          <w:lang w:val="en-US"/>
        </w:rPr>
        <w:fldChar w:fldCharType="end"/>
      </w:r>
      <w:r w:rsidR="007304D5">
        <w:rPr>
          <w:rFonts w:ascii="Times" w:eastAsiaTheme="minorEastAsia" w:hAnsi="Times"/>
          <w:sz w:val="22"/>
          <w:szCs w:val="22"/>
          <w:lang w:val="en-US"/>
        </w:rPr>
        <w:t xml:space="preserve">. </w:t>
      </w:r>
      <w:r w:rsidR="003100EC">
        <w:rPr>
          <w:rFonts w:ascii="Times" w:eastAsiaTheme="minorEastAsia" w:hAnsi="Times"/>
          <w:sz w:val="22"/>
          <w:szCs w:val="22"/>
          <w:lang w:val="en-US"/>
        </w:rPr>
        <w:t xml:space="preserve">To overcome this, we drew 200 </w:t>
      </w:r>
      <w:r w:rsidR="003F4557">
        <w:rPr>
          <w:rFonts w:ascii="Times" w:eastAsiaTheme="minorEastAsia" w:hAnsi="Times"/>
          <w:sz w:val="22"/>
          <w:szCs w:val="22"/>
          <w:lang w:val="en-US"/>
        </w:rPr>
        <w:t>combinations</w:t>
      </w:r>
      <w:r w:rsidR="00107430">
        <w:rPr>
          <w:rFonts w:ascii="Times" w:eastAsiaTheme="minorEastAsia" w:hAnsi="Times"/>
          <w:sz w:val="22"/>
          <w:szCs w:val="22"/>
          <w:lang w:val="en-US"/>
        </w:rPr>
        <w:t xml:space="preserve"> </w:t>
      </w:r>
      <w:r w:rsidR="009679B9">
        <w:rPr>
          <w:rFonts w:ascii="Times" w:eastAsiaTheme="minorEastAsia" w:hAnsi="Times"/>
          <w:sz w:val="22"/>
          <w:szCs w:val="22"/>
          <w:lang w:val="en-US"/>
        </w:rPr>
        <w:t xml:space="preserve">of </w:t>
      </w:r>
      <w:r w:rsidR="00865781">
        <w:rPr>
          <w:rFonts w:ascii="Times" w:eastAsiaTheme="minorEastAsia" w:hAnsi="Times"/>
          <w:sz w:val="22"/>
          <w:szCs w:val="22"/>
          <w:lang w:val="en-US"/>
        </w:rPr>
        <w:t xml:space="preserve">activation energies for each temperature-dependent rate </w:t>
      </w:r>
      <w:r w:rsidR="00D50620">
        <w:rPr>
          <w:rFonts w:ascii="Times" w:eastAsiaTheme="minorEastAsia" w:hAnsi="Times"/>
          <w:sz w:val="22"/>
          <w:szCs w:val="22"/>
          <w:lang w:val="en-US"/>
        </w:rPr>
        <w:t>from probability distributions</w:t>
      </w:r>
      <w:r w:rsidR="00CE1DB1">
        <w:rPr>
          <w:rFonts w:ascii="Times" w:eastAsiaTheme="minorEastAsia" w:hAnsi="Times"/>
          <w:sz w:val="22"/>
          <w:szCs w:val="22"/>
          <w:lang w:val="en-US"/>
        </w:rPr>
        <w:t xml:space="preserve"> </w:t>
      </w:r>
      <w:r w:rsidR="002B0B3C">
        <w:rPr>
          <w:rFonts w:ascii="Times" w:eastAsiaTheme="minorEastAsia" w:hAnsi="Times"/>
          <w:sz w:val="22"/>
          <w:szCs w:val="22"/>
          <w:lang w:val="en-US"/>
        </w:rPr>
        <w:t xml:space="preserve">(Table 1; </w:t>
      </w:r>
      <w:r w:rsidR="00646E0B">
        <w:rPr>
          <w:rFonts w:ascii="Times" w:eastAsiaTheme="minorEastAsia" w:hAnsi="Times"/>
          <w:sz w:val="22"/>
          <w:szCs w:val="22"/>
          <w:lang w:val="en-US"/>
        </w:rPr>
        <w:t xml:space="preserve">Fig </w:t>
      </w:r>
      <w:r w:rsidR="00CE507F" w:rsidRPr="009F38EE">
        <w:rPr>
          <w:rFonts w:ascii="Times" w:eastAsiaTheme="minorEastAsia" w:hAnsi="Times"/>
          <w:color w:val="FF0000"/>
          <w:sz w:val="22"/>
          <w:szCs w:val="22"/>
          <w:lang w:val="en-US"/>
        </w:rPr>
        <w:t>S</w:t>
      </w:r>
      <w:r w:rsidR="00646E0B" w:rsidRPr="009F38EE">
        <w:rPr>
          <w:rFonts w:ascii="Times" w:eastAsiaTheme="minorEastAsia" w:hAnsi="Times"/>
          <w:color w:val="FF0000"/>
          <w:sz w:val="22"/>
          <w:szCs w:val="22"/>
          <w:lang w:val="en-US"/>
        </w:rPr>
        <w:t>X</w:t>
      </w:r>
      <w:r w:rsidR="005F1A93">
        <w:rPr>
          <w:rFonts w:ascii="Times" w:eastAsiaTheme="minorEastAsia" w:hAnsi="Times"/>
          <w:sz w:val="22"/>
          <w:szCs w:val="22"/>
          <w:lang w:val="en-US"/>
        </w:rPr>
        <w:t>)</w:t>
      </w:r>
      <w:r w:rsidR="00972083">
        <w:rPr>
          <w:rFonts w:ascii="Times" w:eastAsiaTheme="minorEastAsia" w:hAnsi="Times"/>
          <w:sz w:val="22"/>
          <w:szCs w:val="22"/>
          <w:lang w:val="en-US"/>
        </w:rPr>
        <w:t xml:space="preserve">. </w:t>
      </w:r>
      <w:r w:rsidR="002C7952">
        <w:rPr>
          <w:rFonts w:ascii="Times" w:eastAsiaTheme="minorEastAsia" w:hAnsi="Times"/>
          <w:sz w:val="22"/>
          <w:szCs w:val="22"/>
          <w:lang w:val="en-US"/>
        </w:rPr>
        <w:t>T</w:t>
      </w:r>
      <w:r w:rsidR="0049321F">
        <w:rPr>
          <w:rFonts w:ascii="Times" w:eastAsiaTheme="minorEastAsia" w:hAnsi="Times"/>
          <w:sz w:val="22"/>
          <w:szCs w:val="22"/>
          <w:lang w:val="en-US"/>
        </w:rPr>
        <w:t xml:space="preserve">he model </w:t>
      </w:r>
      <w:r w:rsidR="002C7952">
        <w:rPr>
          <w:rFonts w:ascii="Times" w:eastAsiaTheme="minorEastAsia" w:hAnsi="Times"/>
          <w:sz w:val="22"/>
          <w:szCs w:val="22"/>
          <w:lang w:val="en-US"/>
        </w:rPr>
        <w:t xml:space="preserve">is then </w:t>
      </w:r>
      <w:r w:rsidR="00271CDA">
        <w:rPr>
          <w:rFonts w:ascii="Times" w:eastAsiaTheme="minorEastAsia" w:hAnsi="Times"/>
          <w:sz w:val="22"/>
          <w:szCs w:val="22"/>
          <w:lang w:val="en-US"/>
        </w:rPr>
        <w:t xml:space="preserve">projected </w:t>
      </w:r>
      <w:r w:rsidR="0049321F">
        <w:rPr>
          <w:rFonts w:ascii="Times" w:eastAsiaTheme="minorEastAsia" w:hAnsi="Times"/>
          <w:sz w:val="22"/>
          <w:szCs w:val="22"/>
          <w:lang w:val="en-US"/>
        </w:rPr>
        <w:t xml:space="preserve">forward </w:t>
      </w:r>
      <w:r w:rsidR="00F52CE7">
        <w:rPr>
          <w:rFonts w:ascii="Times" w:eastAsiaTheme="minorEastAsia" w:hAnsi="Times"/>
          <w:sz w:val="22"/>
          <w:szCs w:val="22"/>
          <w:lang w:val="en-US"/>
        </w:rPr>
        <w:t xml:space="preserve">200 times, each time with another set of </w:t>
      </w:r>
      <w:r w:rsidR="00401A33">
        <w:rPr>
          <w:rFonts w:ascii="Times" w:eastAsiaTheme="minorEastAsia" w:hAnsi="Times"/>
          <w:sz w:val="22"/>
          <w:szCs w:val="22"/>
          <w:lang w:val="en-US"/>
        </w:rPr>
        <w:t>parameters</w:t>
      </w:r>
      <w:r w:rsidR="00505FA3">
        <w:rPr>
          <w:rFonts w:ascii="Times" w:eastAsiaTheme="minorEastAsia" w:hAnsi="Times"/>
          <w:sz w:val="22"/>
          <w:szCs w:val="22"/>
          <w:lang w:val="en-US"/>
        </w:rPr>
        <w:t xml:space="preserve"> and</w:t>
      </w:r>
      <w:r w:rsidR="009E0E3A">
        <w:rPr>
          <w:rFonts w:ascii="Times" w:eastAsiaTheme="minorEastAsia" w:hAnsi="Times"/>
          <w:sz w:val="22"/>
          <w:szCs w:val="22"/>
          <w:lang w:val="en-US"/>
        </w:rPr>
        <w:t xml:space="preserve"> </w:t>
      </w:r>
      <w:r w:rsidR="003E7C97">
        <w:rPr>
          <w:rFonts w:ascii="Times" w:eastAsiaTheme="minorEastAsia" w:hAnsi="Times"/>
          <w:sz w:val="22"/>
          <w:szCs w:val="22"/>
          <w:lang w:val="en-US"/>
        </w:rPr>
        <w:t xml:space="preserve">quantify </w:t>
      </w:r>
      <w:r w:rsidR="005F1A93">
        <w:rPr>
          <w:rFonts w:ascii="Times" w:eastAsiaTheme="minorEastAsia" w:hAnsi="Times"/>
          <w:sz w:val="22"/>
          <w:szCs w:val="22"/>
          <w:lang w:val="en-US"/>
        </w:rPr>
        <w:t xml:space="preserve">the </w:t>
      </w:r>
      <w:r w:rsidR="00AA5ED1">
        <w:rPr>
          <w:rFonts w:ascii="Times" w:eastAsiaTheme="minorEastAsia" w:hAnsi="Times"/>
          <w:sz w:val="22"/>
          <w:szCs w:val="22"/>
          <w:lang w:val="en-US"/>
        </w:rPr>
        <w:t xml:space="preserve">overall </w:t>
      </w:r>
      <w:r w:rsidR="005F1A93">
        <w:rPr>
          <w:rFonts w:ascii="Times" w:eastAsiaTheme="minorEastAsia" w:hAnsi="Times"/>
          <w:sz w:val="22"/>
          <w:szCs w:val="22"/>
          <w:lang w:val="en-US"/>
        </w:rPr>
        <w:t xml:space="preserve">mean response </w:t>
      </w:r>
      <w:r w:rsidR="00A400DE">
        <w:rPr>
          <w:rFonts w:ascii="Times" w:eastAsiaTheme="minorEastAsia" w:hAnsi="Times"/>
          <w:sz w:val="22"/>
          <w:szCs w:val="22"/>
          <w:lang w:val="en-US"/>
        </w:rPr>
        <w:t xml:space="preserve">as well as individuals </w:t>
      </w:r>
      <w:r w:rsidR="00DB15BC">
        <w:rPr>
          <w:rFonts w:ascii="Times" w:eastAsiaTheme="minorEastAsia" w:hAnsi="Times"/>
          <w:sz w:val="22"/>
          <w:szCs w:val="22"/>
          <w:lang w:val="en-US"/>
        </w:rPr>
        <w:t>draw</w:t>
      </w:r>
      <w:r w:rsidR="00A400DE">
        <w:rPr>
          <w:rFonts w:ascii="Times" w:eastAsiaTheme="minorEastAsia" w:hAnsi="Times"/>
          <w:sz w:val="22"/>
          <w:szCs w:val="22"/>
          <w:lang w:val="en-US"/>
        </w:rPr>
        <w:t>s</w:t>
      </w:r>
      <w:r w:rsidR="000A0E95">
        <w:rPr>
          <w:rFonts w:ascii="Times" w:eastAsiaTheme="minorEastAsia" w:hAnsi="Times"/>
          <w:sz w:val="22"/>
          <w:szCs w:val="22"/>
          <w:lang w:val="en-US"/>
        </w:rPr>
        <w:t xml:space="preserve">. </w:t>
      </w:r>
      <w:r w:rsidR="00273DA3">
        <w:rPr>
          <w:rFonts w:ascii="Times" w:eastAsiaTheme="minorEastAsia" w:hAnsi="Times"/>
          <w:sz w:val="22"/>
          <w:szCs w:val="22"/>
          <w:lang w:val="en-US"/>
        </w:rPr>
        <w:t xml:space="preserve">The distributions </w:t>
      </w:r>
      <w:r w:rsidR="00C428A8">
        <w:rPr>
          <w:rFonts w:ascii="Times" w:eastAsiaTheme="minorEastAsia" w:hAnsi="Times"/>
          <w:sz w:val="22"/>
          <w:szCs w:val="22"/>
          <w:lang w:val="en-US"/>
        </w:rPr>
        <w:t xml:space="preserve">for maximum consumption rate and metabolic rate </w:t>
      </w:r>
      <w:r w:rsidR="006569B7">
        <w:rPr>
          <w:rFonts w:ascii="Times" w:eastAsiaTheme="minorEastAsia" w:hAnsi="Times"/>
          <w:sz w:val="22"/>
          <w:szCs w:val="22"/>
          <w:lang w:val="en-US"/>
        </w:rPr>
        <w:t xml:space="preserve">stem from </w:t>
      </w:r>
      <w:r w:rsidR="001A1817">
        <w:rPr>
          <w:rFonts w:ascii="Times" w:eastAsiaTheme="minorEastAsia" w:hAnsi="Times"/>
          <w:sz w:val="22"/>
          <w:szCs w:val="22"/>
          <w:lang w:val="en-US"/>
        </w:rPr>
        <w:t>a dataset from a systematic literature review on the intraspecific size- and temperature dependent scaling (Lindmark et al, in prep)</w:t>
      </w:r>
      <w:r w:rsidR="005A1E6F">
        <w:rPr>
          <w:rFonts w:ascii="Times" w:eastAsiaTheme="minorEastAsia" w:hAnsi="Times"/>
          <w:sz w:val="22"/>
          <w:szCs w:val="22"/>
          <w:lang w:val="en-US"/>
        </w:rPr>
        <w:t xml:space="preserve"> and </w:t>
      </w:r>
      <w:r w:rsidR="004C6CF0">
        <w:rPr>
          <w:rFonts w:ascii="Times" w:eastAsiaTheme="minorEastAsia" w:hAnsi="Times"/>
          <w:sz w:val="22"/>
          <w:szCs w:val="22"/>
          <w:lang w:val="en-US"/>
        </w:rPr>
        <w:t xml:space="preserve">mortality is assumed to scale in proportion to </w:t>
      </w:r>
      <w:r w:rsidR="008368B5">
        <w:rPr>
          <w:rFonts w:ascii="Times" w:eastAsiaTheme="minorEastAsia" w:hAnsi="Times"/>
          <w:sz w:val="22"/>
          <w:szCs w:val="22"/>
          <w:lang w:val="en-US"/>
        </w:rPr>
        <w:t xml:space="preserve">metabolic rate </w:t>
      </w:r>
      <w:r w:rsidR="009363B7">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{"citationID":"erU4dyOI","properties":{"formattedCitation":"(Brown {\\i{}et al.} 2004; Blanchard {\\i{}et al.} 2012)","plainCitation":"(Brown et al. 2004; Blanchard et al. 2012)","noteIndex":0},"citationItems":[{"id":"a9J8YZsy/B9tcPY9h","uris":["http://zotero.org/users/6116610/items/U72KD5M3"],"uri":["http://zotero.org/users/6116610/items/U72KD5M3"],"itemData":{"id":"CKQJ1ax4/hOtcD1y0","type":"article-journal","title":"Toward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eastAsiaTheme="minorEastAsia" w:hAnsi="Times"/>
          <w:sz w:val="22"/>
          <w:szCs w:val="22"/>
          <w:lang w:val="en-US"/>
        </w:rPr>
        <w:fldChar w:fldCharType="separate"/>
      </w:r>
      <w:r w:rsidR="009363B7" w:rsidRPr="009363B7">
        <w:rPr>
          <w:rFonts w:ascii="Times" w:hAnsi="Times" w:cs="Times New Roman"/>
          <w:sz w:val="22"/>
        </w:rPr>
        <w:t xml:space="preserve">(Brown </w:t>
      </w:r>
      <w:r w:rsidR="009363B7" w:rsidRPr="009363B7">
        <w:rPr>
          <w:rFonts w:ascii="Times" w:hAnsi="Times" w:cs="Times New Roman"/>
          <w:i/>
          <w:iCs/>
          <w:sz w:val="22"/>
        </w:rPr>
        <w:t>et al.</w:t>
      </w:r>
      <w:r w:rsidR="009363B7" w:rsidRPr="009363B7">
        <w:rPr>
          <w:rFonts w:ascii="Times" w:hAnsi="Times" w:cs="Times New Roman"/>
          <w:sz w:val="22"/>
        </w:rPr>
        <w:t xml:space="preserve"> 2004; Blanchard </w:t>
      </w:r>
      <w:r w:rsidR="009363B7" w:rsidRPr="009363B7">
        <w:rPr>
          <w:rFonts w:ascii="Times" w:hAnsi="Times" w:cs="Times New Roman"/>
          <w:i/>
          <w:iCs/>
          <w:sz w:val="22"/>
        </w:rPr>
        <w:t>et al.</w:t>
      </w:r>
      <w:r w:rsidR="009363B7" w:rsidRPr="009363B7">
        <w:rPr>
          <w:rFonts w:ascii="Times" w:hAnsi="Times" w:cs="Times New Roman"/>
          <w:sz w:val="22"/>
        </w:rPr>
        <w:t xml:space="preserve"> 2012)</w:t>
      </w:r>
      <w:r w:rsidR="009363B7">
        <w:rPr>
          <w:rFonts w:ascii="Times" w:eastAsiaTheme="minorEastAsia" w:hAnsi="Times"/>
          <w:sz w:val="22"/>
          <w:szCs w:val="22"/>
          <w:lang w:val="en-US"/>
        </w:rPr>
        <w:fldChar w:fldCharType="end"/>
      </w:r>
      <w:r w:rsidR="007817D2">
        <w:rPr>
          <w:rFonts w:ascii="Times" w:eastAsiaTheme="minorEastAsia" w:hAnsi="Times"/>
          <w:sz w:val="22"/>
          <w:szCs w:val="22"/>
          <w:lang w:val="en-US"/>
        </w:rPr>
        <w:t xml:space="preserve">. </w:t>
      </w:r>
      <w:r w:rsidR="00C54627">
        <w:rPr>
          <w:rFonts w:ascii="Times" w:eastAsiaTheme="minorEastAsia" w:hAnsi="Times"/>
          <w:sz w:val="22"/>
          <w:szCs w:val="22"/>
          <w:lang w:val="en-US"/>
        </w:rPr>
        <w:t xml:space="preserve">Activation energies for resource </w:t>
      </w:r>
      <w:r w:rsidR="008502F3">
        <w:rPr>
          <w:rFonts w:ascii="Times" w:eastAsiaTheme="minorEastAsia" w:hAnsi="Times"/>
          <w:sz w:val="22"/>
          <w:szCs w:val="22"/>
          <w:lang w:val="en-US"/>
        </w:rPr>
        <w:t xml:space="preserve">parameters </w:t>
      </w:r>
      <w:r w:rsidR="0050387A">
        <w:rPr>
          <w:rFonts w:ascii="Times" w:eastAsiaTheme="minorEastAsia" w:hAnsi="Times"/>
          <w:sz w:val="22"/>
          <w:szCs w:val="22"/>
          <w:lang w:val="en-US"/>
        </w:rPr>
        <w:t xml:space="preserve">were </w:t>
      </w:r>
      <w:r w:rsidR="00D723F2">
        <w:rPr>
          <w:rFonts w:ascii="Times" w:eastAsiaTheme="minorEastAsia" w:hAnsi="Times"/>
          <w:sz w:val="22"/>
          <w:szCs w:val="22"/>
          <w:lang w:val="en-US"/>
        </w:rPr>
        <w:t>acquired by fitting linear regression of natural log of growth rate as a function of Arrhenius temperature (</w:t>
      </w:r>
      <m:oMath>
        <m:r>
          <w:rPr>
            <w:rFonts w:ascii="Cambria Math" w:eastAsiaTheme="minorEastAsia" w:hAnsi="Cambria Math"/>
            <w:sz w:val="22"/>
            <w:szCs w:val="22"/>
            <w:lang w:val="en-US"/>
          </w:rPr>
          <m:t>1/k</m:t>
        </m:r>
        <m:r>
          <w:rPr>
            <w:rFonts w:ascii="Cambria Math" w:eastAsiaTheme="minorEastAsia" w:hAnsi="Cambria Math"/>
            <w:sz w:val="22"/>
            <w:szCs w:val="22"/>
            <w:lang w:val="en-US"/>
          </w:rPr>
          <m:t>T</m:t>
        </m:r>
      </m:oMath>
      <w:r w:rsidR="00D723F2">
        <w:rPr>
          <w:rFonts w:ascii="Times" w:eastAsiaTheme="minorEastAsia" w:hAnsi="Times"/>
          <w:sz w:val="22"/>
          <w:szCs w:val="22"/>
          <w:lang w:val="en-US"/>
        </w:rPr>
        <w:t xml:space="preserve">) </w:t>
      </w:r>
      <w:r w:rsidR="008502F3">
        <w:rPr>
          <w:rFonts w:ascii="Times" w:eastAsiaTheme="minorEastAsia" w:hAnsi="Times"/>
          <w:sz w:val="22"/>
          <w:szCs w:val="22"/>
          <w:lang w:val="en-US"/>
        </w:rPr>
        <w:t xml:space="preserve">from </w:t>
      </w:r>
      <w:r w:rsidR="00262601">
        <w:rPr>
          <w:rFonts w:ascii="Times" w:eastAsiaTheme="minorEastAsia" w:hAnsi="Times"/>
          <w:sz w:val="22"/>
          <w:szCs w:val="22"/>
          <w:lang w:val="en-US"/>
        </w:rPr>
        <w:t xml:space="preserve">experimental data in </w:t>
      </w:r>
      <w:r w:rsidR="00262601">
        <w:rPr>
          <w:rFonts w:ascii="Times" w:eastAsiaTheme="minorEastAsia" w:hAnsi="Times"/>
          <w:sz w:val="22"/>
          <w:szCs w:val="22"/>
          <w:lang w:val="en-US"/>
        </w:rPr>
        <w:fldChar w:fldCharType="begin"/>
      </w:r>
      <w:r w:rsidR="00262601">
        <w:rPr>
          <w:rFonts w:ascii="Times" w:eastAsiaTheme="minorEastAsia" w:hAnsi="Times"/>
          <w:sz w:val="22"/>
          <w:szCs w:val="22"/>
          <w:lang w:val="en-US"/>
        </w:rPr>
        <w:instrText xml:space="preserve"> ADDIN ZOTERO_ITEM CSL_CITATION {"citationID":"iFXh405t","properties":{"formattedCitation":"(Savage {\\i{}et al.} 2004)","plainCitation":"(Savage et al. 2004)","noteIndex":0},"citationItems":[{"id":"a9J8YZsy/ccYTjRvA","uris":["http://zotero.org/users/6116610/items/5EKRHGLR"],"uri":["http://zotero.org/users/6116610/items/5EKRHGLR"],"itemData":{"id":"a9J8YZsy/ccYTjRvA","type":"article-journal","container-title":"The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Pr>
          <w:rFonts w:ascii="Times" w:eastAsiaTheme="minorEastAsia" w:hAnsi="Times"/>
          <w:sz w:val="22"/>
          <w:szCs w:val="22"/>
          <w:lang w:val="en-US"/>
        </w:rPr>
        <w:fldChar w:fldCharType="separate"/>
      </w:r>
      <w:r w:rsidR="00262601" w:rsidRPr="004C7025">
        <w:rPr>
          <w:rFonts w:ascii="Times" w:hAnsi="Times" w:cs="Times New Roman"/>
          <w:sz w:val="22"/>
        </w:rPr>
        <w:t xml:space="preserve">(Savage </w:t>
      </w:r>
      <w:r w:rsidR="00262601" w:rsidRPr="004C7025">
        <w:rPr>
          <w:rFonts w:ascii="Times" w:hAnsi="Times" w:cs="Times New Roman"/>
          <w:i/>
          <w:iCs/>
          <w:sz w:val="22"/>
        </w:rPr>
        <w:t>et al.</w:t>
      </w:r>
      <w:r w:rsidR="00262601" w:rsidRPr="004C7025">
        <w:rPr>
          <w:rFonts w:ascii="Times" w:hAnsi="Times" w:cs="Times New Roman"/>
          <w:sz w:val="22"/>
        </w:rPr>
        <w:t xml:space="preserve"> 2004)</w:t>
      </w:r>
      <w:r w:rsidR="00262601">
        <w:rPr>
          <w:rFonts w:ascii="Times" w:eastAsiaTheme="minorEastAsia" w:hAnsi="Times"/>
          <w:sz w:val="22"/>
          <w:szCs w:val="22"/>
          <w:lang w:val="en-US"/>
        </w:rPr>
        <w:fldChar w:fldCharType="end"/>
      </w:r>
      <w:r w:rsidR="00262601">
        <w:rPr>
          <w:rFonts w:ascii="Times" w:eastAsiaTheme="minorEastAsia" w:hAnsi="Times"/>
          <w:sz w:val="22"/>
          <w:szCs w:val="22"/>
          <w:lang w:val="en-US"/>
        </w:rPr>
        <w:t xml:space="preserve"> </w:t>
      </w:r>
      <w:r w:rsidR="00550BD4">
        <w:rPr>
          <w:rFonts w:ascii="Times" w:eastAsiaTheme="minorEastAsia" w:hAnsi="Times"/>
          <w:sz w:val="22"/>
          <w:szCs w:val="22"/>
          <w:lang w:val="en-US"/>
        </w:rPr>
        <w:t>(</w:t>
      </w:r>
      <w:r w:rsidR="00125B89">
        <w:rPr>
          <w:rFonts w:ascii="Times" w:eastAsiaTheme="minorEastAsia" w:hAnsi="Times"/>
          <w:sz w:val="22"/>
          <w:szCs w:val="22"/>
          <w:lang w:val="en-US"/>
        </w:rPr>
        <w:t xml:space="preserve">pooling </w:t>
      </w:r>
      <w:r w:rsidR="00550BD4">
        <w:rPr>
          <w:rFonts w:ascii="Times" w:eastAsiaTheme="minorEastAsia" w:hAnsi="Times"/>
          <w:sz w:val="22"/>
          <w:szCs w:val="22"/>
          <w:lang w:val="en-US"/>
        </w:rPr>
        <w:t>protists, algae, zooplankton)</w:t>
      </w:r>
      <w:r w:rsidR="00857D68">
        <w:rPr>
          <w:rFonts w:ascii="Times" w:eastAsiaTheme="minorEastAsia" w:hAnsi="Times"/>
          <w:sz w:val="22"/>
          <w:szCs w:val="22"/>
          <w:lang w:val="en-US"/>
        </w:rPr>
        <w:t xml:space="preserve"> for the MTE-scenario</w:t>
      </w:r>
      <w:r w:rsidR="004C7025">
        <w:rPr>
          <w:rFonts w:ascii="Times" w:eastAsiaTheme="minorEastAsia" w:hAnsi="Times"/>
          <w:sz w:val="22"/>
          <w:szCs w:val="22"/>
          <w:lang w:val="en-US"/>
        </w:rPr>
        <w:t>.</w:t>
      </w:r>
      <w:r w:rsidR="00773A8B">
        <w:rPr>
          <w:rFonts w:ascii="Times" w:eastAsiaTheme="minorEastAsia" w:hAnsi="Times"/>
          <w:sz w:val="22"/>
          <w:szCs w:val="22"/>
          <w:lang w:val="en-US"/>
        </w:rPr>
        <w:t xml:space="preserve"> </w:t>
      </w:r>
      <w:r w:rsidR="00E46641">
        <w:rPr>
          <w:rFonts w:ascii="Times" w:eastAsiaTheme="minorEastAsia" w:hAnsi="Times"/>
          <w:sz w:val="22"/>
          <w:szCs w:val="22"/>
          <w:lang w:val="en-US"/>
        </w:rPr>
        <w:t>For the empirical scenario,</w:t>
      </w:r>
      <w:r w:rsidR="00D319EA">
        <w:rPr>
          <w:rFonts w:ascii="Times" w:eastAsiaTheme="minorEastAsia" w:hAnsi="Times"/>
          <w:sz w:val="22"/>
          <w:szCs w:val="22"/>
          <w:lang w:val="en-US"/>
        </w:rPr>
        <w:t xml:space="preserve"> we </w:t>
      </w:r>
      <w:r w:rsidR="00E048B2">
        <w:rPr>
          <w:rFonts w:ascii="Times" w:eastAsiaTheme="minorEastAsia" w:hAnsi="Times"/>
          <w:sz w:val="22"/>
          <w:szCs w:val="22"/>
          <w:lang w:val="en-US"/>
        </w:rPr>
        <w:t xml:space="preserve">used an activation energy </w:t>
      </w:r>
      <w:r w:rsidR="00B40367">
        <w:rPr>
          <w:rFonts w:ascii="Times" w:eastAsiaTheme="minorEastAsia" w:hAnsi="Times"/>
          <w:sz w:val="22"/>
          <w:szCs w:val="22"/>
          <w:lang w:val="en-US"/>
        </w:rPr>
        <w:t xml:space="preserve">that best </w:t>
      </w:r>
      <w:r w:rsidR="00241D70">
        <w:rPr>
          <w:rFonts w:ascii="Times" w:eastAsiaTheme="minorEastAsia" w:hAnsi="Times"/>
          <w:sz w:val="22"/>
          <w:szCs w:val="22"/>
          <w:lang w:val="en-US"/>
        </w:rPr>
        <w:t xml:space="preserve">fit </w:t>
      </w:r>
      <w:r w:rsidR="00B40B65">
        <w:rPr>
          <w:rFonts w:ascii="Times" w:eastAsiaTheme="minorEastAsia" w:hAnsi="Times"/>
          <w:sz w:val="22"/>
          <w:szCs w:val="22"/>
          <w:lang w:val="en-US"/>
        </w:rPr>
        <w:t xml:space="preserve">the decline </w:t>
      </w:r>
      <w:r w:rsidR="00871080">
        <w:rPr>
          <w:rFonts w:ascii="Times" w:eastAsiaTheme="minorEastAsia" w:hAnsi="Times"/>
          <w:sz w:val="22"/>
          <w:szCs w:val="22"/>
          <w:lang w:val="en-US"/>
        </w:rPr>
        <w:t xml:space="preserve">in </w:t>
      </w:r>
      <w:r w:rsidR="00B40B65">
        <w:rPr>
          <w:rFonts w:ascii="Times" w:eastAsiaTheme="minorEastAsia" w:hAnsi="Times"/>
          <w:sz w:val="22"/>
          <w:szCs w:val="22"/>
          <w:lang w:val="en-US"/>
        </w:rPr>
        <w:t xml:space="preserve">phytoplankton size-spectra </w:t>
      </w:r>
      <w:r w:rsidR="00871080">
        <w:rPr>
          <w:rFonts w:ascii="Times" w:eastAsiaTheme="minorEastAsia" w:hAnsi="Times"/>
          <w:sz w:val="22"/>
          <w:szCs w:val="22"/>
          <w:lang w:val="en-US"/>
        </w:rPr>
        <w:t xml:space="preserve">intercept presented </w:t>
      </w:r>
      <w:r w:rsidR="00B40B65">
        <w:rPr>
          <w:rFonts w:ascii="Times" w:eastAsiaTheme="minorEastAsia" w:hAnsi="Times"/>
          <w:sz w:val="22"/>
          <w:szCs w:val="22"/>
          <w:lang w:val="en-US"/>
        </w:rPr>
        <w:t xml:space="preserve">in </w:t>
      </w:r>
      <w:r w:rsidR="00B40B65">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{"citationID":"UUdUshmS","properties":{"formattedCitation":"(Barnes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B40B65">
        <w:rPr>
          <w:rFonts w:ascii="Times" w:eastAsiaTheme="minorEastAsia" w:hAnsi="Times"/>
          <w:sz w:val="22"/>
          <w:szCs w:val="22"/>
          <w:lang w:val="en-US"/>
        </w:rPr>
        <w:fldChar w:fldCharType="separate"/>
      </w:r>
      <w:r w:rsidR="00B40B65" w:rsidRPr="00B40B65">
        <w:rPr>
          <w:rFonts w:ascii="Times" w:hAnsi="Times" w:cs="Times New Roman"/>
          <w:sz w:val="22"/>
        </w:rPr>
        <w:t xml:space="preserve">(Barnes </w:t>
      </w:r>
      <w:r w:rsidR="00B40B65" w:rsidRPr="00B40B65">
        <w:rPr>
          <w:rFonts w:ascii="Times" w:hAnsi="Times" w:cs="Times New Roman"/>
          <w:i/>
          <w:iCs/>
          <w:sz w:val="22"/>
        </w:rPr>
        <w:t>et al.</w:t>
      </w:r>
      <w:r w:rsidR="00B40B65" w:rsidRPr="00B40B65">
        <w:rPr>
          <w:rFonts w:ascii="Times" w:hAnsi="Times" w:cs="Times New Roman"/>
          <w:sz w:val="22"/>
        </w:rPr>
        <w:t xml:space="preserve"> 2011)</w:t>
      </w:r>
      <w:r w:rsidR="00B40B65">
        <w:rPr>
          <w:rFonts w:ascii="Times" w:eastAsiaTheme="minorEastAsia" w:hAnsi="Times"/>
          <w:sz w:val="22"/>
          <w:szCs w:val="22"/>
          <w:lang w:val="en-US"/>
        </w:rPr>
        <w:fldChar w:fldCharType="end"/>
      </w:r>
      <w:r w:rsidR="00124B95">
        <w:rPr>
          <w:rFonts w:ascii="Times" w:eastAsiaTheme="minorEastAsia" w:hAnsi="Times"/>
          <w:sz w:val="22"/>
          <w:szCs w:val="22"/>
          <w:lang w:val="en-US"/>
        </w:rPr>
        <w:t xml:space="preserve"> (-0.045 </w:t>
      </w:r>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e>
          <m:sup>
            <m:r>
              <w:rPr>
                <w:rFonts w:ascii="Cambria Math" w:eastAsiaTheme="minorEastAsia" w:hAnsi="Cambria Math"/>
                <w:sz w:val="22"/>
                <w:szCs w:val="22"/>
                <w:lang w:val="en-US"/>
              </w:rPr>
              <m:t>-1</m:t>
            </m:r>
          </m:sup>
        </m:sSup>
      </m:oMath>
      <w:r w:rsidR="00124B95">
        <w:rPr>
          <w:rFonts w:ascii="Times" w:eastAsiaTheme="minorEastAsia" w:hAnsi="Times"/>
          <w:sz w:val="22"/>
          <w:szCs w:val="22"/>
          <w:lang w:val="en-US"/>
        </w:rPr>
        <w:t>)</w:t>
      </w:r>
      <w:r w:rsidR="00E0097F">
        <w:rPr>
          <w:rFonts w:ascii="Times" w:eastAsiaTheme="minorEastAsia" w:hAnsi="Times"/>
          <w:sz w:val="22"/>
          <w:szCs w:val="22"/>
          <w:lang w:val="en-US"/>
        </w:rPr>
        <w:t xml:space="preserve">. </w:t>
      </w:r>
      <w:r w:rsidR="00773A8B">
        <w:rPr>
          <w:rFonts w:ascii="Times" w:eastAsiaTheme="minorEastAsia" w:hAnsi="Times"/>
          <w:sz w:val="22"/>
          <w:szCs w:val="22"/>
          <w:lang w:val="en-US"/>
        </w:rPr>
        <w:t xml:space="preserve">We further assume </w:t>
      </w:r>
      <w:r w:rsidR="00A3769C">
        <w:rPr>
          <w:rFonts w:ascii="Times" w:eastAsiaTheme="minorEastAsia" w:hAnsi="Times"/>
          <w:sz w:val="22"/>
          <w:szCs w:val="22"/>
          <w:lang w:val="en-US"/>
        </w:rPr>
        <w:t xml:space="preserve">the </w:t>
      </w:r>
      <w:r w:rsidR="00065B56">
        <w:rPr>
          <w:rFonts w:ascii="Times" w:eastAsiaTheme="minorEastAsia" w:hAnsi="Times"/>
          <w:sz w:val="22"/>
          <w:szCs w:val="22"/>
          <w:lang w:val="en-US"/>
        </w:rPr>
        <w:t xml:space="preserve">distributions from which the </w:t>
      </w:r>
      <w:r w:rsidR="002E4BB4">
        <w:rPr>
          <w:rFonts w:ascii="Times" w:eastAsiaTheme="minorEastAsia" w:hAnsi="Times"/>
          <w:sz w:val="22"/>
          <w:szCs w:val="22"/>
          <w:lang w:val="en-US"/>
        </w:rPr>
        <w:t xml:space="preserve">draws are </w:t>
      </w:r>
      <w:r w:rsidR="00065B56">
        <w:rPr>
          <w:rFonts w:ascii="Times" w:eastAsiaTheme="minorEastAsia" w:hAnsi="Times"/>
          <w:sz w:val="22"/>
          <w:szCs w:val="22"/>
          <w:lang w:val="en-US"/>
        </w:rPr>
        <w:t>taken are independe</w:t>
      </w:r>
      <w:r w:rsidR="005F5456">
        <w:rPr>
          <w:rFonts w:ascii="Times" w:eastAsiaTheme="minorEastAsia" w:hAnsi="Times"/>
          <w:sz w:val="22"/>
          <w:szCs w:val="22"/>
          <w:lang w:val="en-US"/>
        </w:rPr>
        <w:t>nt</w:t>
      </w:r>
      <w:r w:rsidR="00192A89">
        <w:rPr>
          <w:rFonts w:ascii="Times" w:eastAsiaTheme="minorEastAsia" w:hAnsi="Times"/>
          <w:sz w:val="22"/>
          <w:szCs w:val="22"/>
          <w:lang w:val="en-US"/>
        </w:rPr>
        <w:t>.</w:t>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63F7A4D1"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w:t>
      </w:r>
    </w:p>
    <w:p w14:paraId="674E5DD7" w14:textId="596880FA" w:rsidR="001B012A" w:rsidRPr="00D87A60" w:rsidRDefault="001B012A" w:rsidP="001B012A">
      <w:pPr>
        <w:spacing w:line="480" w:lineRule="auto"/>
        <w:contextualSpacing/>
        <w:jc w:val="both"/>
        <w:rPr>
          <w:rFonts w:ascii="Times" w:hAnsi="Times"/>
          <w:sz w:val="22"/>
          <w:szCs w:val="22"/>
          <w:lang w:val="en-US"/>
        </w:rPr>
      </w:pPr>
      <w:r w:rsidRPr="00D87A60">
        <w:rPr>
          <w:rFonts w:ascii="Times" w:hAnsi="Times"/>
          <w:sz w:val="22"/>
          <w:szCs w:val="22"/>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Pr="00D87A60">
        <w:rPr>
          <w:rFonts w:ascii="Times" w:hAnsi="Times"/>
          <w:sz w:val="22"/>
          <w:szCs w:val="22"/>
          <w:lang w:val="en-US"/>
        </w:rPr>
        <w:t xml:space="preserve">) on cod, low cod and herring abundance and high sprat abundance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rPr>
        <w:t xml:space="preserve">(Gårdmark </w:t>
      </w:r>
      <w:r w:rsidRPr="00D87A60">
        <w:rPr>
          <w:rFonts w:ascii="Times" w:hAnsi="Times" w:cs="Times New Roman"/>
          <w:i/>
          <w:iCs/>
          <w:sz w:val="22"/>
          <w:szCs w:val="22"/>
        </w:rPr>
        <w:t>et al.</w:t>
      </w:r>
      <w:r w:rsidRPr="00D87A60">
        <w:rPr>
          <w:rFonts w:ascii="Times" w:hAnsi="Times" w:cs="Times New Roman"/>
          <w:sz w:val="22"/>
          <w:szCs w:val="22"/>
        </w:rPr>
        <w:t xml:space="preserve"> 2015)</w:t>
      </w:r>
      <w:r w:rsidRPr="00D87A60">
        <w:rPr>
          <w:rFonts w:ascii="Times" w:hAnsi="Times"/>
          <w:sz w:val="22"/>
          <w:szCs w:val="22"/>
          <w:lang w:val="en-US"/>
        </w:rPr>
        <w:fldChar w:fldCharType="end"/>
      </w:r>
      <w:r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a9J8YZsy/V4fxgFIC","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Pr="00D87A60">
        <w:rPr>
          <w:rFonts w:ascii="Times" w:hAnsi="Times"/>
          <w:sz w:val="22"/>
          <w:szCs w:val="22"/>
          <w:lang w:val="en-US"/>
        </w:rPr>
        <w:t xml:space="preserve"> </w:t>
      </w:r>
    </w:p>
    <w:p w14:paraId="447300B5" w14:textId="3BBA4E20" w:rsidR="001B012A" w:rsidRDefault="001B012A" w:rsidP="002C1624">
      <w:pPr>
        <w:spacing w:line="480" w:lineRule="auto"/>
        <w:ind w:firstLine="284"/>
        <w:contextualSpacing/>
        <w:jc w:val="both"/>
        <w:rPr>
          <w:rFonts w:ascii="Times" w:hAnsi="Times"/>
          <w:sz w:val="22"/>
          <w:szCs w:val="22"/>
          <w:lang w:val="en-US"/>
        </w:rPr>
      </w:pPr>
      <w:commentRangeStart w:id="17"/>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18"/>
      <w:commentRangeStart w:id="19"/>
      <w:r w:rsidRPr="00D87A60">
        <w:rPr>
          <w:rFonts w:ascii="Times" w:hAnsi="Times" w:cstheme="minorHAnsi"/>
          <w:sz w:val="22"/>
          <w:szCs w:val="22"/>
          <w:lang w:val="en-US"/>
        </w:rPr>
        <w:t>SSB</w:t>
      </w:r>
      <w:commentRangeEnd w:id="18"/>
      <w:r w:rsidRPr="00D87A60">
        <w:rPr>
          <w:rFonts w:ascii="Times" w:hAnsi="Times" w:cstheme="minorHAnsi"/>
          <w:sz w:val="22"/>
          <w:szCs w:val="22"/>
          <w:lang w:val="en-US"/>
        </w:rPr>
        <w:t>)</w:t>
      </w:r>
      <w:r w:rsidRPr="00D87A60">
        <w:rPr>
          <w:rStyle w:val="CommentReference"/>
          <w:rFonts w:ascii="Times" w:hAnsi="Times"/>
          <w:sz w:val="22"/>
          <w:szCs w:val="22"/>
        </w:rPr>
        <w:commentReference w:id="18"/>
      </w:r>
      <w:commentRangeEnd w:id="19"/>
      <w:r w:rsidRPr="00D87A60">
        <w:rPr>
          <w:rStyle w:val="CommentReference"/>
          <w:rFonts w:ascii="Times" w:hAnsi="Times"/>
          <w:sz w:val="22"/>
          <w:szCs w:val="22"/>
        </w:rPr>
        <w:commentReference w:id="19"/>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r w:rsidRPr="00D87A60">
        <w:rPr>
          <w:rFonts w:ascii="Times" w:hAnsi="Times" w:cstheme="minorHAnsi"/>
          <w:i/>
          <w:sz w:val="22"/>
          <w:szCs w:val="22"/>
          <w:lang w:val="en-US"/>
        </w:rPr>
        <w:t>optim’</w:t>
      </w:r>
      <w:r w:rsidR="00BE2B88" w:rsidRPr="00D87A60">
        <w:rPr>
          <w:rFonts w:ascii="Times" w:hAnsi="Times" w:cstheme="minorHAnsi"/>
          <w:iCs/>
          <w:sz w:val="22"/>
          <w:szCs w:val="22"/>
          <w:lang w:val="en-US"/>
        </w:rPr>
        <w:t xml:space="preserve">. </w:t>
      </w:r>
      <w:r w:rsidR="005F2FD1">
        <w:rPr>
          <w:rFonts w:ascii="Times" w:hAnsi="Times" w:cstheme="minorHAnsi"/>
          <w:iCs/>
          <w:sz w:val="22"/>
          <w:szCs w:val="22"/>
          <w:lang w:val="en-US"/>
        </w:rPr>
        <w:lastRenderedPageBreak/>
        <w:t xml:space="preserve">During this time period we held the temperature constant at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5F2FD1">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a9J8YZsy/ZsBwb7Aj","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17"/>
      <w:r w:rsidR="00762CE6" w:rsidRPr="00D87A60">
        <w:rPr>
          <w:rStyle w:val="CommentReference"/>
          <w:rFonts w:ascii="Times" w:hAnsi="Times"/>
          <w:sz w:val="22"/>
          <w:szCs w:val="22"/>
        </w:rPr>
        <w:commentReference w:id="17"/>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Pr="00D87A60">
        <w:rPr>
          <w:rFonts w:ascii="Times" w:hAnsi="Times"/>
          <w:sz w:val="22"/>
          <w:szCs w:val="22"/>
          <w:lang w:val="en-US"/>
        </w:rPr>
        <w:t xml:space="preserve">. </w:t>
      </w:r>
    </w:p>
    <w:p w14:paraId="3E9273F6" w14:textId="77777777" w:rsidR="00F35921" w:rsidRDefault="00F35921" w:rsidP="00F35921">
      <w:pPr>
        <w:spacing w:line="480" w:lineRule="auto"/>
        <w:contextualSpacing/>
        <w:jc w:val="both"/>
        <w:rPr>
          <w:i/>
          <w:sz w:val="22"/>
          <w:szCs w:val="22"/>
          <w:lang w:val="en-US"/>
        </w:rPr>
      </w:pPr>
    </w:p>
    <w:p w14:paraId="0A2F5C7B" w14:textId="58F6DEE8" w:rsidR="00F35921" w:rsidRPr="00ED493C" w:rsidRDefault="00F35921" w:rsidP="00F35921">
      <w:pPr>
        <w:spacing w:line="480" w:lineRule="auto"/>
        <w:contextualSpacing/>
        <w:jc w:val="both"/>
        <w:rPr>
          <w:i/>
          <w:sz w:val="22"/>
          <w:szCs w:val="22"/>
          <w:lang w:val="en-US"/>
        </w:rPr>
      </w:pPr>
      <w:r w:rsidRPr="00ED493C">
        <w:rPr>
          <w:i/>
          <w:sz w:val="22"/>
          <w:szCs w:val="22"/>
          <w:lang w:val="en-US"/>
        </w:rPr>
        <w:t>Model analyses</w:t>
      </w:r>
    </w:p>
    <w:p w14:paraId="3B153FD4" w14:textId="3F0E263C" w:rsidR="001B012A" w:rsidRPr="00671B2E" w:rsidRDefault="00467E9D" w:rsidP="00182BA9">
      <w:pPr>
        <w:spacing w:line="480" w:lineRule="auto"/>
        <w:rPr>
          <w:rFonts w:ascii="Times" w:hAnsi="Times" w:cstheme="minorHAnsi"/>
          <w:color w:val="FF0000"/>
          <w:sz w:val="22"/>
          <w:szCs w:val="22"/>
          <w:lang w:val="en-US"/>
        </w:rPr>
      </w:pPr>
      <w:r w:rsidRPr="00671B2E">
        <w:rPr>
          <w:rFonts w:ascii="Times" w:hAnsi="Times" w:cstheme="minorHAnsi"/>
          <w:color w:val="FF0000"/>
          <w:sz w:val="22"/>
          <w:szCs w:val="22"/>
          <w:lang w:val="en-US"/>
        </w:rPr>
        <w:t xml:space="preserve">The model was evaluated </w:t>
      </w:r>
    </w:p>
    <w:p w14:paraId="222AA0D4" w14:textId="77777777" w:rsidR="00AC4C11" w:rsidRPr="001B012A" w:rsidRDefault="00AC4C11"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767B53"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3F50F9"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3F50F9"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3FDD3E4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4C7025">
              <w:rPr>
                <w:rFonts w:cstheme="minorHAnsi"/>
                <w:sz w:val="22"/>
                <w:szCs w:val="22"/>
                <w:lang w:val="sv-SE"/>
              </w:rPr>
              <w:instrText xml:space="preserve"> ADDIN ZOTERO_ITEM CSL_CITATION {"citationID":"8XbfYq3S","properties":{"formattedCitation":"(Brown {\\i{}et al.} 2004)","plainCitation":"(Brown et al. 2004)","noteIndex":0},"citationItems":[{"id":"a9J8YZsy/B9tcPY9h","uris":["http://zotero.org/users/6116610/items/U72KD5M3"],"uri":["http://zotero.org/users/6116610/items/U72KD5M3"],"itemData":{"id":834,"type":"article-journal","title":"Toward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767B53"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3F50F9"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3F50F9"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34B984BB"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carrying capacity</w:t>
            </w:r>
          </w:p>
        </w:tc>
        <w:tc>
          <w:tcPr>
            <w:tcW w:w="2552" w:type="dxa"/>
          </w:tcPr>
          <w:p w14:paraId="74073CD3" w14:textId="1A81DCAF" w:rsidR="00550746" w:rsidRPr="00ED493C"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Normal(0.73, 0.1)</m:t>
                </m:r>
              </m:oMath>
            </m:oMathPara>
          </w:p>
        </w:tc>
        <w:tc>
          <w:tcPr>
            <w:tcW w:w="3492" w:type="dxa"/>
          </w:tcPr>
          <w:p w14:paraId="545FB24F" w14:textId="5ACFCD0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Pr>
                <w:rFonts w:eastAsiaTheme="minorEastAsia" w:cstheme="minorHAnsi"/>
                <w:iCs/>
                <w:sz w:val="22"/>
                <w:szCs w:val="22"/>
                <w:lang w:val="en-US"/>
              </w:rPr>
              <w:t xml:space="preserve">Data from Savage </w:t>
            </w:r>
            <w:r w:rsidRPr="00EB36EE">
              <w:rPr>
                <w:rFonts w:eastAsiaTheme="minorEastAsia" w:cstheme="minorHAnsi"/>
                <w:i/>
                <w:sz w:val="22"/>
                <w:szCs w:val="22"/>
                <w:lang w:val="en-US"/>
              </w:rPr>
              <w:t>et al.</w:t>
            </w:r>
            <w:r>
              <w:rPr>
                <w:rFonts w:eastAsiaTheme="minorEastAsia" w:cstheme="minorHAnsi"/>
                <w:iCs/>
                <w:sz w:val="22"/>
                <w:szCs w:val="22"/>
                <w:lang w:val="en-US"/>
              </w:rPr>
              <w:t xml:space="preserve"> (2004) for algae, phyto- and zooplankton.</w:t>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3F50F9"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6284E13D"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growth rate</w:t>
            </w:r>
          </w:p>
        </w:tc>
        <w:tc>
          <w:tcPr>
            <w:tcW w:w="2552" w:type="dxa"/>
          </w:tcPr>
          <w:p w14:paraId="4DDFB02B" w14:textId="3168DA4F" w:rsidR="00550746" w:rsidRPr="00C074CD"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m:t>
                </m:r>
                <m:sSub>
                  <m:sSubPr>
                    <m:ctrlPr>
                      <w:rPr>
                        <w:rFonts w:ascii="Cambria Math" w:hAnsi="Cambria Math" w:cstheme="minorHAnsi"/>
                        <w:i/>
                        <w:iCs/>
                        <w:sz w:val="22"/>
                        <w:szCs w:val="22"/>
                      </w:rPr>
                    </m:ctrlPr>
                  </m:sSubPr>
                  <m:e>
                    <m:r>
                      <w:rPr>
                        <w:rFonts w:ascii="Cambria Math" w:hAnsi="Cambria Math" w:cstheme="minorHAnsi"/>
                        <w:sz w:val="22"/>
                        <w:szCs w:val="22"/>
                      </w:rPr>
                      <m:t>E</m:t>
                    </m:r>
                  </m:e>
                  <m:sub>
                    <m:r>
                      <w:rPr>
                        <w:rFonts w:ascii="Cambria Math" w:hAnsi="Cambria Math" w:cstheme="minorHAnsi"/>
                        <w:sz w:val="22"/>
                        <w:szCs w:val="22"/>
                      </w:rPr>
                      <m:t>car</m:t>
                    </m:r>
                  </m:sub>
                </m:sSub>
              </m:oMath>
            </m:oMathPara>
          </w:p>
        </w:tc>
        <w:tc>
          <w:tcPr>
            <w:tcW w:w="3492" w:type="dxa"/>
          </w:tcPr>
          <w:p w14:paraId="7BC24107" w14:textId="4F3C8EC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2004)","noteIndex":0},"citationItems":[{"id":"a9J8YZsy/ccYTjRvA","uris":["http://zotero.org/users/6116610/items/5EKRHGLR"],"uri":["http://zotero.org/users/6116610/items/5EKRHGLR"],"itemData":{"id":729,"type":"article-journal","container-title":"The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4C7025">
              <w:rPr>
                <w:rFonts w:ascii="Times New Roman" w:cs="Times New Roman"/>
                <w:sz w:val="22"/>
              </w:rPr>
              <w:t xml:space="preserve">(Savage </w:t>
            </w:r>
            <w:r w:rsidRPr="004C7025">
              <w:rPr>
                <w:rFonts w:ascii="Times New Roman" w:cs="Times New Roman"/>
                <w:i/>
                <w:iCs/>
                <w:sz w:val="22"/>
              </w:rPr>
              <w:t>et al.</w:t>
            </w:r>
            <w:r w:rsidRPr="004C7025">
              <w:rPr>
                <w:rFonts w:ascii="Times New Roman" w:cs="Times New Roman"/>
                <w:sz w:val="22"/>
              </w:rPr>
              <w:t xml:space="preserve"> 2004)</w:t>
            </w:r>
            <w:r w:rsidRPr="00ED493C">
              <w:rPr>
                <w:rFonts w:eastAsiaTheme="minorEastAsia" w:cstheme="minorHAnsi"/>
                <w:iCs/>
                <w:sz w:val="22"/>
                <w:szCs w:val="22"/>
              </w:rPr>
              <w:fldChar w:fldCharType="end"/>
            </w:r>
          </w:p>
        </w:tc>
      </w:tr>
    </w:tbl>
    <w:p w14:paraId="2A7DB2F2" w14:textId="1C163120" w:rsidR="00ED3013" w:rsidRDefault="00ED3013" w:rsidP="00182BA9">
      <w:pPr>
        <w:spacing w:line="480" w:lineRule="auto"/>
        <w:contextualSpacing/>
        <w:jc w:val="both"/>
        <w:rPr>
          <w:color w:val="FF0000"/>
          <w:sz w:val="22"/>
          <w:szCs w:val="22"/>
          <w:lang w:val="en-US"/>
        </w:rPr>
      </w:pPr>
    </w:p>
    <w:p w14:paraId="56060A8B" w14:textId="2C87EA11" w:rsidR="009B62C3" w:rsidRDefault="009B62C3" w:rsidP="00182BA9">
      <w:pPr>
        <w:spacing w:line="480" w:lineRule="auto"/>
        <w:contextualSpacing/>
        <w:jc w:val="both"/>
        <w:rPr>
          <w:color w:val="FF0000"/>
          <w:sz w:val="22"/>
          <w:szCs w:val="22"/>
          <w:lang w:val="en-US"/>
        </w:rPr>
      </w:pPr>
    </w:p>
    <w:p w14:paraId="03135D94" w14:textId="0BF9C535" w:rsidR="009B62C3" w:rsidRPr="00ED493C" w:rsidRDefault="009B62C3" w:rsidP="00182BA9">
      <w:pPr>
        <w:spacing w:line="480" w:lineRule="auto"/>
        <w:contextualSpacing/>
        <w:jc w:val="both"/>
        <w:rPr>
          <w:color w:val="FF0000"/>
          <w:sz w:val="22"/>
          <w:szCs w:val="22"/>
          <w:lang w:val="en-US"/>
        </w:rPr>
      </w:pPr>
      <w:r w:rsidRPr="00ED493C">
        <w:rPr>
          <w:noProof/>
          <w:color w:val="FF0000"/>
          <w:sz w:val="22"/>
          <w:szCs w:val="22"/>
          <w:lang w:val="en-US"/>
        </w:rPr>
        <w:drawing>
          <wp:inline distT="0" distB="0" distL="0" distR="0" wp14:anchorId="080F3E46" wp14:editId="4BD4C9DD">
            <wp:extent cx="4906736" cy="490673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6736" cy="4906736"/>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0"/>
      <w:r w:rsidRPr="00D87A60">
        <w:rPr>
          <w:rFonts w:ascii="Times" w:hAnsi="Times" w:cs="Times New Roman"/>
          <w:color w:val="auto"/>
          <w:sz w:val="22"/>
          <w:szCs w:val="22"/>
          <w:lang w:val="en-US"/>
        </w:rPr>
        <w:t>RCA4-NEMO</w:t>
      </w:r>
      <w:commentRangeEnd w:id="20"/>
      <w:r w:rsidRPr="00D87A60">
        <w:rPr>
          <w:rStyle w:val="CommentReference"/>
          <w:rFonts w:ascii="Times" w:hAnsi="Times" w:cs="Times New Roman"/>
          <w:i w:val="0"/>
          <w:iCs w:val="0"/>
          <w:color w:val="auto"/>
          <w:sz w:val="22"/>
          <w:szCs w:val="22"/>
        </w:rPr>
        <w:commentReference w:id="20"/>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w:t>
      </w:r>
      <w:r w:rsidR="001062DF" w:rsidRPr="00D87A60">
        <w:rPr>
          <w:rFonts w:ascii="Times" w:eastAsiaTheme="minorEastAsia" w:hAnsi="Times" w:cs="Times New Roman"/>
          <w:color w:val="auto"/>
          <w:sz w:val="22"/>
          <w:szCs w:val="22"/>
          <w:lang w:val="en-US"/>
        </w:rPr>
        <w:lastRenderedPageBreak/>
        <w:t>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1"/>
      <w:commentRangeStart w:id="22"/>
      <w:commentRangeStart w:id="23"/>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assessments’ estimates </w:t>
      </w:r>
      <w:r w:rsidR="0004009E" w:rsidRPr="00D87A60">
        <w:rPr>
          <w:rFonts w:ascii="Times" w:eastAsiaTheme="minorEastAsia" w:hAnsi="Times" w:cs="Times New Roman"/>
          <w:color w:val="auto"/>
          <w:sz w:val="22"/>
          <w:szCs w:val="22"/>
          <w:lang w:val="en-US"/>
        </w:rPr>
        <w:t>and the size-spectrum model</w:t>
      </w:r>
      <w:commentRangeEnd w:id="21"/>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1"/>
      </w:r>
      <w:commentRangeEnd w:id="22"/>
      <w:r w:rsidR="0022728D" w:rsidRPr="00D87A60">
        <w:rPr>
          <w:rStyle w:val="CommentReference"/>
          <w:rFonts w:ascii="Times" w:hAnsi="Times"/>
          <w:i w:val="0"/>
          <w:iCs w:val="0"/>
          <w:color w:val="auto"/>
          <w:sz w:val="22"/>
          <w:szCs w:val="22"/>
        </w:rPr>
        <w:commentReference w:id="22"/>
      </w:r>
      <w:commentRangeEnd w:id="23"/>
      <w:r w:rsidR="00D01345" w:rsidRPr="00D87A60">
        <w:rPr>
          <w:rStyle w:val="CommentReference"/>
          <w:rFonts w:ascii="Times" w:hAnsi="Times"/>
          <w:i w:val="0"/>
          <w:iCs w:val="0"/>
          <w:color w:val="auto"/>
          <w:sz w:val="22"/>
          <w:szCs w:val="22"/>
        </w:rPr>
        <w:commentReference w:id="23"/>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20550FE6" w14:textId="47DB980D" w:rsidR="00AD548E" w:rsidRDefault="00AD548E" w:rsidP="00182BA9">
      <w:pPr>
        <w:spacing w:line="480" w:lineRule="auto"/>
        <w:contextualSpacing/>
        <w:jc w:val="both"/>
        <w:rPr>
          <w:rFonts w:cstheme="minorHAnsi"/>
          <w:b/>
          <w:lang w:val="en-US"/>
        </w:rPr>
      </w:pPr>
      <w:r w:rsidRPr="006A09B3">
        <w:rPr>
          <w:rFonts w:cstheme="minorHAnsi"/>
          <w:b/>
          <w:lang w:val="en-US"/>
        </w:rPr>
        <w:t>Results</w:t>
      </w:r>
    </w:p>
    <w:p w14:paraId="3405BA26"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 body growth rates increase with warming.</w:t>
      </w:r>
    </w:p>
    <w:p w14:paraId="5AC3157A"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positive effect of warming diminishes with age.</w:t>
      </w:r>
    </w:p>
    <w:p w14:paraId="091BD9B7"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herring and sprat, warming always has a positive effect on growth given the temperature increase we model (which is about +1.5C, see Figure S11 for the scenario here) – even in the most “unfortunate” parameter combination.</w:t>
      </w:r>
    </w:p>
    <w:p w14:paraId="0C7C06A5"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cod, the “confidence bands” go below 1 in some combinations of parameters, with and without resource temperature-dependence, suggesting warming has a negative effect on size at age even with a 1.5C increase in temperature.</w:t>
      </w:r>
    </w:p>
    <w:p w14:paraId="0D178E29"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24"/>
      <w:commentRangeStart w:id="25"/>
      <w:r w:rsidRPr="00ED493C">
        <w:rPr>
          <w:rFonts w:eastAsiaTheme="minorEastAsia"/>
          <w:sz w:val="22"/>
          <w:szCs w:val="22"/>
          <w:lang w:val="en-US"/>
        </w:rPr>
        <w:t>background resources vary with temperature, as the two lines follow each other and largely overlap.</w:t>
      </w:r>
      <w:commentRangeEnd w:id="24"/>
      <w:r w:rsidRPr="00ED493C">
        <w:rPr>
          <w:rStyle w:val="CommentReference"/>
          <w:sz w:val="22"/>
          <w:szCs w:val="22"/>
        </w:rPr>
        <w:commentReference w:id="24"/>
      </w:r>
      <w:commentRangeEnd w:id="25"/>
      <w:r>
        <w:rPr>
          <w:rStyle w:val="CommentReference"/>
        </w:rPr>
        <w:commentReference w:id="25"/>
      </w:r>
    </w:p>
    <w:p w14:paraId="5BB5606F"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I also note that the distributions of activation energies are relatively tight, which makes the “confidence bands” pretty tight. This is because it’s not very likely that we draw one really good activation energy for intake and one really bad for metabolic rate at the same time. This is also why I plot the minimum and maximum rather than some quantile.</w:t>
      </w:r>
    </w:p>
    <w:p w14:paraId="58415C3D" w14:textId="77777777" w:rsidR="00171DFA"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(Suggested sensitivity analysis: redo this analysis in a constant temperature and effort setting (not time-varying), and explore extremes of activation energies to get a better feeling for what the effects are. Will also show which the actual activation energies are that give the min, max and mean response that correspond to the ribbons.)</w:t>
      </w:r>
    </w:p>
    <w:p w14:paraId="684A34D1" w14:textId="4A114E26" w:rsidR="00B60DF1" w:rsidRDefault="00DC358E" w:rsidP="00182BA9">
      <w:pPr>
        <w:spacing w:line="480" w:lineRule="auto"/>
        <w:jc w:val="center"/>
        <w:rPr>
          <w:rFonts w:cstheme="minorHAnsi"/>
          <w:b/>
          <w:bCs/>
          <w:color w:val="FF0000"/>
          <w:lang w:val="en-US"/>
        </w:rPr>
      </w:pPr>
      <w:commentRangeStart w:id="26"/>
      <w:r>
        <w:rPr>
          <w:rFonts w:cstheme="minorHAnsi"/>
          <w:b/>
          <w:bCs/>
          <w:noProof/>
          <w:color w:val="FF0000"/>
          <w:lang w:val="en-US"/>
        </w:rPr>
        <w:lastRenderedPageBreak/>
        <w:drawing>
          <wp:inline distT="0" distB="0" distL="0" distR="0" wp14:anchorId="14EFF534" wp14:editId="23079A05">
            <wp:extent cx="5731510" cy="573151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wth_proj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commentRangeEnd w:id="26"/>
      <w:r w:rsidR="00012766">
        <w:rPr>
          <w:rStyle w:val="CommentReference"/>
        </w:rPr>
        <w:commentReference w:id="26"/>
      </w:r>
    </w:p>
    <w:p w14:paraId="723987F8" w14:textId="4E122040" w:rsidR="001B3620" w:rsidRDefault="00DE1988" w:rsidP="00182BA9">
      <w:pPr>
        <w:spacing w:line="480" w:lineRule="auto"/>
        <w:jc w:val="both"/>
        <w:rPr>
          <w:rFonts w:ascii="Times New Roman" w:eastAsiaTheme="minorEastAsia" w:hAnsi="Times New Roman" w:cs="Times New Roman"/>
          <w:i/>
          <w:iCs/>
          <w:sz w:val="22"/>
          <w:szCs w:val="22"/>
          <w:lang w:val="en-US"/>
        </w:rPr>
      </w:pPr>
      <w:r w:rsidRPr="00D87A60">
        <w:rPr>
          <w:rFonts w:cstheme="minorHAnsi"/>
          <w:i/>
          <w:iCs/>
          <w:sz w:val="22"/>
          <w:szCs w:val="22"/>
          <w:lang w:val="en-US"/>
        </w:rPr>
        <w:t xml:space="preserve">Figure </w:t>
      </w:r>
      <w:r w:rsidR="00C52D28">
        <w:rPr>
          <w:rFonts w:cstheme="minorHAnsi"/>
          <w:i/>
          <w:iCs/>
          <w:sz w:val="22"/>
          <w:szCs w:val="22"/>
          <w:lang w:val="en-US"/>
        </w:rPr>
        <w:t>2</w:t>
      </w:r>
      <w:r w:rsidRPr="00D87A60">
        <w:rPr>
          <w:rFonts w:cstheme="minorHAnsi"/>
          <w:i/>
          <w:iCs/>
          <w:sz w:val="22"/>
          <w:szCs w:val="22"/>
          <w:lang w:val="en-US"/>
        </w:rPr>
        <w:t>. 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A804B0" w:rsidRPr="00D87A60">
        <w:rPr>
          <w:rFonts w:cstheme="minorHAnsi"/>
          <w:i/>
          <w:iCs/>
          <w:sz w:val="22"/>
          <w:szCs w:val="22"/>
          <w:lang w:val="en-US"/>
        </w:rPr>
        <w:t xml:space="preserve"> Top row shows size-at-age in 2050 assuming fishing mortality </w:t>
      </w:r>
      <w:r w:rsidR="00435C98" w:rsidRPr="00D87A60">
        <w:rPr>
          <w:rFonts w:cstheme="minorHAnsi"/>
          <w:i/>
          <w:iCs/>
          <w:sz w:val="22"/>
          <w:szCs w:val="22"/>
          <w:lang w:val="en-US"/>
        </w:rPr>
        <w:t xml:space="preserve">held at </w:t>
      </w:r>
      <w:r w:rsidR="004F71AD">
        <w:rPr>
          <w:rFonts w:cstheme="minorHAnsi"/>
          <w:i/>
          <w:iCs/>
          <w:sz w:val="22"/>
          <w:szCs w:val="22"/>
          <w:lang w:val="en-US"/>
        </w:rPr>
        <w:t>average</w:t>
      </w:r>
      <w:r w:rsidR="00435C98" w:rsidRPr="00D87A60">
        <w:rPr>
          <w:rFonts w:cstheme="minorHAnsi"/>
          <w:i/>
          <w:iCs/>
          <w:sz w:val="22"/>
          <w:szCs w:val="22"/>
          <w:lang w:val="en-US"/>
        </w:rPr>
        <w:t xml:space="preserve"> FMSY levels (Figure 1A</w:t>
      </w:r>
      <w:r w:rsidR="007D1FB3" w:rsidRPr="00D87A60">
        <w:rPr>
          <w:rFonts w:cstheme="minorHAnsi"/>
          <w:i/>
          <w:iCs/>
          <w:sz w:val="22"/>
          <w:szCs w:val="22"/>
          <w:lang w:val="en-US"/>
        </w:rPr>
        <w:t>)</w:t>
      </w:r>
      <w:r w:rsidR="00435C98" w:rsidRPr="00D87A60">
        <w:rPr>
          <w:rFonts w:cstheme="minorHAnsi"/>
          <w:i/>
          <w:iCs/>
          <w:sz w:val="22"/>
          <w:szCs w:val="22"/>
          <w:lang w:val="en-US"/>
        </w:rPr>
        <w:t xml:space="preserve"> from different stock assessment estimates</w:t>
      </w:r>
      <w:r w:rsidR="007D1FB3" w:rsidRPr="00D87A60">
        <w:rPr>
          <w:rFonts w:cstheme="minorHAnsi"/>
          <w:i/>
          <w:iCs/>
          <w:sz w:val="22"/>
          <w:szCs w:val="22"/>
          <w:lang w:val="en-US"/>
        </w:rPr>
        <w:t xml:space="preserve"> </w:t>
      </w:r>
      <w:r w:rsidR="00E37F4D" w:rsidRPr="00D87A60">
        <w:rPr>
          <w:rFonts w:cstheme="minorHAnsi"/>
          <w:i/>
          <w:iCs/>
          <w:sz w:val="22"/>
          <w:szCs w:val="22"/>
          <w:lang w:val="en-US"/>
        </w:rPr>
        <w:t xml:space="preserve">and this model </w:t>
      </w:r>
      <w:r w:rsidR="007D1FB3" w:rsidRPr="00D87A60">
        <w:rPr>
          <w:rFonts w:cstheme="minorHAnsi"/>
          <w:i/>
          <w:iCs/>
          <w:sz w:val="22"/>
          <w:szCs w:val="22"/>
          <w:lang w:val="en-US"/>
        </w:rPr>
        <w:t>(Fig. S7)</w:t>
      </w:r>
      <w:r w:rsidR="008D3889" w:rsidRPr="00D87A60">
        <w:rPr>
          <w:rFonts w:cstheme="minorHAnsi"/>
          <w:i/>
          <w:iCs/>
          <w:sz w:val="22"/>
          <w:szCs w:val="22"/>
          <w:lang w:val="en-US"/>
        </w:rPr>
        <w:t xml:space="preserve"> and a temperature increase in the Baltic Sea in line with the projection from the </w:t>
      </w:r>
      <w:r w:rsidR="008D3889" w:rsidRPr="00D87A60">
        <w:rPr>
          <w:rFonts w:ascii="Times New Roman" w:hAnsi="Times New Roman" w:cs="Times New Roman"/>
          <w:i/>
          <w:iCs/>
          <w:sz w:val="22"/>
          <w:szCs w:val="22"/>
          <w:lang w:val="en-US"/>
        </w:rPr>
        <w:t>RCA4-NEMO assuming the RCP 8.5 emission scenario</w:t>
      </w:r>
      <w:r w:rsidR="00F45E83" w:rsidRPr="00D87A60">
        <w:rPr>
          <w:rFonts w:ascii="Times New Roman" w:hAnsi="Times New Roman" w:cs="Times New Roman"/>
          <w:i/>
          <w:iCs/>
          <w:sz w:val="22"/>
          <w:szCs w:val="22"/>
          <w:lang w:val="en-US"/>
        </w:rPr>
        <w:t xml:space="preserve"> (Figure 1B</w:t>
      </w:r>
      <w:r w:rsidR="00967358" w:rsidRPr="00D87A60">
        <w:rPr>
          <w:rFonts w:ascii="Times New Roman" w:hAnsi="Times New Roman" w:cs="Times New Roman"/>
          <w:i/>
          <w:iCs/>
          <w:sz w:val="22"/>
          <w:szCs w:val="22"/>
          <w:lang w:val="en-US"/>
        </w:rPr>
        <w:t xml:space="preserve">). 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no </w:t>
      </w:r>
      <w:r w:rsidR="007E2020">
        <w:rPr>
          <w:rFonts w:ascii="Times New Roman" w:hAnsi="Times New Roman" w:cs="Times New Roman"/>
          <w:i/>
          <w:iCs/>
          <w:sz w:val="22"/>
          <w:szCs w:val="22"/>
          <w:lang w:val="en-US"/>
        </w:rPr>
        <w:t>temperature increase (</w:t>
      </w:r>
      <w:r w:rsidR="007E2020" w:rsidRPr="007E2020">
        <w:rPr>
          <w:rFonts w:ascii="Times New Roman" w:hAnsi="Times New Roman" w:cs="Times New Roman"/>
          <w:i/>
          <w:iCs/>
          <w:color w:val="FF0000"/>
          <w:sz w:val="22"/>
          <w:szCs w:val="22"/>
          <w:lang w:val="en-US"/>
        </w:rPr>
        <w:t>Fig. SX</w:t>
      </w:r>
      <w:r w:rsidR="007E2020">
        <w:rPr>
          <w:rFonts w:ascii="Times New Roman" w:hAnsi="Times New Roman" w:cs="Times New Roman"/>
          <w:i/>
          <w:iCs/>
          <w:sz w:val="22"/>
          <w:szCs w:val="22"/>
          <w:lang w:val="en-US"/>
        </w:rPr>
        <w:t>) an</w:t>
      </w:r>
      <w:r w:rsidR="000979B8">
        <w:rPr>
          <w:rFonts w:ascii="Times New Roman" w:hAnsi="Times New Roman" w:cs="Times New Roman"/>
          <w:i/>
          <w:iCs/>
          <w:sz w:val="22"/>
          <w:szCs w:val="22"/>
          <w:lang w:val="en-US"/>
        </w:rPr>
        <w:t xml:space="preserve">d thus constitutes a baseline prediction. </w:t>
      </w:r>
      <w:r w:rsidR="00C95F1E" w:rsidRPr="00D87A60">
        <w:rPr>
          <w:rFonts w:ascii="Times New Roman" w:hAnsi="Times New Roman" w:cs="Times New Roman"/>
          <w:i/>
          <w:iCs/>
          <w:sz w:val="22"/>
          <w:szCs w:val="22"/>
          <w:lang w:val="en-US"/>
        </w:rPr>
        <w:t>In both the g</w:t>
      </w:r>
      <w:r w:rsidR="00255EB0" w:rsidRPr="00D87A60">
        <w:rPr>
          <w:rFonts w:ascii="Times New Roman" w:hAnsi="Times New Roman" w:cs="Times New Roman"/>
          <w:i/>
          <w:iCs/>
          <w:sz w:val="22"/>
          <w:szCs w:val="22"/>
          <w:lang w:val="en-US"/>
        </w:rPr>
        <w:t>reen</w:t>
      </w:r>
      <w:r w:rsidR="00C235AF" w:rsidRPr="00D87A60">
        <w:rPr>
          <w:rFonts w:ascii="Times New Roman" w:hAnsi="Times New Roman" w:cs="Times New Roman"/>
          <w:i/>
          <w:iCs/>
          <w:sz w:val="22"/>
          <w:szCs w:val="22"/>
          <w:lang w:val="en-US"/>
        </w:rPr>
        <w:t xml:space="preserve"> and </w:t>
      </w:r>
      <w:r w:rsidR="00255EB0" w:rsidRPr="00D87A60">
        <w:rPr>
          <w:rFonts w:ascii="Times New Roman" w:hAnsi="Times New Roman" w:cs="Times New Roman"/>
          <w:i/>
          <w:iCs/>
          <w:sz w:val="22"/>
          <w:szCs w:val="22"/>
          <w:lang w:val="en-US"/>
        </w:rPr>
        <w:t xml:space="preserve">pink </w:t>
      </w:r>
      <w:r w:rsidR="00C95F1E" w:rsidRPr="00D87A60">
        <w:rPr>
          <w:rFonts w:ascii="Times New Roman" w:hAnsi="Times New Roman" w:cs="Times New Roman"/>
          <w:i/>
          <w:iCs/>
          <w:sz w:val="22"/>
          <w:szCs w:val="22"/>
          <w:lang w:val="en-US"/>
        </w:rPr>
        <w:t xml:space="preserve">projections </w:t>
      </w:r>
      <w:r w:rsidR="00C235AF" w:rsidRPr="00D87A60">
        <w:rPr>
          <w:rFonts w:ascii="Times New Roman" w:hAnsi="Times New Roman" w:cs="Times New Roman"/>
          <w:i/>
          <w:iCs/>
          <w:sz w:val="22"/>
          <w:szCs w:val="22"/>
          <w:lang w:val="en-US"/>
        </w:rPr>
        <w:t xml:space="preserve">physiological </w:t>
      </w:r>
      <w:r w:rsidR="00C95F1E" w:rsidRPr="00D87A60">
        <w:rPr>
          <w:rFonts w:ascii="Times New Roman" w:hAnsi="Times New Roman" w:cs="Times New Roman"/>
          <w:i/>
          <w:iCs/>
          <w:sz w:val="22"/>
          <w:szCs w:val="22"/>
          <w:lang w:val="en-US"/>
        </w:rPr>
        <w:t>rates are temperature dependent</w:t>
      </w:r>
      <w:r w:rsidR="00234A68">
        <w:rPr>
          <w:rFonts w:ascii="Times New Roman" w:hAnsi="Times New Roman" w:cs="Times New Roman"/>
          <w:i/>
          <w:iCs/>
          <w:sz w:val="22"/>
          <w:szCs w:val="22"/>
          <w:lang w:val="en-US"/>
        </w:rPr>
        <w:t>. I</w:t>
      </w:r>
      <w:r w:rsidR="00C95F1E" w:rsidRPr="00D87A60">
        <w:rPr>
          <w:rFonts w:ascii="Times New Roman" w:hAnsi="Times New Roman" w:cs="Times New Roman"/>
          <w:i/>
          <w:iCs/>
          <w:sz w:val="22"/>
          <w:szCs w:val="22"/>
          <w:lang w:val="en-US"/>
        </w:rPr>
        <w:t xml:space="preserve">n the pink projections also background resources are temperature-dependent via their </w:t>
      </w:r>
      <w:r w:rsidR="00282315" w:rsidRPr="00D87A60">
        <w:rPr>
          <w:rFonts w:ascii="Times New Roman" w:hAnsi="Times New Roman" w:cs="Times New Roman"/>
          <w:i/>
          <w:iCs/>
          <w:sz w:val="22"/>
          <w:szCs w:val="22"/>
          <w:lang w:val="en-US"/>
        </w:rPr>
        <w:t>growth rates and carrying capacities</w:t>
      </w:r>
      <w:r w:rsidR="005D062B">
        <w:rPr>
          <w:rFonts w:ascii="Times New Roman" w:hAnsi="Times New Roman" w:cs="Times New Roman"/>
          <w:i/>
          <w:iCs/>
          <w:sz w:val="22"/>
          <w:szCs w:val="22"/>
          <w:lang w:val="en-US"/>
        </w:rPr>
        <w:t>, and in the blue scenario</w:t>
      </w:r>
      <w:r w:rsidR="001264D7">
        <w:rPr>
          <w:rFonts w:ascii="Times New Roman" w:hAnsi="Times New Roman" w:cs="Times New Roman"/>
          <w:i/>
          <w:iCs/>
          <w:sz w:val="22"/>
          <w:szCs w:val="22"/>
          <w:lang w:val="en-US"/>
        </w:rPr>
        <w:t xml:space="preserve"> only resource </w:t>
      </w:r>
      <w:r w:rsidR="001264D7">
        <w:rPr>
          <w:rFonts w:ascii="Times New Roman" w:hAnsi="Times New Roman" w:cs="Times New Roman"/>
          <w:i/>
          <w:iCs/>
          <w:sz w:val="22"/>
          <w:szCs w:val="22"/>
          <w:lang w:val="en-US"/>
        </w:rPr>
        <w:lastRenderedPageBreak/>
        <w:t>parameters are temperature-dependent</w:t>
      </w:r>
      <w:r w:rsidR="00C235AF" w:rsidRPr="00D87A60">
        <w:rPr>
          <w:rFonts w:ascii="Times New Roman" w:hAnsi="Times New Roman" w:cs="Times New Roman"/>
          <w:i/>
          <w:iCs/>
          <w:sz w:val="22"/>
          <w:szCs w:val="22"/>
          <w:lang w:val="en-US"/>
        </w:rPr>
        <w:t xml:space="preserve">. </w:t>
      </w:r>
      <w:r w:rsidR="00037D90">
        <w:rPr>
          <w:rFonts w:ascii="Times New Roman" w:hAnsi="Times New Roman" w:cs="Times New Roman"/>
          <w:i/>
          <w:iCs/>
          <w:sz w:val="22"/>
          <w:szCs w:val="22"/>
          <w:lang w:val="en-US"/>
        </w:rPr>
        <w:t>Each line corresponds to a unique parameterization from a random draw of activation energies</w:t>
      </w:r>
      <w:r w:rsidR="001B3620" w:rsidRPr="00D87A60">
        <w:rPr>
          <w:rFonts w:ascii="Times New Roman" w:hAnsi="Times New Roman" w:cs="Times New Roman"/>
          <w:i/>
          <w:iCs/>
          <w:sz w:val="22"/>
          <w:szCs w:val="22"/>
          <w:lang w:val="en-US"/>
        </w:rPr>
        <w:t>.</w:t>
      </w:r>
      <w:r w:rsidR="00351651" w:rsidRPr="00D87A60">
        <w:rPr>
          <w:rFonts w:ascii="Times New Roman" w:hAnsi="Times New Roman" w:cs="Times New Roman"/>
          <w:i/>
          <w:iCs/>
          <w:sz w:val="22"/>
          <w:szCs w:val="22"/>
          <w:lang w:val="en-US"/>
        </w:rPr>
        <w:t xml:space="preserve"> </w:t>
      </w:r>
      <w:r w:rsidR="00BD141C" w:rsidRPr="00D87A60">
        <w:rPr>
          <w:rFonts w:ascii="Times New Roman" w:eastAsiaTheme="minorEastAsia" w:hAnsi="Times New Roman" w:cs="Times New Roman"/>
          <w:i/>
          <w:iCs/>
          <w:sz w:val="22"/>
          <w:szCs w:val="22"/>
          <w:lang w:val="en-US"/>
        </w:rPr>
        <w:t>For fit of size-at-age to data, see Figure S4.</w:t>
      </w:r>
    </w:p>
    <w:p w14:paraId="286C1D3B" w14:textId="6B4D0224" w:rsidR="008A56E8" w:rsidRDefault="008A56E8" w:rsidP="00182BA9">
      <w:pPr>
        <w:spacing w:line="480" w:lineRule="auto"/>
        <w:jc w:val="both"/>
        <w:rPr>
          <w:rFonts w:ascii="Times New Roman" w:eastAsiaTheme="minorEastAsia" w:hAnsi="Times New Roman" w:cs="Times New Roman"/>
          <w:i/>
          <w:iCs/>
          <w:sz w:val="22"/>
          <w:szCs w:val="22"/>
          <w:lang w:val="en-US"/>
        </w:rPr>
      </w:pPr>
    </w:p>
    <w:p w14:paraId="0457FC85" w14:textId="77777777" w:rsidR="008A56E8" w:rsidRPr="00D87A60" w:rsidRDefault="008A56E8" w:rsidP="00182BA9">
      <w:pPr>
        <w:spacing w:line="480" w:lineRule="auto"/>
        <w:jc w:val="both"/>
        <w:rPr>
          <w:rFonts w:ascii="Times New Roman" w:eastAsiaTheme="minorEastAsia" w:hAnsi="Times New Roman" w:cs="Times New Roman"/>
          <w:i/>
          <w:iCs/>
          <w:sz w:val="22"/>
          <w:szCs w:val="22"/>
          <w:lang w:val="en-US"/>
        </w:rPr>
      </w:pPr>
    </w:p>
    <w:p w14:paraId="12750163" w14:textId="148EC1D1" w:rsidR="005C57BC" w:rsidRDefault="008E279F" w:rsidP="005C57BC">
      <w:pPr>
        <w:spacing w:line="480" w:lineRule="auto"/>
        <w:jc w:val="both"/>
        <w:rPr>
          <w:rFonts w:eastAsiaTheme="minorEastAsia"/>
          <w:sz w:val="22"/>
          <w:szCs w:val="22"/>
          <w:lang w:val="en-US"/>
        </w:rPr>
      </w:pPr>
      <w:r>
        <w:rPr>
          <w:rFonts w:eastAsiaTheme="minorEastAsia"/>
          <w:noProof/>
          <w:sz w:val="22"/>
          <w:szCs w:val="22"/>
          <w:lang w:val="en-US"/>
        </w:rPr>
        <w:drawing>
          <wp:inline distT="0" distB="0" distL="0" distR="0" wp14:anchorId="43AE2D0B" wp14:editId="55237DCB">
            <wp:extent cx="5730952" cy="4325509"/>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9" cstate="print">
                      <a:extLst>
                        <a:ext uri="{28A0092B-C50C-407E-A947-70E740481C1C}">
                          <a14:useLocalDpi xmlns:a14="http://schemas.microsoft.com/office/drawing/2010/main" val="0"/>
                        </a:ext>
                      </a:extLst>
                    </a:blip>
                    <a:srcRect t="10960" b="13564"/>
                    <a:stretch/>
                  </pic:blipFill>
                  <pic:spPr bwMode="auto">
                    <a:xfrm>
                      <a:off x="0" y="0"/>
                      <a:ext cx="5731510" cy="4325930"/>
                    </a:xfrm>
                    <a:prstGeom prst="rect">
                      <a:avLst/>
                    </a:prstGeom>
                    <a:ln>
                      <a:noFill/>
                    </a:ln>
                    <a:extLst>
                      <a:ext uri="{53640926-AAD7-44D8-BBD7-CCE9431645EC}">
                        <a14:shadowObscured xmlns:a14="http://schemas.microsoft.com/office/drawing/2010/main"/>
                      </a:ext>
                    </a:extLst>
                  </pic:spPr>
                </pic:pic>
              </a:graphicData>
            </a:graphic>
          </wp:inline>
        </w:drawing>
      </w:r>
    </w:p>
    <w:p w14:paraId="06590398" w14:textId="2576DE3F" w:rsidR="00AB0EDF" w:rsidRDefault="005C57BC"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3</w:t>
      </w:r>
      <w:r w:rsidRPr="00D87A60">
        <w:rPr>
          <w:rFonts w:cstheme="minorHAnsi"/>
          <w:i/>
          <w:iCs/>
          <w:sz w:val="22"/>
          <w:szCs w:val="22"/>
          <w:lang w:val="en-US"/>
        </w:rPr>
        <w:t xml:space="preserve">. </w:t>
      </w:r>
      <w:r w:rsidR="008143DC">
        <w:rPr>
          <w:rFonts w:cstheme="minorHAnsi"/>
          <w:i/>
          <w:iCs/>
          <w:sz w:val="22"/>
          <w:szCs w:val="22"/>
          <w:lang w:val="en-US"/>
        </w:rPr>
        <w:t>Projected m</w:t>
      </w:r>
      <w:r>
        <w:rPr>
          <w:rFonts w:cstheme="minorHAnsi"/>
          <w:i/>
          <w:iCs/>
          <w:sz w:val="22"/>
          <w:szCs w:val="22"/>
          <w:lang w:val="en-US"/>
        </w:rPr>
        <w:t xml:space="preserve">ean </w:t>
      </w:r>
      <w:r w:rsidR="00711E6E">
        <w:rPr>
          <w:rFonts w:cstheme="minorHAnsi"/>
          <w:i/>
          <w:iCs/>
          <w:sz w:val="22"/>
          <w:szCs w:val="22"/>
          <w:lang w:val="en-US"/>
        </w:rPr>
        <w:t>weight by species</w:t>
      </w:r>
      <w:r w:rsidR="00E03498">
        <w:rPr>
          <w:rFonts w:cstheme="minorHAnsi"/>
          <w:i/>
          <w:iCs/>
          <w:sz w:val="22"/>
          <w:szCs w:val="22"/>
          <w:lang w:val="en-US"/>
        </w:rPr>
        <w:t xml:space="preserve"> for different scenarios of temperature scaling</w:t>
      </w:r>
      <w:r w:rsidR="00C40D29" w:rsidRPr="00D87A60">
        <w:rPr>
          <w:rFonts w:cstheme="minorHAnsi"/>
          <w:i/>
          <w:iCs/>
          <w:sz w:val="22"/>
          <w:szCs w:val="22"/>
          <w:lang w:val="en-US"/>
        </w:rPr>
        <w:t xml:space="preserve"> in 2050 assuming fishing mortality held at </w:t>
      </w:r>
      <w:r w:rsidR="00C40D29">
        <w:rPr>
          <w:rFonts w:cstheme="minorHAnsi"/>
          <w:i/>
          <w:iCs/>
          <w:sz w:val="22"/>
          <w:szCs w:val="22"/>
          <w:lang w:val="en-US"/>
        </w:rPr>
        <w:t>average</w:t>
      </w:r>
      <w:r w:rsidR="00C40D29" w:rsidRPr="00D87A60">
        <w:rPr>
          <w:rFonts w:cstheme="minorHAnsi"/>
          <w:i/>
          <w:iCs/>
          <w:sz w:val="22"/>
          <w:szCs w:val="22"/>
          <w:lang w:val="en-US"/>
        </w:rPr>
        <w:t xml:space="preserve"> FMSY levels (Figure 1A) from different stock assessment estimates and this model (Fig. S7) and a temperature increase in the Baltic Sea in line with the projection from the </w:t>
      </w:r>
      <w:r w:rsidR="00C40D29" w:rsidRPr="00D87A60">
        <w:rPr>
          <w:rFonts w:ascii="Times New Roman" w:hAnsi="Times New Roman" w:cs="Times New Roman"/>
          <w:i/>
          <w:iCs/>
          <w:sz w:val="22"/>
          <w:szCs w:val="22"/>
          <w:lang w:val="en-US"/>
        </w:rPr>
        <w:t>RCA4-NEMO assuming the RCP 8.5 emission scenario (Figure 1B).</w:t>
      </w:r>
      <w:r w:rsidR="00AB0EDF" w:rsidRPr="00AB0EDF">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The dashed </w:t>
      </w:r>
      <w:r w:rsidR="002A33A0">
        <w:rPr>
          <w:rFonts w:ascii="Times New Roman" w:hAnsi="Times New Roman" w:cs="Times New Roman"/>
          <w:i/>
          <w:iCs/>
          <w:sz w:val="22"/>
          <w:szCs w:val="22"/>
          <w:lang w:val="en-US"/>
        </w:rPr>
        <w:t>horizontal</w:t>
      </w:r>
      <w:r w:rsidR="00284E93">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line depicts projections assuming no </w:t>
      </w:r>
      <w:r w:rsidR="00AB0EDF">
        <w:rPr>
          <w:rFonts w:ascii="Times New Roman" w:hAnsi="Times New Roman" w:cs="Times New Roman"/>
          <w:i/>
          <w:iCs/>
          <w:sz w:val="22"/>
          <w:szCs w:val="22"/>
          <w:lang w:val="en-US"/>
        </w:rPr>
        <w:t>temperature increase (</w:t>
      </w:r>
      <w:r w:rsidR="00AB0EDF" w:rsidRPr="007E2020">
        <w:rPr>
          <w:rFonts w:ascii="Times New Roman" w:hAnsi="Times New Roman" w:cs="Times New Roman"/>
          <w:i/>
          <w:iCs/>
          <w:color w:val="FF0000"/>
          <w:sz w:val="22"/>
          <w:szCs w:val="22"/>
          <w:lang w:val="en-US"/>
        </w:rPr>
        <w:t>Fig. SX</w:t>
      </w:r>
      <w:r w:rsidR="00AB0EDF">
        <w:rPr>
          <w:rFonts w:ascii="Times New Roman" w:hAnsi="Times New Roman" w:cs="Times New Roman"/>
          <w:i/>
          <w:iCs/>
          <w:sz w:val="22"/>
          <w:szCs w:val="22"/>
          <w:lang w:val="en-US"/>
        </w:rPr>
        <w:t xml:space="preserve">) and thus constitutes a baseline prediction. </w:t>
      </w:r>
      <w:r w:rsidR="00AB0EDF" w:rsidRPr="00D87A60">
        <w:rPr>
          <w:rFonts w:ascii="Times New Roman" w:hAnsi="Times New Roman" w:cs="Times New Roman"/>
          <w:i/>
          <w:iCs/>
          <w:sz w:val="22"/>
          <w:szCs w:val="22"/>
          <w:lang w:val="en-US"/>
        </w:rPr>
        <w:t>In both the green and pink projections physiological rates are temperature dependent</w:t>
      </w:r>
      <w:r w:rsidR="00AB0EDF">
        <w:rPr>
          <w:rFonts w:ascii="Times New Roman" w:hAnsi="Times New Roman" w:cs="Times New Roman"/>
          <w:i/>
          <w:iCs/>
          <w:sz w:val="22"/>
          <w:szCs w:val="22"/>
          <w:lang w:val="en-US"/>
        </w:rPr>
        <w:t>. I</w:t>
      </w:r>
      <w:r w:rsidR="00AB0EDF" w:rsidRPr="00D87A60">
        <w:rPr>
          <w:rFonts w:ascii="Times New Roman" w:hAnsi="Times New Roman" w:cs="Times New Roman"/>
          <w:i/>
          <w:iCs/>
          <w:sz w:val="22"/>
          <w:szCs w:val="22"/>
          <w:lang w:val="en-US"/>
        </w:rPr>
        <w:t>n the pink projections also background resources are temperature-dependent via their growth rates and carrying capacities</w:t>
      </w:r>
      <w:r w:rsidR="00AB0EDF">
        <w:rPr>
          <w:rFonts w:ascii="Times New Roman" w:hAnsi="Times New Roman" w:cs="Times New Roman"/>
          <w:i/>
          <w:iCs/>
          <w:sz w:val="22"/>
          <w:szCs w:val="22"/>
          <w:lang w:val="en-US"/>
        </w:rPr>
        <w:t>, and in the blue scenario only resource parameters are temperature-dependent</w:t>
      </w:r>
      <w:r w:rsidR="00AB0EDF" w:rsidRPr="00D87A60">
        <w:rPr>
          <w:rFonts w:ascii="Times New Roman" w:hAnsi="Times New Roman" w:cs="Times New Roman"/>
          <w:i/>
          <w:iCs/>
          <w:sz w:val="22"/>
          <w:szCs w:val="22"/>
          <w:lang w:val="en-US"/>
        </w:rPr>
        <w:t xml:space="preserve">. </w:t>
      </w:r>
      <w:r w:rsidR="00AB0EDF">
        <w:rPr>
          <w:rFonts w:ascii="Times New Roman" w:hAnsi="Times New Roman" w:cs="Times New Roman"/>
          <w:i/>
          <w:iCs/>
          <w:sz w:val="22"/>
          <w:szCs w:val="22"/>
          <w:lang w:val="en-US"/>
        </w:rPr>
        <w:t>Each line corresponds to a unique parameterization from a random draw of activation energies</w:t>
      </w:r>
      <w:r w:rsidR="00AB0EDF" w:rsidRPr="00D87A60">
        <w:rPr>
          <w:rFonts w:ascii="Times New Roman" w:hAnsi="Times New Roman" w:cs="Times New Roman"/>
          <w:i/>
          <w:iCs/>
          <w:sz w:val="22"/>
          <w:szCs w:val="22"/>
          <w:lang w:val="en-US"/>
        </w:rPr>
        <w:t xml:space="preserve">. </w:t>
      </w:r>
    </w:p>
    <w:p w14:paraId="3CDD33BD" w14:textId="12CCA748" w:rsidR="00700826" w:rsidRDefault="00AB30F5" w:rsidP="00AB0EDF">
      <w:pPr>
        <w:spacing w:line="480" w:lineRule="auto"/>
        <w:jc w:val="both"/>
        <w:rPr>
          <w:rFonts w:cstheme="minorHAnsi"/>
          <w:i/>
          <w:iCs/>
          <w:sz w:val="22"/>
          <w:szCs w:val="22"/>
          <w:lang w:val="en-US"/>
        </w:rPr>
      </w:pPr>
      <w:r>
        <w:rPr>
          <w:rFonts w:cstheme="minorHAnsi"/>
          <w:i/>
          <w:iCs/>
          <w:noProof/>
          <w:sz w:val="22"/>
          <w:szCs w:val="22"/>
          <w:lang w:val="en-US"/>
        </w:rPr>
        <w:lastRenderedPageBreak/>
        <w:drawing>
          <wp:inline distT="0" distB="0" distL="0" distR="0" wp14:anchorId="503A3D16" wp14:editId="70F61E1E">
            <wp:extent cx="5731510" cy="5731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ra_project.pdf"/>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411D06" w14:textId="40A1B1CC" w:rsidR="00EC160F" w:rsidRDefault="0063748A"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4</w:t>
      </w:r>
      <w:r w:rsidRPr="00D87A60">
        <w:rPr>
          <w:rFonts w:cstheme="minorHAnsi"/>
          <w:i/>
          <w:iCs/>
          <w:sz w:val="22"/>
          <w:szCs w:val="22"/>
          <w:lang w:val="en-US"/>
        </w:rPr>
        <w:t xml:space="preserve">. </w:t>
      </w:r>
      <w:r w:rsidR="00C17D12">
        <w:rPr>
          <w:rFonts w:cstheme="minorHAnsi"/>
          <w:i/>
          <w:iCs/>
          <w:sz w:val="22"/>
          <w:szCs w:val="22"/>
          <w:lang w:val="en-US"/>
        </w:rPr>
        <w:t>Left</w:t>
      </w:r>
      <w:r w:rsidR="00996616">
        <w:rPr>
          <w:rFonts w:cstheme="minorHAnsi"/>
          <w:i/>
          <w:iCs/>
          <w:sz w:val="22"/>
          <w:szCs w:val="22"/>
          <w:lang w:val="en-US"/>
        </w:rPr>
        <w:t xml:space="preserve"> column</w:t>
      </w:r>
      <w:r w:rsidR="00C17D12">
        <w:rPr>
          <w:rFonts w:cstheme="minorHAnsi"/>
          <w:i/>
          <w:iCs/>
          <w:sz w:val="22"/>
          <w:szCs w:val="22"/>
          <w:lang w:val="en-US"/>
        </w:rPr>
        <w:t xml:space="preserve">: </w:t>
      </w:r>
      <w:r>
        <w:rPr>
          <w:rFonts w:cstheme="minorHAnsi"/>
          <w:i/>
          <w:iCs/>
          <w:sz w:val="22"/>
          <w:szCs w:val="22"/>
          <w:lang w:val="en-US"/>
        </w:rPr>
        <w:t xml:space="preserve">Projected </w:t>
      </w:r>
      <w:r w:rsidR="00826918">
        <w:rPr>
          <w:rFonts w:cstheme="minorHAnsi"/>
          <w:i/>
          <w:iCs/>
          <w:sz w:val="22"/>
          <w:szCs w:val="22"/>
          <w:lang w:val="en-US"/>
        </w:rPr>
        <w:t>abundance</w:t>
      </w:r>
      <w:r w:rsidR="002B7BDF">
        <w:rPr>
          <w:rFonts w:cstheme="minorHAnsi"/>
          <w:i/>
          <w:iCs/>
          <w:sz w:val="22"/>
          <w:szCs w:val="22"/>
          <w:lang w:val="en-US"/>
        </w:rPr>
        <w:t>-</w:t>
      </w:r>
      <w:r w:rsidR="00826918">
        <w:rPr>
          <w:rFonts w:cstheme="minorHAnsi"/>
          <w:i/>
          <w:iCs/>
          <w:sz w:val="22"/>
          <w:szCs w:val="22"/>
          <w:lang w:val="en-US"/>
        </w:rPr>
        <w:t>at</w:t>
      </w:r>
      <w:r w:rsidR="002B7BDF">
        <w:rPr>
          <w:rFonts w:cstheme="minorHAnsi"/>
          <w:i/>
          <w:iCs/>
          <w:sz w:val="22"/>
          <w:szCs w:val="22"/>
          <w:lang w:val="en-US"/>
        </w:rPr>
        <w:t>-</w:t>
      </w:r>
      <w:r>
        <w:rPr>
          <w:rFonts w:cstheme="minorHAnsi"/>
          <w:i/>
          <w:iCs/>
          <w:sz w:val="22"/>
          <w:szCs w:val="22"/>
          <w:lang w:val="en-US"/>
        </w:rPr>
        <w:t>weight by species for different scenarios of temperature scaling</w:t>
      </w:r>
      <w:r w:rsidR="006F505C">
        <w:rPr>
          <w:rFonts w:cstheme="minorHAnsi"/>
          <w:i/>
          <w:iCs/>
          <w:sz w:val="22"/>
          <w:szCs w:val="22"/>
          <w:lang w:val="en-US"/>
        </w:rPr>
        <w:t xml:space="preserve"> (indicated by colors)</w:t>
      </w:r>
      <w:r w:rsidRPr="00D87A60">
        <w:rPr>
          <w:rFonts w:cstheme="minorHAnsi"/>
          <w:i/>
          <w:iCs/>
          <w:sz w:val="22"/>
          <w:szCs w:val="22"/>
          <w:lang w:val="en-US"/>
        </w:rPr>
        <w:t xml:space="preserve"> </w:t>
      </w:r>
      <w:r w:rsidR="00CB7DDA">
        <w:rPr>
          <w:rFonts w:cstheme="minorHAnsi"/>
          <w:i/>
          <w:iCs/>
          <w:sz w:val="22"/>
          <w:szCs w:val="22"/>
          <w:lang w:val="en-US"/>
        </w:rPr>
        <w:t>at</w:t>
      </w:r>
      <w:r w:rsidRPr="00D87A60">
        <w:rPr>
          <w:rFonts w:cstheme="minorHAnsi"/>
          <w:i/>
          <w:iCs/>
          <w:sz w:val="22"/>
          <w:szCs w:val="22"/>
          <w:lang w:val="en-US"/>
        </w:rPr>
        <w:t xml:space="preserve"> 2050</w:t>
      </w:r>
      <w:r w:rsidR="00F34346">
        <w:rPr>
          <w:rFonts w:cstheme="minorHAnsi"/>
          <w:i/>
          <w:iCs/>
          <w:sz w:val="22"/>
          <w:szCs w:val="22"/>
          <w:lang w:val="en-US"/>
        </w:rPr>
        <w:t xml:space="preserve"> </w:t>
      </w:r>
      <w:r w:rsidRPr="00D87A60">
        <w:rPr>
          <w:rFonts w:cstheme="minorHAnsi"/>
          <w:i/>
          <w:iCs/>
          <w:sz w:val="22"/>
          <w:szCs w:val="22"/>
          <w:lang w:val="en-US"/>
        </w:rPr>
        <w:t xml:space="preserve">assuming fishing mortality held at </w:t>
      </w:r>
      <w:r>
        <w:rPr>
          <w:rFonts w:cstheme="minorHAnsi"/>
          <w:i/>
          <w:iCs/>
          <w:sz w:val="22"/>
          <w:szCs w:val="22"/>
          <w:lang w:val="en-US"/>
        </w:rPr>
        <w:t>average</w:t>
      </w:r>
      <w:r w:rsidRPr="00D87A60">
        <w:rPr>
          <w:rFonts w:cstheme="minorHAnsi"/>
          <w:i/>
          <w:iCs/>
          <w:sz w:val="22"/>
          <w:szCs w:val="22"/>
          <w:lang w:val="en-US"/>
        </w:rPr>
        <w:t xml:space="preserve"> FMSY levels (Figure 1A) from different stock assessment estimates and this model</w:t>
      </w:r>
      <w:r w:rsidR="00C17D12">
        <w:rPr>
          <w:rFonts w:cstheme="minorHAnsi"/>
          <w:i/>
          <w:iCs/>
          <w:sz w:val="22"/>
          <w:szCs w:val="22"/>
          <w:lang w:val="en-US"/>
        </w:rPr>
        <w:t xml:space="preserve">. </w:t>
      </w:r>
      <w:r w:rsidR="00791BA0">
        <w:rPr>
          <w:rFonts w:cstheme="minorHAnsi"/>
          <w:i/>
          <w:iCs/>
          <w:sz w:val="22"/>
          <w:szCs w:val="22"/>
          <w:lang w:val="en-US"/>
        </w:rPr>
        <w:t>Right column</w:t>
      </w:r>
      <w:r w:rsidR="00363334">
        <w:rPr>
          <w:rFonts w:cstheme="minorHAnsi"/>
          <w:i/>
          <w:iCs/>
          <w:sz w:val="22"/>
          <w:szCs w:val="22"/>
          <w:lang w:val="en-US"/>
        </w:rPr>
        <w:t>:</w:t>
      </w:r>
      <w:r w:rsidR="00774236">
        <w:rPr>
          <w:rFonts w:cstheme="minorHAnsi"/>
          <w:i/>
          <w:iCs/>
          <w:sz w:val="22"/>
          <w:szCs w:val="22"/>
          <w:lang w:val="en-US"/>
        </w:rPr>
        <w:t xml:space="preserve"> </w:t>
      </w:r>
      <w:r w:rsidR="00363334">
        <w:rPr>
          <w:rFonts w:cstheme="minorHAnsi"/>
          <w:i/>
          <w:iCs/>
          <w:sz w:val="22"/>
          <w:szCs w:val="22"/>
          <w:lang w:val="en-US"/>
        </w:rPr>
        <w:t>a</w:t>
      </w:r>
      <w:r w:rsidR="001A5DBE">
        <w:rPr>
          <w:rFonts w:cstheme="minorHAnsi"/>
          <w:i/>
          <w:iCs/>
          <w:sz w:val="22"/>
          <w:szCs w:val="22"/>
          <w:lang w:val="en-US"/>
        </w:rPr>
        <w:t>bundance-at-weight</w:t>
      </w:r>
      <w:r w:rsidR="004331A6">
        <w:rPr>
          <w:rFonts w:cstheme="minorHAnsi"/>
          <w:i/>
          <w:iCs/>
          <w:sz w:val="22"/>
          <w:szCs w:val="22"/>
          <w:lang w:val="en-US"/>
        </w:rPr>
        <w:t xml:space="preserve"> relative to </w:t>
      </w:r>
      <w:r w:rsidR="00603CBB">
        <w:rPr>
          <w:rFonts w:cstheme="minorHAnsi"/>
          <w:i/>
          <w:iCs/>
          <w:sz w:val="22"/>
          <w:szCs w:val="22"/>
          <w:lang w:val="en-US"/>
        </w:rPr>
        <w:t xml:space="preserve">projections with no temperature </w:t>
      </w:r>
      <w:r w:rsidR="002873EA">
        <w:rPr>
          <w:rFonts w:cstheme="minorHAnsi"/>
          <w:i/>
          <w:iCs/>
          <w:sz w:val="22"/>
          <w:szCs w:val="22"/>
          <w:lang w:val="en-US"/>
        </w:rPr>
        <w:t>increase past the calibration period.</w:t>
      </w:r>
    </w:p>
    <w:p w14:paraId="7D83FF9E" w14:textId="078C10A9" w:rsidR="00EC160F" w:rsidRDefault="00EC160F" w:rsidP="00AB0EDF">
      <w:pPr>
        <w:spacing w:line="480" w:lineRule="auto"/>
        <w:jc w:val="both"/>
        <w:rPr>
          <w:rFonts w:ascii="Times New Roman" w:hAnsi="Times New Roman" w:cs="Times New Roman"/>
          <w:i/>
          <w:iCs/>
          <w:sz w:val="22"/>
          <w:szCs w:val="22"/>
          <w:lang w:val="en-US"/>
        </w:rPr>
      </w:pPr>
      <w:bookmarkStart w:id="27" w:name="_GoBack"/>
      <w:bookmarkEnd w:id="27"/>
    </w:p>
    <w:p w14:paraId="2367EACE" w14:textId="54B2D4E4" w:rsidR="00EC160F" w:rsidRDefault="00EC160F" w:rsidP="00AB0EDF">
      <w:pPr>
        <w:spacing w:line="480" w:lineRule="auto"/>
        <w:jc w:val="both"/>
        <w:rPr>
          <w:rFonts w:ascii="Times New Roman" w:hAnsi="Times New Roman" w:cs="Times New Roman"/>
          <w:i/>
          <w:iCs/>
          <w:sz w:val="22"/>
          <w:szCs w:val="22"/>
          <w:lang w:val="en-US"/>
        </w:rPr>
      </w:pPr>
    </w:p>
    <w:p w14:paraId="6B9E1E18" w14:textId="46C4D249" w:rsidR="00EC160F" w:rsidRDefault="00EC160F" w:rsidP="00AB0EDF">
      <w:pPr>
        <w:spacing w:line="480" w:lineRule="auto"/>
        <w:jc w:val="both"/>
        <w:rPr>
          <w:rFonts w:ascii="Times New Roman" w:hAnsi="Times New Roman" w:cs="Times New Roman"/>
          <w:i/>
          <w:iCs/>
          <w:sz w:val="22"/>
          <w:szCs w:val="22"/>
          <w:lang w:val="en-US"/>
        </w:rPr>
      </w:pPr>
    </w:p>
    <w:p w14:paraId="07C41EA1" w14:textId="0341EC55" w:rsidR="00EC160F" w:rsidRDefault="00EC160F" w:rsidP="00AB0EDF">
      <w:pPr>
        <w:spacing w:line="480" w:lineRule="auto"/>
        <w:jc w:val="both"/>
        <w:rPr>
          <w:rFonts w:ascii="Times New Roman" w:hAnsi="Times New Roman" w:cs="Times New Roman"/>
          <w:i/>
          <w:iCs/>
          <w:sz w:val="22"/>
          <w:szCs w:val="22"/>
          <w:lang w:val="en-US"/>
        </w:rPr>
      </w:pPr>
    </w:p>
    <w:p w14:paraId="331841D5" w14:textId="1FEB809D" w:rsidR="005C57BC" w:rsidRDefault="005C57BC" w:rsidP="005C57BC">
      <w:pPr>
        <w:spacing w:line="480" w:lineRule="auto"/>
        <w:jc w:val="both"/>
        <w:rPr>
          <w:rFonts w:eastAsiaTheme="minorEastAsia"/>
          <w:sz w:val="22"/>
          <w:szCs w:val="22"/>
          <w:lang w:val="en-US"/>
        </w:rPr>
      </w:pPr>
    </w:p>
    <w:p w14:paraId="29233550" w14:textId="6A05029C" w:rsidR="00546836" w:rsidRDefault="00F534F2" w:rsidP="00546836">
      <w:pPr>
        <w:tabs>
          <w:tab w:val="left" w:pos="7621"/>
        </w:tabs>
        <w:spacing w:line="480" w:lineRule="auto"/>
        <w:contextualSpacing/>
        <w:jc w:val="center"/>
        <w:rPr>
          <w:sz w:val="28"/>
          <w:lang w:val="en-US"/>
        </w:rPr>
      </w:pPr>
      <w:r>
        <w:rPr>
          <w:noProof/>
          <w:sz w:val="28"/>
          <w:lang w:val="en-US"/>
        </w:rPr>
        <w:lastRenderedPageBreak/>
        <w:drawing>
          <wp:inline distT="0" distB="0" distL="0" distR="0" wp14:anchorId="5D41FD33" wp14:editId="5A0AB1AE">
            <wp:extent cx="5731510" cy="573151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red_yie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6C0F4E9" w14:textId="2C141A12" w:rsidR="00546836" w:rsidRDefault="00546836" w:rsidP="00546836">
      <w:pPr>
        <w:pStyle w:val="Caption"/>
        <w:spacing w:line="480" w:lineRule="auto"/>
        <w:contextualSpacing/>
        <w:jc w:val="both"/>
        <w:rPr>
          <w:sz w:val="22"/>
          <w:szCs w:val="22"/>
          <w:lang w:val="en-US"/>
        </w:rPr>
      </w:pPr>
      <w:commentRangeStart w:id="28"/>
      <w:r w:rsidRPr="00946433">
        <w:rPr>
          <w:sz w:val="22"/>
          <w:szCs w:val="22"/>
          <w:lang w:val="en-US"/>
        </w:rPr>
        <w:t xml:space="preserve">Figure </w:t>
      </w:r>
      <w:r w:rsidR="007761CF">
        <w:rPr>
          <w:sz w:val="22"/>
          <w:szCs w:val="22"/>
          <w:lang w:val="en-US"/>
        </w:rPr>
        <w:t>5</w:t>
      </w:r>
      <w:r w:rsidRPr="00946433">
        <w:rPr>
          <w:sz w:val="22"/>
          <w:szCs w:val="22"/>
        </w:rPr>
        <w:t>.</w:t>
      </w:r>
      <w:r w:rsidRPr="00946433">
        <w:rPr>
          <w:sz w:val="22"/>
          <w:szCs w:val="22"/>
          <w:lang w:val="en-US"/>
        </w:rPr>
        <w:t xml:space="preserve"> </w:t>
      </w:r>
      <w:r>
        <w:rPr>
          <w:sz w:val="22"/>
          <w:szCs w:val="22"/>
          <w:lang w:val="en-US"/>
        </w:rPr>
        <w:t>Example of projected yield in the time-varying effort and temperature model projection assuming 3 different scenarios (no temperature increase after 1997, without resource temperature-dependence but with effects on individual physiology and with resource temperature dependence and physiological scaling.</w:t>
      </w:r>
      <w:commentRangeEnd w:id="28"/>
      <w:r>
        <w:rPr>
          <w:rStyle w:val="CommentReference"/>
          <w:i w:val="0"/>
          <w:iCs w:val="0"/>
          <w:color w:val="auto"/>
        </w:rPr>
        <w:commentReference w:id="28"/>
      </w:r>
    </w:p>
    <w:p w14:paraId="797071E7" w14:textId="645D667D" w:rsidR="00FC4855" w:rsidRDefault="00FC4855" w:rsidP="00182BA9">
      <w:pPr>
        <w:spacing w:line="480" w:lineRule="auto"/>
        <w:jc w:val="both"/>
        <w:rPr>
          <w:rFonts w:cstheme="minorHAnsi"/>
          <w:color w:val="FF0000"/>
          <w:sz w:val="22"/>
          <w:szCs w:val="22"/>
          <w:lang w:val="en-US"/>
        </w:rPr>
      </w:pPr>
    </w:p>
    <w:p w14:paraId="6E31A498" w14:textId="22664CB6" w:rsidR="0020720B" w:rsidRPr="00ED493C" w:rsidRDefault="0020720B" w:rsidP="00182BA9">
      <w:pPr>
        <w:spacing w:line="480" w:lineRule="auto"/>
        <w:jc w:val="both"/>
        <w:rPr>
          <w:rFonts w:cstheme="minorHAnsi"/>
          <w:color w:val="FF0000"/>
          <w:sz w:val="22"/>
          <w:szCs w:val="22"/>
          <w:lang w:val="en-US"/>
        </w:rPr>
      </w:pPr>
      <w:r>
        <w:rPr>
          <w:rFonts w:cstheme="minorHAnsi"/>
          <w:color w:val="FF0000"/>
          <w:sz w:val="22"/>
          <w:szCs w:val="22"/>
          <w:lang w:val="en-US"/>
        </w:rPr>
        <w:t>Effect of physio is interesting. Without it you would expect declines in yield…</w:t>
      </w:r>
      <w:r w:rsidR="00B00746">
        <w:rPr>
          <w:rFonts w:cstheme="minorHAnsi"/>
          <w:color w:val="FF0000"/>
          <w:sz w:val="22"/>
          <w:szCs w:val="22"/>
          <w:lang w:val="en-US"/>
        </w:rPr>
        <w:t xml:space="preserve"> (but here I really need the</w:t>
      </w:r>
      <w:r w:rsidR="00055464">
        <w:rPr>
          <w:rFonts w:cstheme="minorHAnsi"/>
          <w:color w:val="FF0000"/>
          <w:sz w:val="22"/>
          <w:szCs w:val="22"/>
          <w:lang w:val="en-US"/>
        </w:rPr>
        <w:t xml:space="preserve"> no physio effect, and then both resource scenarios…)</w:t>
      </w:r>
    </w:p>
    <w:p w14:paraId="27F2E221" w14:textId="012362B6" w:rsidR="00EC53E3" w:rsidRPr="00D87A60" w:rsidRDefault="00D521B0" w:rsidP="00426B8E">
      <w:pPr>
        <w:spacing w:line="480" w:lineRule="auto"/>
        <w:jc w:val="center"/>
        <w:rPr>
          <w:rFonts w:ascii="Times" w:hAnsi="Times" w:cs="Times New Roman"/>
          <w:i/>
          <w:iCs/>
          <w:sz w:val="22"/>
          <w:szCs w:val="22"/>
          <w:lang w:val="en-US"/>
        </w:rPr>
      </w:pPr>
      <w:r>
        <w:rPr>
          <w:rFonts w:ascii="Times" w:hAnsi="Times" w:cs="Times New Roman"/>
          <w:i/>
          <w:iCs/>
          <w:noProof/>
          <w:sz w:val="22"/>
          <w:szCs w:val="22"/>
          <w:lang w:val="en-US"/>
        </w:rPr>
        <w:lastRenderedPageBreak/>
        <w:drawing>
          <wp:inline distT="0" distB="0" distL="0" distR="0" wp14:anchorId="458E8BCD" wp14:editId="78D4F8F5">
            <wp:extent cx="5731207" cy="2218267"/>
            <wp:effectExtent l="0" t="0" r="0" b="444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SY_warm_cold.png"/>
                    <pic:cNvPicPr/>
                  </pic:nvPicPr>
                  <pic:blipFill rotWithShape="1">
                    <a:blip r:embed="rId22" cstate="print">
                      <a:extLst>
                        <a:ext uri="{28A0092B-C50C-407E-A947-70E740481C1C}">
                          <a14:useLocalDpi xmlns:a14="http://schemas.microsoft.com/office/drawing/2010/main" val="0"/>
                        </a:ext>
                      </a:extLst>
                    </a:blip>
                    <a:srcRect t="29988" b="31308"/>
                    <a:stretch/>
                  </pic:blipFill>
                  <pic:spPr bwMode="auto">
                    <a:xfrm>
                      <a:off x="0" y="0"/>
                      <a:ext cx="5731510" cy="2218384"/>
                    </a:xfrm>
                    <a:prstGeom prst="rect">
                      <a:avLst/>
                    </a:prstGeom>
                    <a:ln>
                      <a:noFill/>
                    </a:ln>
                    <a:extLst>
                      <a:ext uri="{53640926-AAD7-44D8-BBD7-CCE9431645EC}">
                        <a14:shadowObscured xmlns:a14="http://schemas.microsoft.com/office/drawing/2010/main"/>
                      </a:ext>
                    </a:extLst>
                  </pic:spPr>
                </pic:pic>
              </a:graphicData>
            </a:graphic>
          </wp:inline>
        </w:drawing>
      </w:r>
    </w:p>
    <w:p w14:paraId="38320DCA" w14:textId="1BDAE7D2" w:rsidR="00EC53E3" w:rsidRDefault="00EC53E3" w:rsidP="00EC53E3">
      <w:pPr>
        <w:spacing w:line="480" w:lineRule="auto"/>
        <w:jc w:val="both"/>
        <w:rPr>
          <w:rFonts w:ascii="Times" w:eastAsiaTheme="minorEastAsia" w:hAnsi="Times" w:cstheme="minorHAnsi"/>
          <w:i/>
          <w:iCs/>
          <w:sz w:val="22"/>
          <w:szCs w:val="22"/>
          <w:lang w:val="en-US"/>
        </w:rPr>
      </w:pPr>
      <w:commentRangeStart w:id="29"/>
      <w:r w:rsidRPr="00D87A60">
        <w:rPr>
          <w:rFonts w:ascii="Times" w:hAnsi="Times" w:cstheme="minorHAnsi"/>
          <w:i/>
          <w:iCs/>
          <w:sz w:val="22"/>
          <w:szCs w:val="22"/>
          <w:lang w:val="en-US"/>
        </w:rPr>
        <w:t xml:space="preserve">Figure </w:t>
      </w:r>
      <w:commentRangeEnd w:id="29"/>
      <w:r w:rsidR="00BE2308">
        <w:rPr>
          <w:rFonts w:ascii="Times" w:hAnsi="Times" w:cstheme="minorHAnsi"/>
          <w:i/>
          <w:iCs/>
          <w:sz w:val="22"/>
          <w:szCs w:val="22"/>
          <w:lang w:val="en-US"/>
        </w:rPr>
        <w:t>6</w:t>
      </w:r>
      <w:r w:rsidRPr="00D87A60">
        <w:rPr>
          <w:rStyle w:val="CommentReference"/>
          <w:rFonts w:ascii="Times" w:hAnsi="Times"/>
          <w:sz w:val="22"/>
          <w:szCs w:val="22"/>
        </w:rPr>
        <w:commentReference w:id="29"/>
      </w:r>
      <w:r w:rsidRPr="00D87A60">
        <w:rPr>
          <w:rFonts w:ascii="Times" w:hAnsi="Times" w:cstheme="minorHAnsi"/>
          <w:i/>
          <w:iCs/>
          <w:sz w:val="22"/>
          <w:szCs w:val="22"/>
          <w:lang w:val="en-US"/>
        </w:rPr>
        <w:t>. Spawning stock biomass (SSB) and fishery yield (assuming knife edge selectivity at maturation size) under constant temperatures</w:t>
      </w:r>
      <w:r w:rsidR="002B3C56">
        <w:rPr>
          <w:rFonts w:ascii="Times" w:hAnsi="Times" w:cstheme="minorHAnsi"/>
          <w:i/>
          <w:iCs/>
          <w:sz w:val="22"/>
          <w:szCs w:val="22"/>
          <w:lang w:val="en-US"/>
        </w:rPr>
        <w:t xml:space="preserve"> (as in not time-varying)</w:t>
      </w:r>
      <w:r w:rsidRPr="00D87A60">
        <w:rPr>
          <w:rFonts w:ascii="Times" w:hAnsi="Times" w:cstheme="minorHAnsi"/>
          <w:i/>
          <w:iCs/>
          <w:sz w:val="22"/>
          <w:szCs w:val="22"/>
          <w:lang w:val="en-US"/>
        </w:rPr>
        <w:t xml:space="preserve">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hAnsi="Time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eastAsiaTheme="minorEastAsia" w:hAnsi="Times" w:cstheme="minorHAnsi"/>
          <w:i/>
          <w:iCs/>
          <w:sz w:val="22"/>
          <w:szCs w:val="22"/>
          <w:lang w:val="en-US"/>
        </w:rPr>
        <w:t>+</w:t>
      </w:r>
      <w:r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Pr="00D87A60">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this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lastRenderedPageBreak/>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762EC7E8" w14:textId="77777777" w:rsidR="00EF0B8A" w:rsidRDefault="008A41E5" w:rsidP="00EF0B8A">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 xml:space="preserve">Compare </w:t>
      </w:r>
      <w:r w:rsidR="00AB6837">
        <w:rPr>
          <w:rFonts w:cstheme="minorHAnsi"/>
          <w:bCs/>
          <w:sz w:val="22"/>
          <w:szCs w:val="22"/>
          <w:lang w:val="en-US"/>
        </w:rPr>
        <w:t xml:space="preserve">predictions that match and don’t match </w:t>
      </w:r>
      <w:r>
        <w:rPr>
          <w:rFonts w:cstheme="minorHAnsi"/>
          <w:bCs/>
          <w:sz w:val="22"/>
          <w:szCs w:val="22"/>
          <w:lang w:val="en-US"/>
        </w:rPr>
        <w:t>to Wood</w:t>
      </w:r>
      <w:r w:rsidR="00A62BE6">
        <w:rPr>
          <w:rFonts w:cstheme="minorHAnsi"/>
          <w:bCs/>
          <w:sz w:val="22"/>
          <w:szCs w:val="22"/>
          <w:lang w:val="en-US"/>
        </w:rPr>
        <w:t>worth</w:t>
      </w:r>
      <w:r>
        <w:rPr>
          <w:rFonts w:cstheme="minorHAnsi"/>
          <w:bCs/>
          <w:sz w:val="22"/>
          <w:szCs w:val="22"/>
          <w:lang w:val="en-US"/>
        </w:rPr>
        <w:t>-Jefcoats</w:t>
      </w:r>
      <w:r w:rsidR="00A11E17">
        <w:rPr>
          <w:rFonts w:cstheme="minorHAnsi"/>
          <w:bCs/>
          <w:sz w:val="22"/>
          <w:szCs w:val="22"/>
          <w:lang w:val="en-US"/>
        </w:rPr>
        <w:t xml:space="preserve"> </w:t>
      </w:r>
      <w:r w:rsidR="00813D50">
        <w:rPr>
          <w:rFonts w:cstheme="minorHAnsi"/>
          <w:bCs/>
          <w:sz w:val="22"/>
          <w:szCs w:val="22"/>
          <w:lang w:val="en-US"/>
        </w:rPr>
        <w:t>and Olivier</w:t>
      </w:r>
    </w:p>
    <w:p w14:paraId="2A2B3FF3" w14:textId="4609C2B1" w:rsidR="00E90515" w:rsidRDefault="00FA58AB" w:rsidP="00EF0B8A">
      <w:pPr>
        <w:pStyle w:val="ListParagraph"/>
        <w:numPr>
          <w:ilvl w:val="1"/>
          <w:numId w:val="23"/>
        </w:numPr>
        <w:spacing w:line="480" w:lineRule="auto"/>
        <w:jc w:val="both"/>
        <w:rPr>
          <w:rFonts w:cstheme="minorHAnsi"/>
          <w:bCs/>
          <w:sz w:val="22"/>
          <w:szCs w:val="22"/>
          <w:lang w:val="en-US"/>
        </w:rPr>
      </w:pPr>
      <w:r w:rsidRPr="00EF0B8A">
        <w:rPr>
          <w:rFonts w:cstheme="minorHAnsi"/>
          <w:bCs/>
          <w:sz w:val="22"/>
          <w:szCs w:val="22"/>
          <w:lang w:val="en-US"/>
        </w:rPr>
        <w:t>(</w:t>
      </w:r>
      <w:r w:rsidR="00D86C61" w:rsidRPr="00EF0B8A">
        <w:rPr>
          <w:rFonts w:cstheme="minorHAnsi"/>
          <w:bCs/>
          <w:sz w:val="22"/>
          <w:szCs w:val="22"/>
          <w:lang w:val="en-US"/>
        </w:rPr>
        <w:t>also discuss different ways of adding background spectra changes: “</w:t>
      </w:r>
      <w:r w:rsidRPr="00EF0B8A">
        <w:rPr>
          <w:rFonts w:cstheme="minorHAnsi"/>
          <w:bCs/>
          <w:sz w:val="22"/>
          <w:szCs w:val="22"/>
          <w:lang w:val="en-US"/>
        </w:rPr>
        <w:t>Changes in abundance and size-structure of background resources can directly inferred from e.g. climate and earth systems models (Woodworth-Jefcoats et al. 2019). However, the simple metabolic approach provides a baseline model for temperature-dependence on population dynamics and allows for an easier interpretation of the relative effects of direct physiological effects (“top down”) vs changes in background productivity (“bottom up”)</w:t>
      </w:r>
      <w:r w:rsidR="00D86C61" w:rsidRPr="00EF0B8A">
        <w:rPr>
          <w:rFonts w:cstheme="minorHAnsi"/>
          <w:bCs/>
          <w:sz w:val="22"/>
          <w:szCs w:val="22"/>
          <w:lang w:val="en-US"/>
        </w:rPr>
        <w:t>”</w:t>
      </w:r>
      <w:r w:rsidRPr="00EF0B8A">
        <w:rPr>
          <w:rFonts w:cstheme="minorHAnsi"/>
          <w:bCs/>
          <w:sz w:val="22"/>
          <w:szCs w:val="22"/>
          <w:lang w:val="en-US"/>
        </w:rPr>
        <w:t>)</w:t>
      </w:r>
    </w:p>
    <w:p w14:paraId="0651843D" w14:textId="4FEB515A" w:rsidR="00300750" w:rsidRPr="006B1D70" w:rsidRDefault="00300750" w:rsidP="00300750">
      <w:pPr>
        <w:pStyle w:val="ListParagraph"/>
        <w:numPr>
          <w:ilvl w:val="1"/>
          <w:numId w:val="23"/>
        </w:numPr>
        <w:spacing w:line="480" w:lineRule="auto"/>
        <w:jc w:val="both"/>
        <w:rPr>
          <w:rFonts w:ascii="Times" w:eastAsiaTheme="minorEastAsia" w:hAnsi="Times"/>
          <w:sz w:val="22"/>
          <w:szCs w:val="22"/>
          <w:lang w:val="en-US"/>
        </w:rPr>
      </w:pPr>
      <w:r w:rsidRPr="006B1D70">
        <w:rPr>
          <w:rFonts w:ascii="Times" w:eastAsiaTheme="minorEastAsia" w:hAnsi="Times"/>
          <w:sz w:val="22"/>
          <w:szCs w:val="22"/>
          <w:lang w:val="en-US"/>
        </w:rPr>
        <w:t>There are indications that also the slope of the size-spectrum (</w:t>
      </w:r>
      <m:oMath>
        <m:r>
          <w:rPr>
            <w:rFonts w:ascii="Cambria Math" w:hAnsi="Cambria Math"/>
            <w:sz w:val="22"/>
            <w:szCs w:val="22"/>
            <w:lang w:val="en-US"/>
          </w:rPr>
          <m:t>λ</m:t>
        </m:r>
      </m:oMath>
      <w:r w:rsidRPr="006B1D70">
        <w:rPr>
          <w:rFonts w:ascii="Times" w:eastAsiaTheme="minorEastAsia" w:hAnsi="Times"/>
          <w:sz w:val="22"/>
          <w:szCs w:val="22"/>
          <w:lang w:val="en-US"/>
        </w:rPr>
        <w:t xml:space="preserve"> in the term for carrying capacity), declines with temperature </w:t>
      </w:r>
      <w:r w:rsidRPr="006B1D70">
        <w:rPr>
          <w:rFonts w:ascii="Times" w:eastAsiaTheme="minorEastAsia" w:hAnsi="Times"/>
          <w:sz w:val="22"/>
          <w:szCs w:val="22"/>
          <w:lang w:val="en-US"/>
        </w:rPr>
        <w:fldChar w:fldCharType="begin"/>
      </w:r>
      <w:r w:rsidRPr="006B1D70">
        <w:rPr>
          <w:rFonts w:ascii="Times" w:eastAsiaTheme="minorEastAsia" w:hAnsi="Times"/>
          <w:sz w:val="22"/>
          <w:szCs w:val="22"/>
          <w:lang w:val="en-US"/>
        </w:rPr>
        <w:instrText xml:space="preserve"> ADDIN ZOTERO_ITEM CSL_CITATION {"citationID":"99QTGAGe","properties":{"formattedCitation":"(Yvon\\uc0\\u8208{}Durocher {\\i{}et al.} 2011)","plainCitation":"(Yvon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 xml:space="preserve">Durocher","given":"Gabriel"},{"family":"Montoya","given":"José M."},{"family":"Trimmer","given":"Mark"},{"family":"Woodward","given":"Guy"}],"issued":{"date-parts":[["2011"]]}}}],"schema":"https://github.com/citation-style-language/schema/raw/master/csl-citation.json"}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(Yvon</w:t>
      </w:r>
      <w:r w:rsidRPr="006B1D70">
        <w:rPr>
          <w:rFonts w:ascii="Cambria Math" w:hAnsi="Cambria Math" w:cs="Cambria Math"/>
          <w:sz w:val="22"/>
          <w:szCs w:val="22"/>
        </w:rPr>
        <w:t>‐</w:t>
      </w:r>
      <w:r w:rsidRPr="006B1D70">
        <w:rPr>
          <w:rFonts w:ascii="Times" w:hAnsi="Times" w:cs="Times New Roman"/>
          <w:sz w:val="22"/>
          <w:szCs w:val="22"/>
        </w:rPr>
        <w:t xml:space="preserve">Durocher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 xml:space="preserve">, however on a global scale this effect is less clear statistically </w:t>
      </w:r>
      <w:r w:rsidRPr="006B1D70">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 xml:space="preserve">(Barnes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w:t>
      </w:r>
    </w:p>
    <w:p w14:paraId="7F7EE839" w14:textId="77777777" w:rsidR="00300750" w:rsidRPr="00EF0B8A" w:rsidRDefault="00300750" w:rsidP="00300750">
      <w:pPr>
        <w:pStyle w:val="ListParagraph"/>
        <w:spacing w:line="480" w:lineRule="auto"/>
        <w:ind w:left="1440"/>
        <w:jc w:val="both"/>
        <w:rPr>
          <w:rFonts w:cstheme="minorHAnsi"/>
          <w:bCs/>
          <w:sz w:val="22"/>
          <w:szCs w:val="22"/>
          <w:lang w:val="en-US"/>
        </w:rPr>
      </w:pPr>
    </w:p>
    <w:p w14:paraId="04D40AFE" w14:textId="15D24F3A"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Talk about growth and uncertainty in scaling parameters</w:t>
      </w:r>
    </w:p>
    <w:p w14:paraId="4036191F" w14:textId="2884B77B"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Need to talk about the state of the Baltic and how that limits our relatively simple model to predict the things that are happening there (range shifts of the pelagic, spatial contraction of cod, earlier maturation and poor growth of cod)</w:t>
      </w:r>
    </w:p>
    <w:p w14:paraId="067FA88D" w14:textId="06C4B1A0" w:rsidR="00AF585F" w:rsidRPr="00AF585F" w:rsidRDefault="00AF585F" w:rsidP="00254800">
      <w:pPr>
        <w:pStyle w:val="ListParagraph"/>
        <w:numPr>
          <w:ilvl w:val="0"/>
          <w:numId w:val="23"/>
        </w:numPr>
        <w:spacing w:line="480" w:lineRule="auto"/>
        <w:jc w:val="both"/>
        <w:rPr>
          <w:rFonts w:cstheme="minorHAnsi"/>
          <w:bCs/>
          <w:sz w:val="22"/>
          <w:szCs w:val="22"/>
          <w:lang w:val="en-US"/>
        </w:rPr>
      </w:pPr>
      <w:r w:rsidRPr="00AF585F">
        <w:rPr>
          <w:rFonts w:cstheme="minorHAnsi"/>
          <w:bCs/>
          <w:sz w:val="22"/>
          <w:szCs w:val="22"/>
          <w:lang w:val="en-US"/>
        </w:rPr>
        <w:t xml:space="preserve">Our approach categorized one source of uncertainty as environmental variability, but the size-spectrum model does not explicitly include environmental variables such as temperature, </w:t>
      </w:r>
      <w:r w:rsidRPr="00AF585F">
        <w:rPr>
          <w:rFonts w:cstheme="minorHAnsi"/>
          <w:bCs/>
          <w:sz w:val="22"/>
          <w:szCs w:val="22"/>
          <w:lang w:val="en-US"/>
        </w:rPr>
        <w:lastRenderedPageBreak/>
        <w:t>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Charnov and Gillooly, 2004; Po¨rtner</w:t>
      </w:r>
      <w:r>
        <w:rPr>
          <w:rFonts w:cstheme="minorHAnsi"/>
          <w:bCs/>
          <w:sz w:val="22"/>
          <w:szCs w:val="22"/>
          <w:lang w:val="en-US"/>
        </w:rPr>
        <w:t xml:space="preserve"> </w:t>
      </w:r>
      <w:r w:rsidRPr="00AF585F">
        <w:rPr>
          <w:rFonts w:cstheme="minorHAnsi"/>
          <w:bCs/>
          <w:sz w:val="22"/>
          <w:szCs w:val="22"/>
          <w:lang w:val="en-US"/>
        </w:rPr>
        <w:t>and Knust, 2007).</w:t>
      </w:r>
      <w:r w:rsidR="00050496">
        <w:rPr>
          <w:rFonts w:cstheme="minorHAnsi"/>
          <w:bCs/>
          <w:sz w:val="22"/>
          <w:szCs w:val="22"/>
          <w:lang w:val="en-US"/>
        </w:rPr>
        <w:t xml:space="preserve"> But see Woodwarth.-Jefcoats and Blanchard 2017</w:t>
      </w: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Reum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w:t>
      </w:r>
      <w:r w:rsidR="003B2C18">
        <w:rPr>
          <w:rFonts w:cstheme="minorHAnsi"/>
          <w:sz w:val="22"/>
          <w:szCs w:val="22"/>
          <w:lang w:val="en-US"/>
        </w:rPr>
        <w:t xml:space="preserve">to implement temperature-dependence in </w:t>
      </w:r>
      <w:r w:rsidR="00154F46" w:rsidRPr="00ED493C">
        <w:rPr>
          <w:rFonts w:cstheme="minorHAnsi"/>
          <w:sz w:val="22"/>
          <w:szCs w:val="22"/>
          <w:lang w:val="en-US"/>
        </w:rPr>
        <w:t xml:space="preserve">mizer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r w:rsidR="00E92C42" w:rsidRPr="00ED493C">
        <w:rPr>
          <w:rFonts w:cstheme="minorHAnsi"/>
          <w:sz w:val="22"/>
          <w:szCs w:val="22"/>
          <w:lang w:val="en-US"/>
        </w:rPr>
        <w:t xml:space="preserve">mizer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0"/>
      <w:r>
        <w:rPr>
          <w:rFonts w:cstheme="minorHAnsi"/>
          <w:b/>
          <w:lang w:val="en-US"/>
        </w:rPr>
        <w:t>Author contributions</w:t>
      </w:r>
      <w:commentRangeEnd w:id="30"/>
      <w:r w:rsidR="00B6138F">
        <w:rPr>
          <w:rStyle w:val="CommentReference"/>
        </w:rPr>
        <w:commentReference w:id="30"/>
      </w:r>
    </w:p>
    <w:p w14:paraId="484D8E3A" w14:textId="78715F02"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mizer</w:t>
      </w:r>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w:t>
      </w:r>
      <w:r w:rsidR="004029FC" w:rsidRPr="00ED493C">
        <w:rPr>
          <w:rFonts w:cstheme="minorHAnsi"/>
          <w:sz w:val="22"/>
          <w:szCs w:val="22"/>
          <w:lang w:val="en-US"/>
        </w:rPr>
        <w:t>by</w:t>
      </w:r>
      <w:r w:rsidR="003E4B85" w:rsidRPr="00ED493C">
        <w:rPr>
          <w:rFonts w:cstheme="minorHAnsi"/>
          <w:sz w:val="22"/>
          <w:szCs w:val="22"/>
          <w:lang w:val="en-US"/>
        </w:rPr>
        <w:t xml:space="preserve"> AA</w:t>
      </w:r>
      <w:r w:rsidR="00EB1745">
        <w:rPr>
          <w:rFonts w:cstheme="minorHAnsi"/>
          <w:sz w:val="22"/>
          <w:szCs w:val="22"/>
          <w:lang w:val="en-US"/>
        </w:rPr>
        <w:t xml:space="preserve"> to include multiple background</w:t>
      </w:r>
      <w:r w:rsidR="00B53ACE">
        <w:rPr>
          <w:rFonts w:cstheme="minorHAnsi"/>
          <w:sz w:val="22"/>
          <w:szCs w:val="22"/>
          <w:lang w:val="en-US"/>
        </w:rPr>
        <w:t xml:space="preserve"> </w:t>
      </w:r>
      <w:r w:rsidR="00EB1745">
        <w:rPr>
          <w:rFonts w:cstheme="minorHAnsi"/>
          <w:sz w:val="22"/>
          <w:szCs w:val="22"/>
          <w:lang w:val="en-US"/>
        </w:rPr>
        <w:t>resources</w:t>
      </w:r>
      <w:r w:rsidR="003E4B85" w:rsidRPr="00ED493C">
        <w:rPr>
          <w:rFonts w:cstheme="minorHAnsi"/>
          <w:sz w:val="22"/>
          <w:szCs w:val="22"/>
          <w:lang w:val="en-US"/>
        </w:rPr>
        <w:t xml:space="preserve">, all authors contributed to </w:t>
      </w:r>
      <w:r w:rsidR="003B2C18">
        <w:rPr>
          <w:rFonts w:cstheme="minorHAnsi"/>
          <w:sz w:val="22"/>
          <w:szCs w:val="22"/>
          <w:lang w:val="en-US"/>
        </w:rPr>
        <w:t xml:space="preserve">developing </w:t>
      </w:r>
      <w:r w:rsidR="00F30F61">
        <w:rPr>
          <w:rFonts w:cstheme="minorHAnsi"/>
          <w:sz w:val="22"/>
          <w:szCs w:val="22"/>
          <w:lang w:val="en-US"/>
        </w:rPr>
        <w:t>the code to include temperature</w:t>
      </w:r>
      <w:r w:rsidR="003E4B85" w:rsidRPr="00ED493C">
        <w:rPr>
          <w:rFonts w:cstheme="minorHAnsi"/>
          <w:sz w:val="22"/>
          <w:szCs w:val="22"/>
          <w:lang w:val="en-US"/>
        </w:rPr>
        <w:t xml:space="preserve">.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0546934B" w14:textId="77777777" w:rsidR="00B40B65" w:rsidRPr="00B40B65" w:rsidRDefault="00C572FC" w:rsidP="00B40B65">
      <w:pPr>
        <w:pStyle w:val="Bibliography"/>
      </w:pPr>
      <w:r>
        <w:rPr>
          <w:rFonts w:cstheme="minorHAnsi"/>
          <w:b/>
          <w:lang w:val="en-US"/>
        </w:rPr>
        <w:fldChar w:fldCharType="begin"/>
      </w:r>
      <w:r w:rsidR="001E6329" w:rsidRPr="00DF79F6">
        <w:rPr>
          <w:rFonts w:cstheme="minorHAnsi"/>
          <w:b/>
          <w:lang w:val="sv-SE"/>
        </w:rPr>
        <w:instrText xml:space="preserve"> ADDIN ZOTERO_BIBL {"uncited":[],"omitted":[],"custom":[]} CSL_BIBLIOGRAPHY </w:instrText>
      </w:r>
      <w:r>
        <w:rPr>
          <w:rFonts w:cstheme="minorHAnsi"/>
          <w:b/>
          <w:lang w:val="en-US"/>
        </w:rPr>
        <w:fldChar w:fldCharType="separate"/>
      </w:r>
      <w:r w:rsidR="00B40B65" w:rsidRPr="00B40B65">
        <w:rPr>
          <w:lang w:val="sv-SE"/>
        </w:rPr>
        <w:t xml:space="preserve">Andersen, K.H. &amp; Beyer, J.E. (2006). </w:t>
      </w:r>
      <w:r w:rsidR="00B40B65" w:rsidRPr="00B40B65">
        <w:t>Asymptotic Size Determines Species Abundance in the Marine Size Spectrum., 8.</w:t>
      </w:r>
    </w:p>
    <w:p w14:paraId="7F8D553F" w14:textId="77777777" w:rsidR="00B40B65" w:rsidRPr="00B40B65" w:rsidRDefault="00B40B65" w:rsidP="00B40B65">
      <w:pPr>
        <w:pStyle w:val="Bibliography"/>
      </w:pPr>
      <w:r w:rsidRPr="00B40B65">
        <w:rPr>
          <w:lang w:val="sv-SE"/>
        </w:rPr>
        <w:t xml:space="preserve">Andersen, K.Haste. &amp; Pedersen, M. (2009). </w:t>
      </w:r>
      <w:r w:rsidRPr="00B40B65">
        <w:t xml:space="preserve">Damped trophic cascades driven by fishing in model marine ecosystems. </w:t>
      </w:r>
      <w:r w:rsidRPr="00B40B65">
        <w:rPr>
          <w:i/>
          <w:iCs/>
        </w:rPr>
        <w:t>Proceedings of the Royal Society of London B: Biological Sciences</w:t>
      </w:r>
      <w:r w:rsidRPr="00B40B65">
        <w:t>, 277, 795–802.</w:t>
      </w:r>
    </w:p>
    <w:p w14:paraId="6C0C4A25" w14:textId="77777777" w:rsidR="00B40B65" w:rsidRPr="00B40B65" w:rsidRDefault="00B40B65" w:rsidP="00B40B65">
      <w:pPr>
        <w:pStyle w:val="Bibliography"/>
      </w:pPr>
      <w:r w:rsidRPr="00B40B65">
        <w:t xml:space="preserve">Atkinson, D. (1994). Temperature and Organism Size—A Biological Law for Ectotherms? In: </w:t>
      </w:r>
      <w:r w:rsidRPr="00B40B65">
        <w:rPr>
          <w:i/>
          <w:iCs/>
        </w:rPr>
        <w:t>Advances in Ecological Research</w:t>
      </w:r>
      <w:r w:rsidRPr="00B40B65">
        <w:t>. Elsevier, pp. 1–58.</w:t>
      </w:r>
    </w:p>
    <w:p w14:paraId="2E855BD0" w14:textId="77777777" w:rsidR="00B40B65" w:rsidRPr="00B40B65" w:rsidRDefault="00B40B65" w:rsidP="00B40B65">
      <w:pPr>
        <w:pStyle w:val="Bibliography"/>
      </w:pPr>
      <w:r w:rsidRPr="00B40B65">
        <w:t xml:space="preserve">Barneche, D.R., Jahn, M. &amp; Seebacher, F. (2019). Warming increases the cost of growth in a model vertebrate. </w:t>
      </w:r>
      <w:r w:rsidRPr="00B40B65">
        <w:rPr>
          <w:i/>
          <w:iCs/>
        </w:rPr>
        <w:t>Functional Ecology</w:t>
      </w:r>
      <w:r w:rsidRPr="00B40B65">
        <w:t>, 33, 1256–1266.</w:t>
      </w:r>
    </w:p>
    <w:p w14:paraId="4D200378" w14:textId="77777777" w:rsidR="00B40B65" w:rsidRPr="00B40B65" w:rsidRDefault="00B40B65" w:rsidP="00B40B65">
      <w:pPr>
        <w:pStyle w:val="Bibliography"/>
      </w:pPr>
      <w:r w:rsidRPr="00B40B65">
        <w:t xml:space="preserve">Barnes, C., Irigoien, X., De Oliveira, J.A.A., Maxwell, D. &amp; Jennings, S. (2011). Predicting marine phytoplankton community size structure from empirical relationships with remotely sensed variables. </w:t>
      </w:r>
      <w:r w:rsidRPr="00B40B65">
        <w:rPr>
          <w:i/>
          <w:iCs/>
        </w:rPr>
        <w:t>J Plankton Res</w:t>
      </w:r>
      <w:r w:rsidRPr="00B40B65">
        <w:t>, 33, 13–24.</w:t>
      </w:r>
    </w:p>
    <w:p w14:paraId="6031E251" w14:textId="77777777" w:rsidR="00B40B65" w:rsidRPr="00B40B65" w:rsidRDefault="00B40B65" w:rsidP="00B40B65">
      <w:pPr>
        <w:pStyle w:val="Bibliography"/>
      </w:pPr>
      <w:r w:rsidRPr="00B40B65">
        <w:lastRenderedPageBreak/>
        <w:t xml:space="preserve">Baudron, A.R., Needle, C.L., Rijnsdorp, A.D. &amp; Marshall, C.T. (2014). Warming temperatures and smaller body sizes: synchronous changes in growth of North Sea fishes. </w:t>
      </w:r>
      <w:r w:rsidRPr="00B40B65">
        <w:rPr>
          <w:i/>
          <w:iCs/>
        </w:rPr>
        <w:t>Global Change Biology</w:t>
      </w:r>
      <w:r w:rsidRPr="00B40B65">
        <w:t>, 20, 1023–1031.</w:t>
      </w:r>
    </w:p>
    <w:p w14:paraId="74C42174" w14:textId="77777777" w:rsidR="00B40B65" w:rsidRPr="00B40B65" w:rsidRDefault="00B40B65" w:rsidP="00B40B65">
      <w:pPr>
        <w:pStyle w:val="Bibliography"/>
      </w:pPr>
      <w:r w:rsidRPr="00B40B65">
        <w:t xml:space="preserve">Belkin, I.M. (2009). Rapid warming of large marine ecosystems. </w:t>
      </w:r>
      <w:r w:rsidRPr="00B40B65">
        <w:rPr>
          <w:i/>
          <w:iCs/>
        </w:rPr>
        <w:t>Progress in Oceanography</w:t>
      </w:r>
      <w:r w:rsidRPr="00B40B65">
        <w:t>, 81, 207–213.</w:t>
      </w:r>
    </w:p>
    <w:p w14:paraId="23444BCA" w14:textId="77777777" w:rsidR="00B40B65" w:rsidRPr="00B40B65" w:rsidRDefault="00B40B65" w:rsidP="00B40B65">
      <w:pPr>
        <w:pStyle w:val="Bibliography"/>
      </w:pPr>
      <w:r w:rsidRPr="00B40B65">
        <w:t xml:space="preserve">Bernhardt, J.R., Sunday, J.M. &amp; O’Connor, M.I. (2018). Metabolic Theory and the Temperature-Size Rule Explain the Temperature Dependence of Population Carrying Capacity. </w:t>
      </w:r>
      <w:r w:rsidRPr="00B40B65">
        <w:rPr>
          <w:i/>
          <w:iCs/>
        </w:rPr>
        <w:t>The American Naturalist</w:t>
      </w:r>
      <w:r w:rsidRPr="00B40B65">
        <w:t>, 192, 687–697.</w:t>
      </w:r>
    </w:p>
    <w:p w14:paraId="0E1C468C" w14:textId="77777777" w:rsidR="00B40B65" w:rsidRPr="00B40B65" w:rsidRDefault="00B40B65" w:rsidP="00B40B65">
      <w:pPr>
        <w:pStyle w:val="Bibliography"/>
      </w:pPr>
      <w:r w:rsidRPr="00B40B65">
        <w:t xml:space="preserve">Blanchard, J.L., Andersen, K.H., Scott, F., Hintzen, N.T., Piet, G. &amp; Jennings, S. (2014). Evaluating targets and trade-offs among fisheries and conservation objectives using a multispecies size spectrum model. </w:t>
      </w:r>
      <w:r w:rsidRPr="00B40B65">
        <w:rPr>
          <w:i/>
          <w:iCs/>
        </w:rPr>
        <w:t>Journal of Applied Ecology</w:t>
      </w:r>
      <w:r w:rsidRPr="00B40B65">
        <w:t>, 51, 612–622.</w:t>
      </w:r>
    </w:p>
    <w:p w14:paraId="6DCB2B3E" w14:textId="77777777" w:rsidR="00B40B65" w:rsidRPr="00B40B65" w:rsidRDefault="00B40B65" w:rsidP="00B40B65">
      <w:pPr>
        <w:pStyle w:val="Bibliography"/>
      </w:pPr>
      <w:r w:rsidRPr="00B40B65">
        <w:t xml:space="preserve">Blanchard, J.L., Heneghan, R.F., Everett, J.D., Trebilco, R. &amp; Richardson, A.J. (2017). From Bacteria to Whales: Using Functional Size Spectra to Model Marine Ecosystems. </w:t>
      </w:r>
      <w:r w:rsidRPr="00B40B65">
        <w:rPr>
          <w:i/>
          <w:iCs/>
        </w:rPr>
        <w:t>Trends in Ecology &amp; Evolution</w:t>
      </w:r>
      <w:r w:rsidRPr="00B40B65">
        <w:t>, 32, 174–186.</w:t>
      </w:r>
    </w:p>
    <w:p w14:paraId="2646E72E" w14:textId="77777777" w:rsidR="00B40B65" w:rsidRPr="00B40B65" w:rsidRDefault="00B40B65" w:rsidP="00B40B65">
      <w:pPr>
        <w:pStyle w:val="Bibliography"/>
      </w:pPr>
      <w:r w:rsidRPr="00B40B65">
        <w:t xml:space="preserve">Blanchard, J.L., Jennings, S., Holmes, R., Harle, J., Merino, G., Allen, J.I., </w:t>
      </w:r>
      <w:r w:rsidRPr="00B40B65">
        <w:rPr>
          <w:i/>
          <w:iCs/>
        </w:rPr>
        <w:t>et al.</w:t>
      </w:r>
      <w:r w:rsidRPr="00B40B65">
        <w:t xml:space="preserve"> (2012). Potential consequences of climate change for primary production and fish production in large marine ecosystems. </w:t>
      </w:r>
      <w:r w:rsidRPr="00B40B65">
        <w:rPr>
          <w:i/>
          <w:iCs/>
        </w:rPr>
        <w:t>Philosophical Transactions of the Royal Society of London, Series B: Biological Sciences</w:t>
      </w:r>
      <w:r w:rsidRPr="00B40B65">
        <w:t>, 367, 2979–2989.</w:t>
      </w:r>
    </w:p>
    <w:p w14:paraId="091F9AB8" w14:textId="77777777" w:rsidR="00B40B65" w:rsidRPr="00B40B65" w:rsidRDefault="00B40B65" w:rsidP="00B40B65">
      <w:pPr>
        <w:pStyle w:val="Bibliography"/>
      </w:pPr>
      <w:r w:rsidRPr="00B40B65">
        <w:t xml:space="preserve">Brett, J.R., Shelbourn, J.E. &amp; Shoop, C.T. (1969). Growth Rate and Body Composition of Fingerling Sockeye Salmon, Oncorhynchus nerka, in relation to Temperature and Ration Size. </w:t>
      </w:r>
      <w:r w:rsidRPr="00B40B65">
        <w:rPr>
          <w:i/>
          <w:iCs/>
        </w:rPr>
        <w:t>J. Fish. Res. Bd. Can.</w:t>
      </w:r>
      <w:r w:rsidRPr="00B40B65">
        <w:t>, 26, 2363–2394.</w:t>
      </w:r>
    </w:p>
    <w:p w14:paraId="1C7F3181" w14:textId="77777777" w:rsidR="00B40B65" w:rsidRPr="00B40B65" w:rsidRDefault="00B40B65" w:rsidP="00B40B65">
      <w:pPr>
        <w:pStyle w:val="Bibliography"/>
      </w:pPr>
      <w:r w:rsidRPr="00B40B65">
        <w:t xml:space="preserve">Brose, U. (2010). Body-mass constraints on foraging behaviour determine population and food-web dynamics. </w:t>
      </w:r>
      <w:r w:rsidRPr="00B40B65">
        <w:rPr>
          <w:i/>
          <w:iCs/>
        </w:rPr>
        <w:t>Functional Ecology</w:t>
      </w:r>
      <w:r w:rsidRPr="00B40B65">
        <w:t>, 24, 28–34.</w:t>
      </w:r>
    </w:p>
    <w:p w14:paraId="569ADF3A" w14:textId="77777777" w:rsidR="00B40B65" w:rsidRPr="00B40B65" w:rsidRDefault="00B40B65" w:rsidP="00B40B65">
      <w:pPr>
        <w:pStyle w:val="Bibliography"/>
      </w:pPr>
      <w:r w:rsidRPr="00B40B65">
        <w:t xml:space="preserve">Brown, J.H., Gillooly, J.F., Allen, A.P., Savage, V.M. &amp; West, G.B. (2004). Toward a metabolic theory of ecology. </w:t>
      </w:r>
      <w:r w:rsidRPr="00B40B65">
        <w:rPr>
          <w:i/>
          <w:iCs/>
        </w:rPr>
        <w:t>Ecology</w:t>
      </w:r>
      <w:r w:rsidRPr="00B40B65">
        <w:t>, 85, 1771–1789.</w:t>
      </w:r>
    </w:p>
    <w:p w14:paraId="0E72AB36" w14:textId="77777777" w:rsidR="00B40B65" w:rsidRPr="00B40B65" w:rsidRDefault="00B40B65" w:rsidP="00B40B65">
      <w:pPr>
        <w:pStyle w:val="Bibliography"/>
      </w:pPr>
      <w:r w:rsidRPr="00B40B65">
        <w:t xml:space="preserve">Cheung, W.W.L., Sarmiento, J.L., Dunne, J., Frölicher, T.L., Lam, V.W.Y., Deng Palomares, M.L., </w:t>
      </w:r>
      <w:r w:rsidRPr="00B40B65">
        <w:rPr>
          <w:i/>
          <w:iCs/>
        </w:rPr>
        <w:t>et al.</w:t>
      </w:r>
      <w:r w:rsidRPr="00B40B65">
        <w:t xml:space="preserve"> (2013). Shrinking of fishes exacerbates impacts of global ocean changes on marine ecosystems. </w:t>
      </w:r>
      <w:r w:rsidRPr="00B40B65">
        <w:rPr>
          <w:i/>
          <w:iCs/>
        </w:rPr>
        <w:t>Nature Climate Change</w:t>
      </w:r>
      <w:r w:rsidRPr="00B40B65">
        <w:t>, 3, 254–258.</w:t>
      </w:r>
    </w:p>
    <w:p w14:paraId="601EE2C0" w14:textId="77777777" w:rsidR="00B40B65" w:rsidRPr="00B40B65" w:rsidRDefault="00B40B65" w:rsidP="00B40B65">
      <w:pPr>
        <w:pStyle w:val="Bibliography"/>
      </w:pPr>
      <w:r w:rsidRPr="00B40B65">
        <w:t xml:space="preserve">Clarke, A. &amp; Johnston, N.M. (1999). Scaling of metabolic rate with body mass and temperature in teleost fish. </w:t>
      </w:r>
      <w:r w:rsidRPr="00B40B65">
        <w:rPr>
          <w:i/>
          <w:iCs/>
        </w:rPr>
        <w:t>Journal of Animal Ecology</w:t>
      </w:r>
      <w:r w:rsidRPr="00B40B65">
        <w:t>, 68, 893–905.</w:t>
      </w:r>
    </w:p>
    <w:p w14:paraId="1BEDB911" w14:textId="77777777" w:rsidR="00B40B65" w:rsidRPr="00B40B65" w:rsidRDefault="00B40B65" w:rsidP="00B40B65">
      <w:pPr>
        <w:pStyle w:val="Bibliography"/>
      </w:pPr>
      <w:r w:rsidRPr="00B40B65">
        <w:t xml:space="preserve">Curtsdotter, A., Banks, H.T., Banks, J.E., Jonsson, M., Jonsson, T., Laubmeier, A.N., </w:t>
      </w:r>
      <w:r w:rsidRPr="00B40B65">
        <w:rPr>
          <w:i/>
          <w:iCs/>
        </w:rPr>
        <w:t>et al.</w:t>
      </w:r>
      <w:r w:rsidRPr="00B40B65">
        <w:t xml:space="preserve"> (2019). Ecosystem function in predator–prey food webs—confronting dynamic models with empirical data. </w:t>
      </w:r>
      <w:r w:rsidRPr="00B40B65">
        <w:rPr>
          <w:i/>
          <w:iCs/>
        </w:rPr>
        <w:t>Journal of Animal Ecology</w:t>
      </w:r>
      <w:r w:rsidRPr="00B40B65">
        <w:t>, 88, 196–210.</w:t>
      </w:r>
    </w:p>
    <w:p w14:paraId="09E18870" w14:textId="77777777" w:rsidR="00B40B65" w:rsidRPr="00B40B65" w:rsidRDefault="00B40B65" w:rsidP="00B40B65">
      <w:pPr>
        <w:pStyle w:val="Bibliography"/>
      </w:pPr>
      <w:r w:rsidRPr="00B40B65">
        <w:t xml:space="preserve">Daufresne, M., Lengfellner, K. &amp; Sommer, U. (2009). Global warming benefits the small in aquatic ecosystems. </w:t>
      </w:r>
      <w:r w:rsidRPr="00B40B65">
        <w:rPr>
          <w:i/>
          <w:iCs/>
        </w:rPr>
        <w:t>Proceedings of the National Academy of Sciences, USA</w:t>
      </w:r>
      <w:r w:rsidRPr="00B40B65">
        <w:t>, 106, 12788–12793.</w:t>
      </w:r>
    </w:p>
    <w:p w14:paraId="2C3BDA33" w14:textId="77777777" w:rsidR="00B40B65" w:rsidRPr="00B40B65" w:rsidRDefault="00B40B65" w:rsidP="00B40B65">
      <w:pPr>
        <w:pStyle w:val="Bibliography"/>
      </w:pPr>
      <w:r w:rsidRPr="00B40B65">
        <w:t xml:space="preserve">De Roos, A.M. &amp; Persson, L. (2001). Physiologically structured models - from versatile technique to ecological theory. </w:t>
      </w:r>
      <w:r w:rsidRPr="00B40B65">
        <w:rPr>
          <w:i/>
          <w:iCs/>
        </w:rPr>
        <w:t>Oikos</w:t>
      </w:r>
      <w:r w:rsidRPr="00B40B65">
        <w:t>, 94, 51–71.</w:t>
      </w:r>
    </w:p>
    <w:p w14:paraId="0F2EA222" w14:textId="77777777" w:rsidR="00B40B65" w:rsidRPr="00B40B65" w:rsidRDefault="00B40B65" w:rsidP="00B40B65">
      <w:pPr>
        <w:pStyle w:val="Bibliography"/>
      </w:pPr>
      <w:r w:rsidRPr="00B40B65">
        <w:t xml:space="preserve">Dell, A.I., Pawar, S. &amp; Savage, V.M. (2011). Systematic variation in the temperature dependence of physiological and ecological traits. </w:t>
      </w:r>
      <w:r w:rsidRPr="00B40B65">
        <w:rPr>
          <w:i/>
          <w:iCs/>
        </w:rPr>
        <w:t>Proceedings of the National Academy of Sciences</w:t>
      </w:r>
      <w:r w:rsidRPr="00B40B65">
        <w:t>, 108, 10591–10596.</w:t>
      </w:r>
    </w:p>
    <w:p w14:paraId="0B0EB065" w14:textId="77777777" w:rsidR="00B40B65" w:rsidRPr="00B40B65" w:rsidRDefault="00B40B65" w:rsidP="00B40B65">
      <w:pPr>
        <w:pStyle w:val="Bibliography"/>
      </w:pPr>
      <w:r w:rsidRPr="00B40B65">
        <w:t xml:space="preserve">Dieterich, C., Wang, S., Schimanke, S., Gröger, M., Klein, B., Hordoir, R., </w:t>
      </w:r>
      <w:r w:rsidRPr="00B40B65">
        <w:rPr>
          <w:i/>
          <w:iCs/>
        </w:rPr>
        <w:t>et al.</w:t>
      </w:r>
      <w:r w:rsidRPr="00B40B65">
        <w:t xml:space="preserve"> (2019). Surface Heat Budget over the North Sea in Climate Change Simulations. </w:t>
      </w:r>
      <w:r w:rsidRPr="00B40B65">
        <w:rPr>
          <w:i/>
          <w:iCs/>
        </w:rPr>
        <w:t>Atmosphere</w:t>
      </w:r>
      <w:r w:rsidRPr="00B40B65">
        <w:t>, 10, 272.</w:t>
      </w:r>
    </w:p>
    <w:p w14:paraId="4D91D574" w14:textId="77777777" w:rsidR="00B40B65" w:rsidRPr="00B40B65" w:rsidRDefault="00B40B65" w:rsidP="00B40B65">
      <w:pPr>
        <w:pStyle w:val="Bibliography"/>
      </w:pPr>
      <w:r w:rsidRPr="00B40B65">
        <w:t xml:space="preserve">Downs, C.J., Hayes, J.P. &amp; Tracy, C.R. (2008). Scaling metabolic rate with body mass and inverse body temperature: A test of the Arrhenius fractal supply model. </w:t>
      </w:r>
      <w:r w:rsidRPr="00B40B65">
        <w:rPr>
          <w:i/>
          <w:iCs/>
        </w:rPr>
        <w:t>Functional Ecology</w:t>
      </w:r>
      <w:r w:rsidRPr="00B40B65">
        <w:t>, 22, 239–244.</w:t>
      </w:r>
    </w:p>
    <w:p w14:paraId="6EB696E8" w14:textId="77777777" w:rsidR="00B40B65" w:rsidRPr="00B40B65" w:rsidRDefault="00B40B65" w:rsidP="00B40B65">
      <w:pPr>
        <w:pStyle w:val="Bibliography"/>
      </w:pPr>
      <w:r w:rsidRPr="00B40B65">
        <w:t xml:space="preserve">Englund, G., Öhlund, G., Hein, C.L. &amp; Diehl, S. (2011). Temperature dependence of the functional response. </w:t>
      </w:r>
      <w:r w:rsidRPr="00B40B65">
        <w:rPr>
          <w:i/>
          <w:iCs/>
        </w:rPr>
        <w:t>Ecology Letters</w:t>
      </w:r>
      <w:r w:rsidRPr="00B40B65">
        <w:t>, 14, 914–921.</w:t>
      </w:r>
    </w:p>
    <w:p w14:paraId="6DC84554" w14:textId="77777777" w:rsidR="00B40B65" w:rsidRPr="00B40B65" w:rsidRDefault="00B40B65" w:rsidP="00B40B65">
      <w:pPr>
        <w:pStyle w:val="Bibliography"/>
      </w:pPr>
      <w:r w:rsidRPr="00B40B65">
        <w:lastRenderedPageBreak/>
        <w:t xml:space="preserve">Frainer, A., Primicerio, R., Kortsch, S., Aune, M., Dolgov, A.V., Fossheim, M., </w:t>
      </w:r>
      <w:r w:rsidRPr="00B40B65">
        <w:rPr>
          <w:i/>
          <w:iCs/>
        </w:rPr>
        <w:t>et al.</w:t>
      </w:r>
      <w:r w:rsidRPr="00B40B65">
        <w:t xml:space="preserve"> (2017). Climate-driven changes in functional biogeography of Arctic marine fish communities. </w:t>
      </w:r>
      <w:r w:rsidRPr="00B40B65">
        <w:rPr>
          <w:i/>
          <w:iCs/>
        </w:rPr>
        <w:t>Proc Natl Acad Sci USA</w:t>
      </w:r>
      <w:r w:rsidRPr="00B40B65">
        <w:t>, 114, 12202–12207.</w:t>
      </w:r>
    </w:p>
    <w:p w14:paraId="37189BE1" w14:textId="77777777" w:rsidR="00B40B65" w:rsidRPr="00B40B65" w:rsidRDefault="00B40B65" w:rsidP="00B40B65">
      <w:pPr>
        <w:pStyle w:val="Bibliography"/>
      </w:pPr>
      <w:r w:rsidRPr="00B40B65">
        <w:t xml:space="preserve">Free, C.M., Thorson, J.T., Pinsky, M.L., Oken, K.L., Wiedenmann, J. &amp; Jensen, O.P. (2019). Impacts of historical warming on marine fisheries production. </w:t>
      </w:r>
      <w:r w:rsidRPr="00B40B65">
        <w:rPr>
          <w:i/>
          <w:iCs/>
        </w:rPr>
        <w:t>Science</w:t>
      </w:r>
      <w:r w:rsidRPr="00B40B65">
        <w:t>, 363, 979–983.</w:t>
      </w:r>
    </w:p>
    <w:p w14:paraId="4620E406" w14:textId="77777777" w:rsidR="00B40B65" w:rsidRPr="00B40B65" w:rsidRDefault="00B40B65" w:rsidP="00B40B65">
      <w:pPr>
        <w:pStyle w:val="Bibliography"/>
      </w:pPr>
      <w:r w:rsidRPr="00B40B65">
        <w:t xml:space="preserve">Fulton, E.A., Blanchard, J.L., Melbourne-Thomas, J., Plagányi, É.E. &amp; Tulloch, V.J.D. (2019). Where the Ecological Gaps Remain, a Modelers’ Perspective. </w:t>
      </w:r>
      <w:r w:rsidRPr="00B40B65">
        <w:rPr>
          <w:i/>
          <w:iCs/>
        </w:rPr>
        <w:t>Front. Ecol. Evol.</w:t>
      </w:r>
      <w:r w:rsidRPr="00B40B65">
        <w:t>, 7, 424.</w:t>
      </w:r>
    </w:p>
    <w:p w14:paraId="76D8997C" w14:textId="77777777" w:rsidR="00B40B65" w:rsidRPr="00B40B65" w:rsidRDefault="00B40B65" w:rsidP="00B40B65">
      <w:pPr>
        <w:pStyle w:val="Bibliography"/>
      </w:pPr>
      <w:r w:rsidRPr="00B40B65">
        <w:t xml:space="preserve">Fussmann, K.E., Schwarzmüller, F., Brose, U., Jousset, A. &amp; Rall, B.C. (2014). Ecological stability in response to warming. </w:t>
      </w:r>
      <w:r w:rsidRPr="00B40B65">
        <w:rPr>
          <w:i/>
          <w:iCs/>
        </w:rPr>
        <w:t>Nature Climate Change</w:t>
      </w:r>
      <w:r w:rsidRPr="00B40B65">
        <w:t>, 4, 206–210.</w:t>
      </w:r>
    </w:p>
    <w:p w14:paraId="6E852C0C" w14:textId="77777777" w:rsidR="00B40B65" w:rsidRPr="00B40B65" w:rsidRDefault="00B40B65" w:rsidP="00B40B65">
      <w:pPr>
        <w:pStyle w:val="Bibliography"/>
      </w:pPr>
      <w:r w:rsidRPr="00B40B65">
        <w:t xml:space="preserve">Gårdmark, A., Casini, M., Huss, M., van Leeuwen, A., Hjelm, J., Persson, L., </w:t>
      </w:r>
      <w:r w:rsidRPr="00B40B65">
        <w:rPr>
          <w:i/>
          <w:iCs/>
        </w:rPr>
        <w:t>et al.</w:t>
      </w:r>
      <w:r w:rsidRPr="00B40B65">
        <w:t xml:space="preserve"> (2015). Regime shifts in exploited marine food webs: detecting mechanisms underlying alternative stable states using size-structured community dynamics theory. </w:t>
      </w:r>
      <w:r w:rsidRPr="00B40B65">
        <w:rPr>
          <w:i/>
          <w:iCs/>
        </w:rPr>
        <w:t>Phil. Trans. R. Soc. B</w:t>
      </w:r>
      <w:r w:rsidRPr="00B40B65">
        <w:t>, 370, 20130262.</w:t>
      </w:r>
    </w:p>
    <w:p w14:paraId="05F7A7E6" w14:textId="77777777" w:rsidR="00B40B65" w:rsidRPr="00B40B65" w:rsidRDefault="00B40B65" w:rsidP="00B40B65">
      <w:pPr>
        <w:pStyle w:val="Bibliography"/>
      </w:pPr>
      <w:r w:rsidRPr="00B40B65">
        <w:t xml:space="preserve">Gilbert, B., Tunney, T.D., McCann, K.S., DeLong, J.P., Vasseur, D.A., Savage, V.M., </w:t>
      </w:r>
      <w:r w:rsidRPr="00B40B65">
        <w:rPr>
          <w:i/>
          <w:iCs/>
        </w:rPr>
        <w:t>et al.</w:t>
      </w:r>
      <w:r w:rsidRPr="00B40B65">
        <w:t xml:space="preserve"> (2014). A bioenergetic framework for the temperature dependence of trophic interactions. </w:t>
      </w:r>
      <w:r w:rsidRPr="00B40B65">
        <w:rPr>
          <w:i/>
          <w:iCs/>
        </w:rPr>
        <w:t>Ecology Letters</w:t>
      </w:r>
      <w:r w:rsidRPr="00B40B65">
        <w:t>, 17, 902–914.</w:t>
      </w:r>
    </w:p>
    <w:p w14:paraId="08F0C673" w14:textId="77777777" w:rsidR="00B40B65" w:rsidRPr="00B40B65" w:rsidRDefault="00B40B65" w:rsidP="00B40B65">
      <w:pPr>
        <w:pStyle w:val="Bibliography"/>
      </w:pPr>
      <w:r w:rsidRPr="00B40B65">
        <w:t xml:space="preserve">Gillooly, J.F., Brown, J.H., West, G.B., Savage, V.M. &amp; Charnov, E.L. (2001). Effects of size and temperature on metabolic rate. </w:t>
      </w:r>
      <w:r w:rsidRPr="00B40B65">
        <w:rPr>
          <w:i/>
          <w:iCs/>
        </w:rPr>
        <w:t>Science</w:t>
      </w:r>
      <w:r w:rsidRPr="00B40B65">
        <w:t>, 2248–2251.</w:t>
      </w:r>
    </w:p>
    <w:p w14:paraId="17F9DD7B" w14:textId="77777777" w:rsidR="00B40B65" w:rsidRPr="00B40B65" w:rsidRDefault="00B40B65" w:rsidP="00B40B65">
      <w:pPr>
        <w:pStyle w:val="Bibliography"/>
      </w:pPr>
      <w:r w:rsidRPr="00B40B65">
        <w:t xml:space="preserve">Gregg, W.W., Conkright, M.E., Ginoux, P., O’Reilly, J.E. &amp; Casey, N.W. (2003). Ocean primary production and climate: Global decadal changes. </w:t>
      </w:r>
      <w:r w:rsidRPr="00B40B65">
        <w:rPr>
          <w:i/>
          <w:iCs/>
        </w:rPr>
        <w:t>Geophysical Research Letters</w:t>
      </w:r>
      <w:r w:rsidRPr="00B40B65">
        <w:t>, 30.</w:t>
      </w:r>
    </w:p>
    <w:p w14:paraId="67B277E5" w14:textId="77777777" w:rsidR="00B40B65" w:rsidRPr="00B40B65" w:rsidRDefault="00B40B65" w:rsidP="00B40B65">
      <w:pPr>
        <w:pStyle w:val="Bibliography"/>
      </w:pPr>
      <w:r w:rsidRPr="00DA1AE4">
        <w:rPr>
          <w:lang w:val="sv-SE"/>
        </w:rPr>
        <w:t xml:space="preserve">Gröger, M., Arneborg, L., Dieterich, C., Höglund, A. &amp; Meier, H.E.M. (2019). </w:t>
      </w:r>
      <w:r w:rsidRPr="00B40B65">
        <w:t xml:space="preserve">Summer hydrographic changes in the Baltic Sea, Kattegat and Skagerrak projected in an ensemble of climate scenarios downscaled with a coupled regional ocean–sea ice–atmosphere model. </w:t>
      </w:r>
      <w:r w:rsidRPr="00B40B65">
        <w:rPr>
          <w:i/>
          <w:iCs/>
        </w:rPr>
        <w:t>Clim Dyn</w:t>
      </w:r>
      <w:r w:rsidRPr="00B40B65">
        <w:t>, 53, 5945–5966.</w:t>
      </w:r>
    </w:p>
    <w:p w14:paraId="44AE7F95" w14:textId="77777777" w:rsidR="00B40B65" w:rsidRPr="00B40B65" w:rsidRDefault="00B40B65" w:rsidP="00B40B65">
      <w:pPr>
        <w:pStyle w:val="Bibliography"/>
      </w:pPr>
      <w:r w:rsidRPr="00B40B65">
        <w:t xml:space="preserve">Handeland, S.O., Imsland, A.K. &amp; Stefansson, S.O. (2008). The effect of temperature and fish size on growth, feed intake, food conversion efficiency and stomach evacuation rate of Atlantic salmon post-smolts. </w:t>
      </w:r>
      <w:r w:rsidRPr="00B40B65">
        <w:rPr>
          <w:i/>
          <w:iCs/>
        </w:rPr>
        <w:t>Aquaculture</w:t>
      </w:r>
      <w:r w:rsidRPr="00B40B65">
        <w:t>, 283, 36–42.</w:t>
      </w:r>
    </w:p>
    <w:p w14:paraId="7561467A" w14:textId="77777777" w:rsidR="00B40B65" w:rsidRPr="00B40B65" w:rsidRDefault="00B40B65" w:rsidP="00B40B65">
      <w:pPr>
        <w:pStyle w:val="Bibliography"/>
      </w:pPr>
      <w:r w:rsidRPr="00B40B65">
        <w:t xml:space="preserve">Hartvig, M., Andersen, K.H. &amp; Beyer, J.E. (2011). Food web framework for size-structured populations. </w:t>
      </w:r>
      <w:r w:rsidRPr="00B40B65">
        <w:rPr>
          <w:i/>
          <w:iCs/>
        </w:rPr>
        <w:t>Journal of Theoretical Biology</w:t>
      </w:r>
      <w:r w:rsidRPr="00B40B65">
        <w:t>, 272, 113–122.</w:t>
      </w:r>
    </w:p>
    <w:p w14:paraId="2FD99DDF" w14:textId="77777777" w:rsidR="00B40B65" w:rsidRPr="00B40B65" w:rsidRDefault="00B40B65" w:rsidP="00B40B65">
      <w:pPr>
        <w:pStyle w:val="Bibliography"/>
      </w:pPr>
      <w:r w:rsidRPr="00B40B65">
        <w:t xml:space="preserve">Huey, R.B. &amp; Kingsolver, J.G. (2019). Climate Warming, Resource Availability, and the Metabolic Meltdown of Ectotherms. </w:t>
      </w:r>
      <w:r w:rsidRPr="00B40B65">
        <w:rPr>
          <w:i/>
          <w:iCs/>
        </w:rPr>
        <w:t>The American Naturalist</w:t>
      </w:r>
      <w:r w:rsidRPr="00B40B65">
        <w:t>, 194, E140–E150.</w:t>
      </w:r>
    </w:p>
    <w:p w14:paraId="4A8A4F0D" w14:textId="77777777" w:rsidR="00B40B65" w:rsidRPr="00B40B65" w:rsidRDefault="00B40B65" w:rsidP="00B40B65">
      <w:pPr>
        <w:pStyle w:val="Bibliography"/>
      </w:pPr>
      <w:r w:rsidRPr="00B40B65">
        <w:t xml:space="preserve">ICES. (2013). </w:t>
      </w:r>
      <w:r w:rsidRPr="00B40B65">
        <w:rPr>
          <w:i/>
          <w:iCs/>
        </w:rPr>
        <w:t>Report of the Baltic Fisheries Assessment Working Group (WGBFAS)</w:t>
      </w:r>
      <w:r w:rsidRPr="00B40B65">
        <w:t xml:space="preserve"> ( No. ICES CM 2013/ACOM:10.). 10-17 April 2013 ICES Headquarters, Copenhagen.</w:t>
      </w:r>
    </w:p>
    <w:p w14:paraId="370773CC" w14:textId="77777777" w:rsidR="00B40B65" w:rsidRPr="00B40B65" w:rsidRDefault="00B40B65" w:rsidP="00B40B65">
      <w:pPr>
        <w:pStyle w:val="Bibliography"/>
      </w:pPr>
      <w:r w:rsidRPr="00B40B65">
        <w:t xml:space="preserve">ICES. (2015). </w:t>
      </w:r>
      <w:r w:rsidRPr="00B40B65">
        <w:rPr>
          <w:i/>
          <w:iCs/>
        </w:rPr>
        <w:t>Report of the Baltic Fisheries Assessment Working Group (WGBFAS)</w:t>
      </w:r>
      <w:r w:rsidRPr="00B40B65">
        <w:t xml:space="preserve"> ( No. ICES CM 2015/ACOM:10). 14-21 April 2015 ICES Headquarters, Copenhagen.</w:t>
      </w:r>
    </w:p>
    <w:p w14:paraId="33F23D4A" w14:textId="77777777" w:rsidR="00B40B65" w:rsidRPr="00B40B65" w:rsidRDefault="00B40B65" w:rsidP="00B40B65">
      <w:pPr>
        <w:pStyle w:val="Bibliography"/>
      </w:pPr>
      <w:r w:rsidRPr="00B40B65">
        <w:t xml:space="preserve">Jacobsen, N.S., Burgess, M.G. &amp; Andersen, K.H. (2017). Efficiency of fisheries is increasing at the ecosystem level. </w:t>
      </w:r>
      <w:r w:rsidRPr="00B40B65">
        <w:rPr>
          <w:i/>
          <w:iCs/>
        </w:rPr>
        <w:t>Fish and Fisheries</w:t>
      </w:r>
      <w:r w:rsidRPr="00B40B65">
        <w:t>, 18, 199–211.</w:t>
      </w:r>
    </w:p>
    <w:p w14:paraId="6F26141A" w14:textId="77777777" w:rsidR="00B40B65" w:rsidRPr="00B40B65" w:rsidRDefault="00B40B65" w:rsidP="00B40B65">
      <w:pPr>
        <w:pStyle w:val="Bibliography"/>
      </w:pPr>
      <w:r w:rsidRPr="00B40B65">
        <w:t xml:space="preserve">Jennings, S. &amp; Collingridge, K. (2015). Predicting consumer biomass, size-structure, production, catch potential, responses to fishing and associated uncertainties in the world’s marine ecosystems. </w:t>
      </w:r>
      <w:r w:rsidRPr="00B40B65">
        <w:rPr>
          <w:i/>
          <w:iCs/>
        </w:rPr>
        <w:t>PLoS ONE</w:t>
      </w:r>
      <w:r w:rsidRPr="00B40B65">
        <w:t>, 10, 1–28.</w:t>
      </w:r>
    </w:p>
    <w:p w14:paraId="22DE0995" w14:textId="77777777" w:rsidR="00B40B65" w:rsidRPr="00B40B65" w:rsidRDefault="00B40B65" w:rsidP="00B40B65">
      <w:pPr>
        <w:pStyle w:val="Bibliography"/>
      </w:pPr>
      <w:r w:rsidRPr="00B40B65">
        <w:t xml:space="preserve">Jutfelt, F., Norin, T., Ern, R., Overgaard, J., Wang, T., McKenzie, D.J., </w:t>
      </w:r>
      <w:r w:rsidRPr="00B40B65">
        <w:rPr>
          <w:i/>
          <w:iCs/>
        </w:rPr>
        <w:t>et al.</w:t>
      </w:r>
      <w:r w:rsidRPr="00B40B65">
        <w:t xml:space="preserve"> (2018). Oxygen- and capacity-limited thermal tolerance: blurring ecology and physiology. </w:t>
      </w:r>
      <w:r w:rsidRPr="00B40B65">
        <w:rPr>
          <w:i/>
          <w:iCs/>
        </w:rPr>
        <w:t>Journal of Experimental Biology</w:t>
      </w:r>
      <w:r w:rsidRPr="00B40B65">
        <w:t>, 221.</w:t>
      </w:r>
    </w:p>
    <w:p w14:paraId="3B224E67" w14:textId="77777777" w:rsidR="00B40B65" w:rsidRPr="00B40B65" w:rsidRDefault="00B40B65" w:rsidP="00B40B65">
      <w:pPr>
        <w:pStyle w:val="Bibliography"/>
      </w:pPr>
      <w:r w:rsidRPr="00B40B65">
        <w:t xml:space="preserve">Lefevre, S., McKenzie, D.J. &amp; Nilsson, G.E. (2018). In modelling effects of global warming, invalid assumptions lead to unrealistic projections. </w:t>
      </w:r>
      <w:r w:rsidRPr="00B40B65">
        <w:rPr>
          <w:i/>
          <w:iCs/>
        </w:rPr>
        <w:t>Global Change Biology</w:t>
      </w:r>
      <w:r w:rsidRPr="00B40B65">
        <w:t>, 24, 553–556.</w:t>
      </w:r>
    </w:p>
    <w:p w14:paraId="2E26A4E1" w14:textId="77777777" w:rsidR="00B40B65" w:rsidRPr="00B40B65" w:rsidRDefault="00B40B65" w:rsidP="00B40B65">
      <w:pPr>
        <w:pStyle w:val="Bibliography"/>
      </w:pPr>
      <w:r w:rsidRPr="00B40B65">
        <w:t xml:space="preserve">Lotze, H.K., Tittensor, D.P., Bryndum-Buchholz, A., Eddy, T.D., Cheung, W.W.L., Galbraith, E.D., </w:t>
      </w:r>
      <w:r w:rsidRPr="00B40B65">
        <w:rPr>
          <w:i/>
          <w:iCs/>
        </w:rPr>
        <w:t>et al.</w:t>
      </w:r>
      <w:r w:rsidRPr="00B40B65">
        <w:t xml:space="preserve"> (2019). Global ensemble projections reveal trophic </w:t>
      </w:r>
      <w:r w:rsidRPr="00B40B65">
        <w:lastRenderedPageBreak/>
        <w:t xml:space="preserve">amplification of ocean biomass declines with climate change. </w:t>
      </w:r>
      <w:r w:rsidRPr="00B40B65">
        <w:rPr>
          <w:i/>
          <w:iCs/>
        </w:rPr>
        <w:t>Proceedings of the National Academy of Sciences</w:t>
      </w:r>
      <w:r w:rsidRPr="00B40B65">
        <w:t>, 116, 12907–12912.</w:t>
      </w:r>
    </w:p>
    <w:p w14:paraId="1B900EF4" w14:textId="77777777" w:rsidR="00B40B65" w:rsidRPr="00B40B65" w:rsidRDefault="00B40B65" w:rsidP="00B40B65">
      <w:pPr>
        <w:pStyle w:val="Bibliography"/>
      </w:pPr>
      <w:r w:rsidRPr="00B40B65">
        <w:t xml:space="preserve">McCauley, D.J., Pinsky, M.L., Palumbi, S.R., Estes, J.A., Joyce, F.H. &amp; Warner, R.R. (2015). Marine defaunation: Animal loss in the global ocean. </w:t>
      </w:r>
      <w:r w:rsidRPr="00B40B65">
        <w:rPr>
          <w:i/>
          <w:iCs/>
        </w:rPr>
        <w:t>Science</w:t>
      </w:r>
      <w:r w:rsidRPr="00B40B65">
        <w:t>, 347.</w:t>
      </w:r>
    </w:p>
    <w:p w14:paraId="009A5780" w14:textId="77777777" w:rsidR="00B40B65" w:rsidRPr="00B40B65" w:rsidRDefault="00B40B65" w:rsidP="00B40B65">
      <w:pPr>
        <w:pStyle w:val="Bibliography"/>
      </w:pPr>
      <w:r w:rsidRPr="00B40B65">
        <w:t xml:space="preserve">Metz, J.A.J. &amp; Diekmann, O. (1986). </w:t>
      </w:r>
      <w:r w:rsidRPr="00B40B65">
        <w:rPr>
          <w:i/>
          <w:iCs/>
        </w:rPr>
        <w:t>The dynamics of physiologically structured populations</w:t>
      </w:r>
      <w:r w:rsidRPr="00B40B65">
        <w:t>. Springer-Verlag, Heidelberg, Germany.</w:t>
      </w:r>
    </w:p>
    <w:p w14:paraId="3C1B6719" w14:textId="77777777" w:rsidR="00B40B65" w:rsidRPr="00B40B65" w:rsidRDefault="00B40B65" w:rsidP="00B40B65">
      <w:pPr>
        <w:pStyle w:val="Bibliography"/>
      </w:pPr>
      <w:r w:rsidRPr="00B40B65">
        <w:t xml:space="preserve">Mion, M., Thorsen, A., Vitale, F., Dierking, J., Herrmann, J.P., Huwer, B., </w:t>
      </w:r>
      <w:r w:rsidRPr="00B40B65">
        <w:rPr>
          <w:i/>
          <w:iCs/>
        </w:rPr>
        <w:t>et al.</w:t>
      </w:r>
      <w:r w:rsidRPr="00B40B65">
        <w:t xml:space="preserve"> (2018). Effect of fish length and nutritional condition on the fecundity of distressed Atlantic cod </w:t>
      </w:r>
      <w:r w:rsidRPr="00B40B65">
        <w:rPr>
          <w:i/>
          <w:iCs/>
        </w:rPr>
        <w:t>Gadus morhua</w:t>
      </w:r>
      <w:r w:rsidRPr="00B40B65">
        <w:t xml:space="preserve"> from the Baltic Sea: POTENTIAL FECUNDITY OF BALTIC </w:t>
      </w:r>
      <w:r w:rsidRPr="00B40B65">
        <w:rPr>
          <w:i/>
          <w:iCs/>
        </w:rPr>
        <w:t>G. MORHUA</w:t>
      </w:r>
      <w:r w:rsidRPr="00B40B65">
        <w:t xml:space="preserve">. </w:t>
      </w:r>
      <w:r w:rsidRPr="00B40B65">
        <w:rPr>
          <w:i/>
          <w:iCs/>
        </w:rPr>
        <w:t>Journal of Fish Biology</w:t>
      </w:r>
      <w:r w:rsidRPr="00B40B65">
        <w:t>, 92, 1016–1034.</w:t>
      </w:r>
    </w:p>
    <w:p w14:paraId="024EFA43" w14:textId="77777777" w:rsidR="00B40B65" w:rsidRPr="00DA1AE4" w:rsidRDefault="00B40B65" w:rsidP="00B40B65">
      <w:pPr>
        <w:pStyle w:val="Bibliography"/>
        <w:rPr>
          <w:lang w:val="sv-SE"/>
        </w:rPr>
      </w:pPr>
      <w:r w:rsidRPr="00B40B65">
        <w:t xml:space="preserve">Neubauer, P. &amp; Andersen, K.H. (2019). Thermal performance of fish is explained by an interplay between physiology, behaviour and ecology. </w:t>
      </w:r>
      <w:r w:rsidRPr="00DA1AE4">
        <w:rPr>
          <w:i/>
          <w:iCs/>
          <w:lang w:val="sv-SE"/>
        </w:rPr>
        <w:t>Conserv Physiol</w:t>
      </w:r>
      <w:r w:rsidRPr="00DA1AE4">
        <w:rPr>
          <w:lang w:val="sv-SE"/>
        </w:rPr>
        <w:t>, 7.</w:t>
      </w:r>
    </w:p>
    <w:p w14:paraId="2AE3828E" w14:textId="77777777" w:rsidR="00B40B65" w:rsidRPr="00B40B65" w:rsidRDefault="00B40B65" w:rsidP="00B40B65">
      <w:pPr>
        <w:pStyle w:val="Bibliography"/>
      </w:pPr>
      <w:r w:rsidRPr="00DA1AE4">
        <w:rPr>
          <w:lang w:val="sv-SE"/>
        </w:rPr>
        <w:t xml:space="preserve">Neuenfeldt, S., Bartolino, V., Orio, A., Andersen, K.H., Andersen, N.G., Niiranen, S., </w:t>
      </w:r>
      <w:r w:rsidRPr="00DA1AE4">
        <w:rPr>
          <w:i/>
          <w:iCs/>
          <w:lang w:val="sv-SE"/>
        </w:rPr>
        <w:t>et al.</w:t>
      </w:r>
      <w:r w:rsidRPr="00DA1AE4">
        <w:rPr>
          <w:lang w:val="sv-SE"/>
        </w:rPr>
        <w:t xml:space="preserve"> </w:t>
      </w:r>
      <w:r w:rsidRPr="00B40B65">
        <w:t xml:space="preserve">(2019). Feeding and growth of Atlantic cod (Gadus morhua L.) in the eastern Baltic Sea under environmental change. </w:t>
      </w:r>
      <w:r w:rsidRPr="00B40B65">
        <w:rPr>
          <w:i/>
          <w:iCs/>
        </w:rPr>
        <w:t>ICES Journal of Marine Science</w:t>
      </w:r>
      <w:r w:rsidRPr="00B40B65">
        <w:t>, fsz224.</w:t>
      </w:r>
    </w:p>
    <w:p w14:paraId="75144D7D" w14:textId="77777777" w:rsidR="00B40B65" w:rsidRPr="00B40B65" w:rsidRDefault="00B40B65" w:rsidP="00B40B65">
      <w:pPr>
        <w:pStyle w:val="Bibliography"/>
      </w:pPr>
      <w:r w:rsidRPr="00B40B65">
        <w:t xml:space="preserve">Pauly, D. (1980). On the interrelationships between natural mortality, growth parameters, and mean environmental temperature in 175 fish stocks. </w:t>
      </w:r>
      <w:r w:rsidRPr="00B40B65">
        <w:rPr>
          <w:i/>
          <w:iCs/>
        </w:rPr>
        <w:t>ICES Journal of Marine Science</w:t>
      </w:r>
      <w:r w:rsidRPr="00B40B65">
        <w:t>, 39, 175–192.</w:t>
      </w:r>
    </w:p>
    <w:p w14:paraId="26EDA554" w14:textId="77777777" w:rsidR="00B40B65" w:rsidRPr="00B40B65" w:rsidRDefault="00B40B65" w:rsidP="00B40B65">
      <w:pPr>
        <w:pStyle w:val="Bibliography"/>
      </w:pPr>
      <w:r w:rsidRPr="00B40B65">
        <w:t xml:space="preserve">Persson, L. &amp; De Roos, A.M. (2013). Symmetry breaking in ecological systems through different energy efficiencies of juveniles and adults. </w:t>
      </w:r>
      <w:r w:rsidRPr="00B40B65">
        <w:rPr>
          <w:i/>
          <w:iCs/>
        </w:rPr>
        <w:t>Ecology</w:t>
      </w:r>
      <w:r w:rsidRPr="00B40B65">
        <w:t>, 94, 1487–1498.</w:t>
      </w:r>
    </w:p>
    <w:p w14:paraId="05EC572B" w14:textId="77777777" w:rsidR="00B40B65" w:rsidRPr="00B40B65" w:rsidRDefault="00B40B65" w:rsidP="00B40B65">
      <w:pPr>
        <w:pStyle w:val="Bibliography"/>
      </w:pPr>
      <w:r w:rsidRPr="00B40B65">
        <w:t xml:space="preserve">Pinsky, M.L., Worm, B., Fogarty, M.J., Sarmiento, J.L. &amp; Levin, S.A. (2013). Marine Taxa Track Local Climate Velocities. </w:t>
      </w:r>
      <w:r w:rsidRPr="00B40B65">
        <w:rPr>
          <w:i/>
          <w:iCs/>
        </w:rPr>
        <w:t>Science</w:t>
      </w:r>
      <w:r w:rsidRPr="00B40B65">
        <w:t>, 341, 1239–1242.</w:t>
      </w:r>
    </w:p>
    <w:p w14:paraId="56D8C351" w14:textId="77777777" w:rsidR="00B40B65" w:rsidRPr="00B40B65" w:rsidRDefault="00B40B65" w:rsidP="00B40B65">
      <w:pPr>
        <w:pStyle w:val="Bibliography"/>
      </w:pPr>
      <w:r w:rsidRPr="00B40B65">
        <w:t xml:space="preserve">Pontavice, H. du, Gascuel, D., Reygondeau, G., Maureaud, A. &amp; Cheung, W.W.L. (2019). Climate change undermines the global functioning of marine food webs. </w:t>
      </w:r>
      <w:r w:rsidRPr="00B40B65">
        <w:rPr>
          <w:i/>
          <w:iCs/>
        </w:rPr>
        <w:t>Global Change Biology</w:t>
      </w:r>
      <w:r w:rsidRPr="00B40B65">
        <w:t>.</w:t>
      </w:r>
    </w:p>
    <w:p w14:paraId="54C9EB31" w14:textId="77777777" w:rsidR="00B40B65" w:rsidRPr="00B40B65" w:rsidRDefault="00B40B65" w:rsidP="00B40B65">
      <w:pPr>
        <w:pStyle w:val="Bibliography"/>
      </w:pPr>
      <w:r w:rsidRPr="00B40B65">
        <w:t xml:space="preserve">R Core Team. (2018). </w:t>
      </w:r>
      <w:r w:rsidRPr="00B40B65">
        <w:rPr>
          <w:i/>
          <w:iCs/>
        </w:rPr>
        <w:t>R: A Language and Environment for Statistical Computing. R Foundation for Statistical Computing</w:t>
      </w:r>
      <w:r w:rsidRPr="00B40B65">
        <w:t>. Vienna, Austria.</w:t>
      </w:r>
    </w:p>
    <w:p w14:paraId="61509ECD" w14:textId="77777777" w:rsidR="00B40B65" w:rsidRPr="00B40B65" w:rsidRDefault="00B40B65" w:rsidP="00B40B65">
      <w:pPr>
        <w:pStyle w:val="Bibliography"/>
      </w:pPr>
      <w:r w:rsidRPr="00B40B65">
        <w:t xml:space="preserve">Rall, B.C., Brose, U., Hartvig, M., Kalinkat, G., Schwarzmuller, F., Vucic-Pestic, O., </w:t>
      </w:r>
      <w:r w:rsidRPr="00B40B65">
        <w:rPr>
          <w:i/>
          <w:iCs/>
        </w:rPr>
        <w:t>et al.</w:t>
      </w:r>
      <w:r w:rsidRPr="00B40B65">
        <w:t xml:space="preserve"> (2012). Universal temperature and body-mass scaling of feeding rates. </w:t>
      </w:r>
      <w:r w:rsidRPr="00B40B65">
        <w:rPr>
          <w:i/>
          <w:iCs/>
        </w:rPr>
        <w:t>Philosophical Transactions of the Royal Society of London, Series B: Biological Sciences</w:t>
      </w:r>
      <w:r w:rsidRPr="00B40B65">
        <w:t>, 367, 2923–2934.</w:t>
      </w:r>
    </w:p>
    <w:p w14:paraId="6CE8FCCE" w14:textId="77777777" w:rsidR="00B40B65" w:rsidRPr="00B40B65" w:rsidRDefault="00B40B65" w:rsidP="00B40B65">
      <w:pPr>
        <w:pStyle w:val="Bibliography"/>
      </w:pPr>
      <w:r w:rsidRPr="00B40B65">
        <w:t xml:space="preserve">Reum, J.C.P., Blanchard, J.L., Holsman, K.K., Aydin, K. &amp; Punt, A.E. (2019). Species‐specific ontogenetic diet shifts attenuate trophic cascades and lengthen food chains in exploited ecosystems. </w:t>
      </w:r>
      <w:r w:rsidRPr="00B40B65">
        <w:rPr>
          <w:i/>
          <w:iCs/>
        </w:rPr>
        <w:t>Oikos</w:t>
      </w:r>
      <w:r w:rsidRPr="00B40B65">
        <w:t>, 128, 1051–1064.</w:t>
      </w:r>
    </w:p>
    <w:p w14:paraId="41375EFA" w14:textId="77777777" w:rsidR="00B40B65" w:rsidRPr="00B40B65" w:rsidRDefault="00B40B65" w:rsidP="00B40B65">
      <w:pPr>
        <w:pStyle w:val="Bibliography"/>
      </w:pPr>
      <w:r w:rsidRPr="00B40B65">
        <w:t xml:space="preserve">Righton, D.A., Andersen, K.Haste., Neat, F., Thorsteinsson, V., Steingrund, P., Svedäng, H., </w:t>
      </w:r>
      <w:r w:rsidRPr="00B40B65">
        <w:rPr>
          <w:i/>
          <w:iCs/>
        </w:rPr>
        <w:t>et al.</w:t>
      </w:r>
      <w:r w:rsidRPr="00B40B65">
        <w:t xml:space="preserve"> (2010). Thermal niche of Atlantic cod Gadus morhua: limits, tolerance and optima. </w:t>
      </w:r>
      <w:r w:rsidRPr="00B40B65">
        <w:rPr>
          <w:i/>
          <w:iCs/>
        </w:rPr>
        <w:t>Marine Ecology Progress Series</w:t>
      </w:r>
      <w:r w:rsidRPr="00B40B65">
        <w:t>, 420, 1–13.</w:t>
      </w:r>
    </w:p>
    <w:p w14:paraId="04436548" w14:textId="77777777" w:rsidR="00B40B65" w:rsidRPr="00B40B65" w:rsidRDefault="00B40B65" w:rsidP="00B40B65">
      <w:pPr>
        <w:pStyle w:val="Bibliography"/>
      </w:pPr>
      <w:r w:rsidRPr="00B40B65">
        <w:t xml:space="preserve">Savage, V.M., Gillooly, J.F., Brown, J.H., West, G.B. &amp; Charnov, E.L. (2004). Effects of body size and temperature on population growth. </w:t>
      </w:r>
      <w:r w:rsidRPr="00B40B65">
        <w:rPr>
          <w:i/>
          <w:iCs/>
        </w:rPr>
        <w:t>The American Naturalist</w:t>
      </w:r>
      <w:r w:rsidRPr="00B40B65">
        <w:t>, 163, 429–441.</w:t>
      </w:r>
    </w:p>
    <w:p w14:paraId="28912112" w14:textId="77777777" w:rsidR="00B40B65" w:rsidRPr="00B40B65" w:rsidRDefault="00B40B65" w:rsidP="00B40B65">
      <w:pPr>
        <w:pStyle w:val="Bibliography"/>
      </w:pPr>
      <w:r w:rsidRPr="00B40B65">
        <w:t xml:space="preserve">Scott, F., Blanchard, J. &amp; Andersen, K. (2019). </w:t>
      </w:r>
      <w:r w:rsidRPr="00B40B65">
        <w:rPr>
          <w:i/>
          <w:iCs/>
        </w:rPr>
        <w:t>mizer: Multi-Species sIZE Spectrum Modelling in R</w:t>
      </w:r>
      <w:r w:rsidRPr="00B40B65">
        <w:t>. R. .</w:t>
      </w:r>
    </w:p>
    <w:p w14:paraId="62AE85EE" w14:textId="77777777" w:rsidR="00B40B65" w:rsidRPr="00B40B65" w:rsidRDefault="00B40B65" w:rsidP="00B40B65">
      <w:pPr>
        <w:pStyle w:val="Bibliography"/>
      </w:pPr>
      <w:r w:rsidRPr="00B40B65">
        <w:t xml:space="preserve">Scott, F., Blanchard, J.L. &amp; Andersen, K.Haste. (2014). mizer: An R package for multispecies, trait-based and community size spectrum ecological modelling. </w:t>
      </w:r>
      <w:r w:rsidRPr="00B40B65">
        <w:rPr>
          <w:i/>
          <w:iCs/>
        </w:rPr>
        <w:t>Methods in Ecology and Evolution</w:t>
      </w:r>
      <w:r w:rsidRPr="00B40B65">
        <w:t>, 5, 1121–1125.</w:t>
      </w:r>
    </w:p>
    <w:p w14:paraId="5C54E5DC" w14:textId="77777777" w:rsidR="00B40B65" w:rsidRPr="00B40B65" w:rsidRDefault="00B40B65" w:rsidP="00B40B65">
      <w:pPr>
        <w:pStyle w:val="Bibliography"/>
      </w:pPr>
      <w:r w:rsidRPr="00B40B65">
        <w:t xml:space="preserve">Spence, M.A., Blanchard, J.L., Rossberg, A.G., Heath, M.R., Heymans, J.J., Mackinson, S., </w:t>
      </w:r>
      <w:r w:rsidRPr="00B40B65">
        <w:rPr>
          <w:i/>
          <w:iCs/>
        </w:rPr>
        <w:t>et al.</w:t>
      </w:r>
      <w:r w:rsidRPr="00B40B65">
        <w:t xml:space="preserve"> (2018). A general framework for combining ecosystem models. </w:t>
      </w:r>
      <w:r w:rsidRPr="00B40B65">
        <w:rPr>
          <w:i/>
          <w:iCs/>
        </w:rPr>
        <w:t>Fish Fish</w:t>
      </w:r>
      <w:r w:rsidRPr="00B40B65">
        <w:t>, 19, 1031–1042.</w:t>
      </w:r>
    </w:p>
    <w:p w14:paraId="40030010" w14:textId="77777777" w:rsidR="00B40B65" w:rsidRPr="00B40B65" w:rsidRDefault="00B40B65" w:rsidP="00B40B65">
      <w:pPr>
        <w:pStyle w:val="Bibliography"/>
      </w:pPr>
      <w:r w:rsidRPr="00B40B65">
        <w:t xml:space="preserve">Svedäng, H. &amp; Hornborg, S. (2014). Selective fishing induces density-dependent growth. </w:t>
      </w:r>
      <w:r w:rsidRPr="00B40B65">
        <w:rPr>
          <w:i/>
          <w:iCs/>
        </w:rPr>
        <w:t>Nature Communications</w:t>
      </w:r>
      <w:r w:rsidRPr="00B40B65">
        <w:t>, 5, 4152.</w:t>
      </w:r>
    </w:p>
    <w:p w14:paraId="4E26492B" w14:textId="77777777" w:rsidR="00B40B65" w:rsidRPr="00B40B65" w:rsidRDefault="00B40B65" w:rsidP="00B40B65">
      <w:pPr>
        <w:pStyle w:val="Bibliography"/>
      </w:pPr>
      <w:r w:rsidRPr="00B40B65">
        <w:lastRenderedPageBreak/>
        <w:t xml:space="preserve">Thorson, J.T., Munch, S.B., Cope, J.M. &amp; Gao, J. (2017). Predicting life history parameters for all fishes worldwide. </w:t>
      </w:r>
      <w:r w:rsidRPr="00B40B65">
        <w:rPr>
          <w:i/>
          <w:iCs/>
        </w:rPr>
        <w:t>Ecological Applications</w:t>
      </w:r>
      <w:r w:rsidRPr="00B40B65">
        <w:t>, 27, 2262–2276.</w:t>
      </w:r>
    </w:p>
    <w:p w14:paraId="2DD1CAEB" w14:textId="77777777" w:rsidR="00B40B65" w:rsidRPr="00B40B65" w:rsidRDefault="00B40B65" w:rsidP="00B40B65">
      <w:pPr>
        <w:pStyle w:val="Bibliography"/>
      </w:pPr>
      <w:r w:rsidRPr="00B40B65">
        <w:t xml:space="preserve">Ursin, E. (1967). A Mathematical Model of Some Aspects of Fish Growth, Respiration, and Mortality. </w:t>
      </w:r>
      <w:r w:rsidRPr="00B40B65">
        <w:rPr>
          <w:i/>
          <w:iCs/>
        </w:rPr>
        <w:t>Journal of the Fisheries Research Board of Canada</w:t>
      </w:r>
      <w:r w:rsidRPr="00B40B65">
        <w:t>, 24, 2355–2453.</w:t>
      </w:r>
    </w:p>
    <w:p w14:paraId="64625A1B" w14:textId="77777777" w:rsidR="00B40B65" w:rsidRPr="00B40B65" w:rsidRDefault="00B40B65" w:rsidP="00B40B65">
      <w:pPr>
        <w:pStyle w:val="Bibliography"/>
      </w:pPr>
      <w:r w:rsidRPr="00B40B65">
        <w:t xml:space="preserve">Werner, E.E. &amp; Gilliam, J.F. (1984). The ontogenetic nice and species interactions in size-structured populations. </w:t>
      </w:r>
      <w:r w:rsidRPr="00B40B65">
        <w:rPr>
          <w:i/>
          <w:iCs/>
        </w:rPr>
        <w:t>Annual Review of Ecology and Systematics</w:t>
      </w:r>
      <w:r w:rsidRPr="00B40B65">
        <w:t>, 15, 393–425.</w:t>
      </w:r>
    </w:p>
    <w:p w14:paraId="2C27BB9D" w14:textId="77777777" w:rsidR="00B40B65" w:rsidRPr="00B40B65" w:rsidRDefault="00B40B65" w:rsidP="00B40B65">
      <w:pPr>
        <w:pStyle w:val="Bibliography"/>
      </w:pPr>
      <w:r w:rsidRPr="00B40B65">
        <w:t xml:space="preserve">Woodworth-Jefcoats, P.A., Blanchard, J.L. &amp; Drazen, J.C. (2019). Relative Impacts of Simultaneous Stressors on a Pelagic Marine Ecosystem. </w:t>
      </w:r>
      <w:r w:rsidRPr="00B40B65">
        <w:rPr>
          <w:i/>
          <w:iCs/>
        </w:rPr>
        <w:t>Frontiers in Marine Science</w:t>
      </w:r>
      <w:r w:rsidRPr="00B40B65">
        <w:t>, 6.</w:t>
      </w:r>
    </w:p>
    <w:p w14:paraId="0B554EE7" w14:textId="77777777" w:rsidR="00B40B65" w:rsidRPr="00B40B65" w:rsidRDefault="00B40B65" w:rsidP="00B40B65">
      <w:pPr>
        <w:pStyle w:val="Bibliography"/>
      </w:pPr>
      <w:r w:rsidRPr="00B40B65">
        <w:t xml:space="preserve">Yvon‐Durocher, G., Montoya, J.M., Trimmer, M. &amp; Woodward, G. (2011). Warming alters the size spectrum and shifts the distribution of biomass in freshwater ecosystems. </w:t>
      </w:r>
      <w:r w:rsidRPr="00B40B65">
        <w:rPr>
          <w:i/>
          <w:iCs/>
        </w:rPr>
        <w:t>Global Change Biology</w:t>
      </w:r>
      <w:r w:rsidRPr="00B40B65">
        <w:t>, 17, 1681–1694.</w:t>
      </w:r>
    </w:p>
    <w:p w14:paraId="62C0B7BA" w14:textId="77777777" w:rsidR="00B40B65" w:rsidRPr="00B40B65" w:rsidRDefault="00B40B65" w:rsidP="00B40B65">
      <w:pPr>
        <w:pStyle w:val="Bibliography"/>
      </w:pPr>
      <w:r w:rsidRPr="00B40B65">
        <w:t xml:space="preserve">Zhang, C., Chen, Y. &amp; Ren, Y. (2015). Assessing uncertainty of a multispecies size-spectrum model resulting from process and observation errors. </w:t>
      </w:r>
      <w:r w:rsidRPr="00B40B65">
        <w:rPr>
          <w:i/>
          <w:iCs/>
        </w:rPr>
        <w:t>ICES J Mar Sci</w:t>
      </w:r>
      <w:r w:rsidRPr="00B40B65">
        <w:t>, 72, 2223–2233.</w:t>
      </w:r>
    </w:p>
    <w:p w14:paraId="6CD5CE7B" w14:textId="4120B843"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3"/>
      <w:headerReference w:type="first" r:id="rId24"/>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ta Audzijonyte" w:date="2019-11-29T13:40:00Z" w:initials="AA">
    <w:p w14:paraId="63146409" w14:textId="7F5D4CD7" w:rsidR="00254800" w:rsidRDefault="00254800">
      <w:pPr>
        <w:pStyle w:val="CommentText"/>
      </w:pPr>
      <w:r>
        <w:rPr>
          <w:rStyle w:val="CommentReference"/>
        </w:rPr>
        <w:annotationRef/>
      </w:r>
      <w:r>
        <w:t>I often feel such sentences are not very informative. Of course results can inform something. Is there anything more specific you could say? E.g. reducing fishing on xx by xx will help. Or changing size selectivity? Or we expect increased xxx?</w:t>
      </w:r>
    </w:p>
  </w:comment>
  <w:comment w:id="2" w:author="Max Lindmark" w:date="2019-12-20T14:31:00Z" w:initials="ML">
    <w:p w14:paraId="768E00AF" w14:textId="77777777" w:rsidR="00254800" w:rsidRDefault="00254800" w:rsidP="009E5D96">
      <w:pPr>
        <w:spacing w:line="480" w:lineRule="auto"/>
        <w:jc w:val="both"/>
      </w:pPr>
      <w:r>
        <w:rPr>
          <w:rStyle w:val="CommentReference"/>
        </w:rPr>
        <w:annotationRef/>
      </w:r>
      <w:r>
        <w:t xml:space="preserve">See if I can use something from this: </w:t>
      </w:r>
    </w:p>
    <w:p w14:paraId="3378BA68" w14:textId="77777777" w:rsidR="00254800" w:rsidRDefault="00254800" w:rsidP="009E5D96">
      <w:pPr>
        <w:spacing w:line="480" w:lineRule="auto"/>
        <w:jc w:val="both"/>
      </w:pPr>
    </w:p>
    <w:p w14:paraId="65566D5D" w14:textId="40BD2672" w:rsidR="00254800" w:rsidRDefault="00254800"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(Svedäng &amp; Hornborg 2014; van Gemert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Hartvig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254800" w:rsidRDefault="00254800">
      <w:pPr>
        <w:pStyle w:val="CommentText"/>
      </w:pPr>
    </w:p>
  </w:comment>
  <w:comment w:id="3" w:author="Max Lindmark" w:date="2019-12-20T15:56:00Z" w:initials="ML">
    <w:p w14:paraId="40578B87" w14:textId="60322079" w:rsidR="00254800" w:rsidRDefault="00254800">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4" w:author="Max Lindmark" w:date="2020-01-01T17:12:00Z" w:initials="ML">
    <w:p w14:paraId="4DA313EB" w14:textId="2C9D073E" w:rsidR="00254800" w:rsidRPr="0016357E" w:rsidRDefault="00254800"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5" w:author="Asta Audzijonyte" w:date="2019-11-29T14:03:00Z" w:initials="AA">
    <w:p w14:paraId="2B661251" w14:textId="27344A7E" w:rsidR="00254800" w:rsidRDefault="00254800">
      <w:pPr>
        <w:pStyle w:val="CommentText"/>
      </w:pPr>
      <w:r>
        <w:rPr>
          <w:rStyle w:val="CommentReference"/>
        </w:rPr>
        <w:annotationRef/>
      </w:r>
      <w:r>
        <w:t>Is it a “proper food web” or “Baltic proper”. I think many people will not know what the Baltic proper or these ICES subdivisions are</w:t>
      </w:r>
    </w:p>
  </w:comment>
  <w:comment w:id="6" w:author="Max Lindmark" w:date="2020-01-02T11:15:00Z" w:initials="ML">
    <w:p w14:paraId="50E88BBB" w14:textId="76F5E491" w:rsidR="00E046A4" w:rsidRDefault="00E046A4">
      <w:pPr>
        <w:pStyle w:val="CommentText"/>
      </w:pPr>
      <w:r>
        <w:rPr>
          <w:rStyle w:val="CommentReference"/>
        </w:rPr>
        <w:annotationRef/>
      </w:r>
      <w:r>
        <w:t xml:space="preserve">Good point! Will add a figure to the appendix. </w:t>
      </w:r>
      <w:r w:rsidR="009C5950">
        <w:t>Or perhaps merge one with Fig. 1</w:t>
      </w:r>
    </w:p>
  </w:comment>
  <w:comment w:id="7" w:author="Asta Audzijonyte" w:date="2019-11-29T14:04:00Z" w:initials="AA">
    <w:p w14:paraId="5570FE0E" w14:textId="771C97B7" w:rsidR="00254800" w:rsidRDefault="00254800">
      <w:pPr>
        <w:pStyle w:val="CommentText"/>
      </w:pPr>
      <w:r>
        <w:rPr>
          <w:rStyle w:val="CommentReference"/>
        </w:rPr>
        <w:annotationRef/>
      </w:r>
      <w:r>
        <w:t xml:space="preserve">Yes, how much of the total biomass is made by these species? </w:t>
      </w:r>
    </w:p>
  </w:comment>
  <w:comment w:id="8" w:author="Max Lindmark" w:date="2019-12-19T09:06:00Z" w:initials="ML">
    <w:p w14:paraId="4AF5470E" w14:textId="49EE7B66" w:rsidR="00254800" w:rsidRDefault="00254800">
      <w:pPr>
        <w:pStyle w:val="CommentText"/>
      </w:pPr>
      <w:r>
        <w:rPr>
          <w:rStyle w:val="CommentReference"/>
        </w:rPr>
        <w:annotationRef/>
      </w:r>
      <w:r>
        <w:t xml:space="preserve">Hm, that’s quite hard to say since they are basically the only ones that are assessed! My guess is that some flatfishes could be up there, but I don’t think any other species or groups are. </w:t>
      </w:r>
    </w:p>
    <w:p w14:paraId="10A26DA3" w14:textId="77777777" w:rsidR="00254800" w:rsidRDefault="00254800">
      <w:pPr>
        <w:pStyle w:val="CommentText"/>
      </w:pPr>
    </w:p>
    <w:p w14:paraId="1DAD9CE0" w14:textId="77777777" w:rsidR="00254800" w:rsidRDefault="00254800">
      <w:pPr>
        <w:pStyle w:val="CommentText"/>
      </w:pPr>
      <w:r>
        <w:t>More recently though stickleback has increased a lot and an assessment came out in 2019 estimating that they in some years can have twice the biomass of sprat (!).</w:t>
      </w:r>
    </w:p>
    <w:p w14:paraId="5F337E5F" w14:textId="5F2816B2" w:rsidR="00254800" w:rsidRDefault="003F50F9">
      <w:pPr>
        <w:pStyle w:val="CommentText"/>
      </w:pPr>
      <w:hyperlink r:id="rId1" w:history="1">
        <w:r w:rsidR="00254800" w:rsidRPr="0036613E">
          <w:rPr>
            <w:rStyle w:val="Hyperlink"/>
          </w:rPr>
          <w:t>https://academic.oup.com/icesjms/article-abstract/76/6/1653/5480400</w:t>
        </w:r>
      </w:hyperlink>
      <w:r w:rsidR="00254800">
        <w:t>. Although, I think that was an extreme case and even now they are not that abundant most years. And likely not in the time periods we largely consider here.</w:t>
      </w:r>
    </w:p>
  </w:comment>
  <w:comment w:id="9" w:author="Max Lindmark" w:date="2020-01-03T10:06:00Z" w:initials="ML">
    <w:p w14:paraId="17644748" w14:textId="10165221" w:rsidR="00A629F5" w:rsidRDefault="00A629F5">
      <w:pPr>
        <w:pStyle w:val="CommentText"/>
      </w:pPr>
      <w:r>
        <w:rPr>
          <w:rStyle w:val="CommentReference"/>
        </w:rPr>
        <w:annotationRef/>
      </w:r>
      <w:r>
        <w:t>I do think it’s fair to say they are the main species. Can change “among the main” or simply “they are dominant species in terms of biomass”</w:t>
      </w:r>
    </w:p>
  </w:comment>
  <w:comment w:id="10" w:author="Max Lindmark" w:date="2020-01-02T08:25:00Z" w:initials="ML">
    <w:p w14:paraId="3754A86B" w14:textId="31F31341" w:rsidR="003975CD" w:rsidRDefault="003975CD">
      <w:pPr>
        <w:pStyle w:val="CommentText"/>
      </w:pPr>
      <w:r>
        <w:rPr>
          <w:rStyle w:val="CommentReference"/>
        </w:rPr>
        <w:annotationRef/>
      </w:r>
      <w:r>
        <w:rPr>
          <w:rStyle w:val="CommentReference"/>
        </w:rPr>
        <w:annotationRef/>
      </w:r>
      <w:r>
        <w:t>I just saw that starvation mortality is in this version too, will add that</w:t>
      </w:r>
    </w:p>
  </w:comment>
  <w:comment w:id="11" w:author="Max Lindmark [2]" w:date="2019-08-02T16:22:00Z" w:initials="ML">
    <w:p w14:paraId="2F2D0889" w14:textId="77777777" w:rsidR="00254800" w:rsidRPr="00FB3FD9" w:rsidRDefault="00254800" w:rsidP="0034563F">
      <w:pPr>
        <w:pStyle w:val="CommentText"/>
      </w:pPr>
      <w:r>
        <w:rPr>
          <w:rStyle w:val="CommentReference"/>
        </w:rPr>
        <w:annotationRef/>
      </w:r>
      <w:r w:rsidRPr="00FB3FD9">
        <w:rPr>
          <w:rStyle w:val="CommentReference"/>
        </w:rPr>
        <w:t xml:space="preserve">Will </w:t>
      </w:r>
      <w:r>
        <w:rPr>
          <w:rStyle w:val="CommentReference"/>
        </w:rPr>
        <w:t>update this since we have two kappas</w:t>
      </w:r>
    </w:p>
  </w:comment>
  <w:comment w:id="12" w:author="Max Lindmark" w:date="2019-12-19T14:47:00Z" w:initials="ML">
    <w:p w14:paraId="5AF284AD" w14:textId="1A798AF5" w:rsidR="00254800" w:rsidRDefault="00254800">
      <w:pPr>
        <w:pStyle w:val="CommentText"/>
      </w:pPr>
      <w:r>
        <w:rPr>
          <w:rStyle w:val="CommentReference"/>
        </w:rPr>
        <w:annotationRef/>
      </w:r>
      <w:r>
        <w:t>Make sure I’m consistent here, and consistent with mizer</w:t>
      </w:r>
    </w:p>
  </w:comment>
  <w:comment w:id="13" w:author="Max Lindmark" w:date="2020-01-02T08:10:00Z" w:initials="ML">
    <w:p w14:paraId="61C953E3" w14:textId="4867DEE8" w:rsidR="00254800" w:rsidRPr="00254800" w:rsidRDefault="00254800">
      <w:pPr>
        <w:pStyle w:val="CommentText"/>
        <w:rPr>
          <w:lang w:val="en-US"/>
        </w:rPr>
      </w:pPr>
      <w:r>
        <w:rPr>
          <w:rStyle w:val="CommentReference"/>
        </w:rPr>
        <w:annotationRef/>
      </w:r>
      <w:r>
        <w:rPr>
          <w:rStyle w:val="CommentReference"/>
        </w:rPr>
        <w:annotationRef/>
      </w:r>
      <w:r w:rsidRPr="00D511C7">
        <w:rPr>
          <w:lang w:val="en-US"/>
        </w:rPr>
        <w:t>I’m using Asta’s 5 here instead of default 10</w:t>
      </w:r>
    </w:p>
  </w:comment>
  <w:comment w:id="14" w:author="Asta Audzijonyte" w:date="2019-11-29T14:12:00Z" w:initials="AA">
    <w:p w14:paraId="6B0D31A2" w14:textId="097FDCDF" w:rsidR="00254800" w:rsidRDefault="0025480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5" w:author="Max Lindmark" w:date="2019-12-19T08:47:00Z" w:initials="ML">
    <w:p w14:paraId="10FEAC70" w14:textId="3EDDD526" w:rsidR="00254800" w:rsidRDefault="00254800">
      <w:pPr>
        <w:pStyle w:val="CommentText"/>
      </w:pPr>
      <w:r>
        <w:t xml:space="preserve">Thanks, </w:t>
      </w:r>
      <w:r>
        <w:rPr>
          <w:rStyle w:val="CommentReference"/>
        </w:rPr>
        <w:annotationRef/>
      </w:r>
      <w:r>
        <w:t>changed to dynamics!</w:t>
      </w:r>
    </w:p>
  </w:comment>
  <w:comment w:id="16" w:author="Max Lindmark [2]" w:date="2019-08-03T09:59:00Z" w:initials="ML">
    <w:p w14:paraId="2DE81FCE" w14:textId="77777777" w:rsidR="00254800" w:rsidRPr="00B90582" w:rsidRDefault="00254800" w:rsidP="008B10AB">
      <w:pPr>
        <w:pStyle w:val="CommentText"/>
        <w:rPr>
          <w:lang w:val="en-US"/>
        </w:rPr>
      </w:pPr>
      <w:r>
        <w:rPr>
          <w:rStyle w:val="CommentReference"/>
        </w:rPr>
        <w:annotationRef/>
      </w:r>
      <w:r w:rsidRPr="00B90582">
        <w:rPr>
          <w:lang w:val="en-US"/>
        </w:rPr>
        <w:t>Check I say R for resource further down</w:t>
      </w:r>
    </w:p>
  </w:comment>
  <w:comment w:id="18" w:author="Julia Blanchard" w:date="2019-06-06T22:59:00Z" w:initials="JB">
    <w:p w14:paraId="0AEF0669" w14:textId="77777777" w:rsidR="00254800" w:rsidRPr="00D511C7" w:rsidRDefault="00254800" w:rsidP="001B012A">
      <w:pPr>
        <w:pStyle w:val="CommentText"/>
        <w:rPr>
          <w:lang w:val="en-US"/>
        </w:rPr>
      </w:pPr>
      <w:r>
        <w:rPr>
          <w:rStyle w:val="CommentReference"/>
        </w:rPr>
        <w:annotationRef/>
      </w:r>
      <w:r w:rsidRPr="003A0E5C">
        <w:rPr>
          <w:lang w:val="en-US"/>
        </w:rPr>
        <w:t xml:space="preserve">Do you have catches? One issue that has come up a lot – and see follow on papers ( Spence et al) is an issue abut using SSB. </w:t>
      </w:r>
      <w:r w:rsidRPr="00D511C7">
        <w:rPr>
          <w:lang w:val="en-US"/>
        </w:rPr>
        <w:t>On one hadn they are form statistical fitted stock assessment models so they do fit the data. But on the other hand based on very different assumptions – it is a surprise we get differences…</w:t>
      </w:r>
    </w:p>
    <w:p w14:paraId="0ED597C7" w14:textId="77777777" w:rsidR="00254800" w:rsidRPr="00D511C7" w:rsidRDefault="00254800" w:rsidP="001B012A">
      <w:pPr>
        <w:pStyle w:val="CommentText"/>
        <w:rPr>
          <w:lang w:val="en-US"/>
        </w:rPr>
      </w:pPr>
    </w:p>
    <w:p w14:paraId="332C7886" w14:textId="77777777" w:rsidR="00254800" w:rsidRPr="003A0E5C" w:rsidRDefault="00254800" w:rsidP="001B012A">
      <w:pPr>
        <w:pStyle w:val="CommentText"/>
        <w:rPr>
          <w:lang w:val="en-US"/>
        </w:rPr>
      </w:pPr>
      <w:r w:rsidRPr="003A0E5C">
        <w:rPr>
          <w:lang w:val="en-US"/>
        </w:rPr>
        <w:t>So you might want to think about comparing what happens if you fit to catches (rather than only SSB )</w:t>
      </w:r>
    </w:p>
    <w:p w14:paraId="4C186E3E" w14:textId="77777777" w:rsidR="00254800" w:rsidRPr="003A0E5C" w:rsidRDefault="00254800" w:rsidP="001B012A">
      <w:pPr>
        <w:pStyle w:val="CommentText"/>
        <w:rPr>
          <w:lang w:val="en-US"/>
        </w:rPr>
      </w:pPr>
    </w:p>
    <w:p w14:paraId="604A17E3" w14:textId="77777777" w:rsidR="00254800" w:rsidRPr="00D511C7" w:rsidRDefault="00254800" w:rsidP="001B012A">
      <w:pPr>
        <w:pStyle w:val="CommentText"/>
        <w:rPr>
          <w:lang w:val="en-US"/>
        </w:rPr>
      </w:pPr>
      <w:r w:rsidRPr="003A0E5C">
        <w:rPr>
          <w:lang w:val="en-US"/>
        </w:rPr>
        <w:t xml:space="preserve">But there is no single way to do this…. </w:t>
      </w:r>
      <w:r w:rsidRPr="00D511C7">
        <w:rPr>
          <w:lang w:val="en-US"/>
        </w:rPr>
        <w:t>So you need to also use your judgement about the system to decide what is most appropriate</w:t>
      </w:r>
    </w:p>
  </w:comment>
  <w:comment w:id="19" w:author="Max Lindmark [2]" w:date="2019-08-02T11:02:00Z" w:initials="ML">
    <w:p w14:paraId="158357BA" w14:textId="77777777" w:rsidR="00254800" w:rsidRPr="00F81F48" w:rsidRDefault="0025480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17" w:author="Max Lindmark" w:date="2019-12-31T09:47:00Z" w:initials="ML">
    <w:p w14:paraId="40C97DBF" w14:textId="20AB91FC" w:rsidR="00254800" w:rsidRDefault="00254800">
      <w:pPr>
        <w:pStyle w:val="CommentText"/>
      </w:pPr>
      <w:r>
        <w:rPr>
          <w:rStyle w:val="CommentReference"/>
        </w:rPr>
        <w:annotationRef/>
      </w:r>
      <w:r>
        <w:t>Asta, you said it was hard to follow this in the earlier version. I tried to rewrite it, let me know if it seems OK!</w:t>
      </w:r>
    </w:p>
  </w:comment>
  <w:comment w:id="20" w:author="Max Lindmark" w:date="2019-11-08T18:27:00Z" w:initials="ML">
    <w:p w14:paraId="7B8C04BB" w14:textId="77777777" w:rsidR="00254800" w:rsidRPr="00ED4883" w:rsidRDefault="00254800" w:rsidP="00ED3013">
      <w:r>
        <w:rPr>
          <w:rStyle w:val="CommentReference"/>
        </w:rPr>
        <w:annotationRef/>
      </w:r>
      <w:hyperlink r:id="rId2" w:history="1">
        <w:r w:rsidRPr="00A6196D">
          <w:rPr>
            <w:rStyle w:val="Hyperlink"/>
          </w:rPr>
          <w:t>https://www.smhi.se/en/research/research-departments/climate-research-rossby-centre2-552/rca4-nemo-a-high-resolution-regional-coupled-model-system-1.121105</w:t>
        </w:r>
      </w:hyperlink>
    </w:p>
    <w:p w14:paraId="459E714B" w14:textId="77777777" w:rsidR="00254800" w:rsidRPr="00ED4883" w:rsidRDefault="00254800" w:rsidP="00ED3013"/>
    <w:p w14:paraId="6A6D31B8" w14:textId="77777777" w:rsidR="00254800" w:rsidRPr="00FB3FD9" w:rsidRDefault="003F50F9" w:rsidP="00ED3013">
      <w:pPr>
        <w:rPr>
          <w:rFonts w:ascii="Times New Roman" w:hAnsi="Times New Roman"/>
        </w:rPr>
      </w:pPr>
      <w:hyperlink r:id="rId3" w:anchor="scenario=rcp85,season=year,param=temperature" w:history="1">
        <w:r w:rsidR="00254800" w:rsidRPr="00FB3FD9">
          <w:rPr>
            <w:rStyle w:val="Hyperlink"/>
          </w:rPr>
          <w:t>https://www.smhi.se/klimat/framtidens-klimat/klimatscenarier-for-hav#scenario=rcp85,season=year,param=temperature</w:t>
        </w:r>
      </w:hyperlink>
    </w:p>
  </w:comment>
  <w:comment w:id="21" w:author="Max Lindmark" w:date="2019-11-20T16:22:00Z" w:initials="ML">
    <w:p w14:paraId="486FCEF9" w14:textId="77777777" w:rsidR="00254800" w:rsidRDefault="00254800">
      <w:pPr>
        <w:pStyle w:val="CommentText"/>
      </w:pPr>
      <w:r>
        <w:rPr>
          <w:rStyle w:val="CommentReference"/>
        </w:rPr>
        <w:annotationRef/>
      </w:r>
      <w:r>
        <w:t xml:space="preserve">The reason I went for the mean of assessmens + ssm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254800" w:rsidRDefault="00254800">
      <w:pPr>
        <w:pStyle w:val="CommentText"/>
      </w:pPr>
    </w:p>
    <w:p w14:paraId="4F4163FE" w14:textId="77777777" w:rsidR="00254800" w:rsidRDefault="0025480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254800" w:rsidRDefault="00254800">
      <w:pPr>
        <w:pStyle w:val="CommentText"/>
      </w:pPr>
    </w:p>
    <w:p w14:paraId="7B92BB24" w14:textId="721FA85B" w:rsidR="00254800" w:rsidRDefault="00254800">
      <w:pPr>
        <w:pStyle w:val="CommentText"/>
      </w:pPr>
      <w:r>
        <w:t>Therefore I used simply the average of everything for the default… I plan to do some sensitivity analysis here and will put that in the appendix.</w:t>
      </w:r>
    </w:p>
  </w:comment>
  <w:comment w:id="22" w:author="Asta Audzijonyte" w:date="2019-11-29T14:21:00Z" w:initials="AA">
    <w:p w14:paraId="4CA612B1" w14:textId="3992DEA5" w:rsidR="00254800" w:rsidRDefault="00254800">
      <w:pPr>
        <w:pStyle w:val="CommentText"/>
      </w:pPr>
      <w:r>
        <w:rPr>
          <w:rStyle w:val="CommentReference"/>
        </w:rPr>
        <w:annotationRef/>
      </w:r>
      <w:r>
        <w:t>Makes sense. I am not sure with ssm but know that it is sometimes quite hard to put F from assessments into ssm models directly, although the North Sea model seems to have done that? I think it is not so important perhaps what the exact F level is, but rather the trend. However, it would be interesting to see what the difference is? And … how do get F from ssm? Isn’t this smth you actually put in, rather than extract? Or did I misunderstand smth here?</w:t>
      </w:r>
    </w:p>
  </w:comment>
  <w:comment w:id="23" w:author="Max Lindmark" w:date="2019-12-31T10:10:00Z" w:initials="ML">
    <w:p w14:paraId="7A50777E" w14:textId="260D944A" w:rsidR="00254800" w:rsidRDefault="00254800">
      <w:pPr>
        <w:pStyle w:val="CommentText"/>
      </w:pPr>
      <w:r>
        <w:rPr>
          <w:rStyle w:val="CommentReference"/>
        </w:rPr>
        <w:annotationRef/>
      </w:r>
      <w:r>
        <w:t xml:space="preserve">Yes, sorry that was not correctly described. I mean that the projection-part of the time series corresponds to FMSY, not F. As described below, this is also now clarified in </w:t>
      </w:r>
      <w:r w:rsidRPr="00D01345">
        <w:rPr>
          <w:color w:val="FF0000"/>
        </w:rPr>
        <w:t>Fig. S8</w:t>
      </w:r>
    </w:p>
  </w:comment>
  <w:comment w:id="24" w:author="Asta Audzijonyte" w:date="2019-11-29T15:20:00Z" w:initials="AA">
    <w:p w14:paraId="5E7C68CC" w14:textId="77777777" w:rsidR="00171DFA" w:rsidRDefault="00171DFA" w:rsidP="00171DFA">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25" w:author="Max Lindmark" w:date="2020-01-02T07:28:00Z" w:initials="ML">
    <w:p w14:paraId="61054330" w14:textId="77777777" w:rsidR="00DB76E1" w:rsidRDefault="00171DFA" w:rsidP="00171DFA">
      <w:pPr>
        <w:pStyle w:val="CommentText"/>
      </w:pPr>
      <w:r>
        <w:rPr>
          <w:rStyle w:val="CommentReference"/>
        </w:rPr>
        <w:annotationRef/>
      </w:r>
      <w:r>
        <w:t>Feeding levels do not change much at all. I think it’s just a matter of the model being relatively sensitive to metabolism and feeding parameters</w:t>
      </w:r>
      <w:r w:rsidR="007C4A55">
        <w:t xml:space="preserve"> (which was also found by Zhang et al 2015)</w:t>
      </w:r>
      <w:r>
        <w:t>.</w:t>
      </w:r>
      <w:r w:rsidR="00DB76E1">
        <w:t xml:space="preserve"> </w:t>
      </w:r>
    </w:p>
    <w:p w14:paraId="7C17DBBB" w14:textId="77777777" w:rsidR="00DB76E1" w:rsidRDefault="00DB76E1" w:rsidP="00171DFA">
      <w:pPr>
        <w:pStyle w:val="CommentText"/>
      </w:pPr>
    </w:p>
    <w:p w14:paraId="65CD55BD" w14:textId="7F7C3570" w:rsidR="00171DFA" w:rsidRDefault="00DB76E1" w:rsidP="00171DFA">
      <w:pPr>
        <w:pStyle w:val="CommentText"/>
      </w:pPr>
      <w:r>
        <w:t>When I tried to improve growth rates I added a factor 1.5 to h, which made growth go from terrible to ok.</w:t>
      </w:r>
    </w:p>
    <w:p w14:paraId="115F28A0" w14:textId="77777777" w:rsidR="00171DFA" w:rsidRDefault="00171DFA" w:rsidP="00171DFA">
      <w:pPr>
        <w:pStyle w:val="CommentText"/>
      </w:pPr>
    </w:p>
    <w:p w14:paraId="0AA64A5C" w14:textId="306E55DF" w:rsidR="00171DFA" w:rsidRDefault="00171DFA" w:rsidP="00171DFA">
      <w:pPr>
        <w:pStyle w:val="CommentText"/>
      </w:pPr>
      <w:r>
        <w:t xml:space="preserve">I have </w:t>
      </w:r>
      <w:r w:rsidR="00CD4661">
        <w:t xml:space="preserve">also </w:t>
      </w:r>
      <w:r>
        <w:t>verified this by increasing h relative to ks in a similar magnitude as the temperature-scaling in a non-temperature dependent model and the same result can be seen there (both growth and spectra)</w:t>
      </w:r>
    </w:p>
  </w:comment>
  <w:comment w:id="26" w:author="Max Lindmark" w:date="2020-01-03T15:02:00Z" w:initials="ML">
    <w:p w14:paraId="2B9EBC0A" w14:textId="3897C6EE" w:rsidR="00012766" w:rsidRDefault="00012766">
      <w:pPr>
        <w:pStyle w:val="CommentText"/>
      </w:pPr>
      <w:r>
        <w:rPr>
          <w:rStyle w:val="CommentReference"/>
        </w:rPr>
        <w:annotationRef/>
      </w:r>
      <w:r>
        <w:t>The reason MTE is worst is because growth has a little effect but carrying capacity has a big effect, and that activation energy is larger</w:t>
      </w:r>
      <w:r w:rsidR="005820B3">
        <w:t xml:space="preserve"> (</w:t>
      </w:r>
      <w:r w:rsidR="00CA08E9">
        <w:t>a</w:t>
      </w:r>
      <w:r w:rsidR="005820B3">
        <w:t>bsolut</w:t>
      </w:r>
      <w:r w:rsidR="00B72E31">
        <w:t>e</w:t>
      </w:r>
      <w:r w:rsidR="005820B3">
        <w:t>)</w:t>
      </w:r>
    </w:p>
  </w:comment>
  <w:comment w:id="28" w:author="Max Lindmark" w:date="2019-12-30T17:22:00Z" w:initials="ML">
    <w:p w14:paraId="15CDDC93" w14:textId="77777777" w:rsidR="00546836" w:rsidRDefault="00546836" w:rsidP="00546836">
      <w:pPr>
        <w:pStyle w:val="CommentText"/>
      </w:pPr>
      <w:r>
        <w:rPr>
          <w:rStyle w:val="CommentReference"/>
        </w:rPr>
        <w:annotationRef/>
      </w:r>
      <w:r>
        <w:t>Different fishing values and warming on top of that?? Put in main analysis? Consider changing axis to get more variability</w:t>
      </w:r>
    </w:p>
  </w:comment>
  <w:comment w:id="29" w:author="Max Lindmark" w:date="2019-12-31T14:41:00Z" w:initials="ML">
    <w:p w14:paraId="7347C0FE" w14:textId="2ECCCF12" w:rsidR="00254800" w:rsidRDefault="00254800" w:rsidP="00EC53E3">
      <w:pPr>
        <w:pStyle w:val="CommentText"/>
      </w:pPr>
      <w:r>
        <w:rPr>
          <w:rStyle w:val="CommentReference"/>
        </w:rPr>
        <w:annotationRef/>
      </w:r>
      <w:r>
        <w:t xml:space="preserve">Ok, so this is interesting and something I did not reflect upon earlier, but it looks a bit strange that yield &gt; ssb? I guess that yield here should be considered a rate here (i.e. they are not the same unit)? Since it’s the biomass lost through fishing mortality (which is a rate). </w:t>
      </w:r>
    </w:p>
    <w:p w14:paraId="22C3BC79" w14:textId="77777777" w:rsidR="00254800" w:rsidRDefault="00254800" w:rsidP="00EC53E3">
      <w:pPr>
        <w:pStyle w:val="CommentText"/>
      </w:pPr>
    </w:p>
    <w:p w14:paraId="4A222C86" w14:textId="77777777" w:rsidR="00254800" w:rsidRDefault="00254800" w:rsidP="00EC53E3">
      <w:pPr>
        <w:pStyle w:val="CommentText"/>
      </w:pPr>
      <w:r>
        <w:t>I anyway will need to change the axis to give the units..</w:t>
      </w:r>
    </w:p>
  </w:comment>
  <w:comment w:id="30" w:author="Max Lindmark" w:date="2019-11-20T14:29:00Z" w:initials="ML">
    <w:p w14:paraId="0758F59F" w14:textId="0EAF422A" w:rsidR="00254800" w:rsidRDefault="0025480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46409" w15:done="0"/>
  <w15:commentEx w15:paraId="4E081945" w15:done="0"/>
  <w15:commentEx w15:paraId="40578B87" w15:paraIdParent="4E081945" w15:done="0"/>
  <w15:commentEx w15:paraId="4DA313EB" w15:done="0"/>
  <w15:commentEx w15:paraId="2B661251" w15:done="0"/>
  <w15:commentEx w15:paraId="50E88BBB" w15:paraIdParent="2B661251" w15:done="0"/>
  <w15:commentEx w15:paraId="5570FE0E" w15:done="0"/>
  <w15:commentEx w15:paraId="5F337E5F" w15:paraIdParent="5570FE0E" w15:done="0"/>
  <w15:commentEx w15:paraId="17644748" w15:paraIdParent="5570FE0E" w15:done="0"/>
  <w15:commentEx w15:paraId="3754A86B" w15:done="0"/>
  <w15:commentEx w15:paraId="2F2D0889" w15:done="0"/>
  <w15:commentEx w15:paraId="5AF284AD" w15:done="0"/>
  <w15:commentEx w15:paraId="61C953E3" w15:done="0"/>
  <w15:commentEx w15:paraId="6B0D31A2" w15:done="0"/>
  <w15:commentEx w15:paraId="10FEAC70" w15:paraIdParent="6B0D31A2" w15:done="0"/>
  <w15:commentEx w15:paraId="2DE81FCE"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5E7C68CC" w15:done="0"/>
  <w15:commentEx w15:paraId="0AA64A5C" w15:paraIdParent="5E7C68CC" w15:done="0"/>
  <w15:commentEx w15:paraId="2B9EBC0A" w15:done="0"/>
  <w15:commentEx w15:paraId="15CDDC93" w15:done="0"/>
  <w15:commentEx w15:paraId="4A222C86"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46409" w16cid:durableId="218B9E4E"/>
  <w16cid:commentId w16cid:paraId="4E081945" w16cid:durableId="21A759AC"/>
  <w16cid:commentId w16cid:paraId="40578B87" w16cid:durableId="21A76DC0"/>
  <w16cid:commentId w16cid:paraId="4DA313EB" w16cid:durableId="21B7517D"/>
  <w16cid:commentId w16cid:paraId="2B661251" w16cid:durableId="218BA3B2"/>
  <w16cid:commentId w16cid:paraId="50E88BBB" w16cid:durableId="21B84F45"/>
  <w16cid:commentId w16cid:paraId="5570FE0E" w16cid:durableId="218BA3F7"/>
  <w16cid:commentId w16cid:paraId="5F337E5F" w16cid:durableId="21A5BC1B"/>
  <w16cid:commentId w16cid:paraId="17644748" w16cid:durableId="21B9909C"/>
  <w16cid:commentId w16cid:paraId="3754A86B" w16cid:durableId="21B82794"/>
  <w16cid:commentId w16cid:paraId="2F2D0889" w16cid:durableId="216FE6B6"/>
  <w16cid:commentId w16cid:paraId="5AF284AD" w16cid:durableId="21A60C0F"/>
  <w16cid:commentId w16cid:paraId="61C953E3" w16cid:durableId="21B823F8"/>
  <w16cid:commentId w16cid:paraId="6B0D31A2" w16cid:durableId="218BA5BB"/>
  <w16cid:commentId w16cid:paraId="10FEAC70" w16cid:durableId="21A5B7A0"/>
  <w16cid:commentId w16cid:paraId="2DE81FCE" w16cid:durableId="217399D1"/>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5E7C68CC" w16cid:durableId="218BB5C7"/>
  <w16cid:commentId w16cid:paraId="0AA64A5C" w16cid:durableId="21B81A18"/>
  <w16cid:commentId w16cid:paraId="2B9EBC0A" w16cid:durableId="21B9D616"/>
  <w16cid:commentId w16cid:paraId="15CDDC93" w16cid:durableId="21B4B0BD"/>
  <w16cid:commentId w16cid:paraId="4A222C86" w16cid:durableId="21B5DC95"/>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90357" w14:textId="77777777" w:rsidR="003F50F9" w:rsidRDefault="003F50F9" w:rsidP="00B65B3A">
      <w:r>
        <w:separator/>
      </w:r>
    </w:p>
    <w:p w14:paraId="60620289" w14:textId="77777777" w:rsidR="003F50F9" w:rsidRDefault="003F50F9"/>
  </w:endnote>
  <w:endnote w:type="continuationSeparator" w:id="0">
    <w:p w14:paraId="736B0692" w14:textId="77777777" w:rsidR="003F50F9" w:rsidRDefault="003F50F9" w:rsidP="00B65B3A">
      <w:r>
        <w:continuationSeparator/>
      </w:r>
    </w:p>
    <w:p w14:paraId="6BE805B9" w14:textId="77777777" w:rsidR="003F50F9" w:rsidRDefault="003F50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EDD5B" w14:textId="77777777" w:rsidR="003F50F9" w:rsidRDefault="003F50F9" w:rsidP="00B65B3A">
      <w:r>
        <w:separator/>
      </w:r>
    </w:p>
  </w:footnote>
  <w:footnote w:type="continuationSeparator" w:id="0">
    <w:p w14:paraId="49AE06B7" w14:textId="77777777" w:rsidR="003F50F9" w:rsidRDefault="003F50F9"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254800" w:rsidRDefault="00254800" w:rsidP="00B65B3A">
    <w:pPr>
      <w:pStyle w:val="Header"/>
      <w:spacing w:before="240" w:after="276"/>
    </w:pPr>
  </w:p>
  <w:p w14:paraId="7D056D57" w14:textId="77777777" w:rsidR="00254800" w:rsidRDefault="00254800" w:rsidP="00B65B3A">
    <w:pPr>
      <w:spacing w:after="276"/>
    </w:pPr>
  </w:p>
  <w:p w14:paraId="5440A61B" w14:textId="77777777" w:rsidR="00254800" w:rsidRDefault="00254800"/>
  <w:p w14:paraId="4F312B41" w14:textId="77777777" w:rsidR="00254800" w:rsidRDefault="00254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254800" w:rsidRPr="00B30794" w:rsidRDefault="0025480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0"/>
  </w:num>
  <w:num w:numId="4">
    <w:abstractNumId w:val="1"/>
  </w:num>
  <w:num w:numId="5">
    <w:abstractNumId w:val="3"/>
  </w:num>
  <w:num w:numId="6">
    <w:abstractNumId w:val="19"/>
  </w:num>
  <w:num w:numId="7">
    <w:abstractNumId w:val="17"/>
  </w:num>
  <w:num w:numId="8">
    <w:abstractNumId w:val="23"/>
  </w:num>
  <w:num w:numId="9">
    <w:abstractNumId w:val="2"/>
  </w:num>
  <w:num w:numId="10">
    <w:abstractNumId w:val="6"/>
  </w:num>
  <w:num w:numId="11">
    <w:abstractNumId w:val="18"/>
  </w:num>
  <w:num w:numId="12">
    <w:abstractNumId w:val="22"/>
  </w:num>
  <w:num w:numId="13">
    <w:abstractNumId w:val="15"/>
  </w:num>
  <w:num w:numId="14">
    <w:abstractNumId w:val="12"/>
  </w:num>
  <w:num w:numId="15">
    <w:abstractNumId w:val="8"/>
  </w:num>
  <w:num w:numId="16">
    <w:abstractNumId w:val="14"/>
  </w:num>
  <w:num w:numId="17">
    <w:abstractNumId w:val="9"/>
  </w:num>
  <w:num w:numId="18">
    <w:abstractNumId w:val="20"/>
  </w:num>
  <w:num w:numId="19">
    <w:abstractNumId w:val="5"/>
  </w:num>
  <w:num w:numId="20">
    <w:abstractNumId w:val="4"/>
  </w:num>
  <w:num w:numId="21">
    <w:abstractNumId w:val="7"/>
  </w:num>
  <w:num w:numId="22">
    <w:abstractNumId w:val="21"/>
  </w:num>
  <w:num w:numId="23">
    <w:abstractNumId w:val="10"/>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13E2"/>
    <w:rsid w:val="000023DA"/>
    <w:rsid w:val="000024F0"/>
    <w:rsid w:val="00002EF2"/>
    <w:rsid w:val="00004671"/>
    <w:rsid w:val="00004674"/>
    <w:rsid w:val="00004857"/>
    <w:rsid w:val="00005A5E"/>
    <w:rsid w:val="000060C8"/>
    <w:rsid w:val="00007676"/>
    <w:rsid w:val="00007F16"/>
    <w:rsid w:val="00011540"/>
    <w:rsid w:val="0001254E"/>
    <w:rsid w:val="00012766"/>
    <w:rsid w:val="00012E9F"/>
    <w:rsid w:val="000132B3"/>
    <w:rsid w:val="000138C3"/>
    <w:rsid w:val="0001390A"/>
    <w:rsid w:val="0001424C"/>
    <w:rsid w:val="000161B4"/>
    <w:rsid w:val="0001645E"/>
    <w:rsid w:val="00017F5C"/>
    <w:rsid w:val="000200F7"/>
    <w:rsid w:val="00021281"/>
    <w:rsid w:val="0002287F"/>
    <w:rsid w:val="00022F2A"/>
    <w:rsid w:val="000230D3"/>
    <w:rsid w:val="0002347E"/>
    <w:rsid w:val="00023D26"/>
    <w:rsid w:val="00024C76"/>
    <w:rsid w:val="0002602F"/>
    <w:rsid w:val="000260CA"/>
    <w:rsid w:val="0002640F"/>
    <w:rsid w:val="00026663"/>
    <w:rsid w:val="00027159"/>
    <w:rsid w:val="0003125C"/>
    <w:rsid w:val="00031744"/>
    <w:rsid w:val="00031861"/>
    <w:rsid w:val="00031B08"/>
    <w:rsid w:val="00031C53"/>
    <w:rsid w:val="000331D4"/>
    <w:rsid w:val="00033EC7"/>
    <w:rsid w:val="0003491C"/>
    <w:rsid w:val="00035A9E"/>
    <w:rsid w:val="00035B57"/>
    <w:rsid w:val="00035E60"/>
    <w:rsid w:val="000369EB"/>
    <w:rsid w:val="000373CA"/>
    <w:rsid w:val="00037D90"/>
    <w:rsid w:val="0004009E"/>
    <w:rsid w:val="00040904"/>
    <w:rsid w:val="00040B9A"/>
    <w:rsid w:val="00041EDA"/>
    <w:rsid w:val="00041FFB"/>
    <w:rsid w:val="00042E84"/>
    <w:rsid w:val="00043DEE"/>
    <w:rsid w:val="0004409B"/>
    <w:rsid w:val="00044519"/>
    <w:rsid w:val="00044745"/>
    <w:rsid w:val="00045CFD"/>
    <w:rsid w:val="00045D9D"/>
    <w:rsid w:val="000460D1"/>
    <w:rsid w:val="000466B2"/>
    <w:rsid w:val="00046D33"/>
    <w:rsid w:val="00046F36"/>
    <w:rsid w:val="00047EF2"/>
    <w:rsid w:val="00050044"/>
    <w:rsid w:val="00050496"/>
    <w:rsid w:val="000513E5"/>
    <w:rsid w:val="0005173A"/>
    <w:rsid w:val="000517FD"/>
    <w:rsid w:val="000523A5"/>
    <w:rsid w:val="000535B7"/>
    <w:rsid w:val="00053E8C"/>
    <w:rsid w:val="00053E90"/>
    <w:rsid w:val="000541BF"/>
    <w:rsid w:val="000548A1"/>
    <w:rsid w:val="00054DBB"/>
    <w:rsid w:val="00055464"/>
    <w:rsid w:val="0005559B"/>
    <w:rsid w:val="00056D99"/>
    <w:rsid w:val="00057344"/>
    <w:rsid w:val="000576B5"/>
    <w:rsid w:val="0005786D"/>
    <w:rsid w:val="00057ED1"/>
    <w:rsid w:val="0006053F"/>
    <w:rsid w:val="00060ACD"/>
    <w:rsid w:val="00060F2D"/>
    <w:rsid w:val="00060FBE"/>
    <w:rsid w:val="000610FD"/>
    <w:rsid w:val="00062AD5"/>
    <w:rsid w:val="00062C9E"/>
    <w:rsid w:val="00062D9E"/>
    <w:rsid w:val="00064033"/>
    <w:rsid w:val="00064B8F"/>
    <w:rsid w:val="00065B56"/>
    <w:rsid w:val="0006603E"/>
    <w:rsid w:val="0006630D"/>
    <w:rsid w:val="0006707E"/>
    <w:rsid w:val="00067C02"/>
    <w:rsid w:val="00067D10"/>
    <w:rsid w:val="000714CA"/>
    <w:rsid w:val="00071CB0"/>
    <w:rsid w:val="00074149"/>
    <w:rsid w:val="00074354"/>
    <w:rsid w:val="000760F9"/>
    <w:rsid w:val="00077569"/>
    <w:rsid w:val="000800A4"/>
    <w:rsid w:val="00080B5D"/>
    <w:rsid w:val="00080EAC"/>
    <w:rsid w:val="0008130D"/>
    <w:rsid w:val="000825E4"/>
    <w:rsid w:val="00082B51"/>
    <w:rsid w:val="00082E8E"/>
    <w:rsid w:val="0008336D"/>
    <w:rsid w:val="00083430"/>
    <w:rsid w:val="0008469F"/>
    <w:rsid w:val="00085056"/>
    <w:rsid w:val="000851C4"/>
    <w:rsid w:val="00085208"/>
    <w:rsid w:val="00085DC7"/>
    <w:rsid w:val="00090162"/>
    <w:rsid w:val="000907BE"/>
    <w:rsid w:val="00092011"/>
    <w:rsid w:val="0009369F"/>
    <w:rsid w:val="000943FF"/>
    <w:rsid w:val="00095CE8"/>
    <w:rsid w:val="000979B8"/>
    <w:rsid w:val="000A02C4"/>
    <w:rsid w:val="000A0E95"/>
    <w:rsid w:val="000A0F0E"/>
    <w:rsid w:val="000A1234"/>
    <w:rsid w:val="000A17CD"/>
    <w:rsid w:val="000A1C5A"/>
    <w:rsid w:val="000A3677"/>
    <w:rsid w:val="000A452F"/>
    <w:rsid w:val="000A4738"/>
    <w:rsid w:val="000A47FF"/>
    <w:rsid w:val="000A518C"/>
    <w:rsid w:val="000A5292"/>
    <w:rsid w:val="000A54A7"/>
    <w:rsid w:val="000A639E"/>
    <w:rsid w:val="000A6B98"/>
    <w:rsid w:val="000A7B94"/>
    <w:rsid w:val="000A7FFD"/>
    <w:rsid w:val="000B0058"/>
    <w:rsid w:val="000B0456"/>
    <w:rsid w:val="000B04B8"/>
    <w:rsid w:val="000B06EE"/>
    <w:rsid w:val="000B1194"/>
    <w:rsid w:val="000B14BE"/>
    <w:rsid w:val="000B15DC"/>
    <w:rsid w:val="000B2F98"/>
    <w:rsid w:val="000B2FEE"/>
    <w:rsid w:val="000B36A8"/>
    <w:rsid w:val="000B3760"/>
    <w:rsid w:val="000B3B73"/>
    <w:rsid w:val="000B400E"/>
    <w:rsid w:val="000B4716"/>
    <w:rsid w:val="000B49A2"/>
    <w:rsid w:val="000B5283"/>
    <w:rsid w:val="000B5E8E"/>
    <w:rsid w:val="000B6344"/>
    <w:rsid w:val="000C0470"/>
    <w:rsid w:val="000C1EA9"/>
    <w:rsid w:val="000C286F"/>
    <w:rsid w:val="000C2A69"/>
    <w:rsid w:val="000C2AAC"/>
    <w:rsid w:val="000C2E59"/>
    <w:rsid w:val="000C527E"/>
    <w:rsid w:val="000C69B9"/>
    <w:rsid w:val="000C7077"/>
    <w:rsid w:val="000C71C3"/>
    <w:rsid w:val="000C72A1"/>
    <w:rsid w:val="000C73BE"/>
    <w:rsid w:val="000D0023"/>
    <w:rsid w:val="000D04CC"/>
    <w:rsid w:val="000D0590"/>
    <w:rsid w:val="000D0734"/>
    <w:rsid w:val="000D0C9C"/>
    <w:rsid w:val="000D0FE3"/>
    <w:rsid w:val="000D142F"/>
    <w:rsid w:val="000D1EDE"/>
    <w:rsid w:val="000D2332"/>
    <w:rsid w:val="000D2816"/>
    <w:rsid w:val="000D28BE"/>
    <w:rsid w:val="000D2B45"/>
    <w:rsid w:val="000D2D21"/>
    <w:rsid w:val="000D3A6B"/>
    <w:rsid w:val="000D570A"/>
    <w:rsid w:val="000D5E33"/>
    <w:rsid w:val="000E0499"/>
    <w:rsid w:val="000E1174"/>
    <w:rsid w:val="000E2D79"/>
    <w:rsid w:val="000E2FF7"/>
    <w:rsid w:val="000E3329"/>
    <w:rsid w:val="000E4DB0"/>
    <w:rsid w:val="000E5527"/>
    <w:rsid w:val="000E5DC7"/>
    <w:rsid w:val="000E619F"/>
    <w:rsid w:val="000E6C5E"/>
    <w:rsid w:val="000F01FE"/>
    <w:rsid w:val="000F052F"/>
    <w:rsid w:val="000F0D0B"/>
    <w:rsid w:val="000F3FB8"/>
    <w:rsid w:val="000F577B"/>
    <w:rsid w:val="000F5E03"/>
    <w:rsid w:val="000F6239"/>
    <w:rsid w:val="000F6736"/>
    <w:rsid w:val="000F6EF0"/>
    <w:rsid w:val="000F7C4E"/>
    <w:rsid w:val="001011D4"/>
    <w:rsid w:val="0010253A"/>
    <w:rsid w:val="00102648"/>
    <w:rsid w:val="00103047"/>
    <w:rsid w:val="001034AF"/>
    <w:rsid w:val="0010377B"/>
    <w:rsid w:val="00103C41"/>
    <w:rsid w:val="001041C3"/>
    <w:rsid w:val="00104521"/>
    <w:rsid w:val="001052BE"/>
    <w:rsid w:val="001059BB"/>
    <w:rsid w:val="00105D79"/>
    <w:rsid w:val="00106082"/>
    <w:rsid w:val="001062DF"/>
    <w:rsid w:val="00106A25"/>
    <w:rsid w:val="00107430"/>
    <w:rsid w:val="00107621"/>
    <w:rsid w:val="00107E1E"/>
    <w:rsid w:val="0011012D"/>
    <w:rsid w:val="00111672"/>
    <w:rsid w:val="001124D2"/>
    <w:rsid w:val="0011310E"/>
    <w:rsid w:val="00113C9D"/>
    <w:rsid w:val="00114319"/>
    <w:rsid w:val="001162C0"/>
    <w:rsid w:val="001168B5"/>
    <w:rsid w:val="00117104"/>
    <w:rsid w:val="0011756B"/>
    <w:rsid w:val="00117CA2"/>
    <w:rsid w:val="00117DE5"/>
    <w:rsid w:val="00120149"/>
    <w:rsid w:val="001204E2"/>
    <w:rsid w:val="001206AD"/>
    <w:rsid w:val="00120DD1"/>
    <w:rsid w:val="001210CA"/>
    <w:rsid w:val="00121EB0"/>
    <w:rsid w:val="00122827"/>
    <w:rsid w:val="00122925"/>
    <w:rsid w:val="001231E4"/>
    <w:rsid w:val="00123473"/>
    <w:rsid w:val="00123DCF"/>
    <w:rsid w:val="00124B95"/>
    <w:rsid w:val="00125B89"/>
    <w:rsid w:val="00126321"/>
    <w:rsid w:val="001264D7"/>
    <w:rsid w:val="00127047"/>
    <w:rsid w:val="001273AB"/>
    <w:rsid w:val="0012783F"/>
    <w:rsid w:val="00127E69"/>
    <w:rsid w:val="00130A4C"/>
    <w:rsid w:val="001355FA"/>
    <w:rsid w:val="00135699"/>
    <w:rsid w:val="00135EE5"/>
    <w:rsid w:val="001369C8"/>
    <w:rsid w:val="00137F80"/>
    <w:rsid w:val="00137F8B"/>
    <w:rsid w:val="001404C3"/>
    <w:rsid w:val="001405C9"/>
    <w:rsid w:val="001406CC"/>
    <w:rsid w:val="001414D6"/>
    <w:rsid w:val="00141508"/>
    <w:rsid w:val="001432B4"/>
    <w:rsid w:val="00143CDE"/>
    <w:rsid w:val="00144008"/>
    <w:rsid w:val="00144853"/>
    <w:rsid w:val="00145ED4"/>
    <w:rsid w:val="00146ED4"/>
    <w:rsid w:val="00146FC9"/>
    <w:rsid w:val="0014799D"/>
    <w:rsid w:val="001509C7"/>
    <w:rsid w:val="00150B2E"/>
    <w:rsid w:val="001512DF"/>
    <w:rsid w:val="00152970"/>
    <w:rsid w:val="00152A91"/>
    <w:rsid w:val="00152C1E"/>
    <w:rsid w:val="00153304"/>
    <w:rsid w:val="00153B94"/>
    <w:rsid w:val="0015413B"/>
    <w:rsid w:val="00154F46"/>
    <w:rsid w:val="00156A43"/>
    <w:rsid w:val="00156E14"/>
    <w:rsid w:val="001601EF"/>
    <w:rsid w:val="0016357E"/>
    <w:rsid w:val="00163FD9"/>
    <w:rsid w:val="00170240"/>
    <w:rsid w:val="00170B56"/>
    <w:rsid w:val="00170E13"/>
    <w:rsid w:val="001715DB"/>
    <w:rsid w:val="00171DFA"/>
    <w:rsid w:val="0017567B"/>
    <w:rsid w:val="00175B10"/>
    <w:rsid w:val="001762CE"/>
    <w:rsid w:val="001773D1"/>
    <w:rsid w:val="001773F1"/>
    <w:rsid w:val="0018090A"/>
    <w:rsid w:val="00180948"/>
    <w:rsid w:val="001809C0"/>
    <w:rsid w:val="00181209"/>
    <w:rsid w:val="00182BA9"/>
    <w:rsid w:val="00182E4B"/>
    <w:rsid w:val="00183A5A"/>
    <w:rsid w:val="00183D7D"/>
    <w:rsid w:val="00184425"/>
    <w:rsid w:val="001846ED"/>
    <w:rsid w:val="00184DC3"/>
    <w:rsid w:val="0018680B"/>
    <w:rsid w:val="00186C9C"/>
    <w:rsid w:val="001873C4"/>
    <w:rsid w:val="001903F9"/>
    <w:rsid w:val="001906CA"/>
    <w:rsid w:val="00190E51"/>
    <w:rsid w:val="0019179C"/>
    <w:rsid w:val="001920A5"/>
    <w:rsid w:val="00192A89"/>
    <w:rsid w:val="00193B6A"/>
    <w:rsid w:val="00193EE9"/>
    <w:rsid w:val="00193FA3"/>
    <w:rsid w:val="00195587"/>
    <w:rsid w:val="00196B58"/>
    <w:rsid w:val="00196E83"/>
    <w:rsid w:val="0019797F"/>
    <w:rsid w:val="001A0347"/>
    <w:rsid w:val="001A0540"/>
    <w:rsid w:val="001A12D8"/>
    <w:rsid w:val="001A16A9"/>
    <w:rsid w:val="001A1817"/>
    <w:rsid w:val="001A18A0"/>
    <w:rsid w:val="001A1F63"/>
    <w:rsid w:val="001A2FF6"/>
    <w:rsid w:val="001A36B6"/>
    <w:rsid w:val="001A3CE9"/>
    <w:rsid w:val="001A4BDC"/>
    <w:rsid w:val="001A531D"/>
    <w:rsid w:val="001A539F"/>
    <w:rsid w:val="001A5A83"/>
    <w:rsid w:val="001A5D4A"/>
    <w:rsid w:val="001A5DBE"/>
    <w:rsid w:val="001A60E8"/>
    <w:rsid w:val="001A62CD"/>
    <w:rsid w:val="001A6AD4"/>
    <w:rsid w:val="001A6E73"/>
    <w:rsid w:val="001A6F0C"/>
    <w:rsid w:val="001A74CB"/>
    <w:rsid w:val="001B012A"/>
    <w:rsid w:val="001B155A"/>
    <w:rsid w:val="001B1C72"/>
    <w:rsid w:val="001B2859"/>
    <w:rsid w:val="001B2BC7"/>
    <w:rsid w:val="001B331B"/>
    <w:rsid w:val="001B3620"/>
    <w:rsid w:val="001B403C"/>
    <w:rsid w:val="001B4193"/>
    <w:rsid w:val="001B43B5"/>
    <w:rsid w:val="001B47A9"/>
    <w:rsid w:val="001B4BD4"/>
    <w:rsid w:val="001B655E"/>
    <w:rsid w:val="001B7189"/>
    <w:rsid w:val="001C0F0D"/>
    <w:rsid w:val="001C14B5"/>
    <w:rsid w:val="001C3335"/>
    <w:rsid w:val="001C3529"/>
    <w:rsid w:val="001C5872"/>
    <w:rsid w:val="001C5D66"/>
    <w:rsid w:val="001C6B31"/>
    <w:rsid w:val="001C6F6E"/>
    <w:rsid w:val="001D1AAE"/>
    <w:rsid w:val="001D1BFD"/>
    <w:rsid w:val="001D1CAA"/>
    <w:rsid w:val="001D26F6"/>
    <w:rsid w:val="001D33D2"/>
    <w:rsid w:val="001D37C0"/>
    <w:rsid w:val="001D3DE3"/>
    <w:rsid w:val="001D4BA0"/>
    <w:rsid w:val="001D4FDF"/>
    <w:rsid w:val="001D54E6"/>
    <w:rsid w:val="001D5F84"/>
    <w:rsid w:val="001D5FB0"/>
    <w:rsid w:val="001D6187"/>
    <w:rsid w:val="001D79F8"/>
    <w:rsid w:val="001E05C4"/>
    <w:rsid w:val="001E0A1D"/>
    <w:rsid w:val="001E0C17"/>
    <w:rsid w:val="001E2F3B"/>
    <w:rsid w:val="001E313A"/>
    <w:rsid w:val="001E3763"/>
    <w:rsid w:val="001E570C"/>
    <w:rsid w:val="001E5A04"/>
    <w:rsid w:val="001E5CC8"/>
    <w:rsid w:val="001E6329"/>
    <w:rsid w:val="001E73D2"/>
    <w:rsid w:val="001F0FEB"/>
    <w:rsid w:val="001F1530"/>
    <w:rsid w:val="001F1A5F"/>
    <w:rsid w:val="001F212C"/>
    <w:rsid w:val="001F225B"/>
    <w:rsid w:val="001F23CA"/>
    <w:rsid w:val="001F2AE5"/>
    <w:rsid w:val="001F2DD1"/>
    <w:rsid w:val="001F2E59"/>
    <w:rsid w:val="001F352D"/>
    <w:rsid w:val="001F3EE3"/>
    <w:rsid w:val="001F6EAC"/>
    <w:rsid w:val="001F7145"/>
    <w:rsid w:val="001F7CEE"/>
    <w:rsid w:val="002002BF"/>
    <w:rsid w:val="00201BB7"/>
    <w:rsid w:val="00203BF3"/>
    <w:rsid w:val="00203DCF"/>
    <w:rsid w:val="00204315"/>
    <w:rsid w:val="00204555"/>
    <w:rsid w:val="0020479A"/>
    <w:rsid w:val="00204CCF"/>
    <w:rsid w:val="002070AC"/>
    <w:rsid w:val="0020720B"/>
    <w:rsid w:val="0020724F"/>
    <w:rsid w:val="00207C29"/>
    <w:rsid w:val="00207E21"/>
    <w:rsid w:val="00207E9C"/>
    <w:rsid w:val="0021094A"/>
    <w:rsid w:val="00211A3E"/>
    <w:rsid w:val="002127BA"/>
    <w:rsid w:val="002138E6"/>
    <w:rsid w:val="00214139"/>
    <w:rsid w:val="002141BA"/>
    <w:rsid w:val="00214AA8"/>
    <w:rsid w:val="00215EAE"/>
    <w:rsid w:val="00215EDF"/>
    <w:rsid w:val="002169D8"/>
    <w:rsid w:val="0021710A"/>
    <w:rsid w:val="002171D6"/>
    <w:rsid w:val="00217DC7"/>
    <w:rsid w:val="00217F25"/>
    <w:rsid w:val="0022023E"/>
    <w:rsid w:val="0022058E"/>
    <w:rsid w:val="002208E5"/>
    <w:rsid w:val="00222B4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F7"/>
    <w:rsid w:val="00233A0F"/>
    <w:rsid w:val="0023473E"/>
    <w:rsid w:val="00234A68"/>
    <w:rsid w:val="002351DC"/>
    <w:rsid w:val="00235703"/>
    <w:rsid w:val="00235D99"/>
    <w:rsid w:val="00236611"/>
    <w:rsid w:val="00237E7E"/>
    <w:rsid w:val="0024051B"/>
    <w:rsid w:val="00240FA2"/>
    <w:rsid w:val="00240FA8"/>
    <w:rsid w:val="00241BFE"/>
    <w:rsid w:val="00241D70"/>
    <w:rsid w:val="00242DED"/>
    <w:rsid w:val="00244EF2"/>
    <w:rsid w:val="00245369"/>
    <w:rsid w:val="00245625"/>
    <w:rsid w:val="002464E4"/>
    <w:rsid w:val="002472F4"/>
    <w:rsid w:val="00251F00"/>
    <w:rsid w:val="0025227A"/>
    <w:rsid w:val="00252B96"/>
    <w:rsid w:val="00253389"/>
    <w:rsid w:val="00253FDD"/>
    <w:rsid w:val="00254101"/>
    <w:rsid w:val="00254800"/>
    <w:rsid w:val="00254AF8"/>
    <w:rsid w:val="00254F7B"/>
    <w:rsid w:val="00255211"/>
    <w:rsid w:val="0025583E"/>
    <w:rsid w:val="00255EB0"/>
    <w:rsid w:val="00256D60"/>
    <w:rsid w:val="00256DC7"/>
    <w:rsid w:val="00256F1B"/>
    <w:rsid w:val="00257492"/>
    <w:rsid w:val="00257A9B"/>
    <w:rsid w:val="002605BD"/>
    <w:rsid w:val="00260936"/>
    <w:rsid w:val="00261D45"/>
    <w:rsid w:val="00262601"/>
    <w:rsid w:val="00264203"/>
    <w:rsid w:val="00264E8E"/>
    <w:rsid w:val="0026574F"/>
    <w:rsid w:val="00265D48"/>
    <w:rsid w:val="00265FDB"/>
    <w:rsid w:val="00266542"/>
    <w:rsid w:val="00266BE1"/>
    <w:rsid w:val="00266D17"/>
    <w:rsid w:val="00267C48"/>
    <w:rsid w:val="002708FD"/>
    <w:rsid w:val="0027146D"/>
    <w:rsid w:val="00271709"/>
    <w:rsid w:val="002719A0"/>
    <w:rsid w:val="00271CDA"/>
    <w:rsid w:val="00272830"/>
    <w:rsid w:val="002731F5"/>
    <w:rsid w:val="00273A96"/>
    <w:rsid w:val="00273DA3"/>
    <w:rsid w:val="00273F3D"/>
    <w:rsid w:val="002745CB"/>
    <w:rsid w:val="002748E8"/>
    <w:rsid w:val="00274A16"/>
    <w:rsid w:val="00274D78"/>
    <w:rsid w:val="0027544A"/>
    <w:rsid w:val="00275904"/>
    <w:rsid w:val="002763A8"/>
    <w:rsid w:val="00277AD8"/>
    <w:rsid w:val="00277AE9"/>
    <w:rsid w:val="002804B4"/>
    <w:rsid w:val="002804BC"/>
    <w:rsid w:val="00280819"/>
    <w:rsid w:val="002810F1"/>
    <w:rsid w:val="0028179E"/>
    <w:rsid w:val="002817AF"/>
    <w:rsid w:val="00282315"/>
    <w:rsid w:val="00283612"/>
    <w:rsid w:val="00284E93"/>
    <w:rsid w:val="00285017"/>
    <w:rsid w:val="00285407"/>
    <w:rsid w:val="0028608E"/>
    <w:rsid w:val="002861C6"/>
    <w:rsid w:val="00286EEC"/>
    <w:rsid w:val="002873EA"/>
    <w:rsid w:val="0029096F"/>
    <w:rsid w:val="00292B8E"/>
    <w:rsid w:val="00293030"/>
    <w:rsid w:val="002939D9"/>
    <w:rsid w:val="00293C6E"/>
    <w:rsid w:val="00294610"/>
    <w:rsid w:val="002946E7"/>
    <w:rsid w:val="002947F2"/>
    <w:rsid w:val="00294CCA"/>
    <w:rsid w:val="002950E7"/>
    <w:rsid w:val="00295178"/>
    <w:rsid w:val="002956BC"/>
    <w:rsid w:val="00296627"/>
    <w:rsid w:val="0029668E"/>
    <w:rsid w:val="002A12FE"/>
    <w:rsid w:val="002A2677"/>
    <w:rsid w:val="002A267D"/>
    <w:rsid w:val="002A33A0"/>
    <w:rsid w:val="002A37CE"/>
    <w:rsid w:val="002A4034"/>
    <w:rsid w:val="002A4993"/>
    <w:rsid w:val="002A6C6D"/>
    <w:rsid w:val="002A6E16"/>
    <w:rsid w:val="002A77A7"/>
    <w:rsid w:val="002B0B3C"/>
    <w:rsid w:val="002B0ED2"/>
    <w:rsid w:val="002B123B"/>
    <w:rsid w:val="002B1E95"/>
    <w:rsid w:val="002B3BB4"/>
    <w:rsid w:val="002B3C56"/>
    <w:rsid w:val="002B3DE0"/>
    <w:rsid w:val="002B5071"/>
    <w:rsid w:val="002B6538"/>
    <w:rsid w:val="002B7BDF"/>
    <w:rsid w:val="002B7CFB"/>
    <w:rsid w:val="002C1624"/>
    <w:rsid w:val="002C2B77"/>
    <w:rsid w:val="002C3745"/>
    <w:rsid w:val="002C4B2B"/>
    <w:rsid w:val="002C4E91"/>
    <w:rsid w:val="002C53EC"/>
    <w:rsid w:val="002C5641"/>
    <w:rsid w:val="002C5B76"/>
    <w:rsid w:val="002C62BA"/>
    <w:rsid w:val="002C6995"/>
    <w:rsid w:val="002C7952"/>
    <w:rsid w:val="002C797D"/>
    <w:rsid w:val="002C7A82"/>
    <w:rsid w:val="002D068E"/>
    <w:rsid w:val="002D1497"/>
    <w:rsid w:val="002D1562"/>
    <w:rsid w:val="002D1C7C"/>
    <w:rsid w:val="002D2C6A"/>
    <w:rsid w:val="002D2FEE"/>
    <w:rsid w:val="002D304F"/>
    <w:rsid w:val="002D3583"/>
    <w:rsid w:val="002D35FC"/>
    <w:rsid w:val="002D36AC"/>
    <w:rsid w:val="002D393F"/>
    <w:rsid w:val="002D40FE"/>
    <w:rsid w:val="002D6773"/>
    <w:rsid w:val="002E14C5"/>
    <w:rsid w:val="002E1DC1"/>
    <w:rsid w:val="002E1F96"/>
    <w:rsid w:val="002E2303"/>
    <w:rsid w:val="002E3AF9"/>
    <w:rsid w:val="002E4BB4"/>
    <w:rsid w:val="002E4E80"/>
    <w:rsid w:val="002E5E1C"/>
    <w:rsid w:val="002E6302"/>
    <w:rsid w:val="002E690F"/>
    <w:rsid w:val="002E6AE3"/>
    <w:rsid w:val="002E6BD8"/>
    <w:rsid w:val="002E7FF8"/>
    <w:rsid w:val="002F0825"/>
    <w:rsid w:val="002F09B2"/>
    <w:rsid w:val="002F0C15"/>
    <w:rsid w:val="002F1E37"/>
    <w:rsid w:val="002F21E5"/>
    <w:rsid w:val="002F26F3"/>
    <w:rsid w:val="002F3CA9"/>
    <w:rsid w:val="002F4209"/>
    <w:rsid w:val="002F49A6"/>
    <w:rsid w:val="002F4B31"/>
    <w:rsid w:val="002F5417"/>
    <w:rsid w:val="002F5E20"/>
    <w:rsid w:val="002F5FC6"/>
    <w:rsid w:val="002F6FB0"/>
    <w:rsid w:val="002F75CE"/>
    <w:rsid w:val="002F7C4C"/>
    <w:rsid w:val="0030010C"/>
    <w:rsid w:val="00300364"/>
    <w:rsid w:val="00300437"/>
    <w:rsid w:val="00300750"/>
    <w:rsid w:val="0030116A"/>
    <w:rsid w:val="00301973"/>
    <w:rsid w:val="00301C1C"/>
    <w:rsid w:val="003027FF"/>
    <w:rsid w:val="00302883"/>
    <w:rsid w:val="00302B56"/>
    <w:rsid w:val="00303DD5"/>
    <w:rsid w:val="00304F60"/>
    <w:rsid w:val="00305A15"/>
    <w:rsid w:val="003067F7"/>
    <w:rsid w:val="0030728B"/>
    <w:rsid w:val="003074BC"/>
    <w:rsid w:val="003100EC"/>
    <w:rsid w:val="00310486"/>
    <w:rsid w:val="00310733"/>
    <w:rsid w:val="00311086"/>
    <w:rsid w:val="0031196D"/>
    <w:rsid w:val="003121C2"/>
    <w:rsid w:val="0031227D"/>
    <w:rsid w:val="0031239F"/>
    <w:rsid w:val="00312553"/>
    <w:rsid w:val="003146A9"/>
    <w:rsid w:val="003152C4"/>
    <w:rsid w:val="00316839"/>
    <w:rsid w:val="00316A97"/>
    <w:rsid w:val="003174A4"/>
    <w:rsid w:val="00317AF7"/>
    <w:rsid w:val="00317F11"/>
    <w:rsid w:val="003206BD"/>
    <w:rsid w:val="00320E8D"/>
    <w:rsid w:val="003213E6"/>
    <w:rsid w:val="00321EDC"/>
    <w:rsid w:val="00323C1B"/>
    <w:rsid w:val="00324BE2"/>
    <w:rsid w:val="00325753"/>
    <w:rsid w:val="00325D35"/>
    <w:rsid w:val="00325D5D"/>
    <w:rsid w:val="00325F34"/>
    <w:rsid w:val="00326C3B"/>
    <w:rsid w:val="00327DD7"/>
    <w:rsid w:val="00330F5F"/>
    <w:rsid w:val="00330F69"/>
    <w:rsid w:val="00331809"/>
    <w:rsid w:val="003318EF"/>
    <w:rsid w:val="0033223F"/>
    <w:rsid w:val="00332A0F"/>
    <w:rsid w:val="00333107"/>
    <w:rsid w:val="00333486"/>
    <w:rsid w:val="003336BD"/>
    <w:rsid w:val="00333EF5"/>
    <w:rsid w:val="00333FEE"/>
    <w:rsid w:val="00334638"/>
    <w:rsid w:val="00334AAD"/>
    <w:rsid w:val="00334FBA"/>
    <w:rsid w:val="0033530B"/>
    <w:rsid w:val="00336383"/>
    <w:rsid w:val="00336454"/>
    <w:rsid w:val="00336842"/>
    <w:rsid w:val="00337A1B"/>
    <w:rsid w:val="00337E32"/>
    <w:rsid w:val="0034127E"/>
    <w:rsid w:val="00341633"/>
    <w:rsid w:val="003416AD"/>
    <w:rsid w:val="003417D8"/>
    <w:rsid w:val="003429C0"/>
    <w:rsid w:val="00342ADF"/>
    <w:rsid w:val="003430BA"/>
    <w:rsid w:val="003430C9"/>
    <w:rsid w:val="003436D8"/>
    <w:rsid w:val="0034482B"/>
    <w:rsid w:val="00344CE9"/>
    <w:rsid w:val="003452A0"/>
    <w:rsid w:val="003452C5"/>
    <w:rsid w:val="0034538F"/>
    <w:rsid w:val="0034563F"/>
    <w:rsid w:val="003461AA"/>
    <w:rsid w:val="00346952"/>
    <w:rsid w:val="003471EC"/>
    <w:rsid w:val="00347256"/>
    <w:rsid w:val="00347D78"/>
    <w:rsid w:val="00350195"/>
    <w:rsid w:val="003515B8"/>
    <w:rsid w:val="00351651"/>
    <w:rsid w:val="00353DB7"/>
    <w:rsid w:val="00355603"/>
    <w:rsid w:val="00355A2A"/>
    <w:rsid w:val="00355E8C"/>
    <w:rsid w:val="0035652B"/>
    <w:rsid w:val="00356566"/>
    <w:rsid w:val="00356CBE"/>
    <w:rsid w:val="0035766C"/>
    <w:rsid w:val="003607CD"/>
    <w:rsid w:val="00360BDE"/>
    <w:rsid w:val="00360F30"/>
    <w:rsid w:val="00362263"/>
    <w:rsid w:val="0036280C"/>
    <w:rsid w:val="00363334"/>
    <w:rsid w:val="00363839"/>
    <w:rsid w:val="00364A9D"/>
    <w:rsid w:val="00364AF2"/>
    <w:rsid w:val="00364B9D"/>
    <w:rsid w:val="00364C66"/>
    <w:rsid w:val="00366343"/>
    <w:rsid w:val="0036671A"/>
    <w:rsid w:val="0036706C"/>
    <w:rsid w:val="003670B2"/>
    <w:rsid w:val="003670FB"/>
    <w:rsid w:val="00367170"/>
    <w:rsid w:val="003678D8"/>
    <w:rsid w:val="003711F9"/>
    <w:rsid w:val="0037156E"/>
    <w:rsid w:val="00371DB4"/>
    <w:rsid w:val="003724A6"/>
    <w:rsid w:val="00372CC3"/>
    <w:rsid w:val="00373994"/>
    <w:rsid w:val="0037403D"/>
    <w:rsid w:val="00374518"/>
    <w:rsid w:val="003753D5"/>
    <w:rsid w:val="00377740"/>
    <w:rsid w:val="00377CDF"/>
    <w:rsid w:val="003809D9"/>
    <w:rsid w:val="00380F16"/>
    <w:rsid w:val="00381649"/>
    <w:rsid w:val="00381F46"/>
    <w:rsid w:val="0038273B"/>
    <w:rsid w:val="0038348A"/>
    <w:rsid w:val="0038396B"/>
    <w:rsid w:val="00383BE8"/>
    <w:rsid w:val="00384C8B"/>
    <w:rsid w:val="00385AB3"/>
    <w:rsid w:val="003864A8"/>
    <w:rsid w:val="00387323"/>
    <w:rsid w:val="00387CDE"/>
    <w:rsid w:val="00391163"/>
    <w:rsid w:val="003915E8"/>
    <w:rsid w:val="00391714"/>
    <w:rsid w:val="0039175F"/>
    <w:rsid w:val="00392E8B"/>
    <w:rsid w:val="003933C4"/>
    <w:rsid w:val="00393E69"/>
    <w:rsid w:val="00394CD3"/>
    <w:rsid w:val="0039587F"/>
    <w:rsid w:val="0039592A"/>
    <w:rsid w:val="003964CA"/>
    <w:rsid w:val="00397157"/>
    <w:rsid w:val="003975CD"/>
    <w:rsid w:val="003A014A"/>
    <w:rsid w:val="003A0674"/>
    <w:rsid w:val="003A114D"/>
    <w:rsid w:val="003A1295"/>
    <w:rsid w:val="003A2D1A"/>
    <w:rsid w:val="003A4C07"/>
    <w:rsid w:val="003A4C56"/>
    <w:rsid w:val="003A4E85"/>
    <w:rsid w:val="003A5378"/>
    <w:rsid w:val="003A6058"/>
    <w:rsid w:val="003A6347"/>
    <w:rsid w:val="003A6511"/>
    <w:rsid w:val="003A65FB"/>
    <w:rsid w:val="003A7450"/>
    <w:rsid w:val="003A74C5"/>
    <w:rsid w:val="003A7CDF"/>
    <w:rsid w:val="003B04CF"/>
    <w:rsid w:val="003B094E"/>
    <w:rsid w:val="003B10E7"/>
    <w:rsid w:val="003B1C93"/>
    <w:rsid w:val="003B21BC"/>
    <w:rsid w:val="003B2C18"/>
    <w:rsid w:val="003B2F68"/>
    <w:rsid w:val="003B3E8A"/>
    <w:rsid w:val="003B4CC4"/>
    <w:rsid w:val="003B75E6"/>
    <w:rsid w:val="003B7730"/>
    <w:rsid w:val="003C0984"/>
    <w:rsid w:val="003C0D14"/>
    <w:rsid w:val="003C2839"/>
    <w:rsid w:val="003C338F"/>
    <w:rsid w:val="003C3560"/>
    <w:rsid w:val="003C38C7"/>
    <w:rsid w:val="003C3B74"/>
    <w:rsid w:val="003C4624"/>
    <w:rsid w:val="003C64AD"/>
    <w:rsid w:val="003C72AF"/>
    <w:rsid w:val="003C75D8"/>
    <w:rsid w:val="003C7F15"/>
    <w:rsid w:val="003D0659"/>
    <w:rsid w:val="003D1829"/>
    <w:rsid w:val="003D23F4"/>
    <w:rsid w:val="003D2A41"/>
    <w:rsid w:val="003D2C23"/>
    <w:rsid w:val="003D2E4A"/>
    <w:rsid w:val="003D2E62"/>
    <w:rsid w:val="003D3D93"/>
    <w:rsid w:val="003D479E"/>
    <w:rsid w:val="003D5E5B"/>
    <w:rsid w:val="003D634A"/>
    <w:rsid w:val="003D6A7D"/>
    <w:rsid w:val="003D6BAD"/>
    <w:rsid w:val="003D6E5A"/>
    <w:rsid w:val="003D6FF4"/>
    <w:rsid w:val="003D76AC"/>
    <w:rsid w:val="003D7B6A"/>
    <w:rsid w:val="003E03EE"/>
    <w:rsid w:val="003E1290"/>
    <w:rsid w:val="003E12D8"/>
    <w:rsid w:val="003E16DD"/>
    <w:rsid w:val="003E19A8"/>
    <w:rsid w:val="003E1B33"/>
    <w:rsid w:val="003E1F4E"/>
    <w:rsid w:val="003E2045"/>
    <w:rsid w:val="003E24B6"/>
    <w:rsid w:val="003E2B22"/>
    <w:rsid w:val="003E2BE7"/>
    <w:rsid w:val="003E2EA1"/>
    <w:rsid w:val="003E4B85"/>
    <w:rsid w:val="003E5DF0"/>
    <w:rsid w:val="003E627B"/>
    <w:rsid w:val="003E762C"/>
    <w:rsid w:val="003E7A6F"/>
    <w:rsid w:val="003E7C97"/>
    <w:rsid w:val="003F03D8"/>
    <w:rsid w:val="003F071C"/>
    <w:rsid w:val="003F21EB"/>
    <w:rsid w:val="003F2282"/>
    <w:rsid w:val="003F2324"/>
    <w:rsid w:val="003F2D51"/>
    <w:rsid w:val="003F2DAA"/>
    <w:rsid w:val="003F3E99"/>
    <w:rsid w:val="003F4115"/>
    <w:rsid w:val="003F4557"/>
    <w:rsid w:val="003F4D49"/>
    <w:rsid w:val="003F50F9"/>
    <w:rsid w:val="003F67CE"/>
    <w:rsid w:val="003F6E30"/>
    <w:rsid w:val="003F745B"/>
    <w:rsid w:val="003F7862"/>
    <w:rsid w:val="003F7B6B"/>
    <w:rsid w:val="003F7D4A"/>
    <w:rsid w:val="004003D9"/>
    <w:rsid w:val="004004A4"/>
    <w:rsid w:val="004005D6"/>
    <w:rsid w:val="004009B3"/>
    <w:rsid w:val="0040100A"/>
    <w:rsid w:val="004010B8"/>
    <w:rsid w:val="004014C4"/>
    <w:rsid w:val="00401A33"/>
    <w:rsid w:val="00401F0B"/>
    <w:rsid w:val="004029FC"/>
    <w:rsid w:val="00403749"/>
    <w:rsid w:val="00403EEC"/>
    <w:rsid w:val="004042E6"/>
    <w:rsid w:val="00404566"/>
    <w:rsid w:val="004045DA"/>
    <w:rsid w:val="00404691"/>
    <w:rsid w:val="004047E9"/>
    <w:rsid w:val="00404BA5"/>
    <w:rsid w:val="00404F8C"/>
    <w:rsid w:val="00404FC4"/>
    <w:rsid w:val="00406EFA"/>
    <w:rsid w:val="004070DB"/>
    <w:rsid w:val="00407A56"/>
    <w:rsid w:val="00410C00"/>
    <w:rsid w:val="00410DE1"/>
    <w:rsid w:val="0041206E"/>
    <w:rsid w:val="00412075"/>
    <w:rsid w:val="0041211A"/>
    <w:rsid w:val="00413446"/>
    <w:rsid w:val="00414565"/>
    <w:rsid w:val="0041499B"/>
    <w:rsid w:val="004154AF"/>
    <w:rsid w:val="00415908"/>
    <w:rsid w:val="00415BA8"/>
    <w:rsid w:val="004178D3"/>
    <w:rsid w:val="00417922"/>
    <w:rsid w:val="00417AA4"/>
    <w:rsid w:val="00417F51"/>
    <w:rsid w:val="004200ED"/>
    <w:rsid w:val="00420B4E"/>
    <w:rsid w:val="00420C1A"/>
    <w:rsid w:val="004210DE"/>
    <w:rsid w:val="00421AED"/>
    <w:rsid w:val="00421EC5"/>
    <w:rsid w:val="004222D8"/>
    <w:rsid w:val="004227D9"/>
    <w:rsid w:val="00422E7E"/>
    <w:rsid w:val="00422EDD"/>
    <w:rsid w:val="0042579E"/>
    <w:rsid w:val="0042585E"/>
    <w:rsid w:val="00425C9A"/>
    <w:rsid w:val="00426419"/>
    <w:rsid w:val="004267A3"/>
    <w:rsid w:val="00426B8E"/>
    <w:rsid w:val="00426CA6"/>
    <w:rsid w:val="00426D22"/>
    <w:rsid w:val="004317A5"/>
    <w:rsid w:val="00431987"/>
    <w:rsid w:val="004331A6"/>
    <w:rsid w:val="004332BF"/>
    <w:rsid w:val="0043361A"/>
    <w:rsid w:val="00433C1E"/>
    <w:rsid w:val="004343E5"/>
    <w:rsid w:val="0043589D"/>
    <w:rsid w:val="00435B8B"/>
    <w:rsid w:val="00435C98"/>
    <w:rsid w:val="00436BD5"/>
    <w:rsid w:val="0044090E"/>
    <w:rsid w:val="0044140F"/>
    <w:rsid w:val="00441D6F"/>
    <w:rsid w:val="004421D9"/>
    <w:rsid w:val="00444CD6"/>
    <w:rsid w:val="00446480"/>
    <w:rsid w:val="00446547"/>
    <w:rsid w:val="00446F8E"/>
    <w:rsid w:val="0044704F"/>
    <w:rsid w:val="00451071"/>
    <w:rsid w:val="004522F1"/>
    <w:rsid w:val="004524BF"/>
    <w:rsid w:val="00452F47"/>
    <w:rsid w:val="004531F8"/>
    <w:rsid w:val="00453A0C"/>
    <w:rsid w:val="00453C0B"/>
    <w:rsid w:val="00453E72"/>
    <w:rsid w:val="0045434E"/>
    <w:rsid w:val="004544D0"/>
    <w:rsid w:val="00454E00"/>
    <w:rsid w:val="00454F2E"/>
    <w:rsid w:val="004559F7"/>
    <w:rsid w:val="00456A2A"/>
    <w:rsid w:val="00456C67"/>
    <w:rsid w:val="00457E5E"/>
    <w:rsid w:val="004606A3"/>
    <w:rsid w:val="0046261E"/>
    <w:rsid w:val="00463513"/>
    <w:rsid w:val="004648EB"/>
    <w:rsid w:val="00465023"/>
    <w:rsid w:val="004650EB"/>
    <w:rsid w:val="004653D1"/>
    <w:rsid w:val="00467477"/>
    <w:rsid w:val="00467BCF"/>
    <w:rsid w:val="00467D20"/>
    <w:rsid w:val="00467E9D"/>
    <w:rsid w:val="00470CC5"/>
    <w:rsid w:val="00470FC3"/>
    <w:rsid w:val="00472A29"/>
    <w:rsid w:val="0047473D"/>
    <w:rsid w:val="00474B82"/>
    <w:rsid w:val="0047599C"/>
    <w:rsid w:val="00475AD4"/>
    <w:rsid w:val="00475B76"/>
    <w:rsid w:val="00475CDC"/>
    <w:rsid w:val="00477E92"/>
    <w:rsid w:val="00480961"/>
    <w:rsid w:val="00481D8A"/>
    <w:rsid w:val="004822DC"/>
    <w:rsid w:val="00482838"/>
    <w:rsid w:val="00482F12"/>
    <w:rsid w:val="00483373"/>
    <w:rsid w:val="00483AF3"/>
    <w:rsid w:val="00483D52"/>
    <w:rsid w:val="0048406B"/>
    <w:rsid w:val="0048505E"/>
    <w:rsid w:val="004850C3"/>
    <w:rsid w:val="004862D6"/>
    <w:rsid w:val="00486572"/>
    <w:rsid w:val="004868AD"/>
    <w:rsid w:val="00490D08"/>
    <w:rsid w:val="00490EDC"/>
    <w:rsid w:val="004919AB"/>
    <w:rsid w:val="00492652"/>
    <w:rsid w:val="00492934"/>
    <w:rsid w:val="0049321F"/>
    <w:rsid w:val="00493330"/>
    <w:rsid w:val="0049374F"/>
    <w:rsid w:val="00494158"/>
    <w:rsid w:val="00495F89"/>
    <w:rsid w:val="004962C8"/>
    <w:rsid w:val="004965A5"/>
    <w:rsid w:val="004A0693"/>
    <w:rsid w:val="004A0D66"/>
    <w:rsid w:val="004A0D9E"/>
    <w:rsid w:val="004A178A"/>
    <w:rsid w:val="004A1E6B"/>
    <w:rsid w:val="004A24BB"/>
    <w:rsid w:val="004A3478"/>
    <w:rsid w:val="004A5EAD"/>
    <w:rsid w:val="004A6FEB"/>
    <w:rsid w:val="004B0967"/>
    <w:rsid w:val="004B0BF8"/>
    <w:rsid w:val="004B0C3B"/>
    <w:rsid w:val="004B1500"/>
    <w:rsid w:val="004B2088"/>
    <w:rsid w:val="004B259F"/>
    <w:rsid w:val="004B2F6E"/>
    <w:rsid w:val="004B30A2"/>
    <w:rsid w:val="004B323D"/>
    <w:rsid w:val="004B3675"/>
    <w:rsid w:val="004B37B0"/>
    <w:rsid w:val="004B3A9E"/>
    <w:rsid w:val="004B5788"/>
    <w:rsid w:val="004B5BE9"/>
    <w:rsid w:val="004B5DF5"/>
    <w:rsid w:val="004B5F6B"/>
    <w:rsid w:val="004B6550"/>
    <w:rsid w:val="004B75CA"/>
    <w:rsid w:val="004B78C7"/>
    <w:rsid w:val="004B7A2A"/>
    <w:rsid w:val="004B7ED2"/>
    <w:rsid w:val="004C064C"/>
    <w:rsid w:val="004C1476"/>
    <w:rsid w:val="004C19C5"/>
    <w:rsid w:val="004C1C98"/>
    <w:rsid w:val="004C32CA"/>
    <w:rsid w:val="004C370D"/>
    <w:rsid w:val="004C4BD5"/>
    <w:rsid w:val="004C52AF"/>
    <w:rsid w:val="004C571B"/>
    <w:rsid w:val="004C5E0B"/>
    <w:rsid w:val="004C6385"/>
    <w:rsid w:val="004C640D"/>
    <w:rsid w:val="004C643C"/>
    <w:rsid w:val="004C6CF0"/>
    <w:rsid w:val="004C7025"/>
    <w:rsid w:val="004C7189"/>
    <w:rsid w:val="004C7592"/>
    <w:rsid w:val="004C76D2"/>
    <w:rsid w:val="004D04DF"/>
    <w:rsid w:val="004D1F0B"/>
    <w:rsid w:val="004D25DB"/>
    <w:rsid w:val="004D269A"/>
    <w:rsid w:val="004D28A8"/>
    <w:rsid w:val="004D30FB"/>
    <w:rsid w:val="004D3853"/>
    <w:rsid w:val="004D47C6"/>
    <w:rsid w:val="004D50EC"/>
    <w:rsid w:val="004D6C5E"/>
    <w:rsid w:val="004D723D"/>
    <w:rsid w:val="004E1BDD"/>
    <w:rsid w:val="004E272A"/>
    <w:rsid w:val="004E57A9"/>
    <w:rsid w:val="004E63CA"/>
    <w:rsid w:val="004E6632"/>
    <w:rsid w:val="004E67D4"/>
    <w:rsid w:val="004E6914"/>
    <w:rsid w:val="004E6963"/>
    <w:rsid w:val="004E79B4"/>
    <w:rsid w:val="004E7E45"/>
    <w:rsid w:val="004F2162"/>
    <w:rsid w:val="004F2236"/>
    <w:rsid w:val="004F235F"/>
    <w:rsid w:val="004F276E"/>
    <w:rsid w:val="004F30EB"/>
    <w:rsid w:val="004F34DC"/>
    <w:rsid w:val="004F3549"/>
    <w:rsid w:val="004F3A94"/>
    <w:rsid w:val="004F589C"/>
    <w:rsid w:val="004F5B85"/>
    <w:rsid w:val="004F6012"/>
    <w:rsid w:val="004F602C"/>
    <w:rsid w:val="004F602D"/>
    <w:rsid w:val="004F670E"/>
    <w:rsid w:val="004F71AD"/>
    <w:rsid w:val="004F77DC"/>
    <w:rsid w:val="004F7A8F"/>
    <w:rsid w:val="0050387A"/>
    <w:rsid w:val="00503FC4"/>
    <w:rsid w:val="00505108"/>
    <w:rsid w:val="00505276"/>
    <w:rsid w:val="00505FA3"/>
    <w:rsid w:val="00507AEB"/>
    <w:rsid w:val="00507B5E"/>
    <w:rsid w:val="005109B8"/>
    <w:rsid w:val="0051121D"/>
    <w:rsid w:val="00512308"/>
    <w:rsid w:val="00512829"/>
    <w:rsid w:val="00513C4D"/>
    <w:rsid w:val="005155E1"/>
    <w:rsid w:val="0051578E"/>
    <w:rsid w:val="00515EAC"/>
    <w:rsid w:val="0051682C"/>
    <w:rsid w:val="00516F9D"/>
    <w:rsid w:val="005170E1"/>
    <w:rsid w:val="0051764F"/>
    <w:rsid w:val="00517859"/>
    <w:rsid w:val="00520992"/>
    <w:rsid w:val="00520D62"/>
    <w:rsid w:val="00521C3B"/>
    <w:rsid w:val="005230A0"/>
    <w:rsid w:val="00523145"/>
    <w:rsid w:val="00523970"/>
    <w:rsid w:val="00524624"/>
    <w:rsid w:val="0052484B"/>
    <w:rsid w:val="005249B3"/>
    <w:rsid w:val="00524BB1"/>
    <w:rsid w:val="005252BB"/>
    <w:rsid w:val="00525BB3"/>
    <w:rsid w:val="005267B8"/>
    <w:rsid w:val="00527611"/>
    <w:rsid w:val="00527CF2"/>
    <w:rsid w:val="0053025F"/>
    <w:rsid w:val="00530717"/>
    <w:rsid w:val="005308F5"/>
    <w:rsid w:val="00530A7E"/>
    <w:rsid w:val="00532020"/>
    <w:rsid w:val="0053267A"/>
    <w:rsid w:val="0053282F"/>
    <w:rsid w:val="00532CEE"/>
    <w:rsid w:val="00534592"/>
    <w:rsid w:val="00535FA5"/>
    <w:rsid w:val="00537193"/>
    <w:rsid w:val="005408DE"/>
    <w:rsid w:val="005409B9"/>
    <w:rsid w:val="00540B53"/>
    <w:rsid w:val="005419FA"/>
    <w:rsid w:val="005422AF"/>
    <w:rsid w:val="00544BA8"/>
    <w:rsid w:val="0054509C"/>
    <w:rsid w:val="00545115"/>
    <w:rsid w:val="00546836"/>
    <w:rsid w:val="00546AC8"/>
    <w:rsid w:val="00546F46"/>
    <w:rsid w:val="00550746"/>
    <w:rsid w:val="00550BD4"/>
    <w:rsid w:val="00550D50"/>
    <w:rsid w:val="00550DF4"/>
    <w:rsid w:val="00550E6B"/>
    <w:rsid w:val="00551AE8"/>
    <w:rsid w:val="00551B0D"/>
    <w:rsid w:val="00551B5A"/>
    <w:rsid w:val="005521F2"/>
    <w:rsid w:val="00552AFD"/>
    <w:rsid w:val="00553E13"/>
    <w:rsid w:val="00553F4C"/>
    <w:rsid w:val="00554A40"/>
    <w:rsid w:val="00554A79"/>
    <w:rsid w:val="00555634"/>
    <w:rsid w:val="00556F4D"/>
    <w:rsid w:val="00557AA8"/>
    <w:rsid w:val="005607F3"/>
    <w:rsid w:val="00560AC5"/>
    <w:rsid w:val="0056106B"/>
    <w:rsid w:val="005611A9"/>
    <w:rsid w:val="00561C81"/>
    <w:rsid w:val="00562B0B"/>
    <w:rsid w:val="005646A7"/>
    <w:rsid w:val="00564B99"/>
    <w:rsid w:val="005652E4"/>
    <w:rsid w:val="005655A4"/>
    <w:rsid w:val="00565B11"/>
    <w:rsid w:val="00566966"/>
    <w:rsid w:val="00566D54"/>
    <w:rsid w:val="00570815"/>
    <w:rsid w:val="00571078"/>
    <w:rsid w:val="00572567"/>
    <w:rsid w:val="00572C65"/>
    <w:rsid w:val="00572D87"/>
    <w:rsid w:val="0057344E"/>
    <w:rsid w:val="0057467C"/>
    <w:rsid w:val="00574BF5"/>
    <w:rsid w:val="00574C0B"/>
    <w:rsid w:val="00574CAE"/>
    <w:rsid w:val="0057551B"/>
    <w:rsid w:val="0057581C"/>
    <w:rsid w:val="00575F18"/>
    <w:rsid w:val="00576742"/>
    <w:rsid w:val="00576E11"/>
    <w:rsid w:val="00577D1D"/>
    <w:rsid w:val="005816D6"/>
    <w:rsid w:val="00581707"/>
    <w:rsid w:val="00581C57"/>
    <w:rsid w:val="005820B3"/>
    <w:rsid w:val="005824E5"/>
    <w:rsid w:val="005829D5"/>
    <w:rsid w:val="0058375A"/>
    <w:rsid w:val="00583CB3"/>
    <w:rsid w:val="00585663"/>
    <w:rsid w:val="00585703"/>
    <w:rsid w:val="00586AC8"/>
    <w:rsid w:val="005873B9"/>
    <w:rsid w:val="00587A5C"/>
    <w:rsid w:val="00587FDA"/>
    <w:rsid w:val="0059011C"/>
    <w:rsid w:val="00590142"/>
    <w:rsid w:val="00591185"/>
    <w:rsid w:val="005914C8"/>
    <w:rsid w:val="005922A0"/>
    <w:rsid w:val="005925C0"/>
    <w:rsid w:val="00592989"/>
    <w:rsid w:val="00592DD8"/>
    <w:rsid w:val="00593018"/>
    <w:rsid w:val="005930E4"/>
    <w:rsid w:val="00593772"/>
    <w:rsid w:val="005938E8"/>
    <w:rsid w:val="005953D9"/>
    <w:rsid w:val="0059551A"/>
    <w:rsid w:val="005955E9"/>
    <w:rsid w:val="00595A15"/>
    <w:rsid w:val="00595B5A"/>
    <w:rsid w:val="00595E6A"/>
    <w:rsid w:val="005A1328"/>
    <w:rsid w:val="005A1837"/>
    <w:rsid w:val="005A1C6B"/>
    <w:rsid w:val="005A1E6F"/>
    <w:rsid w:val="005A2FBD"/>
    <w:rsid w:val="005A3332"/>
    <w:rsid w:val="005A3D46"/>
    <w:rsid w:val="005A4B38"/>
    <w:rsid w:val="005A5090"/>
    <w:rsid w:val="005A58A9"/>
    <w:rsid w:val="005A727C"/>
    <w:rsid w:val="005A7A0E"/>
    <w:rsid w:val="005A7D7F"/>
    <w:rsid w:val="005B06FD"/>
    <w:rsid w:val="005B0832"/>
    <w:rsid w:val="005B0FD5"/>
    <w:rsid w:val="005B12D0"/>
    <w:rsid w:val="005B1EB0"/>
    <w:rsid w:val="005B1EE8"/>
    <w:rsid w:val="005B2713"/>
    <w:rsid w:val="005B3364"/>
    <w:rsid w:val="005B5620"/>
    <w:rsid w:val="005B5F2F"/>
    <w:rsid w:val="005B5FE9"/>
    <w:rsid w:val="005B6711"/>
    <w:rsid w:val="005B6B36"/>
    <w:rsid w:val="005B7E20"/>
    <w:rsid w:val="005C0448"/>
    <w:rsid w:val="005C0579"/>
    <w:rsid w:val="005C0D17"/>
    <w:rsid w:val="005C0DF5"/>
    <w:rsid w:val="005C0EBD"/>
    <w:rsid w:val="005C1D4E"/>
    <w:rsid w:val="005C2632"/>
    <w:rsid w:val="005C2BC2"/>
    <w:rsid w:val="005C3786"/>
    <w:rsid w:val="005C3D24"/>
    <w:rsid w:val="005C4A53"/>
    <w:rsid w:val="005C548B"/>
    <w:rsid w:val="005C574F"/>
    <w:rsid w:val="005C57BC"/>
    <w:rsid w:val="005C648F"/>
    <w:rsid w:val="005C64AD"/>
    <w:rsid w:val="005D04EC"/>
    <w:rsid w:val="005D062B"/>
    <w:rsid w:val="005D0BD0"/>
    <w:rsid w:val="005D16E5"/>
    <w:rsid w:val="005D4254"/>
    <w:rsid w:val="005D4E02"/>
    <w:rsid w:val="005D4E70"/>
    <w:rsid w:val="005D5251"/>
    <w:rsid w:val="005D5755"/>
    <w:rsid w:val="005D648C"/>
    <w:rsid w:val="005D6E9B"/>
    <w:rsid w:val="005D7CAD"/>
    <w:rsid w:val="005E0262"/>
    <w:rsid w:val="005E0AB0"/>
    <w:rsid w:val="005E0E70"/>
    <w:rsid w:val="005E27C1"/>
    <w:rsid w:val="005E2A69"/>
    <w:rsid w:val="005E2E91"/>
    <w:rsid w:val="005E38F5"/>
    <w:rsid w:val="005E4085"/>
    <w:rsid w:val="005E4CB1"/>
    <w:rsid w:val="005E5904"/>
    <w:rsid w:val="005E5E0C"/>
    <w:rsid w:val="005E713F"/>
    <w:rsid w:val="005F037F"/>
    <w:rsid w:val="005F165B"/>
    <w:rsid w:val="005F181D"/>
    <w:rsid w:val="005F19CA"/>
    <w:rsid w:val="005F1A93"/>
    <w:rsid w:val="005F2CE7"/>
    <w:rsid w:val="005F2FD1"/>
    <w:rsid w:val="005F3803"/>
    <w:rsid w:val="005F3F53"/>
    <w:rsid w:val="005F4098"/>
    <w:rsid w:val="005F5456"/>
    <w:rsid w:val="005F6AB4"/>
    <w:rsid w:val="005F735B"/>
    <w:rsid w:val="005F7791"/>
    <w:rsid w:val="00600ADB"/>
    <w:rsid w:val="006016A3"/>
    <w:rsid w:val="0060197D"/>
    <w:rsid w:val="00602771"/>
    <w:rsid w:val="00603CBB"/>
    <w:rsid w:val="00604453"/>
    <w:rsid w:val="006045E6"/>
    <w:rsid w:val="006049CB"/>
    <w:rsid w:val="00604ABE"/>
    <w:rsid w:val="00606126"/>
    <w:rsid w:val="0060679E"/>
    <w:rsid w:val="006071FE"/>
    <w:rsid w:val="00607C65"/>
    <w:rsid w:val="00610082"/>
    <w:rsid w:val="006107AC"/>
    <w:rsid w:val="006114A3"/>
    <w:rsid w:val="0061290F"/>
    <w:rsid w:val="00612F1B"/>
    <w:rsid w:val="006141D8"/>
    <w:rsid w:val="00614390"/>
    <w:rsid w:val="00614BC1"/>
    <w:rsid w:val="00614E03"/>
    <w:rsid w:val="006151CD"/>
    <w:rsid w:val="006166E1"/>
    <w:rsid w:val="00616FF3"/>
    <w:rsid w:val="0061749A"/>
    <w:rsid w:val="0061778B"/>
    <w:rsid w:val="00620D80"/>
    <w:rsid w:val="00621357"/>
    <w:rsid w:val="00622B3C"/>
    <w:rsid w:val="006230C5"/>
    <w:rsid w:val="00623D12"/>
    <w:rsid w:val="00625C62"/>
    <w:rsid w:val="006261DB"/>
    <w:rsid w:val="00626A25"/>
    <w:rsid w:val="00627661"/>
    <w:rsid w:val="00630DAE"/>
    <w:rsid w:val="006318DB"/>
    <w:rsid w:val="006323DC"/>
    <w:rsid w:val="00633F86"/>
    <w:rsid w:val="00634226"/>
    <w:rsid w:val="00634624"/>
    <w:rsid w:val="006367BC"/>
    <w:rsid w:val="00636C7F"/>
    <w:rsid w:val="00636D01"/>
    <w:rsid w:val="00637350"/>
    <w:rsid w:val="0063748A"/>
    <w:rsid w:val="00637EA2"/>
    <w:rsid w:val="006422B3"/>
    <w:rsid w:val="0064303E"/>
    <w:rsid w:val="00644696"/>
    <w:rsid w:val="006452EF"/>
    <w:rsid w:val="00645408"/>
    <w:rsid w:val="00645645"/>
    <w:rsid w:val="0064571F"/>
    <w:rsid w:val="00645D4F"/>
    <w:rsid w:val="00646E0B"/>
    <w:rsid w:val="006473D3"/>
    <w:rsid w:val="00647A5A"/>
    <w:rsid w:val="00647ABB"/>
    <w:rsid w:val="00647F17"/>
    <w:rsid w:val="0065088B"/>
    <w:rsid w:val="00651643"/>
    <w:rsid w:val="006518AA"/>
    <w:rsid w:val="00651DF9"/>
    <w:rsid w:val="006521AB"/>
    <w:rsid w:val="00652477"/>
    <w:rsid w:val="006526FC"/>
    <w:rsid w:val="006530DF"/>
    <w:rsid w:val="0065310C"/>
    <w:rsid w:val="0065400C"/>
    <w:rsid w:val="00654B1E"/>
    <w:rsid w:val="00654C8E"/>
    <w:rsid w:val="00655B5B"/>
    <w:rsid w:val="006560BA"/>
    <w:rsid w:val="006569B7"/>
    <w:rsid w:val="006600E0"/>
    <w:rsid w:val="006609A6"/>
    <w:rsid w:val="00661BB2"/>
    <w:rsid w:val="00661E04"/>
    <w:rsid w:val="006621D2"/>
    <w:rsid w:val="0066251E"/>
    <w:rsid w:val="00662689"/>
    <w:rsid w:val="00662842"/>
    <w:rsid w:val="00662860"/>
    <w:rsid w:val="00663CFF"/>
    <w:rsid w:val="00664134"/>
    <w:rsid w:val="00664E61"/>
    <w:rsid w:val="00665694"/>
    <w:rsid w:val="006667CF"/>
    <w:rsid w:val="00666F3D"/>
    <w:rsid w:val="006700B4"/>
    <w:rsid w:val="00671B2E"/>
    <w:rsid w:val="00671DF3"/>
    <w:rsid w:val="00672D0A"/>
    <w:rsid w:val="00673296"/>
    <w:rsid w:val="00674436"/>
    <w:rsid w:val="00674B63"/>
    <w:rsid w:val="00674CBD"/>
    <w:rsid w:val="00674D7C"/>
    <w:rsid w:val="00674ECE"/>
    <w:rsid w:val="006753D1"/>
    <w:rsid w:val="006768E7"/>
    <w:rsid w:val="006771C6"/>
    <w:rsid w:val="006772A0"/>
    <w:rsid w:val="006772C1"/>
    <w:rsid w:val="006777DD"/>
    <w:rsid w:val="00677AF3"/>
    <w:rsid w:val="00680190"/>
    <w:rsid w:val="006801B6"/>
    <w:rsid w:val="006806CC"/>
    <w:rsid w:val="006816BB"/>
    <w:rsid w:val="006818FE"/>
    <w:rsid w:val="006829A5"/>
    <w:rsid w:val="006839D5"/>
    <w:rsid w:val="00684BEC"/>
    <w:rsid w:val="006862D4"/>
    <w:rsid w:val="00686F0B"/>
    <w:rsid w:val="00686F17"/>
    <w:rsid w:val="006907AE"/>
    <w:rsid w:val="00692520"/>
    <w:rsid w:val="006925BE"/>
    <w:rsid w:val="006940E2"/>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4E7"/>
    <w:rsid w:val="006A3CE6"/>
    <w:rsid w:val="006A3FFA"/>
    <w:rsid w:val="006A43DD"/>
    <w:rsid w:val="006A46D2"/>
    <w:rsid w:val="006A5A9A"/>
    <w:rsid w:val="006A5AE0"/>
    <w:rsid w:val="006A6474"/>
    <w:rsid w:val="006A6553"/>
    <w:rsid w:val="006A6E77"/>
    <w:rsid w:val="006A7AC7"/>
    <w:rsid w:val="006A7C4B"/>
    <w:rsid w:val="006A7CE6"/>
    <w:rsid w:val="006B005F"/>
    <w:rsid w:val="006B1392"/>
    <w:rsid w:val="006B1B00"/>
    <w:rsid w:val="006B1D70"/>
    <w:rsid w:val="006B1E3A"/>
    <w:rsid w:val="006B2701"/>
    <w:rsid w:val="006B27AF"/>
    <w:rsid w:val="006B3FE1"/>
    <w:rsid w:val="006B4684"/>
    <w:rsid w:val="006B4A02"/>
    <w:rsid w:val="006B51A2"/>
    <w:rsid w:val="006B5A4A"/>
    <w:rsid w:val="006B6186"/>
    <w:rsid w:val="006B6787"/>
    <w:rsid w:val="006B694D"/>
    <w:rsid w:val="006B69CE"/>
    <w:rsid w:val="006B77B9"/>
    <w:rsid w:val="006C07EC"/>
    <w:rsid w:val="006C11E5"/>
    <w:rsid w:val="006C1686"/>
    <w:rsid w:val="006C2317"/>
    <w:rsid w:val="006C24C1"/>
    <w:rsid w:val="006C2C83"/>
    <w:rsid w:val="006C2E77"/>
    <w:rsid w:val="006C34F3"/>
    <w:rsid w:val="006C4495"/>
    <w:rsid w:val="006C44B0"/>
    <w:rsid w:val="006C47D9"/>
    <w:rsid w:val="006C480A"/>
    <w:rsid w:val="006C5296"/>
    <w:rsid w:val="006C5E84"/>
    <w:rsid w:val="006C5FB5"/>
    <w:rsid w:val="006C671E"/>
    <w:rsid w:val="006C6895"/>
    <w:rsid w:val="006C6DC0"/>
    <w:rsid w:val="006C7BA1"/>
    <w:rsid w:val="006C7C15"/>
    <w:rsid w:val="006C7EEC"/>
    <w:rsid w:val="006C7EF6"/>
    <w:rsid w:val="006D090B"/>
    <w:rsid w:val="006D2198"/>
    <w:rsid w:val="006D24DB"/>
    <w:rsid w:val="006D27D1"/>
    <w:rsid w:val="006D296E"/>
    <w:rsid w:val="006D2BD6"/>
    <w:rsid w:val="006D2CA4"/>
    <w:rsid w:val="006D2FD0"/>
    <w:rsid w:val="006D303F"/>
    <w:rsid w:val="006D3FEF"/>
    <w:rsid w:val="006D41E6"/>
    <w:rsid w:val="006D5A07"/>
    <w:rsid w:val="006D60DE"/>
    <w:rsid w:val="006D75FF"/>
    <w:rsid w:val="006E235A"/>
    <w:rsid w:val="006E2F59"/>
    <w:rsid w:val="006E37FE"/>
    <w:rsid w:val="006E3E32"/>
    <w:rsid w:val="006E4110"/>
    <w:rsid w:val="006E533B"/>
    <w:rsid w:val="006E5D16"/>
    <w:rsid w:val="006E7984"/>
    <w:rsid w:val="006E7C93"/>
    <w:rsid w:val="006F0571"/>
    <w:rsid w:val="006F0BD7"/>
    <w:rsid w:val="006F1636"/>
    <w:rsid w:val="006F1777"/>
    <w:rsid w:val="006F17B0"/>
    <w:rsid w:val="006F223F"/>
    <w:rsid w:val="006F22F5"/>
    <w:rsid w:val="006F3604"/>
    <w:rsid w:val="006F37E2"/>
    <w:rsid w:val="006F4750"/>
    <w:rsid w:val="006F4AE7"/>
    <w:rsid w:val="006F505C"/>
    <w:rsid w:val="006F5897"/>
    <w:rsid w:val="006F58D4"/>
    <w:rsid w:val="006F64AE"/>
    <w:rsid w:val="006F66DE"/>
    <w:rsid w:val="006F73D7"/>
    <w:rsid w:val="006F7DF4"/>
    <w:rsid w:val="006F7F60"/>
    <w:rsid w:val="007002D7"/>
    <w:rsid w:val="0070037D"/>
    <w:rsid w:val="00700826"/>
    <w:rsid w:val="007011A3"/>
    <w:rsid w:val="0070130D"/>
    <w:rsid w:val="007014EB"/>
    <w:rsid w:val="00701CA1"/>
    <w:rsid w:val="007030B6"/>
    <w:rsid w:val="007042EE"/>
    <w:rsid w:val="007057B9"/>
    <w:rsid w:val="007061CF"/>
    <w:rsid w:val="00707063"/>
    <w:rsid w:val="00707138"/>
    <w:rsid w:val="007072CD"/>
    <w:rsid w:val="00707ACA"/>
    <w:rsid w:val="00707B2E"/>
    <w:rsid w:val="007100DF"/>
    <w:rsid w:val="00710979"/>
    <w:rsid w:val="00711014"/>
    <w:rsid w:val="00711296"/>
    <w:rsid w:val="00711413"/>
    <w:rsid w:val="007117D1"/>
    <w:rsid w:val="00711E6E"/>
    <w:rsid w:val="007121F4"/>
    <w:rsid w:val="00712F02"/>
    <w:rsid w:val="00713E30"/>
    <w:rsid w:val="0071440C"/>
    <w:rsid w:val="00714622"/>
    <w:rsid w:val="007156CB"/>
    <w:rsid w:val="00715F46"/>
    <w:rsid w:val="007166A7"/>
    <w:rsid w:val="007173F4"/>
    <w:rsid w:val="00717CD2"/>
    <w:rsid w:val="00720920"/>
    <w:rsid w:val="00720FA8"/>
    <w:rsid w:val="007212EF"/>
    <w:rsid w:val="0072160F"/>
    <w:rsid w:val="00723066"/>
    <w:rsid w:val="00724DE2"/>
    <w:rsid w:val="00725FD7"/>
    <w:rsid w:val="00726289"/>
    <w:rsid w:val="007268EE"/>
    <w:rsid w:val="00726A7C"/>
    <w:rsid w:val="00726CD7"/>
    <w:rsid w:val="007304D5"/>
    <w:rsid w:val="0073068C"/>
    <w:rsid w:val="007318F4"/>
    <w:rsid w:val="007318FA"/>
    <w:rsid w:val="00731E92"/>
    <w:rsid w:val="00734D92"/>
    <w:rsid w:val="00736073"/>
    <w:rsid w:val="007378CF"/>
    <w:rsid w:val="00737C3D"/>
    <w:rsid w:val="00737CC3"/>
    <w:rsid w:val="00737F5B"/>
    <w:rsid w:val="007405D9"/>
    <w:rsid w:val="00740B27"/>
    <w:rsid w:val="0074131E"/>
    <w:rsid w:val="00742C07"/>
    <w:rsid w:val="007431EF"/>
    <w:rsid w:val="007433A5"/>
    <w:rsid w:val="00744075"/>
    <w:rsid w:val="00744408"/>
    <w:rsid w:val="0074562F"/>
    <w:rsid w:val="00745D1F"/>
    <w:rsid w:val="0074611E"/>
    <w:rsid w:val="00746D1B"/>
    <w:rsid w:val="00747041"/>
    <w:rsid w:val="00747A1B"/>
    <w:rsid w:val="007514FF"/>
    <w:rsid w:val="00751B4F"/>
    <w:rsid w:val="00752BBB"/>
    <w:rsid w:val="00753159"/>
    <w:rsid w:val="0075366C"/>
    <w:rsid w:val="00753ECF"/>
    <w:rsid w:val="007548CB"/>
    <w:rsid w:val="00754E22"/>
    <w:rsid w:val="0075570F"/>
    <w:rsid w:val="00756356"/>
    <w:rsid w:val="007575D8"/>
    <w:rsid w:val="00757C87"/>
    <w:rsid w:val="00760071"/>
    <w:rsid w:val="00760304"/>
    <w:rsid w:val="00761435"/>
    <w:rsid w:val="0076185F"/>
    <w:rsid w:val="007622D5"/>
    <w:rsid w:val="007629BE"/>
    <w:rsid w:val="00762CE6"/>
    <w:rsid w:val="00763461"/>
    <w:rsid w:val="00763981"/>
    <w:rsid w:val="00763B5F"/>
    <w:rsid w:val="00763DAA"/>
    <w:rsid w:val="00764D2B"/>
    <w:rsid w:val="0076660E"/>
    <w:rsid w:val="00767A8B"/>
    <w:rsid w:val="00767B53"/>
    <w:rsid w:val="0077021F"/>
    <w:rsid w:val="0077022F"/>
    <w:rsid w:val="0077040B"/>
    <w:rsid w:val="0077042F"/>
    <w:rsid w:val="007707AB"/>
    <w:rsid w:val="00771279"/>
    <w:rsid w:val="0077149D"/>
    <w:rsid w:val="00771F0A"/>
    <w:rsid w:val="007726BD"/>
    <w:rsid w:val="0077293C"/>
    <w:rsid w:val="00772F44"/>
    <w:rsid w:val="00773A8B"/>
    <w:rsid w:val="00773B7E"/>
    <w:rsid w:val="00774236"/>
    <w:rsid w:val="007761CF"/>
    <w:rsid w:val="0077712A"/>
    <w:rsid w:val="0077745B"/>
    <w:rsid w:val="0077783D"/>
    <w:rsid w:val="00777B2F"/>
    <w:rsid w:val="00780E97"/>
    <w:rsid w:val="007811F2"/>
    <w:rsid w:val="007817D2"/>
    <w:rsid w:val="00781822"/>
    <w:rsid w:val="00782276"/>
    <w:rsid w:val="00782442"/>
    <w:rsid w:val="00783CF4"/>
    <w:rsid w:val="007841C6"/>
    <w:rsid w:val="00784203"/>
    <w:rsid w:val="007842F9"/>
    <w:rsid w:val="00784BBB"/>
    <w:rsid w:val="007855C3"/>
    <w:rsid w:val="00785D12"/>
    <w:rsid w:val="00785D40"/>
    <w:rsid w:val="00787D1E"/>
    <w:rsid w:val="007904BE"/>
    <w:rsid w:val="00790B83"/>
    <w:rsid w:val="0079161C"/>
    <w:rsid w:val="00791BA0"/>
    <w:rsid w:val="00792936"/>
    <w:rsid w:val="0079297B"/>
    <w:rsid w:val="00792CB8"/>
    <w:rsid w:val="007936A5"/>
    <w:rsid w:val="007938C9"/>
    <w:rsid w:val="00793C82"/>
    <w:rsid w:val="00793E90"/>
    <w:rsid w:val="007946CA"/>
    <w:rsid w:val="00794DD1"/>
    <w:rsid w:val="00795481"/>
    <w:rsid w:val="00795752"/>
    <w:rsid w:val="00795B97"/>
    <w:rsid w:val="00796A90"/>
    <w:rsid w:val="00796EB5"/>
    <w:rsid w:val="0079711F"/>
    <w:rsid w:val="00797921"/>
    <w:rsid w:val="007979A6"/>
    <w:rsid w:val="007A0913"/>
    <w:rsid w:val="007A09EE"/>
    <w:rsid w:val="007A139C"/>
    <w:rsid w:val="007A1DC2"/>
    <w:rsid w:val="007A24A8"/>
    <w:rsid w:val="007A2AE9"/>
    <w:rsid w:val="007A33CD"/>
    <w:rsid w:val="007A3E1F"/>
    <w:rsid w:val="007A54F6"/>
    <w:rsid w:val="007A5843"/>
    <w:rsid w:val="007A5CF1"/>
    <w:rsid w:val="007A682F"/>
    <w:rsid w:val="007B0479"/>
    <w:rsid w:val="007B14B8"/>
    <w:rsid w:val="007B156C"/>
    <w:rsid w:val="007B23F3"/>
    <w:rsid w:val="007B2408"/>
    <w:rsid w:val="007B24AD"/>
    <w:rsid w:val="007B2E57"/>
    <w:rsid w:val="007B2EF0"/>
    <w:rsid w:val="007B3101"/>
    <w:rsid w:val="007B3AA5"/>
    <w:rsid w:val="007B3EA5"/>
    <w:rsid w:val="007B4834"/>
    <w:rsid w:val="007B5042"/>
    <w:rsid w:val="007B72AF"/>
    <w:rsid w:val="007C0DFA"/>
    <w:rsid w:val="007C12D4"/>
    <w:rsid w:val="007C19D4"/>
    <w:rsid w:val="007C28D5"/>
    <w:rsid w:val="007C2949"/>
    <w:rsid w:val="007C316A"/>
    <w:rsid w:val="007C3424"/>
    <w:rsid w:val="007C38B3"/>
    <w:rsid w:val="007C3A29"/>
    <w:rsid w:val="007C3ECC"/>
    <w:rsid w:val="007C4A55"/>
    <w:rsid w:val="007C583A"/>
    <w:rsid w:val="007C589F"/>
    <w:rsid w:val="007C6251"/>
    <w:rsid w:val="007C6696"/>
    <w:rsid w:val="007C7338"/>
    <w:rsid w:val="007C734C"/>
    <w:rsid w:val="007C737A"/>
    <w:rsid w:val="007D1FB3"/>
    <w:rsid w:val="007D2255"/>
    <w:rsid w:val="007D2D71"/>
    <w:rsid w:val="007D4C7F"/>
    <w:rsid w:val="007D4D7A"/>
    <w:rsid w:val="007D5C85"/>
    <w:rsid w:val="007D5D0A"/>
    <w:rsid w:val="007D6C9C"/>
    <w:rsid w:val="007D7600"/>
    <w:rsid w:val="007D7D44"/>
    <w:rsid w:val="007E05D1"/>
    <w:rsid w:val="007E0AAB"/>
    <w:rsid w:val="007E1E3C"/>
    <w:rsid w:val="007E2020"/>
    <w:rsid w:val="007E226C"/>
    <w:rsid w:val="007E2CB8"/>
    <w:rsid w:val="007E3174"/>
    <w:rsid w:val="007E32D1"/>
    <w:rsid w:val="007E3BE1"/>
    <w:rsid w:val="007E3F21"/>
    <w:rsid w:val="007E4639"/>
    <w:rsid w:val="007E47DA"/>
    <w:rsid w:val="007E4B03"/>
    <w:rsid w:val="007E4F16"/>
    <w:rsid w:val="007E5481"/>
    <w:rsid w:val="007E744B"/>
    <w:rsid w:val="007F0124"/>
    <w:rsid w:val="007F0242"/>
    <w:rsid w:val="007F123E"/>
    <w:rsid w:val="007F1521"/>
    <w:rsid w:val="007F2018"/>
    <w:rsid w:val="007F385E"/>
    <w:rsid w:val="007F3E50"/>
    <w:rsid w:val="007F3F68"/>
    <w:rsid w:val="007F4947"/>
    <w:rsid w:val="007F52FC"/>
    <w:rsid w:val="007F610A"/>
    <w:rsid w:val="007F6ABE"/>
    <w:rsid w:val="007F6F9B"/>
    <w:rsid w:val="007F6FE4"/>
    <w:rsid w:val="007F7E70"/>
    <w:rsid w:val="0080056F"/>
    <w:rsid w:val="00800DA1"/>
    <w:rsid w:val="00801C3B"/>
    <w:rsid w:val="008020E8"/>
    <w:rsid w:val="008023C8"/>
    <w:rsid w:val="00802D9F"/>
    <w:rsid w:val="0080347B"/>
    <w:rsid w:val="00803792"/>
    <w:rsid w:val="00803BBB"/>
    <w:rsid w:val="00803EE0"/>
    <w:rsid w:val="00803FD5"/>
    <w:rsid w:val="00804CBF"/>
    <w:rsid w:val="00804D04"/>
    <w:rsid w:val="0080506F"/>
    <w:rsid w:val="00805644"/>
    <w:rsid w:val="0080571F"/>
    <w:rsid w:val="0080677B"/>
    <w:rsid w:val="0080744F"/>
    <w:rsid w:val="00807A8E"/>
    <w:rsid w:val="00807F6D"/>
    <w:rsid w:val="0081075C"/>
    <w:rsid w:val="00810FE6"/>
    <w:rsid w:val="0081107D"/>
    <w:rsid w:val="0081347C"/>
    <w:rsid w:val="00813D50"/>
    <w:rsid w:val="00813ECB"/>
    <w:rsid w:val="008143DC"/>
    <w:rsid w:val="00815E75"/>
    <w:rsid w:val="00816FAA"/>
    <w:rsid w:val="00817247"/>
    <w:rsid w:val="008178AD"/>
    <w:rsid w:val="00817939"/>
    <w:rsid w:val="008179B5"/>
    <w:rsid w:val="00817F71"/>
    <w:rsid w:val="008203ED"/>
    <w:rsid w:val="00820E1B"/>
    <w:rsid w:val="00820F99"/>
    <w:rsid w:val="00821B50"/>
    <w:rsid w:val="0082323E"/>
    <w:rsid w:val="0082406B"/>
    <w:rsid w:val="00824518"/>
    <w:rsid w:val="00826918"/>
    <w:rsid w:val="00826EB3"/>
    <w:rsid w:val="00827BCE"/>
    <w:rsid w:val="00827D62"/>
    <w:rsid w:val="008314DB"/>
    <w:rsid w:val="008329DD"/>
    <w:rsid w:val="00833F8E"/>
    <w:rsid w:val="008340A5"/>
    <w:rsid w:val="0083412E"/>
    <w:rsid w:val="0083443B"/>
    <w:rsid w:val="00834F5F"/>
    <w:rsid w:val="00835E55"/>
    <w:rsid w:val="008360D5"/>
    <w:rsid w:val="008368B5"/>
    <w:rsid w:val="00836D89"/>
    <w:rsid w:val="0083722E"/>
    <w:rsid w:val="00837AFF"/>
    <w:rsid w:val="008402F9"/>
    <w:rsid w:val="00840ADB"/>
    <w:rsid w:val="008411D5"/>
    <w:rsid w:val="00842019"/>
    <w:rsid w:val="0084216C"/>
    <w:rsid w:val="0084353D"/>
    <w:rsid w:val="00843760"/>
    <w:rsid w:val="00843EA7"/>
    <w:rsid w:val="008441A2"/>
    <w:rsid w:val="00844995"/>
    <w:rsid w:val="00844BD9"/>
    <w:rsid w:val="00844E8C"/>
    <w:rsid w:val="0084631A"/>
    <w:rsid w:val="0084674F"/>
    <w:rsid w:val="00847B77"/>
    <w:rsid w:val="00847BFF"/>
    <w:rsid w:val="00847E97"/>
    <w:rsid w:val="008502F3"/>
    <w:rsid w:val="008509BA"/>
    <w:rsid w:val="00851220"/>
    <w:rsid w:val="00852357"/>
    <w:rsid w:val="00852664"/>
    <w:rsid w:val="00852ADB"/>
    <w:rsid w:val="00853845"/>
    <w:rsid w:val="00854C0D"/>
    <w:rsid w:val="008571FC"/>
    <w:rsid w:val="00857D68"/>
    <w:rsid w:val="008603E1"/>
    <w:rsid w:val="00860AED"/>
    <w:rsid w:val="0086102B"/>
    <w:rsid w:val="00861192"/>
    <w:rsid w:val="008611D6"/>
    <w:rsid w:val="00861C08"/>
    <w:rsid w:val="0086231B"/>
    <w:rsid w:val="00862510"/>
    <w:rsid w:val="008637E9"/>
    <w:rsid w:val="00863A3C"/>
    <w:rsid w:val="00863B56"/>
    <w:rsid w:val="0086463A"/>
    <w:rsid w:val="00864A48"/>
    <w:rsid w:val="00864EFB"/>
    <w:rsid w:val="00865523"/>
    <w:rsid w:val="00865781"/>
    <w:rsid w:val="00866075"/>
    <w:rsid w:val="00866255"/>
    <w:rsid w:val="00866431"/>
    <w:rsid w:val="00870DEB"/>
    <w:rsid w:val="00870E0D"/>
    <w:rsid w:val="00871072"/>
    <w:rsid w:val="00871080"/>
    <w:rsid w:val="00871396"/>
    <w:rsid w:val="00871411"/>
    <w:rsid w:val="008718E0"/>
    <w:rsid w:val="00872BAF"/>
    <w:rsid w:val="00872E04"/>
    <w:rsid w:val="00873969"/>
    <w:rsid w:val="00873D4C"/>
    <w:rsid w:val="00875994"/>
    <w:rsid w:val="00876BB5"/>
    <w:rsid w:val="00881486"/>
    <w:rsid w:val="008819C6"/>
    <w:rsid w:val="00881D76"/>
    <w:rsid w:val="00882079"/>
    <w:rsid w:val="00882D7A"/>
    <w:rsid w:val="0088451B"/>
    <w:rsid w:val="008848F5"/>
    <w:rsid w:val="00886162"/>
    <w:rsid w:val="00886290"/>
    <w:rsid w:val="0088678C"/>
    <w:rsid w:val="00887888"/>
    <w:rsid w:val="00887FD4"/>
    <w:rsid w:val="00890B5B"/>
    <w:rsid w:val="00891AB6"/>
    <w:rsid w:val="00891AB8"/>
    <w:rsid w:val="008928D0"/>
    <w:rsid w:val="00893797"/>
    <w:rsid w:val="008956B7"/>
    <w:rsid w:val="00896C0C"/>
    <w:rsid w:val="008973A8"/>
    <w:rsid w:val="00897735"/>
    <w:rsid w:val="008A100B"/>
    <w:rsid w:val="008A2508"/>
    <w:rsid w:val="008A38D5"/>
    <w:rsid w:val="008A41E5"/>
    <w:rsid w:val="008A44DA"/>
    <w:rsid w:val="008A4692"/>
    <w:rsid w:val="008A476D"/>
    <w:rsid w:val="008A56E8"/>
    <w:rsid w:val="008A5934"/>
    <w:rsid w:val="008A63E6"/>
    <w:rsid w:val="008A722C"/>
    <w:rsid w:val="008B0F22"/>
    <w:rsid w:val="008B10AB"/>
    <w:rsid w:val="008B1285"/>
    <w:rsid w:val="008B148C"/>
    <w:rsid w:val="008B1D68"/>
    <w:rsid w:val="008B26E8"/>
    <w:rsid w:val="008B26F4"/>
    <w:rsid w:val="008B2749"/>
    <w:rsid w:val="008B2968"/>
    <w:rsid w:val="008B3410"/>
    <w:rsid w:val="008B35B5"/>
    <w:rsid w:val="008B39CD"/>
    <w:rsid w:val="008B4F62"/>
    <w:rsid w:val="008B4FB6"/>
    <w:rsid w:val="008B6ECC"/>
    <w:rsid w:val="008B72AB"/>
    <w:rsid w:val="008C0026"/>
    <w:rsid w:val="008C01F1"/>
    <w:rsid w:val="008C268E"/>
    <w:rsid w:val="008C294C"/>
    <w:rsid w:val="008C3F35"/>
    <w:rsid w:val="008C51AC"/>
    <w:rsid w:val="008C689C"/>
    <w:rsid w:val="008C6FEA"/>
    <w:rsid w:val="008C73F9"/>
    <w:rsid w:val="008C7FA3"/>
    <w:rsid w:val="008D125D"/>
    <w:rsid w:val="008D22E1"/>
    <w:rsid w:val="008D2CED"/>
    <w:rsid w:val="008D3889"/>
    <w:rsid w:val="008D423B"/>
    <w:rsid w:val="008D4A0C"/>
    <w:rsid w:val="008D4C9E"/>
    <w:rsid w:val="008D593A"/>
    <w:rsid w:val="008E1A13"/>
    <w:rsid w:val="008E21A0"/>
    <w:rsid w:val="008E231C"/>
    <w:rsid w:val="008E2407"/>
    <w:rsid w:val="008E279F"/>
    <w:rsid w:val="008E2971"/>
    <w:rsid w:val="008E2B03"/>
    <w:rsid w:val="008E2C57"/>
    <w:rsid w:val="008E3BD3"/>
    <w:rsid w:val="008E4449"/>
    <w:rsid w:val="008E4AF2"/>
    <w:rsid w:val="008E56DB"/>
    <w:rsid w:val="008E5843"/>
    <w:rsid w:val="008E587E"/>
    <w:rsid w:val="008E592A"/>
    <w:rsid w:val="008E683F"/>
    <w:rsid w:val="008E69D4"/>
    <w:rsid w:val="008E7176"/>
    <w:rsid w:val="008E724E"/>
    <w:rsid w:val="008E78FF"/>
    <w:rsid w:val="008F064F"/>
    <w:rsid w:val="008F0CF1"/>
    <w:rsid w:val="008F0D46"/>
    <w:rsid w:val="008F156C"/>
    <w:rsid w:val="008F1906"/>
    <w:rsid w:val="008F209B"/>
    <w:rsid w:val="008F24D9"/>
    <w:rsid w:val="008F487E"/>
    <w:rsid w:val="008F5A1A"/>
    <w:rsid w:val="008F6337"/>
    <w:rsid w:val="008F6736"/>
    <w:rsid w:val="008F755A"/>
    <w:rsid w:val="008F7561"/>
    <w:rsid w:val="008F7887"/>
    <w:rsid w:val="00902E5A"/>
    <w:rsid w:val="00902F8C"/>
    <w:rsid w:val="00906014"/>
    <w:rsid w:val="00906544"/>
    <w:rsid w:val="009066DC"/>
    <w:rsid w:val="009109E8"/>
    <w:rsid w:val="009114BA"/>
    <w:rsid w:val="009120FB"/>
    <w:rsid w:val="00912577"/>
    <w:rsid w:val="00912B39"/>
    <w:rsid w:val="00912F1A"/>
    <w:rsid w:val="00912F76"/>
    <w:rsid w:val="009130FB"/>
    <w:rsid w:val="009133E9"/>
    <w:rsid w:val="009134AA"/>
    <w:rsid w:val="00913720"/>
    <w:rsid w:val="00913A4D"/>
    <w:rsid w:val="00913CD6"/>
    <w:rsid w:val="0091478A"/>
    <w:rsid w:val="00915180"/>
    <w:rsid w:val="00915247"/>
    <w:rsid w:val="009155B5"/>
    <w:rsid w:val="00916982"/>
    <w:rsid w:val="009169E7"/>
    <w:rsid w:val="00916E9B"/>
    <w:rsid w:val="00917683"/>
    <w:rsid w:val="009200B6"/>
    <w:rsid w:val="00920F30"/>
    <w:rsid w:val="009212C0"/>
    <w:rsid w:val="00922A31"/>
    <w:rsid w:val="00922EA6"/>
    <w:rsid w:val="009233BD"/>
    <w:rsid w:val="009236C1"/>
    <w:rsid w:val="0092406B"/>
    <w:rsid w:val="00924300"/>
    <w:rsid w:val="00925DA1"/>
    <w:rsid w:val="00927343"/>
    <w:rsid w:val="00927ACA"/>
    <w:rsid w:val="00927B40"/>
    <w:rsid w:val="0093073A"/>
    <w:rsid w:val="00932851"/>
    <w:rsid w:val="009328B4"/>
    <w:rsid w:val="00932B6D"/>
    <w:rsid w:val="009337F0"/>
    <w:rsid w:val="0093575B"/>
    <w:rsid w:val="009363B7"/>
    <w:rsid w:val="00940647"/>
    <w:rsid w:val="00940BF0"/>
    <w:rsid w:val="00941189"/>
    <w:rsid w:val="0094206E"/>
    <w:rsid w:val="00942237"/>
    <w:rsid w:val="00942F67"/>
    <w:rsid w:val="00943FDB"/>
    <w:rsid w:val="00947007"/>
    <w:rsid w:val="00950BBE"/>
    <w:rsid w:val="00950E26"/>
    <w:rsid w:val="0095177E"/>
    <w:rsid w:val="00951C56"/>
    <w:rsid w:val="00951DF7"/>
    <w:rsid w:val="00952192"/>
    <w:rsid w:val="009522EC"/>
    <w:rsid w:val="009524E1"/>
    <w:rsid w:val="00953DE0"/>
    <w:rsid w:val="00954285"/>
    <w:rsid w:val="009543A7"/>
    <w:rsid w:val="00955897"/>
    <w:rsid w:val="009564A7"/>
    <w:rsid w:val="009565FA"/>
    <w:rsid w:val="009604BE"/>
    <w:rsid w:val="0096126C"/>
    <w:rsid w:val="00961C0B"/>
    <w:rsid w:val="0096296A"/>
    <w:rsid w:val="00962D72"/>
    <w:rsid w:val="009649BB"/>
    <w:rsid w:val="00965DC1"/>
    <w:rsid w:val="009662BC"/>
    <w:rsid w:val="00967358"/>
    <w:rsid w:val="0096775D"/>
    <w:rsid w:val="009678A7"/>
    <w:rsid w:val="009679B9"/>
    <w:rsid w:val="00967B0D"/>
    <w:rsid w:val="00970418"/>
    <w:rsid w:val="00971A73"/>
    <w:rsid w:val="00971B8B"/>
    <w:rsid w:val="00971D31"/>
    <w:rsid w:val="00972083"/>
    <w:rsid w:val="00972BB4"/>
    <w:rsid w:val="00974366"/>
    <w:rsid w:val="009756CE"/>
    <w:rsid w:val="00975708"/>
    <w:rsid w:val="009759A9"/>
    <w:rsid w:val="00975C54"/>
    <w:rsid w:val="009760C3"/>
    <w:rsid w:val="00976A8B"/>
    <w:rsid w:val="00976C02"/>
    <w:rsid w:val="0098006F"/>
    <w:rsid w:val="0098038F"/>
    <w:rsid w:val="00980C83"/>
    <w:rsid w:val="00981280"/>
    <w:rsid w:val="00981587"/>
    <w:rsid w:val="00981827"/>
    <w:rsid w:val="009818F7"/>
    <w:rsid w:val="00981D29"/>
    <w:rsid w:val="00981DD3"/>
    <w:rsid w:val="00981EBE"/>
    <w:rsid w:val="00983577"/>
    <w:rsid w:val="009840AC"/>
    <w:rsid w:val="009846D1"/>
    <w:rsid w:val="00984AF9"/>
    <w:rsid w:val="009854AE"/>
    <w:rsid w:val="009855EE"/>
    <w:rsid w:val="009859F4"/>
    <w:rsid w:val="00985E66"/>
    <w:rsid w:val="0098750B"/>
    <w:rsid w:val="00987985"/>
    <w:rsid w:val="00990140"/>
    <w:rsid w:val="00990DF0"/>
    <w:rsid w:val="00991345"/>
    <w:rsid w:val="009931B7"/>
    <w:rsid w:val="00993234"/>
    <w:rsid w:val="00994EE9"/>
    <w:rsid w:val="009955CD"/>
    <w:rsid w:val="009957CA"/>
    <w:rsid w:val="00995EA1"/>
    <w:rsid w:val="00996616"/>
    <w:rsid w:val="00997F8F"/>
    <w:rsid w:val="009A2305"/>
    <w:rsid w:val="009A29F2"/>
    <w:rsid w:val="009A2E51"/>
    <w:rsid w:val="009A3469"/>
    <w:rsid w:val="009A3AC7"/>
    <w:rsid w:val="009A436E"/>
    <w:rsid w:val="009A5ACC"/>
    <w:rsid w:val="009A64E2"/>
    <w:rsid w:val="009A73AA"/>
    <w:rsid w:val="009B0864"/>
    <w:rsid w:val="009B0EB0"/>
    <w:rsid w:val="009B1090"/>
    <w:rsid w:val="009B2AFA"/>
    <w:rsid w:val="009B37F4"/>
    <w:rsid w:val="009B3FAD"/>
    <w:rsid w:val="009B60F4"/>
    <w:rsid w:val="009B616C"/>
    <w:rsid w:val="009B62C3"/>
    <w:rsid w:val="009B6867"/>
    <w:rsid w:val="009C01C9"/>
    <w:rsid w:val="009C052B"/>
    <w:rsid w:val="009C0809"/>
    <w:rsid w:val="009C21CD"/>
    <w:rsid w:val="009C2A0F"/>
    <w:rsid w:val="009C2A8A"/>
    <w:rsid w:val="009C41D8"/>
    <w:rsid w:val="009C4887"/>
    <w:rsid w:val="009C50CE"/>
    <w:rsid w:val="009C553A"/>
    <w:rsid w:val="009C5950"/>
    <w:rsid w:val="009C5AF2"/>
    <w:rsid w:val="009C6A81"/>
    <w:rsid w:val="009C7611"/>
    <w:rsid w:val="009C76C7"/>
    <w:rsid w:val="009C7DD3"/>
    <w:rsid w:val="009D0724"/>
    <w:rsid w:val="009D0A4F"/>
    <w:rsid w:val="009D0B7E"/>
    <w:rsid w:val="009D0F7C"/>
    <w:rsid w:val="009D192C"/>
    <w:rsid w:val="009D23A8"/>
    <w:rsid w:val="009D2B32"/>
    <w:rsid w:val="009D2C06"/>
    <w:rsid w:val="009D47FA"/>
    <w:rsid w:val="009D48A7"/>
    <w:rsid w:val="009D4E7C"/>
    <w:rsid w:val="009D5389"/>
    <w:rsid w:val="009D673B"/>
    <w:rsid w:val="009D6973"/>
    <w:rsid w:val="009D7260"/>
    <w:rsid w:val="009E04A7"/>
    <w:rsid w:val="009E0757"/>
    <w:rsid w:val="009E0DF8"/>
    <w:rsid w:val="009E0E3A"/>
    <w:rsid w:val="009E12F9"/>
    <w:rsid w:val="009E2CDB"/>
    <w:rsid w:val="009E3084"/>
    <w:rsid w:val="009E3ABB"/>
    <w:rsid w:val="009E42D7"/>
    <w:rsid w:val="009E45D3"/>
    <w:rsid w:val="009E5D8B"/>
    <w:rsid w:val="009E5D96"/>
    <w:rsid w:val="009E62F1"/>
    <w:rsid w:val="009E6692"/>
    <w:rsid w:val="009E7258"/>
    <w:rsid w:val="009E75F4"/>
    <w:rsid w:val="009E797D"/>
    <w:rsid w:val="009F0A25"/>
    <w:rsid w:val="009F10B5"/>
    <w:rsid w:val="009F1C8C"/>
    <w:rsid w:val="009F38EE"/>
    <w:rsid w:val="009F3A00"/>
    <w:rsid w:val="009F53CF"/>
    <w:rsid w:val="009F5CA1"/>
    <w:rsid w:val="009F5E2B"/>
    <w:rsid w:val="009F6AC7"/>
    <w:rsid w:val="00A0009B"/>
    <w:rsid w:val="00A018FD"/>
    <w:rsid w:val="00A02463"/>
    <w:rsid w:val="00A02C6B"/>
    <w:rsid w:val="00A02EAF"/>
    <w:rsid w:val="00A0351C"/>
    <w:rsid w:val="00A0467B"/>
    <w:rsid w:val="00A060E9"/>
    <w:rsid w:val="00A0658A"/>
    <w:rsid w:val="00A0672C"/>
    <w:rsid w:val="00A06B02"/>
    <w:rsid w:val="00A07925"/>
    <w:rsid w:val="00A1057B"/>
    <w:rsid w:val="00A115FA"/>
    <w:rsid w:val="00A11D73"/>
    <w:rsid w:val="00A11E17"/>
    <w:rsid w:val="00A13E36"/>
    <w:rsid w:val="00A13F33"/>
    <w:rsid w:val="00A16106"/>
    <w:rsid w:val="00A167B0"/>
    <w:rsid w:val="00A2050B"/>
    <w:rsid w:val="00A20C13"/>
    <w:rsid w:val="00A22A18"/>
    <w:rsid w:val="00A22D5E"/>
    <w:rsid w:val="00A22E00"/>
    <w:rsid w:val="00A22E53"/>
    <w:rsid w:val="00A23675"/>
    <w:rsid w:val="00A236AE"/>
    <w:rsid w:val="00A24425"/>
    <w:rsid w:val="00A24B74"/>
    <w:rsid w:val="00A25EC3"/>
    <w:rsid w:val="00A26C54"/>
    <w:rsid w:val="00A273E5"/>
    <w:rsid w:val="00A27467"/>
    <w:rsid w:val="00A27BE8"/>
    <w:rsid w:val="00A30E00"/>
    <w:rsid w:val="00A31CC3"/>
    <w:rsid w:val="00A32B1F"/>
    <w:rsid w:val="00A32F32"/>
    <w:rsid w:val="00A3309E"/>
    <w:rsid w:val="00A34C62"/>
    <w:rsid w:val="00A34D3F"/>
    <w:rsid w:val="00A355F9"/>
    <w:rsid w:val="00A3628B"/>
    <w:rsid w:val="00A3638F"/>
    <w:rsid w:val="00A36A74"/>
    <w:rsid w:val="00A37036"/>
    <w:rsid w:val="00A37463"/>
    <w:rsid w:val="00A3769C"/>
    <w:rsid w:val="00A37951"/>
    <w:rsid w:val="00A37ACB"/>
    <w:rsid w:val="00A37E2E"/>
    <w:rsid w:val="00A4000C"/>
    <w:rsid w:val="00A400DE"/>
    <w:rsid w:val="00A406D5"/>
    <w:rsid w:val="00A408CC"/>
    <w:rsid w:val="00A408D7"/>
    <w:rsid w:val="00A40DBB"/>
    <w:rsid w:val="00A41548"/>
    <w:rsid w:val="00A416CE"/>
    <w:rsid w:val="00A424BE"/>
    <w:rsid w:val="00A431AD"/>
    <w:rsid w:val="00A4355E"/>
    <w:rsid w:val="00A439AC"/>
    <w:rsid w:val="00A43BFE"/>
    <w:rsid w:val="00A44C03"/>
    <w:rsid w:val="00A451DA"/>
    <w:rsid w:val="00A47A74"/>
    <w:rsid w:val="00A47EDF"/>
    <w:rsid w:val="00A5167E"/>
    <w:rsid w:val="00A51889"/>
    <w:rsid w:val="00A51CB4"/>
    <w:rsid w:val="00A52979"/>
    <w:rsid w:val="00A53AC2"/>
    <w:rsid w:val="00A54279"/>
    <w:rsid w:val="00A54DA5"/>
    <w:rsid w:val="00A55575"/>
    <w:rsid w:val="00A55E0F"/>
    <w:rsid w:val="00A56CC2"/>
    <w:rsid w:val="00A5764A"/>
    <w:rsid w:val="00A577B8"/>
    <w:rsid w:val="00A601B0"/>
    <w:rsid w:val="00A606D2"/>
    <w:rsid w:val="00A609CA"/>
    <w:rsid w:val="00A61B33"/>
    <w:rsid w:val="00A629F5"/>
    <w:rsid w:val="00A62BE6"/>
    <w:rsid w:val="00A630B7"/>
    <w:rsid w:val="00A63CC1"/>
    <w:rsid w:val="00A63EC2"/>
    <w:rsid w:val="00A63ECD"/>
    <w:rsid w:val="00A640D3"/>
    <w:rsid w:val="00A6588F"/>
    <w:rsid w:val="00A659BB"/>
    <w:rsid w:val="00A65E4D"/>
    <w:rsid w:val="00A660CC"/>
    <w:rsid w:val="00A6616F"/>
    <w:rsid w:val="00A661AA"/>
    <w:rsid w:val="00A66C8A"/>
    <w:rsid w:val="00A67BEA"/>
    <w:rsid w:val="00A70C8B"/>
    <w:rsid w:val="00A71165"/>
    <w:rsid w:val="00A723B2"/>
    <w:rsid w:val="00A726AD"/>
    <w:rsid w:val="00A72C57"/>
    <w:rsid w:val="00A73167"/>
    <w:rsid w:val="00A73C26"/>
    <w:rsid w:val="00A74654"/>
    <w:rsid w:val="00A749C9"/>
    <w:rsid w:val="00A74CAD"/>
    <w:rsid w:val="00A74E00"/>
    <w:rsid w:val="00A7555F"/>
    <w:rsid w:val="00A759ED"/>
    <w:rsid w:val="00A76742"/>
    <w:rsid w:val="00A77184"/>
    <w:rsid w:val="00A77A94"/>
    <w:rsid w:val="00A77D24"/>
    <w:rsid w:val="00A800FE"/>
    <w:rsid w:val="00A804B0"/>
    <w:rsid w:val="00A81238"/>
    <w:rsid w:val="00A81C1A"/>
    <w:rsid w:val="00A81C20"/>
    <w:rsid w:val="00A821E6"/>
    <w:rsid w:val="00A82303"/>
    <w:rsid w:val="00A82421"/>
    <w:rsid w:val="00A82749"/>
    <w:rsid w:val="00A82AEC"/>
    <w:rsid w:val="00A8330D"/>
    <w:rsid w:val="00A8345F"/>
    <w:rsid w:val="00A846EE"/>
    <w:rsid w:val="00A8595D"/>
    <w:rsid w:val="00A875BA"/>
    <w:rsid w:val="00A90CA9"/>
    <w:rsid w:val="00A919C6"/>
    <w:rsid w:val="00A92707"/>
    <w:rsid w:val="00A92EC5"/>
    <w:rsid w:val="00A92FD1"/>
    <w:rsid w:val="00A93294"/>
    <w:rsid w:val="00A93CDF"/>
    <w:rsid w:val="00A9476F"/>
    <w:rsid w:val="00A950B4"/>
    <w:rsid w:val="00A968FF"/>
    <w:rsid w:val="00A97745"/>
    <w:rsid w:val="00A97F6F"/>
    <w:rsid w:val="00AA04A1"/>
    <w:rsid w:val="00AA0573"/>
    <w:rsid w:val="00AA102B"/>
    <w:rsid w:val="00AA1D4A"/>
    <w:rsid w:val="00AA2196"/>
    <w:rsid w:val="00AA241A"/>
    <w:rsid w:val="00AA2420"/>
    <w:rsid w:val="00AA35A8"/>
    <w:rsid w:val="00AA5A49"/>
    <w:rsid w:val="00AA5ED1"/>
    <w:rsid w:val="00AA634F"/>
    <w:rsid w:val="00AA72C4"/>
    <w:rsid w:val="00AB01B4"/>
    <w:rsid w:val="00AB0EDF"/>
    <w:rsid w:val="00AB1859"/>
    <w:rsid w:val="00AB1D2A"/>
    <w:rsid w:val="00AB3042"/>
    <w:rsid w:val="00AB30F5"/>
    <w:rsid w:val="00AB338E"/>
    <w:rsid w:val="00AB57DA"/>
    <w:rsid w:val="00AB6075"/>
    <w:rsid w:val="00AB6222"/>
    <w:rsid w:val="00AB6837"/>
    <w:rsid w:val="00AB79FC"/>
    <w:rsid w:val="00AB7A57"/>
    <w:rsid w:val="00AB7DAD"/>
    <w:rsid w:val="00AC032D"/>
    <w:rsid w:val="00AC034F"/>
    <w:rsid w:val="00AC0BC2"/>
    <w:rsid w:val="00AC2256"/>
    <w:rsid w:val="00AC2C36"/>
    <w:rsid w:val="00AC2F54"/>
    <w:rsid w:val="00AC301D"/>
    <w:rsid w:val="00AC3D6E"/>
    <w:rsid w:val="00AC4C11"/>
    <w:rsid w:val="00AC577D"/>
    <w:rsid w:val="00AC5E69"/>
    <w:rsid w:val="00AC73D9"/>
    <w:rsid w:val="00AC7516"/>
    <w:rsid w:val="00AC77FB"/>
    <w:rsid w:val="00AC7A44"/>
    <w:rsid w:val="00AC7CF8"/>
    <w:rsid w:val="00AD0ABF"/>
    <w:rsid w:val="00AD0C4D"/>
    <w:rsid w:val="00AD1A0A"/>
    <w:rsid w:val="00AD2077"/>
    <w:rsid w:val="00AD227F"/>
    <w:rsid w:val="00AD2376"/>
    <w:rsid w:val="00AD2BC0"/>
    <w:rsid w:val="00AD46A7"/>
    <w:rsid w:val="00AD4FDE"/>
    <w:rsid w:val="00AD5239"/>
    <w:rsid w:val="00AD548E"/>
    <w:rsid w:val="00AD5BD1"/>
    <w:rsid w:val="00AD724C"/>
    <w:rsid w:val="00AD7FD4"/>
    <w:rsid w:val="00AE0DE4"/>
    <w:rsid w:val="00AE1585"/>
    <w:rsid w:val="00AE1BBF"/>
    <w:rsid w:val="00AE34B3"/>
    <w:rsid w:val="00AE4BE7"/>
    <w:rsid w:val="00AE56F2"/>
    <w:rsid w:val="00AE614F"/>
    <w:rsid w:val="00AE66F5"/>
    <w:rsid w:val="00AE6A5B"/>
    <w:rsid w:val="00AE7033"/>
    <w:rsid w:val="00AE7162"/>
    <w:rsid w:val="00AE7209"/>
    <w:rsid w:val="00AE749B"/>
    <w:rsid w:val="00AE7810"/>
    <w:rsid w:val="00AF0FDD"/>
    <w:rsid w:val="00AF15F8"/>
    <w:rsid w:val="00AF1B21"/>
    <w:rsid w:val="00AF1F03"/>
    <w:rsid w:val="00AF23BC"/>
    <w:rsid w:val="00AF27E0"/>
    <w:rsid w:val="00AF3826"/>
    <w:rsid w:val="00AF3931"/>
    <w:rsid w:val="00AF3FC0"/>
    <w:rsid w:val="00AF45AC"/>
    <w:rsid w:val="00AF5803"/>
    <w:rsid w:val="00AF585F"/>
    <w:rsid w:val="00AF5948"/>
    <w:rsid w:val="00AF69C1"/>
    <w:rsid w:val="00AF747B"/>
    <w:rsid w:val="00AF7CBE"/>
    <w:rsid w:val="00B00746"/>
    <w:rsid w:val="00B01017"/>
    <w:rsid w:val="00B01850"/>
    <w:rsid w:val="00B01EF4"/>
    <w:rsid w:val="00B02D6F"/>
    <w:rsid w:val="00B03189"/>
    <w:rsid w:val="00B035ED"/>
    <w:rsid w:val="00B03BFD"/>
    <w:rsid w:val="00B03EC5"/>
    <w:rsid w:val="00B03F7C"/>
    <w:rsid w:val="00B04F4A"/>
    <w:rsid w:val="00B058C1"/>
    <w:rsid w:val="00B05999"/>
    <w:rsid w:val="00B06084"/>
    <w:rsid w:val="00B06D7D"/>
    <w:rsid w:val="00B078F5"/>
    <w:rsid w:val="00B07983"/>
    <w:rsid w:val="00B11505"/>
    <w:rsid w:val="00B12D9A"/>
    <w:rsid w:val="00B131EB"/>
    <w:rsid w:val="00B135F5"/>
    <w:rsid w:val="00B13989"/>
    <w:rsid w:val="00B145F9"/>
    <w:rsid w:val="00B1463E"/>
    <w:rsid w:val="00B1551D"/>
    <w:rsid w:val="00B15A0B"/>
    <w:rsid w:val="00B15B0D"/>
    <w:rsid w:val="00B161CA"/>
    <w:rsid w:val="00B16AB2"/>
    <w:rsid w:val="00B1791D"/>
    <w:rsid w:val="00B179A4"/>
    <w:rsid w:val="00B17B6E"/>
    <w:rsid w:val="00B202B3"/>
    <w:rsid w:val="00B203E0"/>
    <w:rsid w:val="00B20448"/>
    <w:rsid w:val="00B20970"/>
    <w:rsid w:val="00B2178B"/>
    <w:rsid w:val="00B22441"/>
    <w:rsid w:val="00B22781"/>
    <w:rsid w:val="00B235BF"/>
    <w:rsid w:val="00B24F32"/>
    <w:rsid w:val="00B25A7C"/>
    <w:rsid w:val="00B2650E"/>
    <w:rsid w:val="00B26E22"/>
    <w:rsid w:val="00B30696"/>
    <w:rsid w:val="00B30794"/>
    <w:rsid w:val="00B30A59"/>
    <w:rsid w:val="00B30A94"/>
    <w:rsid w:val="00B31262"/>
    <w:rsid w:val="00B32D90"/>
    <w:rsid w:val="00B33864"/>
    <w:rsid w:val="00B33E1D"/>
    <w:rsid w:val="00B33FEA"/>
    <w:rsid w:val="00B35358"/>
    <w:rsid w:val="00B363C9"/>
    <w:rsid w:val="00B37D30"/>
    <w:rsid w:val="00B40367"/>
    <w:rsid w:val="00B403D9"/>
    <w:rsid w:val="00B40B65"/>
    <w:rsid w:val="00B41118"/>
    <w:rsid w:val="00B414F1"/>
    <w:rsid w:val="00B4151E"/>
    <w:rsid w:val="00B41C29"/>
    <w:rsid w:val="00B41C84"/>
    <w:rsid w:val="00B43063"/>
    <w:rsid w:val="00B435DA"/>
    <w:rsid w:val="00B437EE"/>
    <w:rsid w:val="00B44472"/>
    <w:rsid w:val="00B44AEE"/>
    <w:rsid w:val="00B45CD7"/>
    <w:rsid w:val="00B45EEC"/>
    <w:rsid w:val="00B46E3F"/>
    <w:rsid w:val="00B46F1E"/>
    <w:rsid w:val="00B479A1"/>
    <w:rsid w:val="00B50E46"/>
    <w:rsid w:val="00B522EA"/>
    <w:rsid w:val="00B539AE"/>
    <w:rsid w:val="00B53A37"/>
    <w:rsid w:val="00B53ACE"/>
    <w:rsid w:val="00B54712"/>
    <w:rsid w:val="00B54D19"/>
    <w:rsid w:val="00B54E6A"/>
    <w:rsid w:val="00B54EA0"/>
    <w:rsid w:val="00B55E47"/>
    <w:rsid w:val="00B561EC"/>
    <w:rsid w:val="00B56AF5"/>
    <w:rsid w:val="00B56F06"/>
    <w:rsid w:val="00B57801"/>
    <w:rsid w:val="00B57D5E"/>
    <w:rsid w:val="00B60537"/>
    <w:rsid w:val="00B60DF1"/>
    <w:rsid w:val="00B612AD"/>
    <w:rsid w:val="00B6138F"/>
    <w:rsid w:val="00B61B84"/>
    <w:rsid w:val="00B61D55"/>
    <w:rsid w:val="00B6326E"/>
    <w:rsid w:val="00B63565"/>
    <w:rsid w:val="00B637BD"/>
    <w:rsid w:val="00B637C5"/>
    <w:rsid w:val="00B644FB"/>
    <w:rsid w:val="00B64ACF"/>
    <w:rsid w:val="00B651AC"/>
    <w:rsid w:val="00B654AF"/>
    <w:rsid w:val="00B65B3A"/>
    <w:rsid w:val="00B664D2"/>
    <w:rsid w:val="00B666D4"/>
    <w:rsid w:val="00B676CE"/>
    <w:rsid w:val="00B67733"/>
    <w:rsid w:val="00B67914"/>
    <w:rsid w:val="00B70A18"/>
    <w:rsid w:val="00B713B2"/>
    <w:rsid w:val="00B713F8"/>
    <w:rsid w:val="00B71A61"/>
    <w:rsid w:val="00B72595"/>
    <w:rsid w:val="00B726FC"/>
    <w:rsid w:val="00B72E31"/>
    <w:rsid w:val="00B736F1"/>
    <w:rsid w:val="00B737FE"/>
    <w:rsid w:val="00B7456F"/>
    <w:rsid w:val="00B75438"/>
    <w:rsid w:val="00B75480"/>
    <w:rsid w:val="00B75902"/>
    <w:rsid w:val="00B75CDE"/>
    <w:rsid w:val="00B76CD4"/>
    <w:rsid w:val="00B7705E"/>
    <w:rsid w:val="00B804F7"/>
    <w:rsid w:val="00B807C9"/>
    <w:rsid w:val="00B813A0"/>
    <w:rsid w:val="00B831DD"/>
    <w:rsid w:val="00B849D0"/>
    <w:rsid w:val="00B84B91"/>
    <w:rsid w:val="00B84D0E"/>
    <w:rsid w:val="00B85A38"/>
    <w:rsid w:val="00B863DC"/>
    <w:rsid w:val="00B87522"/>
    <w:rsid w:val="00B87CCC"/>
    <w:rsid w:val="00B87D34"/>
    <w:rsid w:val="00B90222"/>
    <w:rsid w:val="00B90582"/>
    <w:rsid w:val="00B93F1C"/>
    <w:rsid w:val="00B93F3B"/>
    <w:rsid w:val="00B9499F"/>
    <w:rsid w:val="00B95C31"/>
    <w:rsid w:val="00B964F7"/>
    <w:rsid w:val="00B96643"/>
    <w:rsid w:val="00BA008E"/>
    <w:rsid w:val="00BA02FC"/>
    <w:rsid w:val="00BA0E41"/>
    <w:rsid w:val="00BA242E"/>
    <w:rsid w:val="00BA262D"/>
    <w:rsid w:val="00BA3B39"/>
    <w:rsid w:val="00BA4BC1"/>
    <w:rsid w:val="00BA510E"/>
    <w:rsid w:val="00BA55A7"/>
    <w:rsid w:val="00BA5A82"/>
    <w:rsid w:val="00BA6D24"/>
    <w:rsid w:val="00BA7442"/>
    <w:rsid w:val="00BA791D"/>
    <w:rsid w:val="00BA7B0C"/>
    <w:rsid w:val="00BA7C77"/>
    <w:rsid w:val="00BA7DED"/>
    <w:rsid w:val="00BB13AE"/>
    <w:rsid w:val="00BB18CE"/>
    <w:rsid w:val="00BB2B27"/>
    <w:rsid w:val="00BB39BC"/>
    <w:rsid w:val="00BB5125"/>
    <w:rsid w:val="00BB541D"/>
    <w:rsid w:val="00BB5510"/>
    <w:rsid w:val="00BB614F"/>
    <w:rsid w:val="00BB6F46"/>
    <w:rsid w:val="00BB754E"/>
    <w:rsid w:val="00BC0A02"/>
    <w:rsid w:val="00BC0D22"/>
    <w:rsid w:val="00BC1299"/>
    <w:rsid w:val="00BC12E1"/>
    <w:rsid w:val="00BC2251"/>
    <w:rsid w:val="00BC2789"/>
    <w:rsid w:val="00BC3781"/>
    <w:rsid w:val="00BC4505"/>
    <w:rsid w:val="00BC49C4"/>
    <w:rsid w:val="00BC49E0"/>
    <w:rsid w:val="00BC4B42"/>
    <w:rsid w:val="00BC4C95"/>
    <w:rsid w:val="00BC5CDB"/>
    <w:rsid w:val="00BC692D"/>
    <w:rsid w:val="00BC6ED9"/>
    <w:rsid w:val="00BC7D80"/>
    <w:rsid w:val="00BD087D"/>
    <w:rsid w:val="00BD141C"/>
    <w:rsid w:val="00BD168D"/>
    <w:rsid w:val="00BD1D41"/>
    <w:rsid w:val="00BD281F"/>
    <w:rsid w:val="00BD3D90"/>
    <w:rsid w:val="00BD42F4"/>
    <w:rsid w:val="00BD4CC5"/>
    <w:rsid w:val="00BD5AD4"/>
    <w:rsid w:val="00BD5B6D"/>
    <w:rsid w:val="00BD6A6C"/>
    <w:rsid w:val="00BD6BE2"/>
    <w:rsid w:val="00BD7457"/>
    <w:rsid w:val="00BD760C"/>
    <w:rsid w:val="00BE035B"/>
    <w:rsid w:val="00BE061F"/>
    <w:rsid w:val="00BE0E2F"/>
    <w:rsid w:val="00BE1C8E"/>
    <w:rsid w:val="00BE1E8C"/>
    <w:rsid w:val="00BE22A6"/>
    <w:rsid w:val="00BE2308"/>
    <w:rsid w:val="00BE2780"/>
    <w:rsid w:val="00BE2B88"/>
    <w:rsid w:val="00BE3E91"/>
    <w:rsid w:val="00BE551F"/>
    <w:rsid w:val="00BE59F1"/>
    <w:rsid w:val="00BE5BFA"/>
    <w:rsid w:val="00BE5D9E"/>
    <w:rsid w:val="00BE61FE"/>
    <w:rsid w:val="00BE6B84"/>
    <w:rsid w:val="00BE6E2A"/>
    <w:rsid w:val="00BF0888"/>
    <w:rsid w:val="00BF1046"/>
    <w:rsid w:val="00BF2D9F"/>
    <w:rsid w:val="00BF39CA"/>
    <w:rsid w:val="00BF4DDF"/>
    <w:rsid w:val="00BF5EBE"/>
    <w:rsid w:val="00BF6CDA"/>
    <w:rsid w:val="00BF6E65"/>
    <w:rsid w:val="00BF7B05"/>
    <w:rsid w:val="00C003A7"/>
    <w:rsid w:val="00C00544"/>
    <w:rsid w:val="00C005A7"/>
    <w:rsid w:val="00C00BDE"/>
    <w:rsid w:val="00C00F2E"/>
    <w:rsid w:val="00C01021"/>
    <w:rsid w:val="00C01D06"/>
    <w:rsid w:val="00C031E7"/>
    <w:rsid w:val="00C04090"/>
    <w:rsid w:val="00C05075"/>
    <w:rsid w:val="00C05AE2"/>
    <w:rsid w:val="00C07176"/>
    <w:rsid w:val="00C074CD"/>
    <w:rsid w:val="00C07627"/>
    <w:rsid w:val="00C07959"/>
    <w:rsid w:val="00C07E2D"/>
    <w:rsid w:val="00C07FB5"/>
    <w:rsid w:val="00C10673"/>
    <w:rsid w:val="00C10F07"/>
    <w:rsid w:val="00C1111F"/>
    <w:rsid w:val="00C1285C"/>
    <w:rsid w:val="00C13F29"/>
    <w:rsid w:val="00C1447F"/>
    <w:rsid w:val="00C14B91"/>
    <w:rsid w:val="00C1521C"/>
    <w:rsid w:val="00C164EC"/>
    <w:rsid w:val="00C16603"/>
    <w:rsid w:val="00C1754D"/>
    <w:rsid w:val="00C17D12"/>
    <w:rsid w:val="00C2181C"/>
    <w:rsid w:val="00C220A2"/>
    <w:rsid w:val="00C22887"/>
    <w:rsid w:val="00C22F6E"/>
    <w:rsid w:val="00C235AF"/>
    <w:rsid w:val="00C23B84"/>
    <w:rsid w:val="00C23FBA"/>
    <w:rsid w:val="00C26402"/>
    <w:rsid w:val="00C267FA"/>
    <w:rsid w:val="00C26923"/>
    <w:rsid w:val="00C26B20"/>
    <w:rsid w:val="00C27775"/>
    <w:rsid w:val="00C27FF4"/>
    <w:rsid w:val="00C3052E"/>
    <w:rsid w:val="00C30A19"/>
    <w:rsid w:val="00C314F5"/>
    <w:rsid w:val="00C32E09"/>
    <w:rsid w:val="00C32E20"/>
    <w:rsid w:val="00C33641"/>
    <w:rsid w:val="00C33856"/>
    <w:rsid w:val="00C339EC"/>
    <w:rsid w:val="00C35237"/>
    <w:rsid w:val="00C3562B"/>
    <w:rsid w:val="00C37A62"/>
    <w:rsid w:val="00C40441"/>
    <w:rsid w:val="00C4091A"/>
    <w:rsid w:val="00C40B1B"/>
    <w:rsid w:val="00C40D29"/>
    <w:rsid w:val="00C40E42"/>
    <w:rsid w:val="00C428A8"/>
    <w:rsid w:val="00C42CA4"/>
    <w:rsid w:val="00C43646"/>
    <w:rsid w:val="00C44443"/>
    <w:rsid w:val="00C44A87"/>
    <w:rsid w:val="00C456A0"/>
    <w:rsid w:val="00C4656C"/>
    <w:rsid w:val="00C4705A"/>
    <w:rsid w:val="00C47B37"/>
    <w:rsid w:val="00C50809"/>
    <w:rsid w:val="00C51726"/>
    <w:rsid w:val="00C51B15"/>
    <w:rsid w:val="00C51C98"/>
    <w:rsid w:val="00C524C9"/>
    <w:rsid w:val="00C52833"/>
    <w:rsid w:val="00C52D28"/>
    <w:rsid w:val="00C52DD7"/>
    <w:rsid w:val="00C53834"/>
    <w:rsid w:val="00C539A6"/>
    <w:rsid w:val="00C53DB9"/>
    <w:rsid w:val="00C53DD5"/>
    <w:rsid w:val="00C54627"/>
    <w:rsid w:val="00C56586"/>
    <w:rsid w:val="00C56D4E"/>
    <w:rsid w:val="00C572FC"/>
    <w:rsid w:val="00C57327"/>
    <w:rsid w:val="00C5764E"/>
    <w:rsid w:val="00C61FB8"/>
    <w:rsid w:val="00C62241"/>
    <w:rsid w:val="00C62AB9"/>
    <w:rsid w:val="00C62F16"/>
    <w:rsid w:val="00C63EAB"/>
    <w:rsid w:val="00C646E5"/>
    <w:rsid w:val="00C64DB0"/>
    <w:rsid w:val="00C65589"/>
    <w:rsid w:val="00C66B07"/>
    <w:rsid w:val="00C67B59"/>
    <w:rsid w:val="00C7264C"/>
    <w:rsid w:val="00C72840"/>
    <w:rsid w:val="00C72D9B"/>
    <w:rsid w:val="00C73F19"/>
    <w:rsid w:val="00C74859"/>
    <w:rsid w:val="00C761A0"/>
    <w:rsid w:val="00C76B5B"/>
    <w:rsid w:val="00C770C6"/>
    <w:rsid w:val="00C77B54"/>
    <w:rsid w:val="00C801CF"/>
    <w:rsid w:val="00C809B0"/>
    <w:rsid w:val="00C80C3F"/>
    <w:rsid w:val="00C8146B"/>
    <w:rsid w:val="00C819FF"/>
    <w:rsid w:val="00C8214A"/>
    <w:rsid w:val="00C82624"/>
    <w:rsid w:val="00C82F33"/>
    <w:rsid w:val="00C8325D"/>
    <w:rsid w:val="00C83AB7"/>
    <w:rsid w:val="00C83DB2"/>
    <w:rsid w:val="00C8430B"/>
    <w:rsid w:val="00C84384"/>
    <w:rsid w:val="00C858B3"/>
    <w:rsid w:val="00C8636F"/>
    <w:rsid w:val="00C87604"/>
    <w:rsid w:val="00C878B0"/>
    <w:rsid w:val="00C903BD"/>
    <w:rsid w:val="00C914DE"/>
    <w:rsid w:val="00C915EE"/>
    <w:rsid w:val="00C91796"/>
    <w:rsid w:val="00C93198"/>
    <w:rsid w:val="00C934E9"/>
    <w:rsid w:val="00C93765"/>
    <w:rsid w:val="00C95F1E"/>
    <w:rsid w:val="00C96774"/>
    <w:rsid w:val="00C97256"/>
    <w:rsid w:val="00C97A30"/>
    <w:rsid w:val="00CA08E9"/>
    <w:rsid w:val="00CA0DCC"/>
    <w:rsid w:val="00CA0FCB"/>
    <w:rsid w:val="00CA1589"/>
    <w:rsid w:val="00CA1B9F"/>
    <w:rsid w:val="00CA1E68"/>
    <w:rsid w:val="00CA490E"/>
    <w:rsid w:val="00CA491A"/>
    <w:rsid w:val="00CA5E8C"/>
    <w:rsid w:val="00CA700E"/>
    <w:rsid w:val="00CB104C"/>
    <w:rsid w:val="00CB2259"/>
    <w:rsid w:val="00CB2D95"/>
    <w:rsid w:val="00CB37C7"/>
    <w:rsid w:val="00CB4175"/>
    <w:rsid w:val="00CB53FF"/>
    <w:rsid w:val="00CB57EA"/>
    <w:rsid w:val="00CB6295"/>
    <w:rsid w:val="00CB7437"/>
    <w:rsid w:val="00CB7DDA"/>
    <w:rsid w:val="00CB7E80"/>
    <w:rsid w:val="00CC2146"/>
    <w:rsid w:val="00CC2825"/>
    <w:rsid w:val="00CC293B"/>
    <w:rsid w:val="00CC2B67"/>
    <w:rsid w:val="00CC2BA6"/>
    <w:rsid w:val="00CC2D10"/>
    <w:rsid w:val="00CC31D7"/>
    <w:rsid w:val="00CC31F8"/>
    <w:rsid w:val="00CC3347"/>
    <w:rsid w:val="00CC3ED5"/>
    <w:rsid w:val="00CC4B15"/>
    <w:rsid w:val="00CC59B3"/>
    <w:rsid w:val="00CC7A27"/>
    <w:rsid w:val="00CD0618"/>
    <w:rsid w:val="00CD0AF7"/>
    <w:rsid w:val="00CD1AB1"/>
    <w:rsid w:val="00CD1C81"/>
    <w:rsid w:val="00CD1D46"/>
    <w:rsid w:val="00CD23DC"/>
    <w:rsid w:val="00CD2BF7"/>
    <w:rsid w:val="00CD32A7"/>
    <w:rsid w:val="00CD3C81"/>
    <w:rsid w:val="00CD3C8F"/>
    <w:rsid w:val="00CD410A"/>
    <w:rsid w:val="00CD4275"/>
    <w:rsid w:val="00CD4617"/>
    <w:rsid w:val="00CD4661"/>
    <w:rsid w:val="00CD4AA2"/>
    <w:rsid w:val="00CD5ADD"/>
    <w:rsid w:val="00CD63EF"/>
    <w:rsid w:val="00CD67BC"/>
    <w:rsid w:val="00CD68EF"/>
    <w:rsid w:val="00CD715A"/>
    <w:rsid w:val="00CD743C"/>
    <w:rsid w:val="00CD7490"/>
    <w:rsid w:val="00CD7CA8"/>
    <w:rsid w:val="00CE0699"/>
    <w:rsid w:val="00CE0E36"/>
    <w:rsid w:val="00CE18DD"/>
    <w:rsid w:val="00CE1DB1"/>
    <w:rsid w:val="00CE2612"/>
    <w:rsid w:val="00CE4158"/>
    <w:rsid w:val="00CE507F"/>
    <w:rsid w:val="00CE67C1"/>
    <w:rsid w:val="00CE7644"/>
    <w:rsid w:val="00CE781B"/>
    <w:rsid w:val="00CF03E1"/>
    <w:rsid w:val="00CF16EF"/>
    <w:rsid w:val="00CF175D"/>
    <w:rsid w:val="00CF37DA"/>
    <w:rsid w:val="00CF40C7"/>
    <w:rsid w:val="00CF40D1"/>
    <w:rsid w:val="00CF5D5A"/>
    <w:rsid w:val="00CF66D9"/>
    <w:rsid w:val="00CF761E"/>
    <w:rsid w:val="00CF7C83"/>
    <w:rsid w:val="00CF7EEA"/>
    <w:rsid w:val="00D00942"/>
    <w:rsid w:val="00D00E93"/>
    <w:rsid w:val="00D01345"/>
    <w:rsid w:val="00D018B0"/>
    <w:rsid w:val="00D022D5"/>
    <w:rsid w:val="00D0261F"/>
    <w:rsid w:val="00D02845"/>
    <w:rsid w:val="00D031F8"/>
    <w:rsid w:val="00D03517"/>
    <w:rsid w:val="00D03A77"/>
    <w:rsid w:val="00D03AEE"/>
    <w:rsid w:val="00D041CF"/>
    <w:rsid w:val="00D04C09"/>
    <w:rsid w:val="00D05F98"/>
    <w:rsid w:val="00D0641A"/>
    <w:rsid w:val="00D06DE4"/>
    <w:rsid w:val="00D07082"/>
    <w:rsid w:val="00D10F78"/>
    <w:rsid w:val="00D1153D"/>
    <w:rsid w:val="00D11890"/>
    <w:rsid w:val="00D11959"/>
    <w:rsid w:val="00D13484"/>
    <w:rsid w:val="00D138C0"/>
    <w:rsid w:val="00D13C18"/>
    <w:rsid w:val="00D13C99"/>
    <w:rsid w:val="00D1460C"/>
    <w:rsid w:val="00D14E4B"/>
    <w:rsid w:val="00D14E66"/>
    <w:rsid w:val="00D1592B"/>
    <w:rsid w:val="00D15B06"/>
    <w:rsid w:val="00D15D0B"/>
    <w:rsid w:val="00D17262"/>
    <w:rsid w:val="00D174E5"/>
    <w:rsid w:val="00D17B9E"/>
    <w:rsid w:val="00D17C46"/>
    <w:rsid w:val="00D17C80"/>
    <w:rsid w:val="00D17F0F"/>
    <w:rsid w:val="00D20150"/>
    <w:rsid w:val="00D201AA"/>
    <w:rsid w:val="00D21CBC"/>
    <w:rsid w:val="00D22DA0"/>
    <w:rsid w:val="00D22F3B"/>
    <w:rsid w:val="00D23269"/>
    <w:rsid w:val="00D24176"/>
    <w:rsid w:val="00D244D3"/>
    <w:rsid w:val="00D245D3"/>
    <w:rsid w:val="00D2486A"/>
    <w:rsid w:val="00D24E10"/>
    <w:rsid w:val="00D24F24"/>
    <w:rsid w:val="00D257BC"/>
    <w:rsid w:val="00D258E5"/>
    <w:rsid w:val="00D265B3"/>
    <w:rsid w:val="00D276A5"/>
    <w:rsid w:val="00D27BA6"/>
    <w:rsid w:val="00D3061E"/>
    <w:rsid w:val="00D30663"/>
    <w:rsid w:val="00D319EA"/>
    <w:rsid w:val="00D3294C"/>
    <w:rsid w:val="00D331D4"/>
    <w:rsid w:val="00D3322B"/>
    <w:rsid w:val="00D3486C"/>
    <w:rsid w:val="00D34F05"/>
    <w:rsid w:val="00D36440"/>
    <w:rsid w:val="00D41A14"/>
    <w:rsid w:val="00D423E7"/>
    <w:rsid w:val="00D42D66"/>
    <w:rsid w:val="00D431D2"/>
    <w:rsid w:val="00D436B5"/>
    <w:rsid w:val="00D43C50"/>
    <w:rsid w:val="00D4492D"/>
    <w:rsid w:val="00D471AC"/>
    <w:rsid w:val="00D47FE1"/>
    <w:rsid w:val="00D501C2"/>
    <w:rsid w:val="00D50620"/>
    <w:rsid w:val="00D51F49"/>
    <w:rsid w:val="00D521B0"/>
    <w:rsid w:val="00D52E7F"/>
    <w:rsid w:val="00D532C9"/>
    <w:rsid w:val="00D53C1D"/>
    <w:rsid w:val="00D54700"/>
    <w:rsid w:val="00D54ECF"/>
    <w:rsid w:val="00D56CAE"/>
    <w:rsid w:val="00D5757B"/>
    <w:rsid w:val="00D576EB"/>
    <w:rsid w:val="00D57836"/>
    <w:rsid w:val="00D57CD2"/>
    <w:rsid w:val="00D57E6E"/>
    <w:rsid w:val="00D6020E"/>
    <w:rsid w:val="00D603E2"/>
    <w:rsid w:val="00D62207"/>
    <w:rsid w:val="00D62C2E"/>
    <w:rsid w:val="00D64557"/>
    <w:rsid w:val="00D64DF0"/>
    <w:rsid w:val="00D64FEA"/>
    <w:rsid w:val="00D65A45"/>
    <w:rsid w:val="00D65C53"/>
    <w:rsid w:val="00D6693F"/>
    <w:rsid w:val="00D66AC0"/>
    <w:rsid w:val="00D67D88"/>
    <w:rsid w:val="00D701CB"/>
    <w:rsid w:val="00D70585"/>
    <w:rsid w:val="00D7185E"/>
    <w:rsid w:val="00D723F2"/>
    <w:rsid w:val="00D73038"/>
    <w:rsid w:val="00D73B8A"/>
    <w:rsid w:val="00D741D0"/>
    <w:rsid w:val="00D74FBA"/>
    <w:rsid w:val="00D750F2"/>
    <w:rsid w:val="00D76791"/>
    <w:rsid w:val="00D76D94"/>
    <w:rsid w:val="00D7749F"/>
    <w:rsid w:val="00D779B2"/>
    <w:rsid w:val="00D803AF"/>
    <w:rsid w:val="00D80A4E"/>
    <w:rsid w:val="00D81412"/>
    <w:rsid w:val="00D8155E"/>
    <w:rsid w:val="00D82C2D"/>
    <w:rsid w:val="00D83025"/>
    <w:rsid w:val="00D8319C"/>
    <w:rsid w:val="00D83439"/>
    <w:rsid w:val="00D83995"/>
    <w:rsid w:val="00D83999"/>
    <w:rsid w:val="00D84627"/>
    <w:rsid w:val="00D846BD"/>
    <w:rsid w:val="00D84740"/>
    <w:rsid w:val="00D851A0"/>
    <w:rsid w:val="00D85D03"/>
    <w:rsid w:val="00D85D25"/>
    <w:rsid w:val="00D86084"/>
    <w:rsid w:val="00D86085"/>
    <w:rsid w:val="00D8660C"/>
    <w:rsid w:val="00D86C61"/>
    <w:rsid w:val="00D87A60"/>
    <w:rsid w:val="00D87DD5"/>
    <w:rsid w:val="00D90E0B"/>
    <w:rsid w:val="00D91884"/>
    <w:rsid w:val="00D921E6"/>
    <w:rsid w:val="00D92C08"/>
    <w:rsid w:val="00D92F27"/>
    <w:rsid w:val="00D93A5A"/>
    <w:rsid w:val="00D93C22"/>
    <w:rsid w:val="00D93EB5"/>
    <w:rsid w:val="00D94BBC"/>
    <w:rsid w:val="00D957F7"/>
    <w:rsid w:val="00D960AE"/>
    <w:rsid w:val="00DA060A"/>
    <w:rsid w:val="00DA1A55"/>
    <w:rsid w:val="00DA1AE4"/>
    <w:rsid w:val="00DA1E35"/>
    <w:rsid w:val="00DA1EE1"/>
    <w:rsid w:val="00DA3107"/>
    <w:rsid w:val="00DA32AF"/>
    <w:rsid w:val="00DA3738"/>
    <w:rsid w:val="00DA4408"/>
    <w:rsid w:val="00DA445E"/>
    <w:rsid w:val="00DA4D0D"/>
    <w:rsid w:val="00DA5708"/>
    <w:rsid w:val="00DA6A14"/>
    <w:rsid w:val="00DA6A99"/>
    <w:rsid w:val="00DB00B4"/>
    <w:rsid w:val="00DB02E7"/>
    <w:rsid w:val="00DB04E7"/>
    <w:rsid w:val="00DB12CC"/>
    <w:rsid w:val="00DB1301"/>
    <w:rsid w:val="00DB1394"/>
    <w:rsid w:val="00DB15BC"/>
    <w:rsid w:val="00DB1A31"/>
    <w:rsid w:val="00DB1E0D"/>
    <w:rsid w:val="00DB324A"/>
    <w:rsid w:val="00DB481E"/>
    <w:rsid w:val="00DB4FE1"/>
    <w:rsid w:val="00DB5485"/>
    <w:rsid w:val="00DB5BD0"/>
    <w:rsid w:val="00DB6016"/>
    <w:rsid w:val="00DB667A"/>
    <w:rsid w:val="00DB76E1"/>
    <w:rsid w:val="00DB787D"/>
    <w:rsid w:val="00DB7E7E"/>
    <w:rsid w:val="00DC05E2"/>
    <w:rsid w:val="00DC0B8F"/>
    <w:rsid w:val="00DC1A93"/>
    <w:rsid w:val="00DC260E"/>
    <w:rsid w:val="00DC2DB2"/>
    <w:rsid w:val="00DC358E"/>
    <w:rsid w:val="00DC3659"/>
    <w:rsid w:val="00DC3673"/>
    <w:rsid w:val="00DC3FC3"/>
    <w:rsid w:val="00DC4FFF"/>
    <w:rsid w:val="00DC53DD"/>
    <w:rsid w:val="00DC6622"/>
    <w:rsid w:val="00DC742F"/>
    <w:rsid w:val="00DC77E3"/>
    <w:rsid w:val="00DC78C7"/>
    <w:rsid w:val="00DD085D"/>
    <w:rsid w:val="00DD1A90"/>
    <w:rsid w:val="00DD1BA0"/>
    <w:rsid w:val="00DD1FDA"/>
    <w:rsid w:val="00DD21FA"/>
    <w:rsid w:val="00DD439A"/>
    <w:rsid w:val="00DD5636"/>
    <w:rsid w:val="00DD59D8"/>
    <w:rsid w:val="00DD5D47"/>
    <w:rsid w:val="00DD61A7"/>
    <w:rsid w:val="00DD721D"/>
    <w:rsid w:val="00DD7933"/>
    <w:rsid w:val="00DE1988"/>
    <w:rsid w:val="00DE1A44"/>
    <w:rsid w:val="00DE2F4C"/>
    <w:rsid w:val="00DE30A3"/>
    <w:rsid w:val="00DE36C8"/>
    <w:rsid w:val="00DE3E98"/>
    <w:rsid w:val="00DE3FAE"/>
    <w:rsid w:val="00DE4361"/>
    <w:rsid w:val="00DE52E6"/>
    <w:rsid w:val="00DE5303"/>
    <w:rsid w:val="00DE54BD"/>
    <w:rsid w:val="00DE579A"/>
    <w:rsid w:val="00DE5B5B"/>
    <w:rsid w:val="00DE5D77"/>
    <w:rsid w:val="00DE66D0"/>
    <w:rsid w:val="00DE6BDE"/>
    <w:rsid w:val="00DE6EC5"/>
    <w:rsid w:val="00DF0299"/>
    <w:rsid w:val="00DF08D4"/>
    <w:rsid w:val="00DF0905"/>
    <w:rsid w:val="00DF14CB"/>
    <w:rsid w:val="00DF151D"/>
    <w:rsid w:val="00DF163F"/>
    <w:rsid w:val="00DF3085"/>
    <w:rsid w:val="00DF3139"/>
    <w:rsid w:val="00DF45BD"/>
    <w:rsid w:val="00DF474C"/>
    <w:rsid w:val="00DF562C"/>
    <w:rsid w:val="00DF58D7"/>
    <w:rsid w:val="00DF6050"/>
    <w:rsid w:val="00DF6933"/>
    <w:rsid w:val="00DF6A33"/>
    <w:rsid w:val="00DF7167"/>
    <w:rsid w:val="00DF79F6"/>
    <w:rsid w:val="00DF7FC7"/>
    <w:rsid w:val="00E00700"/>
    <w:rsid w:val="00E0097F"/>
    <w:rsid w:val="00E010B2"/>
    <w:rsid w:val="00E01AE2"/>
    <w:rsid w:val="00E02073"/>
    <w:rsid w:val="00E02543"/>
    <w:rsid w:val="00E02577"/>
    <w:rsid w:val="00E026EC"/>
    <w:rsid w:val="00E02F11"/>
    <w:rsid w:val="00E032A9"/>
    <w:rsid w:val="00E03498"/>
    <w:rsid w:val="00E046A4"/>
    <w:rsid w:val="00E047BA"/>
    <w:rsid w:val="00E048B2"/>
    <w:rsid w:val="00E07431"/>
    <w:rsid w:val="00E07533"/>
    <w:rsid w:val="00E108F5"/>
    <w:rsid w:val="00E10DAE"/>
    <w:rsid w:val="00E111AF"/>
    <w:rsid w:val="00E112A7"/>
    <w:rsid w:val="00E11BD3"/>
    <w:rsid w:val="00E11C96"/>
    <w:rsid w:val="00E11CB6"/>
    <w:rsid w:val="00E11CE4"/>
    <w:rsid w:val="00E14E52"/>
    <w:rsid w:val="00E15252"/>
    <w:rsid w:val="00E153D5"/>
    <w:rsid w:val="00E15D06"/>
    <w:rsid w:val="00E17891"/>
    <w:rsid w:val="00E17ED0"/>
    <w:rsid w:val="00E2094D"/>
    <w:rsid w:val="00E21517"/>
    <w:rsid w:val="00E216B7"/>
    <w:rsid w:val="00E21873"/>
    <w:rsid w:val="00E23EF2"/>
    <w:rsid w:val="00E24A8F"/>
    <w:rsid w:val="00E25675"/>
    <w:rsid w:val="00E26B7D"/>
    <w:rsid w:val="00E26C0C"/>
    <w:rsid w:val="00E27677"/>
    <w:rsid w:val="00E2767E"/>
    <w:rsid w:val="00E277B7"/>
    <w:rsid w:val="00E27F76"/>
    <w:rsid w:val="00E305E5"/>
    <w:rsid w:val="00E30838"/>
    <w:rsid w:val="00E31026"/>
    <w:rsid w:val="00E32464"/>
    <w:rsid w:val="00E32A53"/>
    <w:rsid w:val="00E32BC2"/>
    <w:rsid w:val="00E3381C"/>
    <w:rsid w:val="00E34D32"/>
    <w:rsid w:val="00E35434"/>
    <w:rsid w:val="00E3592A"/>
    <w:rsid w:val="00E36666"/>
    <w:rsid w:val="00E36C2C"/>
    <w:rsid w:val="00E3715B"/>
    <w:rsid w:val="00E37F4D"/>
    <w:rsid w:val="00E403D0"/>
    <w:rsid w:val="00E40D34"/>
    <w:rsid w:val="00E4166B"/>
    <w:rsid w:val="00E41DAF"/>
    <w:rsid w:val="00E420D0"/>
    <w:rsid w:val="00E436BD"/>
    <w:rsid w:val="00E43789"/>
    <w:rsid w:val="00E44E06"/>
    <w:rsid w:val="00E460FD"/>
    <w:rsid w:val="00E46641"/>
    <w:rsid w:val="00E46C9A"/>
    <w:rsid w:val="00E51031"/>
    <w:rsid w:val="00E51286"/>
    <w:rsid w:val="00E51493"/>
    <w:rsid w:val="00E5217E"/>
    <w:rsid w:val="00E5258F"/>
    <w:rsid w:val="00E538C6"/>
    <w:rsid w:val="00E5422F"/>
    <w:rsid w:val="00E551A9"/>
    <w:rsid w:val="00E55390"/>
    <w:rsid w:val="00E560D4"/>
    <w:rsid w:val="00E56247"/>
    <w:rsid w:val="00E5675F"/>
    <w:rsid w:val="00E567EA"/>
    <w:rsid w:val="00E56B00"/>
    <w:rsid w:val="00E57707"/>
    <w:rsid w:val="00E57FB8"/>
    <w:rsid w:val="00E6002A"/>
    <w:rsid w:val="00E60349"/>
    <w:rsid w:val="00E6149A"/>
    <w:rsid w:val="00E615D7"/>
    <w:rsid w:val="00E6187E"/>
    <w:rsid w:val="00E61881"/>
    <w:rsid w:val="00E61FED"/>
    <w:rsid w:val="00E63033"/>
    <w:rsid w:val="00E64642"/>
    <w:rsid w:val="00E65326"/>
    <w:rsid w:val="00E66851"/>
    <w:rsid w:val="00E677A8"/>
    <w:rsid w:val="00E67E54"/>
    <w:rsid w:val="00E7009C"/>
    <w:rsid w:val="00E70F3B"/>
    <w:rsid w:val="00E743C7"/>
    <w:rsid w:val="00E75420"/>
    <w:rsid w:val="00E7566F"/>
    <w:rsid w:val="00E75CCF"/>
    <w:rsid w:val="00E7638B"/>
    <w:rsid w:val="00E76F55"/>
    <w:rsid w:val="00E777EF"/>
    <w:rsid w:val="00E77E91"/>
    <w:rsid w:val="00E77EE2"/>
    <w:rsid w:val="00E80E67"/>
    <w:rsid w:val="00E82D42"/>
    <w:rsid w:val="00E831BE"/>
    <w:rsid w:val="00E833F3"/>
    <w:rsid w:val="00E8435A"/>
    <w:rsid w:val="00E84EE4"/>
    <w:rsid w:val="00E85DFB"/>
    <w:rsid w:val="00E87B12"/>
    <w:rsid w:val="00E87FCF"/>
    <w:rsid w:val="00E90227"/>
    <w:rsid w:val="00E90515"/>
    <w:rsid w:val="00E91E31"/>
    <w:rsid w:val="00E92C42"/>
    <w:rsid w:val="00E92C54"/>
    <w:rsid w:val="00E93381"/>
    <w:rsid w:val="00E9358B"/>
    <w:rsid w:val="00E93A5C"/>
    <w:rsid w:val="00E94987"/>
    <w:rsid w:val="00E94FFC"/>
    <w:rsid w:val="00E95D90"/>
    <w:rsid w:val="00E96813"/>
    <w:rsid w:val="00E972C6"/>
    <w:rsid w:val="00EA07F0"/>
    <w:rsid w:val="00EA0D1A"/>
    <w:rsid w:val="00EA0FD7"/>
    <w:rsid w:val="00EA1567"/>
    <w:rsid w:val="00EA4135"/>
    <w:rsid w:val="00EA429B"/>
    <w:rsid w:val="00EA5BF7"/>
    <w:rsid w:val="00EA68E2"/>
    <w:rsid w:val="00EA6E4F"/>
    <w:rsid w:val="00EA7ABB"/>
    <w:rsid w:val="00EB0185"/>
    <w:rsid w:val="00EB0D7D"/>
    <w:rsid w:val="00EB0DA6"/>
    <w:rsid w:val="00EB1745"/>
    <w:rsid w:val="00EB2240"/>
    <w:rsid w:val="00EB23E5"/>
    <w:rsid w:val="00EB27A0"/>
    <w:rsid w:val="00EB2997"/>
    <w:rsid w:val="00EB2A56"/>
    <w:rsid w:val="00EB2EC8"/>
    <w:rsid w:val="00EB2EF3"/>
    <w:rsid w:val="00EB2FE9"/>
    <w:rsid w:val="00EB31D5"/>
    <w:rsid w:val="00EB36EE"/>
    <w:rsid w:val="00EB3EA0"/>
    <w:rsid w:val="00EB4015"/>
    <w:rsid w:val="00EB425C"/>
    <w:rsid w:val="00EB62C0"/>
    <w:rsid w:val="00EB6E6A"/>
    <w:rsid w:val="00EB716C"/>
    <w:rsid w:val="00EB7FAA"/>
    <w:rsid w:val="00EC0421"/>
    <w:rsid w:val="00EC07D5"/>
    <w:rsid w:val="00EC0C9B"/>
    <w:rsid w:val="00EC160F"/>
    <w:rsid w:val="00EC1959"/>
    <w:rsid w:val="00EC19A9"/>
    <w:rsid w:val="00EC246B"/>
    <w:rsid w:val="00EC3554"/>
    <w:rsid w:val="00EC3B2C"/>
    <w:rsid w:val="00EC3C7A"/>
    <w:rsid w:val="00EC437E"/>
    <w:rsid w:val="00EC484A"/>
    <w:rsid w:val="00EC4BDD"/>
    <w:rsid w:val="00EC51EB"/>
    <w:rsid w:val="00EC53E3"/>
    <w:rsid w:val="00EC60BB"/>
    <w:rsid w:val="00EC6538"/>
    <w:rsid w:val="00EC6B9C"/>
    <w:rsid w:val="00EC6F41"/>
    <w:rsid w:val="00EC71A8"/>
    <w:rsid w:val="00EC7276"/>
    <w:rsid w:val="00EC7594"/>
    <w:rsid w:val="00ED0242"/>
    <w:rsid w:val="00ED0AAC"/>
    <w:rsid w:val="00ED1318"/>
    <w:rsid w:val="00ED2C3B"/>
    <w:rsid w:val="00ED3013"/>
    <w:rsid w:val="00ED3CA3"/>
    <w:rsid w:val="00ED4582"/>
    <w:rsid w:val="00ED493C"/>
    <w:rsid w:val="00ED5038"/>
    <w:rsid w:val="00ED56C4"/>
    <w:rsid w:val="00ED60B1"/>
    <w:rsid w:val="00ED61E1"/>
    <w:rsid w:val="00ED7C51"/>
    <w:rsid w:val="00ED7D46"/>
    <w:rsid w:val="00EE0D51"/>
    <w:rsid w:val="00EE1BDA"/>
    <w:rsid w:val="00EE1C47"/>
    <w:rsid w:val="00EE2796"/>
    <w:rsid w:val="00EE288D"/>
    <w:rsid w:val="00EE332C"/>
    <w:rsid w:val="00EE3404"/>
    <w:rsid w:val="00EE36F1"/>
    <w:rsid w:val="00EE43F1"/>
    <w:rsid w:val="00EE5A2D"/>
    <w:rsid w:val="00EE6883"/>
    <w:rsid w:val="00EE68D1"/>
    <w:rsid w:val="00EE7C41"/>
    <w:rsid w:val="00EE7D56"/>
    <w:rsid w:val="00EF0B8A"/>
    <w:rsid w:val="00EF1832"/>
    <w:rsid w:val="00EF372F"/>
    <w:rsid w:val="00EF3F31"/>
    <w:rsid w:val="00EF3FB4"/>
    <w:rsid w:val="00EF668D"/>
    <w:rsid w:val="00EF6C0E"/>
    <w:rsid w:val="00EF6F0E"/>
    <w:rsid w:val="00F00C43"/>
    <w:rsid w:val="00F00C9D"/>
    <w:rsid w:val="00F05927"/>
    <w:rsid w:val="00F05B25"/>
    <w:rsid w:val="00F071B5"/>
    <w:rsid w:val="00F0780A"/>
    <w:rsid w:val="00F07B62"/>
    <w:rsid w:val="00F07ED3"/>
    <w:rsid w:val="00F106F8"/>
    <w:rsid w:val="00F10754"/>
    <w:rsid w:val="00F10C30"/>
    <w:rsid w:val="00F1104C"/>
    <w:rsid w:val="00F1187B"/>
    <w:rsid w:val="00F11972"/>
    <w:rsid w:val="00F11D74"/>
    <w:rsid w:val="00F12034"/>
    <w:rsid w:val="00F13A3F"/>
    <w:rsid w:val="00F13B90"/>
    <w:rsid w:val="00F13F69"/>
    <w:rsid w:val="00F14EA9"/>
    <w:rsid w:val="00F15545"/>
    <w:rsid w:val="00F1680F"/>
    <w:rsid w:val="00F1717C"/>
    <w:rsid w:val="00F171CE"/>
    <w:rsid w:val="00F1782D"/>
    <w:rsid w:val="00F202FA"/>
    <w:rsid w:val="00F20628"/>
    <w:rsid w:val="00F2159B"/>
    <w:rsid w:val="00F22A86"/>
    <w:rsid w:val="00F2365B"/>
    <w:rsid w:val="00F240C5"/>
    <w:rsid w:val="00F242C6"/>
    <w:rsid w:val="00F24FDA"/>
    <w:rsid w:val="00F25328"/>
    <w:rsid w:val="00F2542A"/>
    <w:rsid w:val="00F25828"/>
    <w:rsid w:val="00F25BE9"/>
    <w:rsid w:val="00F264A1"/>
    <w:rsid w:val="00F26A6D"/>
    <w:rsid w:val="00F26E84"/>
    <w:rsid w:val="00F26EFB"/>
    <w:rsid w:val="00F27491"/>
    <w:rsid w:val="00F27EEE"/>
    <w:rsid w:val="00F27F4E"/>
    <w:rsid w:val="00F30B32"/>
    <w:rsid w:val="00F30F61"/>
    <w:rsid w:val="00F31E2F"/>
    <w:rsid w:val="00F324EE"/>
    <w:rsid w:val="00F32E89"/>
    <w:rsid w:val="00F3336A"/>
    <w:rsid w:val="00F34346"/>
    <w:rsid w:val="00F344BD"/>
    <w:rsid w:val="00F34D7C"/>
    <w:rsid w:val="00F3537A"/>
    <w:rsid w:val="00F35921"/>
    <w:rsid w:val="00F36535"/>
    <w:rsid w:val="00F370B7"/>
    <w:rsid w:val="00F371AD"/>
    <w:rsid w:val="00F40335"/>
    <w:rsid w:val="00F40398"/>
    <w:rsid w:val="00F405C3"/>
    <w:rsid w:val="00F40D10"/>
    <w:rsid w:val="00F418AD"/>
    <w:rsid w:val="00F41BBD"/>
    <w:rsid w:val="00F42BC3"/>
    <w:rsid w:val="00F42C08"/>
    <w:rsid w:val="00F43034"/>
    <w:rsid w:val="00F4341A"/>
    <w:rsid w:val="00F44628"/>
    <w:rsid w:val="00F45E83"/>
    <w:rsid w:val="00F47AE5"/>
    <w:rsid w:val="00F50850"/>
    <w:rsid w:val="00F50BE3"/>
    <w:rsid w:val="00F510A4"/>
    <w:rsid w:val="00F52B36"/>
    <w:rsid w:val="00F52C7A"/>
    <w:rsid w:val="00F52CE7"/>
    <w:rsid w:val="00F534F2"/>
    <w:rsid w:val="00F548C7"/>
    <w:rsid w:val="00F54B2D"/>
    <w:rsid w:val="00F54CA2"/>
    <w:rsid w:val="00F55E7B"/>
    <w:rsid w:val="00F55F1F"/>
    <w:rsid w:val="00F55FB2"/>
    <w:rsid w:val="00F56405"/>
    <w:rsid w:val="00F56F9C"/>
    <w:rsid w:val="00F5771D"/>
    <w:rsid w:val="00F57AAC"/>
    <w:rsid w:val="00F60734"/>
    <w:rsid w:val="00F60C71"/>
    <w:rsid w:val="00F60DC5"/>
    <w:rsid w:val="00F61131"/>
    <w:rsid w:val="00F616DB"/>
    <w:rsid w:val="00F61D42"/>
    <w:rsid w:val="00F626AB"/>
    <w:rsid w:val="00F64B70"/>
    <w:rsid w:val="00F654AC"/>
    <w:rsid w:val="00F664CC"/>
    <w:rsid w:val="00F667B9"/>
    <w:rsid w:val="00F703DF"/>
    <w:rsid w:val="00F71034"/>
    <w:rsid w:val="00F722FE"/>
    <w:rsid w:val="00F72379"/>
    <w:rsid w:val="00F72831"/>
    <w:rsid w:val="00F728AE"/>
    <w:rsid w:val="00F72FD2"/>
    <w:rsid w:val="00F742EE"/>
    <w:rsid w:val="00F744EC"/>
    <w:rsid w:val="00F74F50"/>
    <w:rsid w:val="00F75F15"/>
    <w:rsid w:val="00F778B6"/>
    <w:rsid w:val="00F77A0E"/>
    <w:rsid w:val="00F80149"/>
    <w:rsid w:val="00F80769"/>
    <w:rsid w:val="00F80944"/>
    <w:rsid w:val="00F8102B"/>
    <w:rsid w:val="00F81A4D"/>
    <w:rsid w:val="00F82470"/>
    <w:rsid w:val="00F84594"/>
    <w:rsid w:val="00F84F52"/>
    <w:rsid w:val="00F85F66"/>
    <w:rsid w:val="00F86611"/>
    <w:rsid w:val="00F868E4"/>
    <w:rsid w:val="00F86AEB"/>
    <w:rsid w:val="00F86AF2"/>
    <w:rsid w:val="00F875BC"/>
    <w:rsid w:val="00F877B5"/>
    <w:rsid w:val="00F878B0"/>
    <w:rsid w:val="00F87944"/>
    <w:rsid w:val="00F8796B"/>
    <w:rsid w:val="00F87AC3"/>
    <w:rsid w:val="00F87C86"/>
    <w:rsid w:val="00F909EA"/>
    <w:rsid w:val="00F91896"/>
    <w:rsid w:val="00F94481"/>
    <w:rsid w:val="00F94CD5"/>
    <w:rsid w:val="00F94EDA"/>
    <w:rsid w:val="00F9504B"/>
    <w:rsid w:val="00F951AE"/>
    <w:rsid w:val="00F95B48"/>
    <w:rsid w:val="00F96D95"/>
    <w:rsid w:val="00F96DDF"/>
    <w:rsid w:val="00F96F2A"/>
    <w:rsid w:val="00F97B62"/>
    <w:rsid w:val="00FA23AA"/>
    <w:rsid w:val="00FA2D2A"/>
    <w:rsid w:val="00FA3942"/>
    <w:rsid w:val="00FA58AB"/>
    <w:rsid w:val="00FA62E3"/>
    <w:rsid w:val="00FA69DC"/>
    <w:rsid w:val="00FA7FA5"/>
    <w:rsid w:val="00FB0434"/>
    <w:rsid w:val="00FB1025"/>
    <w:rsid w:val="00FB28C4"/>
    <w:rsid w:val="00FB3572"/>
    <w:rsid w:val="00FB523B"/>
    <w:rsid w:val="00FB5994"/>
    <w:rsid w:val="00FB6C31"/>
    <w:rsid w:val="00FB7BCF"/>
    <w:rsid w:val="00FC0073"/>
    <w:rsid w:val="00FC04E6"/>
    <w:rsid w:val="00FC0533"/>
    <w:rsid w:val="00FC0986"/>
    <w:rsid w:val="00FC0A34"/>
    <w:rsid w:val="00FC0F9B"/>
    <w:rsid w:val="00FC1A31"/>
    <w:rsid w:val="00FC358C"/>
    <w:rsid w:val="00FC3617"/>
    <w:rsid w:val="00FC4855"/>
    <w:rsid w:val="00FC4AA1"/>
    <w:rsid w:val="00FC6660"/>
    <w:rsid w:val="00FC6D79"/>
    <w:rsid w:val="00FC71B1"/>
    <w:rsid w:val="00FC72FE"/>
    <w:rsid w:val="00FC767E"/>
    <w:rsid w:val="00FC7F2E"/>
    <w:rsid w:val="00FC7F9A"/>
    <w:rsid w:val="00FD0A11"/>
    <w:rsid w:val="00FD0CFA"/>
    <w:rsid w:val="00FD1849"/>
    <w:rsid w:val="00FD1888"/>
    <w:rsid w:val="00FD197D"/>
    <w:rsid w:val="00FD21D9"/>
    <w:rsid w:val="00FD27FA"/>
    <w:rsid w:val="00FD40E1"/>
    <w:rsid w:val="00FD5C6D"/>
    <w:rsid w:val="00FD5C8E"/>
    <w:rsid w:val="00FD5F87"/>
    <w:rsid w:val="00FD6A6F"/>
    <w:rsid w:val="00FD77A7"/>
    <w:rsid w:val="00FE0190"/>
    <w:rsid w:val="00FE0292"/>
    <w:rsid w:val="00FE13B3"/>
    <w:rsid w:val="00FE22FF"/>
    <w:rsid w:val="00FE3C17"/>
    <w:rsid w:val="00FE4020"/>
    <w:rsid w:val="00FE403E"/>
    <w:rsid w:val="00FE5726"/>
    <w:rsid w:val="00FE5942"/>
    <w:rsid w:val="00FE64DB"/>
    <w:rsid w:val="00FE7044"/>
    <w:rsid w:val="00FE780B"/>
    <w:rsid w:val="00FF060C"/>
    <w:rsid w:val="00FF0E86"/>
    <w:rsid w:val="00FF1572"/>
    <w:rsid w:val="00FF2282"/>
    <w:rsid w:val="00FF2935"/>
    <w:rsid w:val="00FF2E82"/>
    <w:rsid w:val="00FF358B"/>
    <w:rsid w:val="00FF62B4"/>
    <w:rsid w:val="00FF679D"/>
    <w:rsid w:val="00FF6D16"/>
    <w:rsid w:val="00FF6DE9"/>
    <w:rsid w:val="00FF770B"/>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B53"/>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767B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67B53"/>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klimat/framtidens-klimat/klimatscenarier-for-hav" TargetMode="External"/><Relationship Id="rId2" Type="http://schemas.openxmlformats.org/officeDocument/2006/relationships/hyperlink" Target="https://www.smhi.se/en/research/research-departments/climate-research-rossby-centre2-552/rca4-nemo-a-high-resolution-regional-coupled-model-system-1.121105" TargetMode="External"/><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D47FABC9-436B-0340-B496-2D548BB82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25</Pages>
  <Words>32789</Words>
  <Characters>186899</Characters>
  <Application>Microsoft Office Word</Application>
  <DocSecurity>0</DocSecurity>
  <Lines>1557</Lines>
  <Paragraphs>438</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2999</cp:revision>
  <cp:lastPrinted>2012-03-26T17:07:00Z</cp:lastPrinted>
  <dcterms:created xsi:type="dcterms:W3CDTF">2019-11-29T01:09:00Z</dcterms:created>
  <dcterms:modified xsi:type="dcterms:W3CDTF">2020-01-03T15:20:00Z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id="a9J8YZsy"/&gt;&lt;style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
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3CEA" w14:textId="58733C2E" w:rsidR="004B7ED2" w:rsidRDefault="004B7ED2" w:rsidP="00182BA9">
      <w:pPr>
        <w:spacing w:line="480" w:lineRule="auto"/>
        <w:contextualSpacing/>
        <w:jc w:val="both"/>
        <w:rPr>
          <w:rFonts w:ascii="Times" w:hAnsi="Times"/>
          <w:b/>
          <w:bCs/>
          <w:lang w:val="en-US"/>
        </w:rPr>
      </w:pPr>
      <w:r w:rsidRPr="00787D1E">
        <w:rPr>
          <w:rFonts w:ascii="Times" w:hAnsi="Times"/>
          <w:b/>
          <w:bCs/>
          <w:lang w:val="en-US"/>
        </w:rPr>
        <w:t xml:space="preserve">Bottom up and top down effects of temperature on </w:t>
      </w:r>
      <w:r w:rsidR="00DD721D">
        <w:rPr>
          <w:rFonts w:ascii="Times" w:hAnsi="Times"/>
          <w:b/>
          <w:bCs/>
          <w:lang w:val="en-US"/>
        </w:rPr>
        <w:t xml:space="preserve">body growth, </w:t>
      </w:r>
      <w:r w:rsidRPr="00787D1E">
        <w:rPr>
          <w:rFonts w:ascii="Times" w:hAnsi="Times"/>
          <w:b/>
          <w:bCs/>
          <w:lang w:val="en-US"/>
        </w:rPr>
        <w:t xml:space="preserve">population size spectra </w:t>
      </w:r>
      <w:r w:rsidR="00DD721D">
        <w:rPr>
          <w:rFonts w:ascii="Times" w:hAnsi="Times"/>
          <w:b/>
          <w:bCs/>
          <w:lang w:val="en-US"/>
        </w:rPr>
        <w:t xml:space="preserve">and </w:t>
      </w:r>
      <w:r w:rsidR="005C0DF5">
        <w:rPr>
          <w:rFonts w:ascii="Times" w:hAnsi="Times"/>
          <w:b/>
          <w:bCs/>
          <w:lang w:val="en-US"/>
        </w:rPr>
        <w:t>yield – an application of a multi-species size-spectrum model</w:t>
      </w:r>
    </w:p>
    <w:p w14:paraId="75D22F84" w14:textId="77777777" w:rsidR="00E24A8F" w:rsidRPr="00787D1E" w:rsidRDefault="00E24A8F" w:rsidP="00182BA9">
      <w:pPr>
        <w:spacing w:line="480" w:lineRule="auto"/>
        <w:contextualSpacing/>
        <w:jc w:val="both"/>
        <w:rPr>
          <w:rFonts w:ascii="Times" w:hAnsi="Times"/>
          <w:b/>
          <w:bCs/>
          <w:lang w:val="en-US"/>
        </w:rPr>
      </w:pPr>
    </w:p>
    <w:p w14:paraId="7FA24C1E" w14:textId="326215E2" w:rsidR="00AE66F5" w:rsidRPr="00ED493C" w:rsidRDefault="00AE66F5" w:rsidP="00182BA9">
      <w:pPr>
        <w:spacing w:line="480" w:lineRule="auto"/>
        <w:contextualSpacing/>
        <w:jc w:val="both"/>
        <w:rPr>
          <w:rFonts w:ascii="Times" w:hAnsi="Times" w:cstheme="minorHAnsi"/>
          <w:sz w:val="22"/>
          <w:szCs w:val="22"/>
          <w:vertAlign w:val="superscript"/>
          <w:lang w:val="sv-SE"/>
        </w:rPr>
      </w:pPr>
      <w:r w:rsidRPr="00ED493C">
        <w:rPr>
          <w:rFonts w:ascii="Times" w:hAnsi="Times" w:cstheme="minorHAnsi"/>
          <w:sz w:val="22"/>
          <w:szCs w:val="22"/>
          <w:lang w:val="sv-SE"/>
        </w:rPr>
        <w:t>Max Lindmark</w:t>
      </w:r>
      <w:r w:rsidRPr="00ED493C">
        <w:rPr>
          <w:rFonts w:ascii="Times" w:hAnsi="Times" w:cstheme="minorHAnsi"/>
          <w:sz w:val="22"/>
          <w:szCs w:val="22"/>
          <w:vertAlign w:val="superscript"/>
          <w:lang w:val="sv-SE"/>
        </w:rPr>
        <w:t>a,1</w:t>
      </w:r>
      <w:r w:rsidRPr="00ED493C">
        <w:rPr>
          <w:rFonts w:ascii="Times" w:hAnsi="Times" w:cstheme="minorHAnsi"/>
          <w:sz w:val="22"/>
          <w:szCs w:val="22"/>
          <w:lang w:val="sv-SE"/>
        </w:rPr>
        <w:t>, Asta Audzijonyte</w:t>
      </w:r>
      <w:r w:rsidRPr="00ED493C">
        <w:rPr>
          <w:rFonts w:ascii="Times" w:hAnsi="Times" w:cstheme="minorHAnsi"/>
          <w:sz w:val="22"/>
          <w:szCs w:val="22"/>
          <w:vertAlign w:val="superscript"/>
          <w:lang w:val="sv-SE"/>
        </w:rPr>
        <w:t>b</w:t>
      </w:r>
      <w:r w:rsidRPr="00ED493C">
        <w:rPr>
          <w:rFonts w:ascii="Times" w:hAnsi="Times" w:cstheme="minorHAnsi"/>
          <w:sz w:val="22"/>
          <w:szCs w:val="22"/>
          <w:lang w:val="sv-SE"/>
        </w:rPr>
        <w:t>, Julia Blanchard</w:t>
      </w:r>
      <w:r w:rsidRPr="00ED493C">
        <w:rPr>
          <w:rFonts w:ascii="Times" w:hAnsi="Times" w:cstheme="minorHAnsi"/>
          <w:sz w:val="22"/>
          <w:szCs w:val="22"/>
          <w:vertAlign w:val="superscript"/>
          <w:lang w:val="sv-SE"/>
        </w:rPr>
        <w:t>c</w:t>
      </w:r>
      <w:r w:rsidRPr="00ED493C">
        <w:rPr>
          <w:rFonts w:ascii="Times" w:hAnsi="Times" w:cstheme="minorHAnsi"/>
          <w:sz w:val="22"/>
          <w:szCs w:val="22"/>
          <w:lang w:val="sv-SE"/>
        </w:rPr>
        <w:t>, Anna Gårdmark</w:t>
      </w:r>
      <w:r w:rsidRPr="00ED493C">
        <w:rPr>
          <w:rFonts w:ascii="Times" w:hAnsi="Times" w:cstheme="minorHAnsi"/>
          <w:sz w:val="22"/>
          <w:szCs w:val="22"/>
          <w:vertAlign w:val="superscript"/>
          <w:lang w:val="sv-SE"/>
        </w:rPr>
        <w:t>d</w:t>
      </w:r>
    </w:p>
    <w:p w14:paraId="460063EB" w14:textId="77777777" w:rsidR="00AE66F5" w:rsidRPr="00ED493C" w:rsidRDefault="00AE66F5" w:rsidP="00182BA9">
      <w:pPr>
        <w:spacing w:line="480" w:lineRule="auto"/>
        <w:contextualSpacing/>
        <w:jc w:val="both"/>
        <w:rPr>
          <w:rFonts w:cstheme="minorHAnsi"/>
          <w:sz w:val="22"/>
          <w:szCs w:val="22"/>
          <w:lang w:val="en-US"/>
        </w:rPr>
      </w:pPr>
      <w:r w:rsidRPr="00ED493C">
        <w:rPr>
          <w:rFonts w:cstheme="minorHAnsi"/>
          <w:sz w:val="22"/>
          <w:szCs w:val="22"/>
          <w:vertAlign w:val="superscript"/>
          <w:lang w:val="en-US"/>
        </w:rPr>
        <w:t>a</w:t>
      </w:r>
      <w:r w:rsidRPr="00ED493C">
        <w:rPr>
          <w:rFonts w:cstheme="minorHAnsi"/>
          <w:sz w:val="22"/>
          <w:szCs w:val="22"/>
          <w:lang w:val="en-US"/>
        </w:rPr>
        <w:t>Swedish University of Agricultural Sciences, Department of Aquatic Resources, Institute of Coastal Research, Skolgatan 6, Öregrund 742 42, Sweden</w:t>
      </w:r>
    </w:p>
    <w:p w14:paraId="18060E6F" w14:textId="77777777" w:rsidR="00AE66F5" w:rsidRPr="00ED493C" w:rsidRDefault="00AE66F5" w:rsidP="00182BA9">
      <w:pPr>
        <w:spacing w:line="480" w:lineRule="auto"/>
        <w:contextualSpacing/>
        <w:jc w:val="both"/>
        <w:rPr>
          <w:rFonts w:cstheme="minorHAnsi"/>
          <w:sz w:val="22"/>
          <w:szCs w:val="22"/>
          <w:lang w:val="en-US"/>
        </w:rPr>
      </w:pPr>
      <w:r w:rsidRPr="00ED493C">
        <w:rPr>
          <w:rFonts w:cstheme="minorHAnsi"/>
          <w:sz w:val="22"/>
          <w:szCs w:val="22"/>
          <w:vertAlign w:val="superscript"/>
          <w:lang w:val="en-US"/>
        </w:rPr>
        <w:t>b</w:t>
      </w:r>
      <w:r w:rsidRPr="00ED493C">
        <w:rPr>
          <w:rFonts w:cstheme="minorHAnsi"/>
          <w:sz w:val="22"/>
          <w:szCs w:val="22"/>
          <w:lang w:val="en-US"/>
        </w:rPr>
        <w:t>Institute for Marine and Antarctic Studies, University of Tasmania, Battery Point, TAS 7001, Australia</w:t>
      </w:r>
    </w:p>
    <w:p w14:paraId="3B64668E" w14:textId="77777777" w:rsidR="00AE66F5" w:rsidRPr="00ED493C" w:rsidRDefault="00AE66F5" w:rsidP="00182BA9">
      <w:pPr>
        <w:spacing w:line="480" w:lineRule="auto"/>
        <w:contextualSpacing/>
        <w:jc w:val="both"/>
        <w:rPr>
          <w:rFonts w:cstheme="minorHAnsi"/>
          <w:sz w:val="22"/>
          <w:szCs w:val="22"/>
          <w:lang w:val="en-US"/>
        </w:rPr>
      </w:pPr>
      <w:r w:rsidRPr="00ED493C">
        <w:rPr>
          <w:rFonts w:cstheme="minorHAnsi"/>
          <w:sz w:val="22"/>
          <w:szCs w:val="22"/>
          <w:vertAlign w:val="superscript"/>
          <w:lang w:val="en-US"/>
        </w:rPr>
        <w:t>c</w:t>
      </w:r>
      <w:r w:rsidRPr="00ED493C">
        <w:rPr>
          <w:rFonts w:cstheme="minorHAnsi"/>
          <w:sz w:val="22"/>
          <w:szCs w:val="22"/>
          <w:lang w:val="en-US"/>
        </w:rPr>
        <w:t>Institute for Marine and Antarctic Studies and Centre for Marine Socioecology, University of Tasmania, 20 Castray Esplanade, Battery Point, Hobart, TAS 7000, Australia</w:t>
      </w:r>
    </w:p>
    <w:p w14:paraId="15BF3233" w14:textId="77777777" w:rsidR="00AE66F5" w:rsidRPr="00ED493C" w:rsidRDefault="00AE66F5" w:rsidP="00182BA9">
      <w:pPr>
        <w:spacing w:line="480" w:lineRule="auto"/>
        <w:contextualSpacing/>
        <w:jc w:val="both"/>
        <w:rPr>
          <w:rFonts w:cstheme="minorHAnsi"/>
          <w:sz w:val="22"/>
          <w:szCs w:val="22"/>
          <w:lang w:val="en-US"/>
        </w:rPr>
      </w:pPr>
      <w:r w:rsidRPr="00ED493C">
        <w:rPr>
          <w:rFonts w:cstheme="minorHAnsi"/>
          <w:sz w:val="22"/>
          <w:szCs w:val="22"/>
          <w:vertAlign w:val="superscript"/>
          <w:lang w:val="en-US"/>
        </w:rPr>
        <w:t>d</w:t>
      </w:r>
      <w:r w:rsidRPr="00ED493C">
        <w:rPr>
          <w:rFonts w:cstheme="minorHAnsi"/>
          <w:sz w:val="22"/>
          <w:szCs w:val="22"/>
          <w:lang w:val="en-US"/>
        </w:rPr>
        <w:t xml:space="preserve">Swedish University of Agricultural Sciences, Department of Aquatic Resources, Skolgatan 6, SE-742 42 Öregrund, Sweden </w:t>
      </w:r>
    </w:p>
    <w:p w14:paraId="62F5957C" w14:textId="77777777" w:rsidR="00AE66F5" w:rsidRDefault="00AE66F5" w:rsidP="00182BA9">
      <w:pPr>
        <w:spacing w:line="480" w:lineRule="auto"/>
        <w:contextualSpacing/>
        <w:jc w:val="both"/>
        <w:rPr>
          <w:rFonts w:cstheme="minorHAnsi"/>
          <w:vertAlign w:val="superscript"/>
          <w:lang w:val="en-US"/>
        </w:rPr>
      </w:pPr>
    </w:p>
    <w:p w14:paraId="0274906A" w14:textId="77777777" w:rsidR="00AE66F5" w:rsidRPr="00A50D90" w:rsidRDefault="00AE66F5" w:rsidP="00182BA9">
      <w:pPr>
        <w:spacing w:line="480" w:lineRule="auto"/>
        <w:contextualSpacing/>
        <w:jc w:val="both"/>
        <w:rPr>
          <w:rFonts w:cstheme="minorHAnsi"/>
          <w:lang w:val="en-US"/>
        </w:rPr>
      </w:pPr>
    </w:p>
    <w:p w14:paraId="4CD4E83B" w14:textId="77777777" w:rsidR="00AE66F5" w:rsidRDefault="00AE66F5" w:rsidP="00182BA9">
      <w:pPr>
        <w:spacing w:line="480" w:lineRule="auto"/>
        <w:contextualSpacing/>
        <w:jc w:val="both"/>
        <w:rPr>
          <w:rFonts w:cstheme="minorHAnsi"/>
          <w:b/>
          <w:lang w:val="en-US"/>
        </w:rPr>
      </w:pPr>
    </w:p>
    <w:p w14:paraId="1EDE0258" w14:textId="7DA8E5E8" w:rsidR="00AE66F5" w:rsidRDefault="002D3583" w:rsidP="00182BA9">
      <w:pPr>
        <w:tabs>
          <w:tab w:val="left" w:pos="6086"/>
        </w:tabs>
        <w:spacing w:line="480" w:lineRule="auto"/>
        <w:contextualSpacing/>
        <w:jc w:val="both"/>
        <w:rPr>
          <w:rFonts w:cstheme="minorHAnsi"/>
          <w:b/>
          <w:lang w:val="en-US"/>
        </w:rPr>
      </w:pPr>
      <w:r>
        <w:rPr>
          <w:rFonts w:cstheme="minorHAnsi"/>
          <w:b/>
          <w:lang w:val="en-US"/>
        </w:rPr>
        <w:tab/>
      </w:r>
    </w:p>
    <w:p w14:paraId="460CAB75" w14:textId="77777777" w:rsidR="00AE66F5" w:rsidRDefault="00AE66F5" w:rsidP="00182BA9">
      <w:pPr>
        <w:spacing w:line="480" w:lineRule="auto"/>
        <w:contextualSpacing/>
        <w:jc w:val="both"/>
        <w:rPr>
          <w:rFonts w:cstheme="minorHAnsi"/>
          <w:b/>
          <w:lang w:val="en-US"/>
        </w:rPr>
      </w:pPr>
    </w:p>
    <w:p w14:paraId="6F1A77E6" w14:textId="77777777" w:rsidR="00AE66F5" w:rsidRDefault="00AE66F5" w:rsidP="00182BA9">
      <w:pPr>
        <w:spacing w:line="480" w:lineRule="auto"/>
        <w:contextualSpacing/>
        <w:jc w:val="both"/>
        <w:rPr>
          <w:rFonts w:cstheme="minorHAnsi"/>
          <w:b/>
          <w:lang w:val="en-US"/>
        </w:rPr>
      </w:pPr>
    </w:p>
    <w:p w14:paraId="6576AEEF" w14:textId="77777777" w:rsidR="00AE66F5" w:rsidRDefault="00AE66F5" w:rsidP="00182BA9">
      <w:pPr>
        <w:spacing w:line="480" w:lineRule="auto"/>
        <w:contextualSpacing/>
        <w:jc w:val="both"/>
        <w:rPr>
          <w:rFonts w:cstheme="minorHAnsi"/>
          <w:b/>
          <w:lang w:val="en-US"/>
        </w:rPr>
      </w:pPr>
    </w:p>
    <w:p w14:paraId="1521F4BF" w14:textId="44558132" w:rsidR="00AE66F5" w:rsidRDefault="00AE66F5" w:rsidP="00182BA9">
      <w:pPr>
        <w:spacing w:line="480" w:lineRule="auto"/>
        <w:contextualSpacing/>
        <w:jc w:val="both"/>
        <w:rPr>
          <w:rFonts w:cstheme="minorHAnsi"/>
          <w:b/>
          <w:lang w:val="en-US"/>
        </w:rPr>
      </w:pPr>
    </w:p>
    <w:p w14:paraId="1F4A23FF" w14:textId="77777777" w:rsidR="00ED493C" w:rsidRDefault="00ED493C" w:rsidP="00182BA9">
      <w:pPr>
        <w:spacing w:line="480" w:lineRule="auto"/>
        <w:contextualSpacing/>
        <w:jc w:val="both"/>
        <w:rPr>
          <w:rFonts w:cstheme="minorHAnsi"/>
          <w:b/>
          <w:lang w:val="en-US"/>
        </w:rPr>
      </w:pPr>
    </w:p>
    <w:p w14:paraId="52B708C5" w14:textId="77777777" w:rsidR="00AE66F5" w:rsidRDefault="00AE66F5" w:rsidP="00182BA9">
      <w:pPr>
        <w:spacing w:line="480" w:lineRule="auto"/>
        <w:contextualSpacing/>
        <w:jc w:val="both"/>
        <w:rPr>
          <w:rFonts w:cstheme="minorHAnsi"/>
          <w:b/>
          <w:lang w:val="en-US"/>
        </w:rPr>
      </w:pPr>
    </w:p>
    <w:p w14:paraId="52D84F0C" w14:textId="77777777" w:rsidR="00AE66F5" w:rsidRDefault="00AE66F5" w:rsidP="00182BA9">
      <w:pPr>
        <w:spacing w:line="480" w:lineRule="auto"/>
        <w:contextualSpacing/>
        <w:jc w:val="both"/>
        <w:rPr>
          <w:rFonts w:cstheme="minorHAnsi"/>
          <w:b/>
          <w:lang w:val="en-US"/>
        </w:rPr>
      </w:pPr>
    </w:p>
    <w:p w14:paraId="4F5D6543" w14:textId="77777777" w:rsidR="00AE66F5" w:rsidRDefault="00AE66F5" w:rsidP="00182BA9">
      <w:pPr>
        <w:spacing w:line="480" w:lineRule="auto"/>
        <w:contextualSpacing/>
        <w:jc w:val="both"/>
        <w:rPr>
          <w:rFonts w:cstheme="minorHAnsi"/>
          <w:b/>
          <w:lang w:val="en-US"/>
        </w:rPr>
      </w:pPr>
    </w:p>
    <w:p w14:paraId="4D029661" w14:textId="77777777" w:rsidR="00AE66F5" w:rsidRDefault="00AE66F5" w:rsidP="00182BA9">
      <w:pPr>
        <w:spacing w:line="480" w:lineRule="auto"/>
        <w:contextualSpacing/>
        <w:jc w:val="both"/>
        <w:rPr>
          <w:rFonts w:cstheme="minorHAnsi"/>
          <w:b/>
          <w:lang w:val="en-US"/>
        </w:rPr>
      </w:pPr>
    </w:p>
    <w:p w14:paraId="774FD54F" w14:textId="77777777" w:rsidR="00AE66F5" w:rsidRDefault="00AE66F5" w:rsidP="00182BA9">
      <w:pPr>
        <w:spacing w:line="480" w:lineRule="auto"/>
        <w:contextualSpacing/>
        <w:jc w:val="both"/>
        <w:rPr>
          <w:rFonts w:cstheme="minorHAnsi"/>
          <w:b/>
          <w:lang w:val="en-US"/>
        </w:rPr>
      </w:pPr>
    </w:p>
    <w:p w14:paraId="27C74C6A" w14:textId="77777777" w:rsidR="00AE66F5" w:rsidRDefault="00AE66F5" w:rsidP="00182BA9">
      <w:pPr>
        <w:spacing w:line="480" w:lineRule="auto"/>
        <w:contextualSpacing/>
        <w:jc w:val="both"/>
        <w:rPr>
          <w:rFonts w:cstheme="minorHAnsi"/>
          <w:b/>
          <w:lang w:val="en-US"/>
        </w:rPr>
      </w:pPr>
      <w:r w:rsidRPr="00BF4F35">
        <w:rPr>
          <w:rFonts w:cstheme="minorHAnsi"/>
          <w:b/>
          <w:lang w:val="en-US"/>
        </w:rPr>
        <w:lastRenderedPageBreak/>
        <w:t>Abstract</w:t>
      </w:r>
    </w:p>
    <w:p w14:paraId="5D5801A4" w14:textId="14F8E473" w:rsidR="002D2FEE" w:rsidRPr="00ED493C" w:rsidRDefault="002D2FEE" w:rsidP="00182BA9">
      <w:pPr>
        <w:spacing w:line="480" w:lineRule="auto"/>
        <w:contextualSpacing/>
        <w:jc w:val="both"/>
        <w:rPr>
          <w:rFonts w:cstheme="minorHAnsi"/>
          <w:sz w:val="22"/>
          <w:szCs w:val="22"/>
          <w:lang w:val="en-US"/>
        </w:rPr>
      </w:pPr>
      <w:r w:rsidRPr="00ED493C">
        <w:rPr>
          <w:rFonts w:cstheme="minorHAnsi"/>
          <w:sz w:val="22"/>
          <w:szCs w:val="22"/>
          <w:lang w:val="en-US"/>
        </w:rPr>
        <w:t>Resolving the combined effect of climate warming and exploitation in a food web context is key for predicting future biomass production, size-structure and potential yields of marine fishes. Previous studies based on mechanistic size-based models have found that bottom-up processes are important drivers of size-structure and fisheries yield at the ecosystem level</w:t>
      </w:r>
      <w:r w:rsidR="00436BD5" w:rsidRPr="00ED493C">
        <w:rPr>
          <w:rFonts w:cstheme="minorHAnsi"/>
          <w:sz w:val="22"/>
          <w:szCs w:val="22"/>
          <w:lang w:val="en-US"/>
        </w:rPr>
        <w:t xml:space="preserve"> in changing climates</w:t>
      </w:r>
      <w:r w:rsidRPr="00ED493C">
        <w:rPr>
          <w:rFonts w:cstheme="minorHAnsi"/>
          <w:sz w:val="22"/>
          <w:szCs w:val="22"/>
          <w:lang w:val="en-US"/>
        </w:rPr>
        <w:t xml:space="preserve">. However, we know </w:t>
      </w:r>
      <w:r w:rsidR="008F6736" w:rsidRPr="00ED493C">
        <w:rPr>
          <w:rFonts w:cstheme="minorHAnsi"/>
          <w:sz w:val="22"/>
          <w:szCs w:val="22"/>
          <w:lang w:val="en-US"/>
        </w:rPr>
        <w:t xml:space="preserve">less </w:t>
      </w:r>
      <w:r w:rsidRPr="00ED493C">
        <w:rPr>
          <w:rFonts w:cstheme="minorHAnsi"/>
          <w:sz w:val="22"/>
          <w:szCs w:val="22"/>
          <w:lang w:val="en-US"/>
        </w:rPr>
        <w:t xml:space="preserve">about the joint effects </w:t>
      </w:r>
      <w:r w:rsidR="006C5FB5" w:rsidRPr="00ED493C">
        <w:rPr>
          <w:rFonts w:cstheme="minorHAnsi"/>
          <w:sz w:val="22"/>
          <w:szCs w:val="22"/>
          <w:lang w:val="en-US"/>
        </w:rPr>
        <w:t xml:space="preserve">bottom up and top down </w:t>
      </w:r>
      <w:r w:rsidR="00873D4C" w:rsidRPr="00ED493C">
        <w:rPr>
          <w:rFonts w:cstheme="minorHAnsi"/>
          <w:sz w:val="22"/>
          <w:szCs w:val="22"/>
          <w:lang w:val="en-US"/>
        </w:rPr>
        <w:t xml:space="preserve">effects </w:t>
      </w:r>
      <w:r w:rsidR="006C5FB5" w:rsidRPr="00ED493C">
        <w:rPr>
          <w:rFonts w:cstheme="minorHAnsi"/>
          <w:sz w:val="22"/>
          <w:szCs w:val="22"/>
          <w:lang w:val="en-US"/>
        </w:rPr>
        <w:t xml:space="preserve">(direct </w:t>
      </w:r>
      <w:r w:rsidRPr="00ED493C">
        <w:rPr>
          <w:rFonts w:cstheme="minorHAnsi"/>
          <w:sz w:val="22"/>
          <w:szCs w:val="22"/>
          <w:lang w:val="en-US"/>
        </w:rPr>
        <w:t xml:space="preserve">of warming </w:t>
      </w:r>
      <w:r w:rsidR="006C5FB5" w:rsidRPr="00ED493C">
        <w:rPr>
          <w:rFonts w:cstheme="minorHAnsi"/>
          <w:sz w:val="22"/>
          <w:szCs w:val="22"/>
          <w:lang w:val="en-US"/>
        </w:rPr>
        <w:t xml:space="preserve">on individual-level </w:t>
      </w:r>
      <w:r w:rsidR="00C05075" w:rsidRPr="00ED493C">
        <w:rPr>
          <w:rFonts w:cstheme="minorHAnsi"/>
          <w:sz w:val="22"/>
          <w:szCs w:val="22"/>
          <w:lang w:val="en-US"/>
        </w:rPr>
        <w:t>physiolog</w:t>
      </w:r>
      <w:r w:rsidR="00CB7437" w:rsidRPr="00ED493C">
        <w:rPr>
          <w:rFonts w:cstheme="minorHAnsi"/>
          <w:sz w:val="22"/>
          <w:szCs w:val="22"/>
          <w:lang w:val="en-US"/>
        </w:rPr>
        <w:t>y</w:t>
      </w:r>
      <w:r w:rsidR="006C5FB5" w:rsidRPr="00ED493C">
        <w:rPr>
          <w:rFonts w:cstheme="minorHAnsi"/>
          <w:sz w:val="22"/>
          <w:szCs w:val="22"/>
          <w:lang w:val="en-US"/>
        </w:rPr>
        <w:t>)</w:t>
      </w:r>
      <w:r w:rsidR="00623D12" w:rsidRPr="00ED493C">
        <w:rPr>
          <w:rFonts w:cstheme="minorHAnsi"/>
          <w:sz w:val="22"/>
          <w:szCs w:val="22"/>
          <w:lang w:val="en-US"/>
        </w:rPr>
        <w:t xml:space="preserve"> on exploited food webs</w:t>
      </w:r>
      <w:r w:rsidR="00DD085D" w:rsidRPr="00ED493C">
        <w:rPr>
          <w:rFonts w:cstheme="minorHAnsi"/>
          <w:sz w:val="22"/>
          <w:szCs w:val="22"/>
          <w:lang w:val="en-US"/>
        </w:rPr>
        <w:t>.</w:t>
      </w:r>
      <w:r w:rsidR="00623D12" w:rsidRPr="00ED493C">
        <w:rPr>
          <w:rFonts w:cstheme="minorHAnsi"/>
          <w:sz w:val="22"/>
          <w:szCs w:val="22"/>
          <w:lang w:val="en-US"/>
        </w:rPr>
        <w:t xml:space="preserve"> </w:t>
      </w:r>
      <w:r w:rsidRPr="00ED493C">
        <w:rPr>
          <w:rFonts w:cstheme="minorHAnsi"/>
          <w:sz w:val="22"/>
          <w:szCs w:val="22"/>
          <w:lang w:val="en-US"/>
        </w:rPr>
        <w:t xml:space="preserve">Using the Baltic Sea as a case study, we assess how various food web metrics are affected by warming and exploitation in a species-resolved size-based food web. We parameterize a dynamic size-spectrum model representing the offshore Baltic Sea food web, and investigate how </w:t>
      </w:r>
      <w:r w:rsidR="00241BFE" w:rsidRPr="00ED493C">
        <w:rPr>
          <w:rFonts w:cstheme="minorHAnsi"/>
          <w:sz w:val="22"/>
          <w:szCs w:val="22"/>
          <w:lang w:val="en-US"/>
        </w:rPr>
        <w:t>individual growth rates,</w:t>
      </w:r>
      <w:r w:rsidRPr="00ED493C">
        <w:rPr>
          <w:rFonts w:cstheme="minorHAnsi"/>
          <w:sz w:val="22"/>
          <w:szCs w:val="22"/>
          <w:lang w:val="en-US"/>
        </w:rPr>
        <w:t xml:space="preserve"> size-structure, </w:t>
      </w:r>
      <w:r w:rsidR="00E92C54" w:rsidRPr="00ED493C">
        <w:rPr>
          <w:rFonts w:cstheme="minorHAnsi"/>
          <w:sz w:val="22"/>
          <w:szCs w:val="22"/>
          <w:lang w:val="en-US"/>
        </w:rPr>
        <w:t xml:space="preserve">relative abundances of </w:t>
      </w:r>
      <w:r w:rsidRPr="00ED493C">
        <w:rPr>
          <w:rFonts w:cstheme="minorHAnsi"/>
          <w:sz w:val="22"/>
          <w:szCs w:val="22"/>
          <w:lang w:val="en-US"/>
        </w:rPr>
        <w:t xml:space="preserve">species and </w:t>
      </w:r>
      <w:r w:rsidR="002141BA" w:rsidRPr="00ED493C">
        <w:rPr>
          <w:rFonts w:cstheme="minorHAnsi"/>
          <w:sz w:val="22"/>
          <w:szCs w:val="22"/>
          <w:lang w:val="en-US"/>
        </w:rPr>
        <w:t xml:space="preserve">yields </w:t>
      </w:r>
      <w:r w:rsidRPr="00ED493C">
        <w:rPr>
          <w:rFonts w:cstheme="minorHAnsi"/>
          <w:sz w:val="22"/>
          <w:szCs w:val="22"/>
          <w:lang w:val="en-US"/>
        </w:rPr>
        <w:t>are affected by warming under different scenarios of fishing mortality</w:t>
      </w:r>
      <w:r w:rsidR="00C2181C" w:rsidRPr="00ED493C">
        <w:rPr>
          <w:rFonts w:cstheme="minorHAnsi"/>
          <w:sz w:val="22"/>
          <w:szCs w:val="22"/>
          <w:lang w:val="en-US"/>
        </w:rPr>
        <w:t xml:space="preserve"> and physiological scaling</w:t>
      </w:r>
      <w:r w:rsidRPr="00ED493C">
        <w:rPr>
          <w:rFonts w:cstheme="minorHAnsi"/>
          <w:sz w:val="22"/>
          <w:szCs w:val="22"/>
          <w:lang w:val="en-US"/>
        </w:rPr>
        <w:t xml:space="preserve">. We find that the model is able to reproduce realistic biomass densities in the relatively stable time period (1992-2002). Evaluation of steady-state properties at simulated higher temperatures suggests that both warming </w:t>
      </w:r>
      <w:r w:rsidR="00BC0D22" w:rsidRPr="00ED493C">
        <w:rPr>
          <w:rFonts w:cstheme="minorHAnsi"/>
          <w:sz w:val="22"/>
          <w:szCs w:val="22"/>
          <w:lang w:val="en-US"/>
        </w:rPr>
        <w:t xml:space="preserve">leads to positive impacts on growth of younger fish within species, but the positive effect levels off and becomes negative for older </w:t>
      </w:r>
      <w:r w:rsidR="00ED56C4">
        <w:rPr>
          <w:rFonts w:cstheme="minorHAnsi"/>
          <w:sz w:val="22"/>
          <w:szCs w:val="22"/>
          <w:lang w:val="en-US"/>
        </w:rPr>
        <w:t xml:space="preserve">fish </w:t>
      </w:r>
      <w:r w:rsidR="00BC0D22" w:rsidRPr="00ED493C">
        <w:rPr>
          <w:rFonts w:cstheme="minorHAnsi"/>
          <w:sz w:val="22"/>
          <w:szCs w:val="22"/>
          <w:lang w:val="en-US"/>
        </w:rPr>
        <w:t xml:space="preserve">within projected warming scenarios. </w:t>
      </w:r>
      <w:ins w:id="0" w:author="Asta Audzijonyte" w:date="2019-11-29T13:39:00Z">
        <w:r w:rsidR="00144008" w:rsidRPr="00ED493C">
          <w:rPr>
            <w:rFonts w:cstheme="minorHAnsi"/>
            <w:sz w:val="22"/>
            <w:szCs w:val="22"/>
            <w:lang w:val="en-US"/>
          </w:rPr>
          <w:t xml:space="preserve">Any key explanation why? </w:t>
        </w:r>
      </w:ins>
      <w:r w:rsidR="00C8146B" w:rsidRPr="00ED493C">
        <w:rPr>
          <w:rFonts w:cstheme="minorHAnsi"/>
          <w:sz w:val="22"/>
          <w:szCs w:val="22"/>
          <w:lang w:val="en-US"/>
        </w:rPr>
        <w:t xml:space="preserve">The effect of warming on </w:t>
      </w:r>
      <w:r w:rsidR="00EF3F31" w:rsidRPr="00ED493C">
        <w:rPr>
          <w:rFonts w:cstheme="minorHAnsi"/>
          <w:sz w:val="22"/>
          <w:szCs w:val="22"/>
          <w:lang w:val="en-US"/>
        </w:rPr>
        <w:t xml:space="preserve">the abundance size-spectrum, spawning stock biomass and yields </w:t>
      </w:r>
      <w:r w:rsidR="00144008" w:rsidRPr="00ED493C">
        <w:rPr>
          <w:rFonts w:cstheme="minorHAnsi"/>
          <w:sz w:val="22"/>
          <w:szCs w:val="22"/>
          <w:lang w:val="en-US"/>
        </w:rPr>
        <w:t xml:space="preserve">of </w:t>
      </w:r>
      <w:r w:rsidR="00EF3F31" w:rsidRPr="00ED493C">
        <w:rPr>
          <w:rFonts w:cstheme="minorHAnsi"/>
          <w:sz w:val="22"/>
          <w:szCs w:val="22"/>
          <w:lang w:val="en-US"/>
        </w:rPr>
        <w:t>the fisher</w:t>
      </w:r>
      <w:r w:rsidR="00336842">
        <w:rPr>
          <w:rFonts w:cstheme="minorHAnsi"/>
          <w:sz w:val="22"/>
          <w:szCs w:val="22"/>
          <w:lang w:val="en-US"/>
        </w:rPr>
        <w:t>ies</w:t>
      </w:r>
      <w:r w:rsidR="00C8146B" w:rsidRPr="00ED493C">
        <w:rPr>
          <w:rFonts w:cstheme="minorHAnsi"/>
          <w:sz w:val="22"/>
          <w:szCs w:val="22"/>
          <w:lang w:val="en-US"/>
        </w:rPr>
        <w:t xml:space="preserve"> depend </w:t>
      </w:r>
      <w:r w:rsidR="00C8146B" w:rsidRPr="006166E1">
        <w:rPr>
          <w:rFonts w:cstheme="minorHAnsi"/>
          <w:sz w:val="22"/>
          <w:szCs w:val="22"/>
          <w:highlight w:val="yellow"/>
          <w:lang w:val="en-US"/>
        </w:rPr>
        <w:t>more strongly</w:t>
      </w:r>
      <w:r w:rsidR="00C8146B" w:rsidRPr="00ED493C">
        <w:rPr>
          <w:rFonts w:cstheme="minorHAnsi"/>
          <w:sz w:val="22"/>
          <w:szCs w:val="22"/>
          <w:lang w:val="en-US"/>
        </w:rPr>
        <w:t xml:space="preserve"> on </w:t>
      </w:r>
      <w:r w:rsidR="00654B1E" w:rsidRPr="00ED493C">
        <w:rPr>
          <w:rFonts w:cstheme="minorHAnsi"/>
          <w:sz w:val="22"/>
          <w:szCs w:val="22"/>
          <w:lang w:val="en-US"/>
        </w:rPr>
        <w:t>the effect of temperature on basal resources</w:t>
      </w:r>
      <w:r w:rsidR="00144008" w:rsidRPr="00ED493C">
        <w:rPr>
          <w:rFonts w:cstheme="minorHAnsi"/>
          <w:sz w:val="22"/>
          <w:szCs w:val="22"/>
          <w:lang w:val="en-US"/>
        </w:rPr>
        <w:t xml:space="preserve"> than on </w:t>
      </w:r>
      <w:r w:rsidR="00F34D7C">
        <w:rPr>
          <w:rFonts w:cstheme="minorHAnsi"/>
          <w:sz w:val="22"/>
          <w:szCs w:val="22"/>
          <w:lang w:val="en-US"/>
        </w:rPr>
        <w:t>individual physiology</w:t>
      </w:r>
      <w:r w:rsidR="00654B1E" w:rsidRPr="00ED493C">
        <w:rPr>
          <w:rFonts w:cstheme="minorHAnsi"/>
          <w:sz w:val="22"/>
          <w:szCs w:val="22"/>
          <w:lang w:val="en-US"/>
        </w:rPr>
        <w:t>.</w:t>
      </w:r>
      <w:r w:rsidR="00190E51" w:rsidRPr="00ED493C">
        <w:rPr>
          <w:rFonts w:cstheme="minorHAnsi"/>
          <w:sz w:val="22"/>
          <w:szCs w:val="22"/>
          <w:lang w:val="en-US"/>
        </w:rPr>
        <w:t xml:space="preserve"> </w:t>
      </w:r>
      <w:commentRangeStart w:id="1"/>
      <w:r w:rsidRPr="00ED493C">
        <w:rPr>
          <w:rFonts w:cstheme="minorHAnsi"/>
          <w:sz w:val="22"/>
          <w:szCs w:val="22"/>
          <w:lang w:val="en-US"/>
        </w:rPr>
        <w:t>Results from our model can be used to qualitatively evaluate how warming and exploitation interactively affect the Baltic Sea fish community, which can inform about potential future yields in a multispecies scenario and thus support strategic management decisions.</w:t>
      </w:r>
      <w:commentRangeEnd w:id="1"/>
      <w:r w:rsidR="00AF5803" w:rsidRPr="00ED493C">
        <w:rPr>
          <w:rStyle w:val="CommentReference"/>
          <w:sz w:val="22"/>
          <w:szCs w:val="22"/>
        </w:rPr>
        <w:commentReference w:id="1"/>
      </w:r>
    </w:p>
    <w:p w14:paraId="49E3353F" w14:textId="77777777" w:rsidR="007D4D7A" w:rsidRDefault="007D4D7A" w:rsidP="00182BA9">
      <w:pPr>
        <w:spacing w:line="480" w:lineRule="auto"/>
        <w:contextualSpacing/>
        <w:jc w:val="both"/>
        <w:rPr>
          <w:lang w:val="en-US"/>
        </w:rPr>
      </w:pPr>
    </w:p>
    <w:p w14:paraId="32C0E13B" w14:textId="77777777" w:rsidR="00AD548E" w:rsidRDefault="00AD548E" w:rsidP="00182BA9">
      <w:pPr>
        <w:spacing w:line="480" w:lineRule="auto"/>
        <w:contextualSpacing/>
        <w:jc w:val="both"/>
        <w:rPr>
          <w:lang w:val="en-US"/>
        </w:rPr>
      </w:pPr>
    </w:p>
    <w:p w14:paraId="2C8D50FA" w14:textId="75B70989" w:rsidR="00AD548E" w:rsidRDefault="00AD548E" w:rsidP="00182BA9">
      <w:pPr>
        <w:spacing w:line="480" w:lineRule="auto"/>
        <w:contextualSpacing/>
        <w:jc w:val="both"/>
        <w:rPr>
          <w:lang w:val="en-US"/>
        </w:rPr>
      </w:pPr>
    </w:p>
    <w:p w14:paraId="09F5C435" w14:textId="3752D60D" w:rsidR="002B123B" w:rsidRDefault="002B123B" w:rsidP="00182BA9">
      <w:pPr>
        <w:spacing w:line="480" w:lineRule="auto"/>
        <w:contextualSpacing/>
        <w:jc w:val="both"/>
        <w:rPr>
          <w:lang w:val="en-US"/>
        </w:rPr>
      </w:pPr>
    </w:p>
    <w:p w14:paraId="7FEA926D" w14:textId="7307CA42" w:rsidR="002B123B" w:rsidRDefault="002B123B" w:rsidP="00182BA9">
      <w:pPr>
        <w:spacing w:line="480" w:lineRule="auto"/>
        <w:contextualSpacing/>
        <w:jc w:val="both"/>
        <w:rPr>
          <w:lang w:val="en-US"/>
        </w:rPr>
      </w:pPr>
    </w:p>
    <w:p w14:paraId="0CE74702" w14:textId="6D29EF93" w:rsidR="002B123B" w:rsidRDefault="002B123B" w:rsidP="00182BA9">
      <w:pPr>
        <w:spacing w:line="480" w:lineRule="auto"/>
        <w:contextualSpacing/>
        <w:jc w:val="both"/>
        <w:rPr>
          <w:lang w:val="en-US"/>
        </w:rPr>
      </w:pPr>
    </w:p>
    <w:p w14:paraId="7CD8BA6B" w14:textId="77777777" w:rsidR="002B123B" w:rsidRDefault="002B123B" w:rsidP="00182BA9">
      <w:pPr>
        <w:spacing w:line="480" w:lineRule="auto"/>
        <w:contextualSpacing/>
        <w:jc w:val="both"/>
        <w:rPr>
          <w:lang w:val="en-US"/>
        </w:rPr>
      </w:pPr>
    </w:p>
    <w:p w14:paraId="21F10DCD" w14:textId="77777777" w:rsidR="00A577B8" w:rsidRDefault="00AD548E" w:rsidP="00182BA9">
      <w:pPr>
        <w:spacing w:line="480" w:lineRule="auto"/>
        <w:contextualSpacing/>
        <w:jc w:val="both"/>
        <w:rPr>
          <w:rFonts w:cstheme="minorHAnsi"/>
          <w:b/>
          <w:lang w:val="en-US"/>
        </w:rPr>
      </w:pPr>
      <w:r>
        <w:rPr>
          <w:rFonts w:cstheme="minorHAnsi"/>
          <w:b/>
          <w:lang w:val="en-US"/>
        </w:rPr>
        <w:lastRenderedPageBreak/>
        <w:t>Introduction</w:t>
      </w:r>
    </w:p>
    <w:p w14:paraId="0F352CF6" w14:textId="4D7FBA33" w:rsidR="008509BA" w:rsidRPr="00FC0A34" w:rsidRDefault="00EC3C7A" w:rsidP="007173F4">
      <w:pPr>
        <w:spacing w:line="480" w:lineRule="auto"/>
        <w:jc w:val="both"/>
        <w:rPr>
          <w:rFonts w:ascii="Times" w:hAnsi="Times" w:cstheme="minorHAnsi"/>
          <w:bCs/>
          <w:sz w:val="22"/>
          <w:szCs w:val="22"/>
          <w:lang w:val="en-US"/>
        </w:rPr>
      </w:pPr>
      <w:r w:rsidRPr="00FC0A34">
        <w:rPr>
          <w:rFonts w:ascii="Times" w:hAnsi="Times" w:cstheme="minorHAnsi"/>
          <w:bCs/>
          <w:sz w:val="22"/>
          <w:szCs w:val="22"/>
          <w:lang w:val="en-US"/>
        </w:rPr>
        <w:t xml:space="preserve">Climate change </w:t>
      </w:r>
      <w:r w:rsidR="00DF6050" w:rsidRPr="00FC0A34">
        <w:rPr>
          <w:rFonts w:ascii="Times" w:hAnsi="Times" w:cstheme="minorHAnsi"/>
          <w:bCs/>
          <w:sz w:val="22"/>
          <w:szCs w:val="22"/>
          <w:lang w:val="en-US"/>
        </w:rPr>
        <w:t>affect</w:t>
      </w:r>
      <w:r w:rsidR="003C38C7" w:rsidRPr="00FC0A34">
        <w:rPr>
          <w:rFonts w:ascii="Times" w:hAnsi="Times" w:cstheme="minorHAnsi"/>
          <w:bCs/>
          <w:sz w:val="22"/>
          <w:szCs w:val="22"/>
          <w:lang w:val="en-US"/>
        </w:rPr>
        <w:t>s</w:t>
      </w:r>
      <w:r w:rsidR="00DF6050" w:rsidRPr="00FC0A34">
        <w:rPr>
          <w:rFonts w:ascii="Times" w:hAnsi="Times" w:cstheme="minorHAnsi"/>
          <w:bCs/>
          <w:sz w:val="22"/>
          <w:szCs w:val="22"/>
          <w:lang w:val="en-US"/>
        </w:rPr>
        <w:t xml:space="preserve"> </w:t>
      </w:r>
      <w:r w:rsidRPr="00FC0A34">
        <w:rPr>
          <w:rFonts w:ascii="Times" w:hAnsi="Times" w:cstheme="minorHAnsi"/>
          <w:bCs/>
          <w:sz w:val="22"/>
          <w:szCs w:val="22"/>
          <w:lang w:val="en-US"/>
        </w:rPr>
        <w:t xml:space="preserve">aquatic food </w:t>
      </w:r>
      <w:r w:rsidR="00C83DB2" w:rsidRPr="00FC0A34">
        <w:rPr>
          <w:rFonts w:ascii="Times" w:hAnsi="Times" w:cstheme="minorHAnsi"/>
          <w:bCs/>
          <w:sz w:val="22"/>
          <w:szCs w:val="22"/>
          <w:lang w:val="en-US"/>
        </w:rPr>
        <w:t xml:space="preserve">webs </w:t>
      </w:r>
      <w:r w:rsidR="00E64642" w:rsidRPr="00FC0A34">
        <w:rPr>
          <w:rFonts w:ascii="Times" w:hAnsi="Times" w:cstheme="minorHAnsi"/>
          <w:bCs/>
          <w:sz w:val="22"/>
          <w:szCs w:val="22"/>
          <w:lang w:val="en-US"/>
        </w:rPr>
        <w:t xml:space="preserve">directly by shifting </w:t>
      </w:r>
      <w:r w:rsidR="00F42C08" w:rsidRPr="00FC0A34">
        <w:rPr>
          <w:rFonts w:ascii="Times" w:hAnsi="Times" w:cstheme="minorHAnsi"/>
          <w:bCs/>
          <w:sz w:val="22"/>
          <w:szCs w:val="22"/>
          <w:lang w:val="en-US"/>
        </w:rPr>
        <w:t xml:space="preserve">the distribution of species </w:t>
      </w:r>
      <w:r w:rsidR="00EC3B2C" w:rsidRPr="00FC0A34">
        <w:rPr>
          <w:rFonts w:ascii="Times" w:hAnsi="Times" w:cstheme="minorHAnsi"/>
          <w:bCs/>
          <w:sz w:val="22"/>
          <w:szCs w:val="22"/>
          <w:lang w:val="en-US"/>
        </w:rPr>
        <w:fldChar w:fldCharType="begin"/>
      </w:r>
      <w:r w:rsidR="00EC3B2C" w:rsidRPr="00FC0A34">
        <w:rPr>
          <w:rFonts w:ascii="Times" w:hAnsi="Times" w:cstheme="minorHAnsi"/>
          <w:bCs/>
          <w:sz w:val="22"/>
          <w:szCs w:val="22"/>
          <w:lang w:val="en-US"/>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00EC3B2C" w:rsidRPr="00FC0A34">
        <w:rPr>
          <w:rFonts w:ascii="Times" w:hAnsi="Times" w:cstheme="minorHAnsi"/>
          <w:bCs/>
          <w:sz w:val="22"/>
          <w:szCs w:val="22"/>
          <w:lang w:val="en-US"/>
        </w:rPr>
        <w:fldChar w:fldCharType="separate"/>
      </w:r>
      <w:r w:rsidR="00EC3B2C" w:rsidRPr="00FC0A34">
        <w:rPr>
          <w:rFonts w:ascii="Times" w:hAnsi="Times" w:cs="Times New Roman"/>
          <w:sz w:val="22"/>
          <w:szCs w:val="22"/>
        </w:rPr>
        <w:t xml:space="preserve">(Pinsky </w:t>
      </w:r>
      <w:r w:rsidR="00EC3B2C" w:rsidRPr="00FC0A34">
        <w:rPr>
          <w:rFonts w:ascii="Times" w:hAnsi="Times" w:cs="Times New Roman"/>
          <w:i/>
          <w:iCs/>
          <w:sz w:val="22"/>
          <w:szCs w:val="22"/>
        </w:rPr>
        <w:t>et al.</w:t>
      </w:r>
      <w:r w:rsidR="00EC3B2C" w:rsidRPr="00FC0A34">
        <w:rPr>
          <w:rFonts w:ascii="Times" w:hAnsi="Times" w:cs="Times New Roman"/>
          <w:sz w:val="22"/>
          <w:szCs w:val="22"/>
        </w:rPr>
        <w:t xml:space="preserve"> 2013)</w:t>
      </w:r>
      <w:r w:rsidR="00EC3B2C" w:rsidRPr="00FC0A34">
        <w:rPr>
          <w:rFonts w:ascii="Times" w:hAnsi="Times" w:cstheme="minorHAnsi"/>
          <w:bCs/>
          <w:sz w:val="22"/>
          <w:szCs w:val="22"/>
          <w:lang w:val="en-US"/>
        </w:rPr>
        <w:fldChar w:fldCharType="end"/>
      </w:r>
      <w:r w:rsidR="00F42C08" w:rsidRPr="00FC0A34">
        <w:rPr>
          <w:rFonts w:ascii="Times" w:hAnsi="Times" w:cstheme="minorHAnsi"/>
          <w:bCs/>
          <w:sz w:val="22"/>
          <w:szCs w:val="22"/>
          <w:lang w:val="en-US"/>
        </w:rPr>
        <w:t xml:space="preserve">, </w:t>
      </w:r>
      <w:r w:rsidR="00F84594" w:rsidRPr="00FC0A34">
        <w:rPr>
          <w:rFonts w:ascii="Times" w:hAnsi="Times" w:cstheme="minorHAnsi"/>
          <w:bCs/>
          <w:sz w:val="22"/>
          <w:szCs w:val="22"/>
          <w:lang w:val="en-US"/>
        </w:rPr>
        <w:t>abundance</w:t>
      </w:r>
      <w:r w:rsidR="001A5A83" w:rsidRPr="00FC0A34">
        <w:rPr>
          <w:rFonts w:ascii="Times" w:hAnsi="Times" w:cstheme="minorHAnsi"/>
          <w:bCs/>
          <w:sz w:val="22"/>
          <w:szCs w:val="22"/>
          <w:lang w:val="en-US"/>
        </w:rPr>
        <w:t xml:space="preserve"> </w:t>
      </w:r>
      <w:r w:rsidR="002F0825" w:rsidRPr="00FC0A34">
        <w:rPr>
          <w:rFonts w:ascii="Times" w:hAnsi="Times" w:cstheme="minorHAnsi"/>
          <w:bCs/>
          <w:sz w:val="22"/>
          <w:szCs w:val="22"/>
          <w:lang w:val="en-US"/>
        </w:rPr>
        <w:fldChar w:fldCharType="begin"/>
      </w:r>
      <w:r w:rsidR="002F0825" w:rsidRPr="00FC0A34">
        <w:rPr>
          <w:rFonts w:ascii="Times" w:hAnsi="Times" w:cstheme="minorHAnsi"/>
          <w:bCs/>
          <w:sz w:val="22"/>
          <w:szCs w:val="22"/>
          <w:lang w:val="en-US"/>
        </w:rPr>
        <w:instrText xml:space="preserve"> ADDIN ZOTERO_ITEM CSL_CITATION {"citationID":"hi1Eh55E","properties":{"formattedCitation":"(McCauley {\\i{}et al.} 2015)","plainCitation":"(McCauley et al. 2015)","noteIndex":0},"citationItems":[{"id":1620,"uris":["http://zotero.org/users/6116610/items/GXNSFGWH"],"uri":["http://zotero.org/users/6116610/items/GXNSFGWH"],"itemData":{"id":1620,"type":"article-journal","abstract":"Marine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002F0825" w:rsidRPr="00FC0A34">
        <w:rPr>
          <w:rFonts w:ascii="Times" w:hAnsi="Times" w:cstheme="minorHAnsi"/>
          <w:bCs/>
          <w:sz w:val="22"/>
          <w:szCs w:val="22"/>
          <w:lang w:val="en-US"/>
        </w:rPr>
        <w:fldChar w:fldCharType="separate"/>
      </w:r>
      <w:r w:rsidR="002F0825" w:rsidRPr="00FC0A34">
        <w:rPr>
          <w:rFonts w:ascii="Times" w:hAnsi="Times" w:cs="Times New Roman"/>
          <w:sz w:val="22"/>
          <w:szCs w:val="22"/>
        </w:rPr>
        <w:t xml:space="preserve">(McCauley </w:t>
      </w:r>
      <w:r w:rsidR="002F0825" w:rsidRPr="00FC0A34">
        <w:rPr>
          <w:rFonts w:ascii="Times" w:hAnsi="Times" w:cs="Times New Roman"/>
          <w:i/>
          <w:iCs/>
          <w:sz w:val="22"/>
          <w:szCs w:val="22"/>
        </w:rPr>
        <w:t>et al.</w:t>
      </w:r>
      <w:r w:rsidR="002F0825" w:rsidRPr="00FC0A34">
        <w:rPr>
          <w:rFonts w:ascii="Times" w:hAnsi="Times" w:cs="Times New Roman"/>
          <w:sz w:val="22"/>
          <w:szCs w:val="22"/>
        </w:rPr>
        <w:t xml:space="preserve"> 2015)</w:t>
      </w:r>
      <w:r w:rsidR="002F0825" w:rsidRPr="00FC0A34">
        <w:rPr>
          <w:rFonts w:ascii="Times" w:hAnsi="Times" w:cstheme="minorHAnsi"/>
          <w:bCs/>
          <w:sz w:val="22"/>
          <w:szCs w:val="22"/>
          <w:lang w:val="en-US"/>
        </w:rPr>
        <w:fldChar w:fldCharType="end"/>
      </w:r>
      <w:r w:rsidR="00F84594" w:rsidRPr="00FC0A34">
        <w:rPr>
          <w:rFonts w:ascii="Times" w:hAnsi="Times" w:cstheme="minorHAnsi"/>
          <w:bCs/>
          <w:sz w:val="22"/>
          <w:szCs w:val="22"/>
          <w:lang w:val="en-US"/>
        </w:rPr>
        <w:t xml:space="preserve">, </w:t>
      </w:r>
      <w:r w:rsidR="000517FD" w:rsidRPr="00FC0A34">
        <w:rPr>
          <w:rFonts w:ascii="Times" w:hAnsi="Times" w:cstheme="minorHAnsi"/>
          <w:bCs/>
          <w:sz w:val="22"/>
          <w:szCs w:val="22"/>
          <w:lang w:val="en-US"/>
        </w:rPr>
        <w:t xml:space="preserve">body size </w:t>
      </w:r>
      <w:r w:rsidR="00071CB0" w:rsidRPr="00FC0A34">
        <w:rPr>
          <w:rFonts w:ascii="Times" w:hAnsi="Times" w:cstheme="minorHAnsi"/>
          <w:bCs/>
          <w:sz w:val="22"/>
          <w:szCs w:val="22"/>
          <w:lang w:val="en-US"/>
        </w:rPr>
        <w:fldChar w:fldCharType="begin"/>
      </w:r>
      <w:r w:rsidR="008314DB" w:rsidRPr="00FC0A34">
        <w:rPr>
          <w:rFonts w:ascii="Times" w:hAnsi="Times" w:cstheme="minorHAnsi"/>
          <w:bCs/>
          <w:sz w:val="22"/>
          <w:szCs w:val="22"/>
          <w:lang w:val="en-US"/>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071CB0" w:rsidRPr="00FC0A34">
        <w:rPr>
          <w:rFonts w:ascii="Times" w:hAnsi="Times" w:cstheme="minorHAnsi"/>
          <w:bCs/>
          <w:sz w:val="22"/>
          <w:szCs w:val="22"/>
          <w:lang w:val="en-US"/>
        </w:rPr>
        <w:fldChar w:fldCharType="separate"/>
      </w:r>
      <w:r w:rsidR="008314DB" w:rsidRPr="00FC0A34">
        <w:rPr>
          <w:rFonts w:ascii="Times" w:hAnsi="Times" w:cs="Times New Roman"/>
          <w:sz w:val="22"/>
          <w:szCs w:val="22"/>
        </w:rPr>
        <w:t xml:space="preserve">(Daufresne </w:t>
      </w:r>
      <w:r w:rsidR="008314DB" w:rsidRPr="00FC0A34">
        <w:rPr>
          <w:rFonts w:ascii="Times" w:hAnsi="Times" w:cs="Times New Roman"/>
          <w:i/>
          <w:iCs/>
          <w:sz w:val="22"/>
          <w:szCs w:val="22"/>
        </w:rPr>
        <w:t>et al.</w:t>
      </w:r>
      <w:r w:rsidR="008314DB" w:rsidRPr="00FC0A34">
        <w:rPr>
          <w:rFonts w:ascii="Times" w:hAnsi="Times" w:cs="Times New Roman"/>
          <w:sz w:val="22"/>
          <w:szCs w:val="22"/>
        </w:rPr>
        <w:t xml:space="preserve"> 2009; Baudron </w:t>
      </w:r>
      <w:r w:rsidR="008314DB" w:rsidRPr="00FC0A34">
        <w:rPr>
          <w:rFonts w:ascii="Times" w:hAnsi="Times" w:cs="Times New Roman"/>
          <w:i/>
          <w:iCs/>
          <w:sz w:val="22"/>
          <w:szCs w:val="22"/>
        </w:rPr>
        <w:t>et al.</w:t>
      </w:r>
      <w:r w:rsidR="008314DB" w:rsidRPr="00FC0A34">
        <w:rPr>
          <w:rFonts w:ascii="Times" w:hAnsi="Times" w:cs="Times New Roman"/>
          <w:sz w:val="22"/>
          <w:szCs w:val="22"/>
        </w:rPr>
        <w:t xml:space="preserve"> 2014)</w:t>
      </w:r>
      <w:r w:rsidR="00071CB0" w:rsidRPr="00FC0A34">
        <w:rPr>
          <w:rFonts w:ascii="Times" w:hAnsi="Times" w:cstheme="minorHAnsi"/>
          <w:bCs/>
          <w:sz w:val="22"/>
          <w:szCs w:val="22"/>
          <w:lang w:val="en-US"/>
        </w:rPr>
        <w:fldChar w:fldCharType="end"/>
      </w:r>
      <w:r w:rsidR="000517FD" w:rsidRPr="00FC0A34">
        <w:rPr>
          <w:rFonts w:ascii="Times" w:hAnsi="Times" w:cstheme="minorHAnsi"/>
          <w:bCs/>
          <w:sz w:val="22"/>
          <w:szCs w:val="22"/>
          <w:lang w:val="en-US"/>
        </w:rPr>
        <w:t xml:space="preserve">, </w:t>
      </w:r>
      <w:r w:rsidR="0079297B" w:rsidRPr="00FC0A34">
        <w:rPr>
          <w:rFonts w:ascii="Times" w:hAnsi="Times" w:cstheme="minorHAnsi"/>
          <w:bCs/>
          <w:sz w:val="22"/>
          <w:szCs w:val="22"/>
          <w:lang w:val="en-US"/>
        </w:rPr>
        <w:t xml:space="preserve">and ecosystem </w:t>
      </w:r>
      <w:r w:rsidR="003864A8" w:rsidRPr="00FC0A34">
        <w:rPr>
          <w:rFonts w:ascii="Times" w:hAnsi="Times" w:cstheme="minorHAnsi"/>
          <w:bCs/>
          <w:sz w:val="22"/>
          <w:szCs w:val="22"/>
          <w:lang w:val="en-US"/>
        </w:rPr>
        <w:t xml:space="preserve">function </w:t>
      </w:r>
      <w:r w:rsidR="001011D4" w:rsidRPr="00FC0A34">
        <w:rPr>
          <w:rFonts w:ascii="Times" w:hAnsi="Times" w:cstheme="minorHAnsi"/>
          <w:bCs/>
          <w:sz w:val="22"/>
          <w:szCs w:val="22"/>
          <w:lang w:val="en-US"/>
        </w:rPr>
        <w:fldChar w:fldCharType="begin"/>
      </w:r>
      <w:r w:rsidR="00BA262D" w:rsidRPr="00FC0A34">
        <w:rPr>
          <w:rFonts w:ascii="Times" w:hAnsi="Times" w:cstheme="minorHAnsi"/>
          <w:bCs/>
          <w:sz w:val="22"/>
          <w:szCs w:val="22"/>
          <w:lang w:val="en-US"/>
        </w:rPr>
        <w:instrText xml:space="preserve"> ADDIN ZOTERO_ITEM CSL_CITATION {"citationID":"aow4yLX6","properties":{"formattedCitation":"(Pontavice {\\i{}et al.} 2019)","plainCitation":"(Pontavice et al. 2019)","noteIndex":0},"citationItems":[{"id":1618,"uris":["http://zotero.org/users/6116610/items/38IVEI8L"],"uri":["http://zotero.org/users/6116610/items/38IVEI8L"],"itemData":{"id":1618,"type":"article-journal","abstract":"Sea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001011D4" w:rsidRPr="00FC0A34">
        <w:rPr>
          <w:rFonts w:ascii="Times" w:hAnsi="Times" w:cstheme="minorHAnsi"/>
          <w:bCs/>
          <w:sz w:val="22"/>
          <w:szCs w:val="22"/>
          <w:lang w:val="en-US"/>
        </w:rPr>
        <w:fldChar w:fldCharType="separate"/>
      </w:r>
      <w:r w:rsidR="00BA262D" w:rsidRPr="00FC0A34">
        <w:rPr>
          <w:rFonts w:ascii="Times" w:hAnsi="Times" w:cs="Times New Roman"/>
          <w:sz w:val="22"/>
          <w:szCs w:val="22"/>
        </w:rPr>
        <w:t xml:space="preserve">(Pontavice </w:t>
      </w:r>
      <w:r w:rsidR="00BA262D" w:rsidRPr="00FC0A34">
        <w:rPr>
          <w:rFonts w:ascii="Times" w:hAnsi="Times" w:cs="Times New Roman"/>
          <w:i/>
          <w:iCs/>
          <w:sz w:val="22"/>
          <w:szCs w:val="22"/>
        </w:rPr>
        <w:t>et al.</w:t>
      </w:r>
      <w:r w:rsidR="00BA262D" w:rsidRPr="00FC0A34">
        <w:rPr>
          <w:rFonts w:ascii="Times" w:hAnsi="Times" w:cs="Times New Roman"/>
          <w:sz w:val="22"/>
          <w:szCs w:val="22"/>
        </w:rPr>
        <w:t xml:space="preserve"> 2019)</w:t>
      </w:r>
      <w:r w:rsidR="001011D4" w:rsidRPr="00FC0A34">
        <w:rPr>
          <w:rFonts w:ascii="Times" w:hAnsi="Times" w:cstheme="minorHAnsi"/>
          <w:bCs/>
          <w:sz w:val="22"/>
          <w:szCs w:val="22"/>
          <w:lang w:val="en-US"/>
        </w:rPr>
        <w:fldChar w:fldCharType="end"/>
      </w:r>
      <w:r w:rsidR="004B7A2A" w:rsidRPr="00FC0A34">
        <w:rPr>
          <w:rFonts w:ascii="Times" w:hAnsi="Times" w:cstheme="minorHAnsi"/>
          <w:bCs/>
          <w:sz w:val="22"/>
          <w:szCs w:val="22"/>
          <w:lang w:val="en-US"/>
        </w:rPr>
        <w:t xml:space="preserve">, which can lead to </w:t>
      </w:r>
      <w:r w:rsidR="00ED3CA3" w:rsidRPr="00FC0A34">
        <w:rPr>
          <w:rFonts w:ascii="Times" w:hAnsi="Times" w:cstheme="minorHAnsi"/>
          <w:bCs/>
          <w:sz w:val="22"/>
          <w:szCs w:val="22"/>
          <w:lang w:val="en-US"/>
        </w:rPr>
        <w:t>indirect effects through the rewiring of food webs</w:t>
      </w:r>
      <w:r w:rsidR="000A7FFD" w:rsidRPr="00FC0A34">
        <w:rPr>
          <w:rFonts w:ascii="Times" w:hAnsi="Times" w:cstheme="minorHAnsi"/>
          <w:bCs/>
          <w:sz w:val="22"/>
          <w:szCs w:val="22"/>
          <w:lang w:val="en-US"/>
        </w:rPr>
        <w:t xml:space="preserve"> </w:t>
      </w:r>
      <w:r w:rsidR="000A7FFD" w:rsidRPr="00FC0A34">
        <w:rPr>
          <w:rFonts w:ascii="Times" w:hAnsi="Times" w:cstheme="minorHAnsi"/>
          <w:bCs/>
          <w:sz w:val="22"/>
          <w:szCs w:val="22"/>
          <w:lang w:val="en-US"/>
        </w:rPr>
        <w:fldChar w:fldCharType="begin"/>
      </w:r>
      <w:r w:rsidR="000A7FFD" w:rsidRPr="00FC0A34">
        <w:rPr>
          <w:rFonts w:ascii="Times" w:hAnsi="Times" w:cstheme="minorHAnsi"/>
          <w:bCs/>
          <w:sz w:val="22"/>
          <w:szCs w:val="22"/>
          <w:lang w:val="en-US"/>
        </w:rPr>
        <w:instrText xml:space="preserve"> ADDIN ZOTERO_ITEM CSL_CITATION {"citationID":"VBbqm1fk","properties":{"formattedCitation":"(Frainer {\\i{}et al.} 2017)","plainCitation":"(Frainer et al. 2017)","noteIndex":0},"citationItems":[{"id":1633,"uris":["http://zotero.org/users/6116610/items/Z799HHZE"],"uri":["http://zotero.org/users/6116610/items/Z799HHZE"],"itemData":{"id":1633,"type":"article-journal","abstract":"Climate change triggers poleward shifts in species distribution leading to changes in biogeography. In the marine environment, fish respond quickly to warming, causing community-wide reorganizations, which result in profound changes in ecosystem functioning. Functional biogeography provides a framework to address how ecosystem functioning may be affected by climate change over large spatial scales. However, there are few studies on functional biogeography in the marine environment, and none in the Arctic, where climate-driven changes are most rapid and extensive. We investigated the impact of climate warming on the functional biogeography of the Barents Sea, which is characterized by a sharp zoogeographic divide separating boreal from Arctic species. Our unique dataset covered 52 fish species, 15 functional traits, and 3,660 stations sampled during the recent warming period. We found that the functional traits characterizing Arctic fish communities, mainly composed of small-sized bottom-dwelling benthivores, are being rapidly replaced by traits of incoming boreal species, particularly the larger, longer lived, and more piscivorous species. The changes in functional traits detected in the Arctic can be predicted based on the characteristics of species expected to undergo quick poleward shifts in response to warming. These are the large, generalist, motile species, such as cod and haddock. We show how functional biogeography can provide important insights into the relationship between species composition, diversity, ecosystem functioning, and environmental drivers. This represents invaluable knowledge in a period when communities and ecosystems experience rapid climate-driven changes across biogeographical regions.","container-title":"Proceedings of the National Academy of Sciences","DOI":"10.1073/pnas.1706080114","ISSN":"0027-8424, 1091-6490","issue":"46","journalAbbreviation":"Proc Natl Acad Sci USA","language":"en","page":"12202-12207","source":"DOI.org (Crossref)","title":"Climate-driven changes in functional biogeography of Arctic marine fish communities","volume":"114","author":[{"family":"Frainer","given":"André"},{"family":"Primicerio","given":"Raul"},{"family":"Kortsch","given":"Susanne"},{"family":"Aune","given":"Magnus"},{"family":"Dolgov","given":"Andrey V."},{"family":"Fossheim","given":"Maria"},{"family":"Aschan","given":"Michaela M."}],"issued":{"date-parts":[["2017",11,14]]}}}],"schema":"https://github.com/citation-style-language/schema/raw/master/csl-citation.json"} </w:instrText>
      </w:r>
      <w:r w:rsidR="000A7FFD" w:rsidRPr="00FC0A34">
        <w:rPr>
          <w:rFonts w:ascii="Times" w:hAnsi="Times" w:cstheme="minorHAnsi"/>
          <w:bCs/>
          <w:sz w:val="22"/>
          <w:szCs w:val="22"/>
          <w:lang w:val="en-US"/>
        </w:rPr>
        <w:fldChar w:fldCharType="separate"/>
      </w:r>
      <w:r w:rsidR="000A7FFD" w:rsidRPr="00FC0A34">
        <w:rPr>
          <w:rFonts w:ascii="Times" w:hAnsi="Times" w:cs="Times New Roman"/>
          <w:sz w:val="22"/>
          <w:szCs w:val="22"/>
        </w:rPr>
        <w:t xml:space="preserve">(Frainer </w:t>
      </w:r>
      <w:r w:rsidR="000A7FFD" w:rsidRPr="00FC0A34">
        <w:rPr>
          <w:rFonts w:ascii="Times" w:hAnsi="Times" w:cs="Times New Roman"/>
          <w:i/>
          <w:iCs/>
          <w:sz w:val="22"/>
          <w:szCs w:val="22"/>
        </w:rPr>
        <w:t>et al.</w:t>
      </w:r>
      <w:r w:rsidR="000A7FFD" w:rsidRPr="00FC0A34">
        <w:rPr>
          <w:rFonts w:ascii="Times" w:hAnsi="Times" w:cs="Times New Roman"/>
          <w:sz w:val="22"/>
          <w:szCs w:val="22"/>
        </w:rPr>
        <w:t xml:space="preserve"> 2017)</w:t>
      </w:r>
      <w:r w:rsidR="000A7FFD" w:rsidRPr="00FC0A34">
        <w:rPr>
          <w:rFonts w:ascii="Times" w:hAnsi="Times" w:cstheme="minorHAnsi"/>
          <w:bCs/>
          <w:sz w:val="22"/>
          <w:szCs w:val="22"/>
          <w:lang w:val="en-US"/>
        </w:rPr>
        <w:fldChar w:fldCharType="end"/>
      </w:r>
      <w:r w:rsidRPr="00FC0A34">
        <w:rPr>
          <w:rFonts w:ascii="Times" w:hAnsi="Times" w:cstheme="minorHAnsi"/>
          <w:bCs/>
          <w:sz w:val="22"/>
          <w:szCs w:val="22"/>
          <w:lang w:val="en-US"/>
        </w:rPr>
        <w:t>.</w:t>
      </w:r>
      <w:r w:rsidR="00FA69DC" w:rsidRPr="00FC0A34">
        <w:rPr>
          <w:rFonts w:ascii="Times" w:hAnsi="Times" w:cstheme="minorHAnsi"/>
          <w:bCs/>
          <w:sz w:val="22"/>
          <w:szCs w:val="22"/>
          <w:lang w:val="en-US"/>
        </w:rPr>
        <w:t xml:space="preserve"> G</w:t>
      </w:r>
      <w:r w:rsidR="00FF2E82" w:rsidRPr="00FC0A34">
        <w:rPr>
          <w:rFonts w:ascii="Times" w:hAnsi="Times" w:cstheme="minorHAnsi"/>
          <w:bCs/>
          <w:sz w:val="22"/>
          <w:szCs w:val="22"/>
          <w:lang w:val="en-US"/>
        </w:rPr>
        <w:t>lobal</w:t>
      </w:r>
      <w:r w:rsidR="001162C0" w:rsidRPr="00FC0A34">
        <w:rPr>
          <w:rFonts w:ascii="Times" w:hAnsi="Times" w:cstheme="minorHAnsi"/>
          <w:bCs/>
          <w:sz w:val="22"/>
          <w:szCs w:val="22"/>
          <w:lang w:val="en-US"/>
        </w:rPr>
        <w:t xml:space="preserve"> r</w:t>
      </w:r>
      <w:r w:rsidR="00011540" w:rsidRPr="00FC0A34">
        <w:rPr>
          <w:rFonts w:ascii="Times" w:hAnsi="Times" w:cstheme="minorHAnsi"/>
          <w:bCs/>
          <w:sz w:val="22"/>
          <w:szCs w:val="22"/>
          <w:lang w:val="en-US"/>
        </w:rPr>
        <w:t>e</w:t>
      </w:r>
      <w:r w:rsidR="00D1460C" w:rsidRPr="00FC0A34">
        <w:rPr>
          <w:rFonts w:ascii="Times" w:hAnsi="Times" w:cstheme="minorHAnsi"/>
          <w:bCs/>
          <w:sz w:val="22"/>
          <w:szCs w:val="22"/>
          <w:lang w:val="en-US"/>
        </w:rPr>
        <w:t xml:space="preserve">trospective analysis of </w:t>
      </w:r>
      <w:r w:rsidRPr="00FC0A34">
        <w:rPr>
          <w:rFonts w:ascii="Times" w:hAnsi="Times" w:cstheme="minorHAnsi"/>
          <w:bCs/>
          <w:sz w:val="22"/>
          <w:szCs w:val="22"/>
          <w:lang w:val="en-US"/>
        </w:rPr>
        <w:t xml:space="preserve">warming and </w:t>
      </w:r>
      <w:r w:rsidR="009D673B" w:rsidRPr="00FC0A34">
        <w:rPr>
          <w:rFonts w:ascii="Times" w:hAnsi="Times" w:cstheme="minorHAnsi"/>
          <w:bCs/>
          <w:sz w:val="22"/>
          <w:szCs w:val="22"/>
          <w:lang w:val="en-US"/>
        </w:rPr>
        <w:t xml:space="preserve">fish population </w:t>
      </w:r>
      <w:r w:rsidR="00BD4CC5" w:rsidRPr="00FC0A34">
        <w:rPr>
          <w:rFonts w:ascii="Times" w:hAnsi="Times" w:cstheme="minorHAnsi"/>
          <w:bCs/>
          <w:sz w:val="22"/>
          <w:szCs w:val="22"/>
          <w:lang w:val="en-US"/>
        </w:rPr>
        <w:t xml:space="preserve">dynamics </w:t>
      </w:r>
      <w:r w:rsidR="00F25BE9" w:rsidRPr="00FC0A34">
        <w:rPr>
          <w:rFonts w:ascii="Times" w:hAnsi="Times" w:cstheme="minorHAnsi"/>
          <w:bCs/>
          <w:sz w:val="22"/>
          <w:szCs w:val="22"/>
          <w:lang w:val="en-US"/>
        </w:rPr>
        <w:t xml:space="preserve">has revealed </w:t>
      </w:r>
      <w:r w:rsidR="000825E4" w:rsidRPr="00FC0A34">
        <w:rPr>
          <w:rFonts w:ascii="Times" w:hAnsi="Times" w:cstheme="minorHAnsi"/>
          <w:bCs/>
          <w:sz w:val="22"/>
          <w:szCs w:val="22"/>
          <w:lang w:val="en-US"/>
        </w:rPr>
        <w:t xml:space="preserve">that </w:t>
      </w:r>
      <w:r w:rsidR="009D673B" w:rsidRPr="00FC0A34">
        <w:rPr>
          <w:rFonts w:ascii="Times" w:hAnsi="Times" w:cstheme="minorHAnsi"/>
          <w:bCs/>
          <w:sz w:val="22"/>
          <w:szCs w:val="22"/>
          <w:lang w:val="en-US"/>
        </w:rPr>
        <w:t xml:space="preserve">declines in </w:t>
      </w:r>
      <w:r w:rsidR="007B3101" w:rsidRPr="00FC0A34">
        <w:rPr>
          <w:rFonts w:ascii="Times" w:hAnsi="Times" w:cstheme="minorHAnsi"/>
          <w:bCs/>
          <w:sz w:val="22"/>
          <w:szCs w:val="22"/>
          <w:lang w:val="en-US"/>
        </w:rPr>
        <w:t xml:space="preserve">productivity </w:t>
      </w:r>
      <w:r w:rsidR="002464E4" w:rsidRPr="00FC0A34">
        <w:rPr>
          <w:rFonts w:ascii="Times" w:hAnsi="Times" w:cstheme="minorHAnsi"/>
          <w:bCs/>
          <w:sz w:val="22"/>
          <w:szCs w:val="22"/>
          <w:lang w:val="en-US"/>
        </w:rPr>
        <w:t>of scientifically assessed fish populations</w:t>
      </w:r>
      <w:r w:rsidR="00540B53" w:rsidRPr="00FC0A34">
        <w:rPr>
          <w:rFonts w:ascii="Times" w:hAnsi="Times" w:cstheme="minorHAnsi"/>
          <w:bCs/>
          <w:sz w:val="22"/>
          <w:szCs w:val="22"/>
          <w:lang w:val="en-US"/>
        </w:rPr>
        <w:t xml:space="preserve"> </w:t>
      </w:r>
      <w:r w:rsidR="00614390" w:rsidRPr="00FC0A34">
        <w:rPr>
          <w:rFonts w:ascii="Times" w:hAnsi="Times" w:cstheme="minorHAnsi"/>
          <w:bCs/>
          <w:sz w:val="22"/>
          <w:szCs w:val="22"/>
          <w:lang w:val="en-US"/>
        </w:rPr>
        <w:t xml:space="preserve">across ecoregions </w:t>
      </w:r>
      <w:r w:rsidR="00D22DA0" w:rsidRPr="00FC0A34">
        <w:rPr>
          <w:rFonts w:ascii="Times" w:hAnsi="Times" w:cstheme="minorHAnsi"/>
          <w:bCs/>
          <w:sz w:val="22"/>
          <w:szCs w:val="22"/>
          <w:lang w:val="en-US"/>
        </w:rPr>
        <w:t xml:space="preserve">has already declined </w:t>
      </w:r>
      <w:r w:rsidR="006261DB" w:rsidRPr="00FC0A34">
        <w:rPr>
          <w:rFonts w:ascii="Times" w:hAnsi="Times" w:cstheme="minorHAnsi"/>
          <w:bCs/>
          <w:sz w:val="22"/>
          <w:szCs w:val="22"/>
          <w:lang w:val="en-US"/>
        </w:rPr>
        <w:t xml:space="preserve">due to </w:t>
      </w:r>
      <w:r w:rsidR="00C57327" w:rsidRPr="00FC0A34">
        <w:rPr>
          <w:rFonts w:ascii="Times" w:hAnsi="Times" w:cstheme="minorHAnsi"/>
          <w:bCs/>
          <w:sz w:val="22"/>
          <w:szCs w:val="22"/>
          <w:lang w:val="en-US"/>
        </w:rPr>
        <w:t>climate change</w:t>
      </w:r>
      <w:r w:rsidR="00011540" w:rsidRPr="00FC0A34">
        <w:rPr>
          <w:rFonts w:ascii="Times" w:hAnsi="Times" w:cstheme="minorHAnsi"/>
          <w:bCs/>
          <w:sz w:val="22"/>
          <w:szCs w:val="22"/>
          <w:lang w:val="en-US"/>
        </w:rPr>
        <w:t xml:space="preserve"> </w:t>
      </w:r>
      <w:r w:rsidR="000E619F" w:rsidRPr="00FC0A34">
        <w:rPr>
          <w:rFonts w:ascii="Times" w:hAnsi="Times" w:cstheme="minorHAnsi"/>
          <w:bCs/>
          <w:sz w:val="22"/>
          <w:szCs w:val="22"/>
          <w:lang w:val="en-US"/>
        </w:rPr>
        <w:fldChar w:fldCharType="begin"/>
      </w:r>
      <w:r w:rsidR="000E619F" w:rsidRPr="00FC0A34">
        <w:rPr>
          <w:rFonts w:ascii="Times" w:hAnsi="Times" w:cstheme="minorHAnsi"/>
          <w:bCs/>
          <w:sz w:val="22"/>
          <w:szCs w:val="22"/>
          <w:lang w:val="en-US"/>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0E619F" w:rsidRPr="00FC0A34">
        <w:rPr>
          <w:rFonts w:ascii="Times" w:hAnsi="Times" w:cstheme="minorHAnsi"/>
          <w:bCs/>
          <w:sz w:val="22"/>
          <w:szCs w:val="22"/>
          <w:lang w:val="en-US"/>
        </w:rPr>
        <w:fldChar w:fldCharType="separate"/>
      </w:r>
      <w:r w:rsidR="000E619F" w:rsidRPr="00FC0A34">
        <w:rPr>
          <w:rFonts w:ascii="Times" w:hAnsi="Times" w:cs="Times New Roman"/>
          <w:sz w:val="22"/>
          <w:szCs w:val="22"/>
        </w:rPr>
        <w:t xml:space="preserve">(Free </w:t>
      </w:r>
      <w:r w:rsidR="000E619F" w:rsidRPr="00FC0A34">
        <w:rPr>
          <w:rFonts w:ascii="Times" w:hAnsi="Times" w:cs="Times New Roman"/>
          <w:i/>
          <w:iCs/>
          <w:sz w:val="22"/>
          <w:szCs w:val="22"/>
        </w:rPr>
        <w:t>et al.</w:t>
      </w:r>
      <w:r w:rsidR="000E619F" w:rsidRPr="00FC0A34">
        <w:rPr>
          <w:rFonts w:ascii="Times" w:hAnsi="Times" w:cs="Times New Roman"/>
          <w:sz w:val="22"/>
          <w:szCs w:val="22"/>
        </w:rPr>
        <w:t xml:space="preserve"> 2019)</w:t>
      </w:r>
      <w:r w:rsidR="000E619F" w:rsidRPr="00FC0A34">
        <w:rPr>
          <w:rFonts w:ascii="Times" w:hAnsi="Times" w:cstheme="minorHAnsi"/>
          <w:bCs/>
          <w:sz w:val="22"/>
          <w:szCs w:val="22"/>
          <w:lang w:val="en-US"/>
        </w:rPr>
        <w:fldChar w:fldCharType="end"/>
      </w:r>
      <w:r w:rsidR="00B03EC5" w:rsidRPr="00FC0A34">
        <w:rPr>
          <w:rFonts w:ascii="Times" w:hAnsi="Times" w:cstheme="minorHAnsi"/>
          <w:bCs/>
          <w:sz w:val="22"/>
          <w:szCs w:val="22"/>
          <w:lang w:val="en-US"/>
        </w:rPr>
        <w:t>.</w:t>
      </w:r>
      <w:r w:rsidR="000E619F" w:rsidRPr="00FC0A34">
        <w:rPr>
          <w:rFonts w:ascii="Times" w:hAnsi="Times" w:cstheme="minorHAnsi"/>
          <w:bCs/>
          <w:sz w:val="22"/>
          <w:szCs w:val="22"/>
          <w:lang w:val="en-US"/>
        </w:rPr>
        <w:t xml:space="preserve"> </w:t>
      </w:r>
      <w:r w:rsidR="00B32D90">
        <w:rPr>
          <w:rFonts w:ascii="Times" w:hAnsi="Times" w:cstheme="minorHAnsi"/>
          <w:bCs/>
          <w:sz w:val="22"/>
          <w:szCs w:val="22"/>
          <w:lang w:val="en-US"/>
        </w:rPr>
        <w:t>T</w:t>
      </w:r>
      <w:r w:rsidR="00E65326" w:rsidRPr="00FC0A34">
        <w:rPr>
          <w:rFonts w:ascii="Times" w:hAnsi="Times" w:cstheme="minorHAnsi"/>
          <w:bCs/>
          <w:sz w:val="22"/>
          <w:szCs w:val="22"/>
          <w:lang w:val="en-US"/>
        </w:rPr>
        <w:t xml:space="preserve">hese </w:t>
      </w:r>
      <w:r w:rsidR="00767A8B">
        <w:rPr>
          <w:rFonts w:ascii="Times" w:hAnsi="Times" w:cstheme="minorHAnsi"/>
          <w:bCs/>
          <w:sz w:val="22"/>
          <w:szCs w:val="22"/>
          <w:lang w:val="en-US"/>
        </w:rPr>
        <w:t xml:space="preserve">results </w:t>
      </w:r>
      <w:r w:rsidR="00556F4D" w:rsidRPr="00FC0A34">
        <w:rPr>
          <w:rFonts w:ascii="Times" w:hAnsi="Times" w:cstheme="minorHAnsi"/>
          <w:bCs/>
          <w:sz w:val="22"/>
          <w:szCs w:val="22"/>
          <w:lang w:val="en-US"/>
        </w:rPr>
        <w:t>are also matched</w:t>
      </w:r>
      <w:r w:rsidR="006166E1" w:rsidRPr="00FC0A34">
        <w:rPr>
          <w:rFonts w:ascii="Times" w:hAnsi="Times" w:cstheme="minorHAnsi"/>
          <w:bCs/>
          <w:sz w:val="22"/>
          <w:szCs w:val="22"/>
          <w:lang w:val="en-US"/>
        </w:rPr>
        <w:t xml:space="preserve"> </w:t>
      </w:r>
      <w:r w:rsidR="00556F4D" w:rsidRPr="00FC0A34">
        <w:rPr>
          <w:rFonts w:ascii="Times" w:hAnsi="Times" w:cstheme="minorHAnsi"/>
          <w:bCs/>
          <w:sz w:val="22"/>
          <w:szCs w:val="22"/>
          <w:lang w:val="en-US"/>
        </w:rPr>
        <w:t xml:space="preserve">in </w:t>
      </w:r>
      <w:r w:rsidR="00BD5AD4" w:rsidRPr="00FC0A34">
        <w:rPr>
          <w:rFonts w:ascii="Times" w:hAnsi="Times" w:cstheme="minorHAnsi"/>
          <w:bCs/>
          <w:sz w:val="22"/>
          <w:szCs w:val="22"/>
          <w:lang w:val="en-US"/>
        </w:rPr>
        <w:t>magnitude and direct</w:t>
      </w:r>
      <w:r w:rsidR="00B01EF4" w:rsidRPr="00FC0A34">
        <w:rPr>
          <w:rFonts w:ascii="Times" w:hAnsi="Times" w:cstheme="minorHAnsi"/>
          <w:bCs/>
          <w:sz w:val="22"/>
          <w:szCs w:val="22"/>
          <w:lang w:val="en-US"/>
        </w:rPr>
        <w:t>ion</w:t>
      </w:r>
      <w:r w:rsidR="006166E1" w:rsidRPr="00FC0A34">
        <w:rPr>
          <w:rFonts w:ascii="Times" w:hAnsi="Times" w:cstheme="minorHAnsi"/>
          <w:bCs/>
          <w:sz w:val="22"/>
          <w:szCs w:val="22"/>
          <w:lang w:val="en-US"/>
        </w:rPr>
        <w:t xml:space="preserve"> </w:t>
      </w:r>
      <w:r w:rsidR="00556F4D" w:rsidRPr="00FC0A34">
        <w:rPr>
          <w:rFonts w:ascii="Times" w:hAnsi="Times" w:cstheme="minorHAnsi"/>
          <w:bCs/>
          <w:sz w:val="22"/>
          <w:szCs w:val="22"/>
          <w:lang w:val="en-US"/>
        </w:rPr>
        <w:t xml:space="preserve">by projections from an ensemble of mechanistic ecosystem </w:t>
      </w:r>
      <w:r w:rsidR="004C6385" w:rsidRPr="00FC0A34">
        <w:rPr>
          <w:rFonts w:ascii="Times" w:hAnsi="Times" w:cstheme="minorHAnsi"/>
          <w:bCs/>
          <w:sz w:val="22"/>
          <w:szCs w:val="22"/>
          <w:lang w:val="en-US"/>
        </w:rPr>
        <w:t>models</w:t>
      </w:r>
      <w:r w:rsidR="003D479E" w:rsidRPr="00FC0A34">
        <w:rPr>
          <w:rFonts w:ascii="Times" w:hAnsi="Times" w:cstheme="minorHAnsi"/>
          <w:bCs/>
          <w:sz w:val="22"/>
          <w:szCs w:val="22"/>
          <w:lang w:val="en-US"/>
        </w:rPr>
        <w:t xml:space="preserve">, which </w:t>
      </w:r>
      <w:r w:rsidR="00990140" w:rsidRPr="00FC0A34">
        <w:rPr>
          <w:rFonts w:ascii="Times" w:hAnsi="Times" w:cstheme="minorHAnsi"/>
          <w:bCs/>
          <w:sz w:val="22"/>
          <w:szCs w:val="22"/>
          <w:lang w:val="en-US"/>
        </w:rPr>
        <w:t>predict</w:t>
      </w:r>
      <w:r w:rsidR="00C878B0" w:rsidRPr="00FC0A34">
        <w:rPr>
          <w:rFonts w:ascii="Times" w:hAnsi="Times" w:cstheme="minorHAnsi"/>
          <w:bCs/>
          <w:sz w:val="22"/>
          <w:szCs w:val="22"/>
          <w:lang w:val="en-US"/>
        </w:rPr>
        <w:t>s</w:t>
      </w:r>
      <w:r w:rsidR="00990140" w:rsidRPr="00FC0A34">
        <w:rPr>
          <w:rFonts w:ascii="Times" w:hAnsi="Times" w:cstheme="minorHAnsi"/>
          <w:bCs/>
          <w:sz w:val="22"/>
          <w:szCs w:val="22"/>
          <w:lang w:val="en-US"/>
        </w:rPr>
        <w:t xml:space="preserve"> further declines </w:t>
      </w:r>
      <w:r w:rsidR="00530717" w:rsidRPr="00FC0A34">
        <w:rPr>
          <w:rFonts w:ascii="Times" w:hAnsi="Times" w:cstheme="minorHAnsi"/>
          <w:bCs/>
          <w:sz w:val="22"/>
          <w:szCs w:val="22"/>
          <w:lang w:val="en-US"/>
        </w:rPr>
        <w:t xml:space="preserve">in </w:t>
      </w:r>
      <w:r w:rsidR="00CC2D10" w:rsidRPr="00FC0A34">
        <w:rPr>
          <w:rFonts w:ascii="Times" w:hAnsi="Times" w:cstheme="minorHAnsi"/>
          <w:bCs/>
          <w:sz w:val="22"/>
          <w:szCs w:val="22"/>
          <w:lang w:val="en-US"/>
        </w:rPr>
        <w:t>biomass</w:t>
      </w:r>
      <w:r w:rsidR="00D031F8" w:rsidRPr="00FC0A34">
        <w:rPr>
          <w:rFonts w:ascii="Times" w:hAnsi="Times" w:cstheme="minorHAnsi"/>
          <w:bCs/>
          <w:sz w:val="22"/>
          <w:szCs w:val="22"/>
          <w:lang w:val="en-US"/>
        </w:rPr>
        <w:t xml:space="preserve"> </w:t>
      </w:r>
      <w:r w:rsidR="00DD1A90" w:rsidRPr="00FC0A34">
        <w:rPr>
          <w:rFonts w:ascii="Times" w:hAnsi="Times" w:cstheme="minorHAnsi"/>
          <w:bCs/>
          <w:sz w:val="22"/>
          <w:szCs w:val="22"/>
          <w:lang w:val="en-US"/>
        </w:rPr>
        <w:t>by 2100</w:t>
      </w:r>
      <w:r w:rsidR="00245369" w:rsidRPr="00FC0A34">
        <w:rPr>
          <w:rFonts w:ascii="Times" w:hAnsi="Times" w:cstheme="minorHAnsi"/>
          <w:bCs/>
          <w:sz w:val="22"/>
          <w:szCs w:val="22"/>
          <w:lang w:val="en-US"/>
        </w:rPr>
        <w:t xml:space="preserve">, </w:t>
      </w:r>
      <w:r w:rsidR="00B035ED" w:rsidRPr="00FC0A34">
        <w:rPr>
          <w:rFonts w:ascii="Times" w:hAnsi="Times" w:cstheme="minorHAnsi"/>
          <w:bCs/>
          <w:sz w:val="22"/>
          <w:szCs w:val="22"/>
          <w:lang w:val="en-US"/>
        </w:rPr>
        <w:t xml:space="preserve">especially at higher trophic levels </w:t>
      </w:r>
      <w:r w:rsidR="00655B5B" w:rsidRPr="00FC0A34">
        <w:rPr>
          <w:rFonts w:ascii="Times" w:hAnsi="Times" w:cstheme="minorHAnsi"/>
          <w:bCs/>
          <w:sz w:val="22"/>
          <w:szCs w:val="22"/>
          <w:lang w:val="en-US"/>
        </w:rPr>
        <w:fldChar w:fldCharType="begin"/>
      </w:r>
      <w:r w:rsidR="00655B5B" w:rsidRPr="00FC0A34">
        <w:rPr>
          <w:rFonts w:ascii="Times" w:hAnsi="Times" w:cstheme="minorHAnsi"/>
          <w:bCs/>
          <w:sz w:val="22"/>
          <w:szCs w:val="22"/>
          <w:lang w:val="en-US"/>
        </w:rPr>
        <w:instrText xml:space="preserve"> ADDIN ZOTERO_ITEM CSL_CITATION {"citationID":"XrPiErc3","properties":{"formattedCitation":"(Lotze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655B5B" w:rsidRPr="00FC0A34">
        <w:rPr>
          <w:rFonts w:ascii="Times" w:hAnsi="Times" w:cstheme="minorHAnsi"/>
          <w:bCs/>
          <w:sz w:val="22"/>
          <w:szCs w:val="22"/>
          <w:lang w:val="en-US"/>
        </w:rPr>
        <w:fldChar w:fldCharType="separate"/>
      </w:r>
      <w:r w:rsidR="00655B5B" w:rsidRPr="00FC0A34">
        <w:rPr>
          <w:rFonts w:ascii="Times" w:hAnsi="Times" w:cs="Times New Roman"/>
          <w:sz w:val="22"/>
          <w:szCs w:val="22"/>
        </w:rPr>
        <w:t xml:space="preserve">(Lotze </w:t>
      </w:r>
      <w:r w:rsidR="00655B5B" w:rsidRPr="00FC0A34">
        <w:rPr>
          <w:rFonts w:ascii="Times" w:hAnsi="Times" w:cs="Times New Roman"/>
          <w:i/>
          <w:iCs/>
          <w:sz w:val="22"/>
          <w:szCs w:val="22"/>
        </w:rPr>
        <w:t>et al.</w:t>
      </w:r>
      <w:r w:rsidR="00655B5B" w:rsidRPr="00FC0A34">
        <w:rPr>
          <w:rFonts w:ascii="Times" w:hAnsi="Times" w:cs="Times New Roman"/>
          <w:sz w:val="22"/>
          <w:szCs w:val="22"/>
        </w:rPr>
        <w:t xml:space="preserve"> 2019)</w:t>
      </w:r>
      <w:r w:rsidR="00655B5B" w:rsidRPr="00FC0A34">
        <w:rPr>
          <w:rFonts w:ascii="Times" w:hAnsi="Times" w:cstheme="minorHAnsi"/>
          <w:bCs/>
          <w:sz w:val="22"/>
          <w:szCs w:val="22"/>
          <w:lang w:val="en-US"/>
        </w:rPr>
        <w:fldChar w:fldCharType="end"/>
      </w:r>
      <w:r w:rsidR="004317A5" w:rsidRPr="00FC0A34">
        <w:rPr>
          <w:rFonts w:ascii="Times" w:hAnsi="Times" w:cstheme="minorHAnsi"/>
          <w:bCs/>
          <w:sz w:val="22"/>
          <w:szCs w:val="22"/>
          <w:lang w:val="en-US"/>
        </w:rPr>
        <w:t>.</w:t>
      </w:r>
      <w:r w:rsidR="00E11CE4" w:rsidRPr="00FC0A34">
        <w:rPr>
          <w:rFonts w:ascii="Times" w:hAnsi="Times" w:cstheme="minorHAnsi"/>
          <w:bCs/>
          <w:sz w:val="22"/>
          <w:szCs w:val="22"/>
          <w:lang w:val="en-US"/>
        </w:rPr>
        <w:t xml:space="preserve"> </w:t>
      </w:r>
      <w:r w:rsidR="009649BB" w:rsidRPr="00FC0A34">
        <w:rPr>
          <w:rFonts w:ascii="Times" w:hAnsi="Times" w:cstheme="minorHAnsi"/>
          <w:bCs/>
          <w:sz w:val="22"/>
          <w:szCs w:val="22"/>
          <w:lang w:val="en-US"/>
        </w:rPr>
        <w:t xml:space="preserve">Large scale models are </w:t>
      </w:r>
      <w:r w:rsidR="00C80C3F" w:rsidRPr="00FC0A34">
        <w:rPr>
          <w:rFonts w:ascii="Times" w:hAnsi="Times" w:cstheme="minorHAnsi"/>
          <w:bCs/>
          <w:sz w:val="22"/>
          <w:szCs w:val="22"/>
          <w:lang w:val="en-US"/>
        </w:rPr>
        <w:t xml:space="preserve">crucial for </w:t>
      </w:r>
      <w:r w:rsidR="001A2FF6" w:rsidRPr="00FC0A34">
        <w:rPr>
          <w:rFonts w:ascii="Times" w:hAnsi="Times" w:cstheme="minorHAnsi"/>
          <w:bCs/>
          <w:sz w:val="22"/>
          <w:szCs w:val="22"/>
          <w:lang w:val="en-US"/>
        </w:rPr>
        <w:t>informing global assessments</w:t>
      </w:r>
      <w:r w:rsidR="009E6692" w:rsidRPr="00FC0A34">
        <w:rPr>
          <w:rFonts w:ascii="Times" w:hAnsi="Times" w:cstheme="minorHAnsi"/>
          <w:bCs/>
          <w:sz w:val="22"/>
          <w:szCs w:val="22"/>
          <w:lang w:val="en-US"/>
        </w:rPr>
        <w:t xml:space="preserve"> about the </w:t>
      </w:r>
      <w:r w:rsidR="006C2C83" w:rsidRPr="00FC0A34">
        <w:rPr>
          <w:rFonts w:ascii="Times" w:hAnsi="Times" w:cstheme="minorHAnsi"/>
          <w:bCs/>
          <w:sz w:val="22"/>
          <w:szCs w:val="22"/>
          <w:lang w:val="en-US"/>
        </w:rPr>
        <w:t>implications</w:t>
      </w:r>
      <w:r w:rsidR="00337E32" w:rsidRPr="00FC0A34">
        <w:rPr>
          <w:rFonts w:ascii="Times" w:hAnsi="Times" w:cstheme="minorHAnsi"/>
          <w:bCs/>
          <w:sz w:val="22"/>
          <w:szCs w:val="22"/>
          <w:lang w:val="en-US"/>
        </w:rPr>
        <w:t xml:space="preserve"> of </w:t>
      </w:r>
      <w:r w:rsidR="008E592A" w:rsidRPr="00FC0A34">
        <w:rPr>
          <w:rFonts w:ascii="Times" w:hAnsi="Times" w:cstheme="minorHAnsi"/>
          <w:bCs/>
          <w:sz w:val="22"/>
          <w:szCs w:val="22"/>
          <w:lang w:val="en-US"/>
        </w:rPr>
        <w:t xml:space="preserve">climate change </w:t>
      </w:r>
      <w:r w:rsidR="007B4834" w:rsidRPr="00FC0A34">
        <w:rPr>
          <w:rFonts w:ascii="Times" w:hAnsi="Times" w:cstheme="minorHAnsi"/>
          <w:bCs/>
          <w:sz w:val="22"/>
          <w:szCs w:val="22"/>
          <w:lang w:val="en-US"/>
        </w:rPr>
        <w:fldChar w:fldCharType="begin"/>
      </w:r>
      <w:r w:rsidR="007B4834" w:rsidRPr="00FC0A34">
        <w:rPr>
          <w:rFonts w:ascii="Times" w:hAnsi="Times" w:cstheme="minorHAnsi"/>
          <w:bCs/>
          <w:sz w:val="22"/>
          <w:szCs w:val="22"/>
          <w:lang w:val="en-US"/>
        </w:rPr>
        <w:instrText xml:space="preserve"> ADDIN ZOTERO_ITEM CSL_CITATION {"citationID":"WYHsWRBc","properties":{"formattedCitation":"(Lotze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7B4834" w:rsidRPr="00FC0A34">
        <w:rPr>
          <w:rFonts w:ascii="Times" w:hAnsi="Times" w:cstheme="minorHAnsi"/>
          <w:bCs/>
          <w:sz w:val="22"/>
          <w:szCs w:val="22"/>
          <w:lang w:val="en-US"/>
        </w:rPr>
        <w:fldChar w:fldCharType="separate"/>
      </w:r>
      <w:r w:rsidR="007B4834" w:rsidRPr="00FC0A34">
        <w:rPr>
          <w:rFonts w:ascii="Times" w:hAnsi="Times" w:cs="Times New Roman"/>
          <w:sz w:val="22"/>
          <w:szCs w:val="22"/>
        </w:rPr>
        <w:t xml:space="preserve">(Lotze </w:t>
      </w:r>
      <w:r w:rsidR="007B4834" w:rsidRPr="00FC0A34">
        <w:rPr>
          <w:rFonts w:ascii="Times" w:hAnsi="Times" w:cs="Times New Roman"/>
          <w:i/>
          <w:iCs/>
          <w:sz w:val="22"/>
          <w:szCs w:val="22"/>
        </w:rPr>
        <w:t>et al.</w:t>
      </w:r>
      <w:r w:rsidR="007B4834" w:rsidRPr="00FC0A34">
        <w:rPr>
          <w:rFonts w:ascii="Times" w:hAnsi="Times" w:cs="Times New Roman"/>
          <w:sz w:val="22"/>
          <w:szCs w:val="22"/>
        </w:rPr>
        <w:t xml:space="preserve"> 2019)</w:t>
      </w:r>
      <w:r w:rsidR="007B4834" w:rsidRPr="00FC0A34">
        <w:rPr>
          <w:rFonts w:ascii="Times" w:hAnsi="Times" w:cstheme="minorHAnsi"/>
          <w:bCs/>
          <w:sz w:val="22"/>
          <w:szCs w:val="22"/>
          <w:lang w:val="en-US"/>
        </w:rPr>
        <w:fldChar w:fldCharType="end"/>
      </w:r>
      <w:r w:rsidR="004D30FB" w:rsidRPr="00FC0A34">
        <w:rPr>
          <w:rFonts w:ascii="Times" w:hAnsi="Times" w:cstheme="minorHAnsi"/>
          <w:bCs/>
          <w:sz w:val="22"/>
          <w:szCs w:val="22"/>
          <w:lang w:val="en-US"/>
        </w:rPr>
        <w:t xml:space="preserve">. However, </w:t>
      </w:r>
      <w:r w:rsidR="008F755A" w:rsidRPr="00FC0A34">
        <w:rPr>
          <w:rFonts w:ascii="Times" w:hAnsi="Times" w:cstheme="minorHAnsi"/>
          <w:bCs/>
          <w:sz w:val="22"/>
          <w:szCs w:val="22"/>
          <w:lang w:val="en-US"/>
        </w:rPr>
        <w:t>by</w:t>
      </w:r>
      <w:r w:rsidR="002D1562" w:rsidRPr="00FC0A34">
        <w:rPr>
          <w:rFonts w:ascii="Times" w:hAnsi="Times" w:cstheme="minorHAnsi"/>
          <w:bCs/>
          <w:sz w:val="22"/>
          <w:szCs w:val="22"/>
          <w:lang w:val="en-US"/>
        </w:rPr>
        <w:t xml:space="preserve"> necessity,</w:t>
      </w:r>
      <w:r w:rsidR="003C2839" w:rsidRPr="00FC0A34">
        <w:rPr>
          <w:rFonts w:ascii="Times" w:hAnsi="Times" w:cstheme="minorHAnsi"/>
          <w:bCs/>
          <w:sz w:val="22"/>
          <w:szCs w:val="22"/>
          <w:lang w:val="en-US"/>
        </w:rPr>
        <w:t xml:space="preserve"> these </w:t>
      </w:r>
      <w:r w:rsidR="006771C6" w:rsidRPr="00FC0A34">
        <w:rPr>
          <w:rFonts w:ascii="Times" w:hAnsi="Times" w:cstheme="minorHAnsi"/>
          <w:bCs/>
          <w:sz w:val="22"/>
          <w:szCs w:val="22"/>
          <w:lang w:val="en-US"/>
        </w:rPr>
        <w:t xml:space="preserve">models </w:t>
      </w:r>
      <w:r w:rsidR="003C2839" w:rsidRPr="00FC0A34">
        <w:rPr>
          <w:rFonts w:ascii="Times" w:hAnsi="Times" w:cstheme="minorHAnsi"/>
          <w:bCs/>
          <w:sz w:val="22"/>
          <w:szCs w:val="22"/>
          <w:lang w:val="en-US"/>
        </w:rPr>
        <w:t xml:space="preserve">rely on </w:t>
      </w:r>
      <w:r w:rsidR="00797921" w:rsidRPr="00FC0A34">
        <w:rPr>
          <w:rFonts w:ascii="Times" w:hAnsi="Times" w:cstheme="minorHAnsi"/>
          <w:bCs/>
          <w:sz w:val="22"/>
          <w:szCs w:val="22"/>
          <w:lang w:val="en-US"/>
        </w:rPr>
        <w:t xml:space="preserve">simplifying </w:t>
      </w:r>
      <w:r w:rsidR="007C2949" w:rsidRPr="00FC0A34">
        <w:rPr>
          <w:rFonts w:ascii="Times" w:hAnsi="Times" w:cstheme="minorHAnsi"/>
          <w:bCs/>
          <w:sz w:val="22"/>
          <w:szCs w:val="22"/>
          <w:lang w:val="en-US"/>
        </w:rPr>
        <w:t>assumption</w:t>
      </w:r>
      <w:r w:rsidR="00371DB4" w:rsidRPr="00FC0A34">
        <w:rPr>
          <w:rFonts w:ascii="Times" w:hAnsi="Times" w:cstheme="minorHAnsi"/>
          <w:bCs/>
          <w:sz w:val="22"/>
          <w:szCs w:val="22"/>
          <w:lang w:val="en-US"/>
        </w:rPr>
        <w:t xml:space="preserve">s </w:t>
      </w:r>
      <w:r w:rsidR="00371DB4" w:rsidRPr="00FC0A34">
        <w:rPr>
          <w:rFonts w:ascii="Times" w:hAnsi="Times" w:cstheme="minorHAnsi"/>
          <w:bCs/>
          <w:sz w:val="22"/>
          <w:szCs w:val="22"/>
          <w:lang w:val="en-US"/>
        </w:rPr>
        <w:fldChar w:fldCharType="begin"/>
      </w:r>
      <w:r w:rsidR="00371DB4" w:rsidRPr="00FC0A34">
        <w:rPr>
          <w:rFonts w:ascii="Times" w:hAnsi="Times" w:cstheme="minorHAnsi"/>
          <w:bCs/>
          <w:sz w:val="22"/>
          <w:szCs w:val="22"/>
          <w:lang w:val="en-US"/>
        </w:rPr>
        <w:instrText xml:space="preserve"> ADDIN ZOTERO_ITEM CSL_CITATION {"citationID":"3xVPeARB","properties":{"formattedCitation":"(Fulton {\\i{}et al.} 2019)","plainCitation":"(Fulton et al. 2019)","noteIndex":0},"citationItems":[{"id":1635,"uris":["http://zotero.org/users/6116610/items/GQQXXRZ5"],"uri":["http://zotero.org/users/6116610/items/GQQXXRZ5"],"itemData":{"id":1635,"type":"article-journal","abstract":"Humans have observed the natural world and how people interact with it for millennia. Over the past century, synthesis and expansion of that understanding has occurred under the banner of the “new” discipline of ecology. The mechanisms considered operate in and between many different scales—from the individual and short time frames, up through populations, communities, land/seascapes and ecosystems. Whereas, some of these scales have been more readily studied than others—particularly the population to regional landscape scales—over the course of the past 20 years new unifying insights have been possible via the application of ideas from new perspectives, such as the ﬁelds of complexity and network theory. At any sufﬁciently large gathering (and with sufﬁcient lubrication) discussions over whether ecologists will ever uncover unifying laws and what they may look like still persist. Any pessimism expressed tends to grow from acknowledgment that gaping holes still exist in our understanding of the natural world and its functioning, especially at the smallest and grandest scales. Conceptualization of some fundamental ideas, such as evolution, are also undergoing review as global change presents levels of directional pressure on ecosystems not previously seen in recorded history. New sensor and monitoring technologies are opening up new data streams at volumes that can seem overwhelming but also provide an opportunity for a profusion of new discoveries by marrying data across scales in volumes hitherto infeasible. As with so many aspects of science and life, now is an exciting time to be an ecologist.","container-title":"Frontiers in Ecology and Evolution","DOI":"10.3389/fevo.2019.00424","ISSN":"2296-701X","journalAbbreviation":"Front. Ecol. Evol.","language":"en","page":"424","source":"DOI.org (Crossref)","title":"Where the Ecological Gaps Remain, a Modelers' Perspective","volume":"7","author":[{"family":"Fulton","given":"Elizabeth A."},{"family":"Blanchard","given":"Julia L."},{"family":"Melbourne-Thomas","given":"Jessica"},{"family":"Plagányi","given":"Éva E."},{"family":"Tulloch","given":"Vivitskaia J. D."}],"issued":{"date-parts":[["2019",11,8]]}}}],"schema":"https://github.com/citation-style-language/schema/raw/master/csl-citation.json"} </w:instrText>
      </w:r>
      <w:r w:rsidR="00371DB4" w:rsidRPr="00FC0A34">
        <w:rPr>
          <w:rFonts w:ascii="Times" w:hAnsi="Times" w:cstheme="minorHAnsi"/>
          <w:bCs/>
          <w:sz w:val="22"/>
          <w:szCs w:val="22"/>
          <w:lang w:val="en-US"/>
        </w:rPr>
        <w:fldChar w:fldCharType="separate"/>
      </w:r>
      <w:r w:rsidR="00371DB4" w:rsidRPr="00FC0A34">
        <w:rPr>
          <w:rFonts w:ascii="Times" w:hAnsi="Times" w:cs="Times New Roman"/>
          <w:sz w:val="22"/>
          <w:szCs w:val="22"/>
        </w:rPr>
        <w:t xml:space="preserve">(Fulton </w:t>
      </w:r>
      <w:r w:rsidR="00371DB4" w:rsidRPr="00FC0A34">
        <w:rPr>
          <w:rFonts w:ascii="Times" w:hAnsi="Times" w:cs="Times New Roman"/>
          <w:i/>
          <w:iCs/>
          <w:sz w:val="22"/>
          <w:szCs w:val="22"/>
        </w:rPr>
        <w:t>et al.</w:t>
      </w:r>
      <w:r w:rsidR="00371DB4" w:rsidRPr="00FC0A34">
        <w:rPr>
          <w:rFonts w:ascii="Times" w:hAnsi="Times" w:cs="Times New Roman"/>
          <w:sz w:val="22"/>
          <w:szCs w:val="22"/>
        </w:rPr>
        <w:t xml:space="preserve"> 2019)</w:t>
      </w:r>
      <w:r w:rsidR="00371DB4" w:rsidRPr="00FC0A34">
        <w:rPr>
          <w:rFonts w:ascii="Times" w:hAnsi="Times" w:cstheme="minorHAnsi"/>
          <w:bCs/>
          <w:sz w:val="22"/>
          <w:szCs w:val="22"/>
          <w:lang w:val="en-US"/>
        </w:rPr>
        <w:fldChar w:fldCharType="end"/>
      </w:r>
      <w:r w:rsidR="00753159">
        <w:rPr>
          <w:rFonts w:ascii="Times" w:hAnsi="Times" w:cstheme="minorHAnsi"/>
          <w:bCs/>
          <w:sz w:val="22"/>
          <w:szCs w:val="22"/>
          <w:lang w:val="en-US"/>
        </w:rPr>
        <w:t xml:space="preserve">, including </w:t>
      </w:r>
      <w:r w:rsidR="00FF7D7E">
        <w:rPr>
          <w:rFonts w:ascii="Times" w:hAnsi="Times" w:cstheme="minorHAnsi"/>
          <w:bCs/>
          <w:sz w:val="22"/>
          <w:szCs w:val="22"/>
          <w:lang w:val="en-US"/>
        </w:rPr>
        <w:t xml:space="preserve">species-resolved food webs </w:t>
      </w:r>
      <w:r w:rsidR="002A4034">
        <w:rPr>
          <w:rFonts w:ascii="Times" w:hAnsi="Times" w:cstheme="minorHAnsi"/>
          <w:bCs/>
          <w:sz w:val="22"/>
          <w:szCs w:val="22"/>
          <w:lang w:val="en-US"/>
        </w:rPr>
        <w:t xml:space="preserve">and </w:t>
      </w:r>
      <w:r w:rsidR="001D5FB0">
        <w:rPr>
          <w:rFonts w:ascii="Times" w:hAnsi="Times" w:cstheme="minorHAnsi"/>
          <w:bCs/>
          <w:sz w:val="22"/>
          <w:szCs w:val="22"/>
          <w:lang w:val="en-US"/>
        </w:rPr>
        <w:t xml:space="preserve">the </w:t>
      </w:r>
      <w:r w:rsidR="00D24E10">
        <w:rPr>
          <w:rFonts w:ascii="Times" w:hAnsi="Times" w:cstheme="minorHAnsi"/>
          <w:bCs/>
          <w:sz w:val="22"/>
          <w:szCs w:val="22"/>
          <w:lang w:val="en-US"/>
        </w:rPr>
        <w:t>effects of temperature on individual</w:t>
      </w:r>
      <w:r w:rsidR="00971A73">
        <w:rPr>
          <w:rFonts w:ascii="Times" w:hAnsi="Times" w:cstheme="minorHAnsi"/>
          <w:bCs/>
          <w:sz w:val="22"/>
          <w:szCs w:val="22"/>
          <w:lang w:val="en-US"/>
        </w:rPr>
        <w:t>-level physiology</w:t>
      </w:r>
      <w:r w:rsidR="0053025F">
        <w:rPr>
          <w:rFonts w:ascii="Times" w:hAnsi="Times" w:cstheme="minorHAnsi"/>
          <w:bCs/>
          <w:sz w:val="22"/>
          <w:szCs w:val="22"/>
          <w:lang w:val="en-US"/>
        </w:rPr>
        <w:t xml:space="preserve"> (but see </w:t>
      </w:r>
      <w:r w:rsidR="0053025F">
        <w:rPr>
          <w:rFonts w:ascii="Times" w:hAnsi="Times" w:cstheme="minorHAnsi"/>
          <w:bCs/>
          <w:sz w:val="22"/>
          <w:szCs w:val="22"/>
          <w:lang w:val="en-US"/>
        </w:rPr>
        <w:fldChar w:fldCharType="begin"/>
      </w:r>
      <w:r w:rsidR="0053025F">
        <w:rPr>
          <w:rFonts w:ascii="Times" w:hAnsi="Times" w:cstheme="minorHAnsi"/>
          <w:bCs/>
          <w:sz w:val="22"/>
          <w:szCs w:val="22"/>
          <w:lang w:val="en-US"/>
        </w:rPr>
        <w:instrText xml:space="preserve"> ADDIN ZOTERO_ITEM CSL_CITATION {"citationID":"fc42ojaG","properties":{"formattedCitation":"(Woodworth-Jefcoats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53025F">
        <w:rPr>
          <w:rFonts w:ascii="Times" w:hAnsi="Times" w:cstheme="minorHAnsi"/>
          <w:bCs/>
          <w:sz w:val="22"/>
          <w:szCs w:val="22"/>
          <w:lang w:val="en-US"/>
        </w:rPr>
        <w:fldChar w:fldCharType="separate"/>
      </w:r>
      <w:r w:rsidR="0053025F" w:rsidRPr="0053025F">
        <w:rPr>
          <w:rFonts w:ascii="Times" w:hAnsi="Times" w:cs="Times New Roman"/>
          <w:sz w:val="22"/>
        </w:rPr>
        <w:t xml:space="preserve">(Woodworth-Jefcoats </w:t>
      </w:r>
      <w:r w:rsidR="0053025F" w:rsidRPr="0053025F">
        <w:rPr>
          <w:rFonts w:ascii="Times" w:hAnsi="Times" w:cs="Times New Roman"/>
          <w:i/>
          <w:iCs/>
          <w:sz w:val="22"/>
        </w:rPr>
        <w:t>et al.</w:t>
      </w:r>
      <w:r w:rsidR="0053025F" w:rsidRPr="0053025F">
        <w:rPr>
          <w:rFonts w:ascii="Times" w:hAnsi="Times" w:cs="Times New Roman"/>
          <w:sz w:val="22"/>
        </w:rPr>
        <w:t xml:space="preserve"> 2019)</w:t>
      </w:r>
      <w:r w:rsidR="0053025F">
        <w:rPr>
          <w:rFonts w:ascii="Times" w:hAnsi="Times" w:cstheme="minorHAnsi"/>
          <w:bCs/>
          <w:sz w:val="22"/>
          <w:szCs w:val="22"/>
          <w:lang w:val="en-US"/>
        </w:rPr>
        <w:fldChar w:fldCharType="end"/>
      </w:r>
      <w:r w:rsidR="0053025F">
        <w:rPr>
          <w:rFonts w:ascii="Times" w:hAnsi="Times" w:cstheme="minorHAnsi"/>
          <w:bCs/>
          <w:sz w:val="22"/>
          <w:szCs w:val="22"/>
          <w:lang w:val="en-US"/>
        </w:rPr>
        <w:t>)</w:t>
      </w:r>
      <w:r w:rsidR="00EC0C9B">
        <w:rPr>
          <w:rFonts w:ascii="Times" w:hAnsi="Times" w:cstheme="minorHAnsi"/>
          <w:bCs/>
          <w:sz w:val="22"/>
          <w:szCs w:val="22"/>
          <w:lang w:val="en-US"/>
        </w:rPr>
        <w:t>. Instead</w:t>
      </w:r>
      <w:r w:rsidR="00C339EC">
        <w:rPr>
          <w:rFonts w:ascii="Times" w:hAnsi="Times" w:cstheme="minorHAnsi"/>
          <w:bCs/>
          <w:sz w:val="22"/>
          <w:szCs w:val="22"/>
          <w:lang w:val="en-US"/>
        </w:rPr>
        <w:t xml:space="preserve">, temperature is </w:t>
      </w:r>
      <w:r w:rsidR="009328B4">
        <w:rPr>
          <w:rFonts w:ascii="Times" w:hAnsi="Times" w:cstheme="minorHAnsi"/>
          <w:bCs/>
          <w:sz w:val="22"/>
          <w:szCs w:val="22"/>
          <w:lang w:val="en-US"/>
        </w:rPr>
        <w:t xml:space="preserve">often </w:t>
      </w:r>
      <w:r w:rsidR="00120149">
        <w:rPr>
          <w:rFonts w:ascii="Times" w:hAnsi="Times" w:cstheme="minorHAnsi"/>
          <w:bCs/>
          <w:sz w:val="22"/>
          <w:szCs w:val="22"/>
          <w:lang w:val="en-US"/>
        </w:rPr>
        <w:t xml:space="preserve">assumed to act mainly on </w:t>
      </w:r>
      <w:r w:rsidR="002E7FF8">
        <w:rPr>
          <w:rFonts w:ascii="Times" w:hAnsi="Times" w:cstheme="minorHAnsi"/>
          <w:bCs/>
          <w:sz w:val="22"/>
          <w:szCs w:val="22"/>
          <w:lang w:val="en-US"/>
        </w:rPr>
        <w:t xml:space="preserve">ecosystem </w:t>
      </w:r>
      <w:r w:rsidR="00F30B32">
        <w:rPr>
          <w:rFonts w:ascii="Times" w:hAnsi="Times" w:cstheme="minorHAnsi"/>
          <w:bCs/>
          <w:sz w:val="22"/>
          <w:szCs w:val="22"/>
          <w:lang w:val="en-US"/>
        </w:rPr>
        <w:t>productivity</w:t>
      </w:r>
      <w:r w:rsidR="00A22E53">
        <w:rPr>
          <w:rFonts w:ascii="Times" w:hAnsi="Times" w:cstheme="minorHAnsi"/>
          <w:bCs/>
          <w:sz w:val="22"/>
          <w:szCs w:val="22"/>
          <w:lang w:val="en-US"/>
        </w:rPr>
        <w:t xml:space="preserve"> </w:t>
      </w:r>
      <w:r w:rsidR="0002602F">
        <w:rPr>
          <w:rFonts w:ascii="Times" w:hAnsi="Times" w:cstheme="minorHAnsi"/>
          <w:bCs/>
          <w:sz w:val="22"/>
          <w:szCs w:val="22"/>
          <w:lang w:val="en-US"/>
        </w:rPr>
        <w:t>(</w:t>
      </w:r>
      <w:r w:rsidR="00021281">
        <w:rPr>
          <w:rFonts w:ascii="Times" w:hAnsi="Times" w:cstheme="minorHAnsi"/>
          <w:bCs/>
          <w:sz w:val="22"/>
          <w:szCs w:val="22"/>
          <w:lang w:val="en-US"/>
        </w:rPr>
        <w:t>“</w:t>
      </w:r>
      <w:r w:rsidR="0002602F">
        <w:rPr>
          <w:rFonts w:ascii="Times" w:hAnsi="Times" w:cstheme="minorHAnsi"/>
          <w:bCs/>
          <w:sz w:val="22"/>
          <w:szCs w:val="22"/>
          <w:lang w:val="en-US"/>
        </w:rPr>
        <w:t>bottom up</w:t>
      </w:r>
      <w:r w:rsidR="00021281">
        <w:rPr>
          <w:rFonts w:ascii="Times" w:hAnsi="Times" w:cstheme="minorHAnsi"/>
          <w:bCs/>
          <w:sz w:val="22"/>
          <w:szCs w:val="22"/>
          <w:lang w:val="en-US"/>
        </w:rPr>
        <w:t>”</w:t>
      </w:r>
      <w:r w:rsidR="003471EC">
        <w:rPr>
          <w:rFonts w:ascii="Times" w:hAnsi="Times" w:cstheme="minorHAnsi"/>
          <w:bCs/>
          <w:sz w:val="22"/>
          <w:szCs w:val="22"/>
          <w:lang w:val="en-US"/>
        </w:rPr>
        <w:t>)</w:t>
      </w:r>
      <w:r w:rsidR="00BC4C95">
        <w:rPr>
          <w:rFonts w:ascii="Times" w:hAnsi="Times" w:cstheme="minorHAnsi"/>
          <w:bCs/>
          <w:sz w:val="22"/>
          <w:szCs w:val="22"/>
          <w:lang w:val="en-US"/>
        </w:rPr>
        <w:t xml:space="preserve"> rather than both individual physiology </w:t>
      </w:r>
      <w:r w:rsidR="00080EAC">
        <w:rPr>
          <w:rFonts w:ascii="Times" w:hAnsi="Times" w:cstheme="minorHAnsi"/>
          <w:bCs/>
          <w:sz w:val="22"/>
          <w:szCs w:val="22"/>
          <w:lang w:val="en-US"/>
        </w:rPr>
        <w:t xml:space="preserve">(“top down”) </w:t>
      </w:r>
      <w:r w:rsidR="00BC4C95">
        <w:rPr>
          <w:rFonts w:ascii="Times" w:hAnsi="Times" w:cstheme="minorHAnsi"/>
          <w:bCs/>
          <w:sz w:val="22"/>
          <w:szCs w:val="22"/>
          <w:lang w:val="en-US"/>
        </w:rPr>
        <w:t>and productivity</w:t>
      </w:r>
      <w:r w:rsidR="004A24BB">
        <w:rPr>
          <w:rFonts w:ascii="Times" w:hAnsi="Times" w:cstheme="minorHAnsi"/>
          <w:bCs/>
          <w:sz w:val="22"/>
          <w:szCs w:val="22"/>
          <w:lang w:val="en-US"/>
        </w:rPr>
        <w:t>.</w:t>
      </w:r>
      <w:r w:rsidR="00BC4C95">
        <w:rPr>
          <w:rFonts w:ascii="Times" w:hAnsi="Times" w:cstheme="minorHAnsi"/>
          <w:bCs/>
          <w:sz w:val="22"/>
          <w:szCs w:val="22"/>
          <w:lang w:val="en-US"/>
        </w:rPr>
        <w:t xml:space="preserve"> </w:t>
      </w:r>
      <w:r w:rsidR="007173F4" w:rsidRPr="00FC0A34">
        <w:rPr>
          <w:rFonts w:ascii="Times" w:hAnsi="Times" w:cstheme="minorHAnsi"/>
          <w:bCs/>
          <w:sz w:val="22"/>
          <w:szCs w:val="22"/>
          <w:lang w:val="en-US"/>
        </w:rPr>
        <w:t>Thus, t</w:t>
      </w:r>
      <w:r w:rsidR="00CD7CA8" w:rsidRPr="00FC0A34">
        <w:rPr>
          <w:rFonts w:ascii="Times" w:hAnsi="Times" w:cstheme="minorHAnsi"/>
          <w:bCs/>
          <w:sz w:val="22"/>
          <w:szCs w:val="22"/>
          <w:lang w:val="en-US"/>
        </w:rPr>
        <w:t xml:space="preserve">here is a need </w:t>
      </w:r>
      <w:r w:rsidR="00135699" w:rsidRPr="00FC0A34">
        <w:rPr>
          <w:rFonts w:ascii="Times" w:hAnsi="Times" w:cstheme="minorHAnsi"/>
          <w:bCs/>
          <w:sz w:val="22"/>
          <w:szCs w:val="22"/>
          <w:lang w:val="en-US"/>
        </w:rPr>
        <w:t>to</w:t>
      </w:r>
      <w:r w:rsidR="003670B2" w:rsidRPr="00FC0A34">
        <w:rPr>
          <w:rFonts w:ascii="Times" w:hAnsi="Times" w:cstheme="minorHAnsi"/>
          <w:bCs/>
          <w:sz w:val="22"/>
          <w:szCs w:val="22"/>
          <w:lang w:val="en-US"/>
        </w:rPr>
        <w:t xml:space="preserve"> </w:t>
      </w:r>
      <w:r w:rsidR="007A24A8" w:rsidRPr="00FC0A34">
        <w:rPr>
          <w:rFonts w:ascii="Times" w:hAnsi="Times" w:cstheme="minorHAnsi"/>
          <w:bCs/>
          <w:sz w:val="22"/>
          <w:szCs w:val="22"/>
          <w:lang w:val="en-US"/>
        </w:rPr>
        <w:t xml:space="preserve">increase our </w:t>
      </w:r>
      <w:r w:rsidR="002B7CFB" w:rsidRPr="00FC0A34">
        <w:rPr>
          <w:rFonts w:ascii="Times" w:hAnsi="Times" w:cstheme="minorHAnsi"/>
          <w:bCs/>
          <w:sz w:val="22"/>
          <w:szCs w:val="22"/>
          <w:lang w:val="en-US"/>
        </w:rPr>
        <w:t xml:space="preserve">mechanistic </w:t>
      </w:r>
      <w:r w:rsidR="007A24A8" w:rsidRPr="00FC0A34">
        <w:rPr>
          <w:rFonts w:ascii="Times" w:hAnsi="Times" w:cstheme="minorHAnsi"/>
          <w:bCs/>
          <w:sz w:val="22"/>
          <w:szCs w:val="22"/>
          <w:lang w:val="en-US"/>
        </w:rPr>
        <w:t xml:space="preserve">understanding of climate change impacts on </w:t>
      </w:r>
      <w:r w:rsidR="00A661AA" w:rsidRPr="00FC0A34">
        <w:rPr>
          <w:rFonts w:ascii="Times" w:hAnsi="Times" w:cstheme="minorHAnsi"/>
          <w:bCs/>
          <w:sz w:val="22"/>
          <w:szCs w:val="22"/>
          <w:lang w:val="en-US"/>
        </w:rPr>
        <w:t xml:space="preserve">individuals </w:t>
      </w:r>
      <w:r w:rsidR="005F165B" w:rsidRPr="00FC0A34">
        <w:rPr>
          <w:rFonts w:ascii="Times" w:hAnsi="Times" w:cstheme="minorHAnsi"/>
          <w:bCs/>
          <w:sz w:val="22"/>
          <w:szCs w:val="22"/>
          <w:lang w:val="en-US"/>
        </w:rPr>
        <w:t xml:space="preserve">and how that affects regional dynamics </w:t>
      </w:r>
      <w:r w:rsidR="00226802" w:rsidRPr="00FC0A34">
        <w:rPr>
          <w:rFonts w:ascii="Times" w:hAnsi="Times" w:cstheme="minorHAnsi"/>
          <w:bCs/>
          <w:sz w:val="22"/>
          <w:szCs w:val="22"/>
          <w:lang w:val="en-US"/>
        </w:rPr>
        <w:fldChar w:fldCharType="begin"/>
      </w:r>
      <w:r w:rsidR="00226802" w:rsidRPr="00FC0A34">
        <w:rPr>
          <w:rFonts w:ascii="Times" w:hAnsi="Times" w:cstheme="minorHAnsi"/>
          <w:bCs/>
          <w:sz w:val="22"/>
          <w:szCs w:val="22"/>
          <w:lang w:val="en-US"/>
        </w:rPr>
        <w:instrText xml:space="preserve"> ADDIN ZOTERO_ITEM CSL_CITATION {"citationID":"zrQtkANo","properties":{"formattedCitation":"(Blanchard {\\i{}et al.} 2012)","plainCitation":"(Blanchard et al. 2012)","noteIndex":0},"citationItems":[{"id":165,"uris":["http://zotero.org/users/6116610/items/GIX9G57E"],"uri":["http://zotero.org/users/6116610/items/GIX9G57E"],"itemData":{"id":165,"type":"article-journal","abstract":"Existing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226802" w:rsidRPr="00FC0A34">
        <w:rPr>
          <w:rFonts w:ascii="Times" w:hAnsi="Times" w:cstheme="minorHAnsi"/>
          <w:bCs/>
          <w:sz w:val="22"/>
          <w:szCs w:val="22"/>
          <w:lang w:val="en-US"/>
        </w:rPr>
        <w:fldChar w:fldCharType="separate"/>
      </w:r>
      <w:r w:rsidR="00226802" w:rsidRPr="00FC0A34">
        <w:rPr>
          <w:rFonts w:ascii="Times" w:hAnsi="Times" w:cs="Times New Roman"/>
          <w:sz w:val="22"/>
          <w:szCs w:val="22"/>
        </w:rPr>
        <w:t xml:space="preserve">(Blanchard </w:t>
      </w:r>
      <w:r w:rsidR="00226802" w:rsidRPr="00FC0A34">
        <w:rPr>
          <w:rFonts w:ascii="Times" w:hAnsi="Times" w:cs="Times New Roman"/>
          <w:i/>
          <w:iCs/>
          <w:sz w:val="22"/>
          <w:szCs w:val="22"/>
        </w:rPr>
        <w:t>et al.</w:t>
      </w:r>
      <w:r w:rsidR="00226802" w:rsidRPr="00FC0A34">
        <w:rPr>
          <w:rFonts w:ascii="Times" w:hAnsi="Times" w:cs="Times New Roman"/>
          <w:sz w:val="22"/>
          <w:szCs w:val="22"/>
        </w:rPr>
        <w:t xml:space="preserve"> 2012)</w:t>
      </w:r>
      <w:r w:rsidR="00226802" w:rsidRPr="00FC0A34">
        <w:rPr>
          <w:rFonts w:ascii="Times" w:hAnsi="Times" w:cstheme="minorHAnsi"/>
          <w:bCs/>
          <w:sz w:val="22"/>
          <w:szCs w:val="22"/>
          <w:lang w:val="en-US"/>
        </w:rPr>
        <w:fldChar w:fldCharType="end"/>
      </w:r>
      <w:r w:rsidR="002E6302" w:rsidRPr="00FC0A34">
        <w:rPr>
          <w:rFonts w:ascii="Times" w:hAnsi="Times" w:cstheme="minorHAnsi"/>
          <w:bCs/>
          <w:sz w:val="22"/>
          <w:szCs w:val="22"/>
          <w:lang w:val="en-US"/>
        </w:rPr>
        <w:t>.</w:t>
      </w:r>
      <w:commentRangeStart w:id="2"/>
      <w:commentRangeStart w:id="3"/>
      <w:r w:rsidR="002E6302" w:rsidRPr="00FC0A34">
        <w:rPr>
          <w:rFonts w:ascii="Times" w:hAnsi="Times" w:cstheme="minorHAnsi"/>
          <w:bCs/>
          <w:sz w:val="22"/>
          <w:szCs w:val="22"/>
          <w:lang w:val="en-US"/>
        </w:rPr>
        <w:t xml:space="preserve"> </w:t>
      </w:r>
      <w:commentRangeEnd w:id="2"/>
      <w:r w:rsidR="009E5D96" w:rsidRPr="00FC0A34">
        <w:rPr>
          <w:rStyle w:val="CommentReference"/>
          <w:rFonts w:ascii="Times" w:hAnsi="Times"/>
          <w:sz w:val="22"/>
          <w:szCs w:val="22"/>
        </w:rPr>
        <w:commentReference w:id="2"/>
      </w:r>
      <w:commentRangeEnd w:id="3"/>
      <w:r w:rsidR="00260936" w:rsidRPr="00FC0A34">
        <w:rPr>
          <w:rStyle w:val="CommentReference"/>
          <w:rFonts w:ascii="Times" w:hAnsi="Times"/>
          <w:sz w:val="22"/>
          <w:szCs w:val="22"/>
        </w:rPr>
        <w:commentReference w:id="3"/>
      </w:r>
    </w:p>
    <w:p w14:paraId="61F32916" w14:textId="08B51004" w:rsidR="009957CA" w:rsidRPr="00FC0A34" w:rsidRDefault="00404BA5" w:rsidP="00566D54">
      <w:pPr>
        <w:spacing w:line="480" w:lineRule="auto"/>
        <w:ind w:firstLine="284"/>
        <w:jc w:val="both"/>
        <w:rPr>
          <w:rFonts w:ascii="Times" w:hAnsi="Times" w:cstheme="minorHAnsi"/>
          <w:sz w:val="22"/>
          <w:szCs w:val="22"/>
          <w:lang w:val="en-US"/>
        </w:rPr>
      </w:pPr>
      <w:r w:rsidRPr="00FC0A34">
        <w:rPr>
          <w:rFonts w:ascii="Times" w:hAnsi="Times" w:cstheme="minorHAnsi"/>
          <w:sz w:val="22"/>
          <w:szCs w:val="22"/>
          <w:lang w:val="en-US"/>
        </w:rPr>
        <w:t xml:space="preserve">The primary effect of temperature is on individual physiology, </w:t>
      </w:r>
      <w:r w:rsidR="000907BE" w:rsidRPr="00FC0A34">
        <w:rPr>
          <w:rFonts w:ascii="Times" w:hAnsi="Times" w:cstheme="minorHAnsi"/>
          <w:sz w:val="22"/>
          <w:szCs w:val="22"/>
          <w:lang w:val="en-US"/>
        </w:rPr>
        <w:t xml:space="preserve">and individual-level processes such as metabolism, growth and mortality </w:t>
      </w:r>
      <w:r w:rsidR="0004409B" w:rsidRPr="00FC0A34">
        <w:rPr>
          <w:rFonts w:ascii="Times" w:hAnsi="Times" w:cstheme="minorHAnsi"/>
          <w:sz w:val="22"/>
          <w:szCs w:val="22"/>
          <w:lang w:val="en-US"/>
        </w:rPr>
        <w:t>govern ecosystem properties such as biomass production rates, abundance and size spectra</w:t>
      </w:r>
      <w:r w:rsidR="00F85F66" w:rsidRPr="00FC0A34">
        <w:rPr>
          <w:rFonts w:ascii="Times" w:hAnsi="Times" w:cstheme="minorHAnsi"/>
          <w:sz w:val="22"/>
          <w:szCs w:val="22"/>
          <w:lang w:val="en-US"/>
        </w:rPr>
        <w:t xml:space="preserve"> </w:t>
      </w:r>
      <w:r w:rsidR="00F85F66" w:rsidRPr="00FC0A34">
        <w:rPr>
          <w:rFonts w:ascii="Times" w:hAnsi="Times" w:cstheme="minorHAnsi"/>
          <w:sz w:val="22"/>
          <w:szCs w:val="22"/>
          <w:lang w:val="en-US"/>
        </w:rPr>
        <w:fldChar w:fldCharType="begin"/>
      </w:r>
      <w:r w:rsidR="00F85F66" w:rsidRPr="00FC0A34">
        <w:rPr>
          <w:rFonts w:ascii="Times" w:hAnsi="Times" w:cstheme="minorHAnsi"/>
          <w:sz w:val="22"/>
          <w:szCs w:val="22"/>
          <w:lang w:val="en-US"/>
        </w:rPr>
        <w:instrText xml:space="preserve"> ADDIN ZOTERO_ITEM CSL_CITATION {"citationID":"6gajWhr6","properties":{"formattedCitation":"(Andersen &amp; Beyer 2006; Jennings &amp; Collingridge 2015; Blanchard {\\i{}et al.} 2017)","plainCitation":"(Andersen &amp; Beyer 2006; Jennings &amp; Collingridge 2015; Blanchard et al. 2017)","noteIndex":0},"citationItems":[{"id":641,"uris":["http://zotero.org/users/6116610/items/4ZAL4EMW"],"uri":["http://zotero.org/users/6116610/items/4ZAL4EMW"],"itemData":{"id":641,"type":"article-journal","abstract":"The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F85F66" w:rsidRPr="00FC0A34">
        <w:rPr>
          <w:rFonts w:ascii="Cambria" w:hAnsi="Cambria" w:cs="Cambria"/>
          <w:sz w:val="22"/>
          <w:szCs w:val="22"/>
          <w:lang w:val="en-US"/>
        </w:rPr>
        <w:instrText>Ϫ</w:instrText>
      </w:r>
      <w:r w:rsidR="00F85F66" w:rsidRPr="00FC0A34">
        <w:rPr>
          <w:rFonts w:ascii="Times" w:hAnsi="Times" w:cstheme="minorHAnsi"/>
          <w:sz w:val="22"/>
          <w:szCs w:val="22"/>
          <w:lang w:val="en-US"/>
        </w:rPr>
        <w:instrText xml:space="preserve">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F85F66" w:rsidRPr="00FC0A34">
        <w:rPr>
          <w:rFonts w:ascii="Cambria Math" w:hAnsi="Cambria Math" w:cs="Cambria Math"/>
          <w:sz w:val="22"/>
          <w:szCs w:val="22"/>
          <w:lang w:val="en-US"/>
        </w:rPr>
        <w:instrText>∝</w:instrText>
      </w:r>
      <w:r w:rsidR="00F85F66" w:rsidRPr="00FC0A34">
        <w:rPr>
          <w:rFonts w:ascii="Times" w:hAnsi="Times" w:cstheme="minorHAnsi"/>
          <w:sz w:val="22"/>
          <w:szCs w:val="22"/>
          <w:lang w:val="en-US"/>
        </w:rPr>
        <w:instrText xml:space="preserve"> L</w:instrText>
      </w:r>
      <w:r w:rsidR="00F85F66" w:rsidRPr="00FC0A34">
        <w:rPr>
          <w:rFonts w:ascii="Cambria" w:hAnsi="Cambria" w:cs="Cambria"/>
          <w:sz w:val="22"/>
          <w:szCs w:val="22"/>
          <w:lang w:val="en-US"/>
        </w:rPr>
        <w:instrText>Ϫϱ</w:instrText>
      </w:r>
      <w:r w:rsidR="00F85F66" w:rsidRPr="00FC0A34">
        <w:rPr>
          <w:rFonts w:ascii="Times" w:hAnsi="Times" w:cstheme="minorHAnsi"/>
          <w:sz w:val="22"/>
          <w:szCs w:val="22"/>
          <w:lang w:val="en-US"/>
        </w:rPr>
        <w:instrText xml:space="preserve">1.","language":"en","page":"8","source":"Zotero","title":"Asymptotic Size Determines Species Abundance in the Marine Size Spectrum.","author":[{"family":"Andersen","given":"K H"},{"family":"Beyer","given":"J E"}],"issued":{"date-parts":[["2006"]]}}},{"id":311,"uris":["http://zotero.org/users/6116610/items/66YCR93X"],"uri":["http://zotero.org/users/6116610/items/66YCR93X"],"itemData":{"id":311,"type":"article-journal","abstract":"Existing estimates of fish and consumer biomass in the world's oceans are disparate. This creates uncertainty about the roles of fish and other consumers in biogeochemical cycles and ecosystem processes, the extent of human and environmental impacts and fishery potential. We develop and use a size-based macroecological model to assess the effects of parameter uncertainty on predicted consumer biomass, production and distribution. Resulting uncertainty is large (e.g. median global biomass 4.9 billion tonnes for consumers weighing 1 g to 1000 kg; 50% uncertainty intervals of 2 to 10.4 billion tonnes; 90% uncertainty intervals of 0.3 to 26.1 billion tonnes) and driven primarily by uncertainty in trophic transfer efficiency and its relationship with predator-prey body mass ratios. Even the upper uncertainty intervals for global predictions of consumer biomass demonstrate the remarkable scarcity of marine consumers, with less than one part in 30 million by volume of the global oceans comprising tissue of macroscopic animals. Thus the apparently high densities of marine life seen in surface and coastal waters and frequently visited abundance hotspots will likely give many in society a false impression of the abundance of marine animals. Unexploited baseline biomass predictions from the simple macroecological model were used to calibrate a more complex size- and trait-based model to estimate fisheries yield and impacts. Yields are highly dependent on baseline biomass and fisheries selectivity. Predicted global sustainable fisheries yield increases ≈4 fold when smaller individuals (\\textless 20 cm from species of maximum mass \\textless 1 kg) are targeted in all oceans, but the predicted yields would rarely be accessible in practice and this fishing strategy leads to the collapse of larger species if fishing mortality rates on different size classes cannot be decoupled. Our analyses show that models with minimal parameter demands that are based on a few established ecological principles can support equitable analysis and comparison of diverse ecosystems. The analyses provide insights into the effects of parameter uncertainty on global biomass and production estimates, which have yet to be achieved with complex models, and will therefore help to highlight priorities for future research and data collection. However, the focus on simple model structures and global processes means that non-phytoplankton primary production and several groups, structures and processes of ecological and conservation interest are not represented. Consequently, our simple models become increasingly less useful than more complex alternatives when addressing questions about food web structure and function, biodiversity, resilience and human impacts at smaller scales and for areas closer to coasts.","container-title":"PLoS ONE","DOI":"10.1371/journal.pone.0133794","ISSN":"19326203","issue":"7","note":"PMID: 26226590","page":"1–28","title":"Predicting consumer biomass, size-structure, production, catch potential, responses to fishing and associated uncertainties in the world's marine ecosystems","volume":"10","author":[{"family":"Jennings","given":"Simon"},{"family":"Collingridge","given":"Kate"}],"issued":{"date-parts":[["2015"]]}}},{"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F85F66" w:rsidRPr="00FC0A34">
        <w:rPr>
          <w:rFonts w:ascii="Times" w:hAnsi="Times" w:cstheme="minorHAnsi"/>
          <w:sz w:val="22"/>
          <w:szCs w:val="22"/>
          <w:lang w:val="en-US"/>
        </w:rPr>
        <w:fldChar w:fldCharType="separate"/>
      </w:r>
      <w:r w:rsidR="00F85F66" w:rsidRPr="00FC0A34">
        <w:rPr>
          <w:rFonts w:ascii="Times" w:hAnsi="Times" w:cs="Times New Roman"/>
          <w:sz w:val="22"/>
          <w:szCs w:val="22"/>
        </w:rPr>
        <w:t xml:space="preserve">(Andersen &amp; Beyer 2006; Jennings &amp; Collingridge 2015; Blanchard </w:t>
      </w:r>
      <w:r w:rsidR="00F85F66" w:rsidRPr="00FC0A34">
        <w:rPr>
          <w:rFonts w:ascii="Times" w:hAnsi="Times" w:cs="Times New Roman"/>
          <w:i/>
          <w:iCs/>
          <w:sz w:val="22"/>
          <w:szCs w:val="22"/>
        </w:rPr>
        <w:t>et al.</w:t>
      </w:r>
      <w:r w:rsidR="00F85F66" w:rsidRPr="00FC0A34">
        <w:rPr>
          <w:rFonts w:ascii="Times" w:hAnsi="Times" w:cs="Times New Roman"/>
          <w:sz w:val="22"/>
          <w:szCs w:val="22"/>
        </w:rPr>
        <w:t xml:space="preserve"> 2017)</w:t>
      </w:r>
      <w:r w:rsidR="00F85F66" w:rsidRPr="00FC0A34">
        <w:rPr>
          <w:rFonts w:ascii="Times" w:hAnsi="Times" w:cstheme="minorHAnsi"/>
          <w:sz w:val="22"/>
          <w:szCs w:val="22"/>
          <w:lang w:val="en-US"/>
        </w:rPr>
        <w:fldChar w:fldCharType="end"/>
      </w:r>
      <w:r w:rsidR="0004409B" w:rsidRPr="00FC0A34">
        <w:rPr>
          <w:rFonts w:ascii="Times" w:hAnsi="Times" w:cstheme="minorHAnsi"/>
          <w:sz w:val="22"/>
          <w:szCs w:val="22"/>
          <w:lang w:val="en-US"/>
        </w:rPr>
        <w:t xml:space="preserve">. </w:t>
      </w:r>
      <w:r w:rsidR="001509C7" w:rsidRPr="00FC0A34">
        <w:rPr>
          <w:rFonts w:ascii="Times" w:hAnsi="Times" w:cstheme="minorHAnsi"/>
          <w:sz w:val="22"/>
          <w:szCs w:val="22"/>
          <w:lang w:val="en-US"/>
        </w:rPr>
        <w:t xml:space="preserve">However, there is still </w:t>
      </w:r>
      <w:r w:rsidR="00CF40C7" w:rsidRPr="00FC0A34">
        <w:rPr>
          <w:rFonts w:ascii="Times" w:hAnsi="Times" w:cstheme="minorHAnsi"/>
          <w:sz w:val="22"/>
          <w:szCs w:val="22"/>
          <w:lang w:val="en-US"/>
        </w:rPr>
        <w:t xml:space="preserve">uncertainty in both </w:t>
      </w:r>
      <w:r w:rsidR="005B5FE9" w:rsidRPr="00FC0A34">
        <w:rPr>
          <w:rFonts w:ascii="Times" w:hAnsi="Times" w:cstheme="minorHAnsi"/>
          <w:sz w:val="22"/>
          <w:szCs w:val="22"/>
          <w:lang w:val="en-US"/>
        </w:rPr>
        <w:t>the scaling of physiological rates</w:t>
      </w:r>
      <w:r w:rsidR="00FB6C31" w:rsidRPr="00FC0A34">
        <w:rPr>
          <w:rFonts w:ascii="Times" w:hAnsi="Times" w:cstheme="minorHAnsi"/>
          <w:sz w:val="22"/>
          <w:szCs w:val="22"/>
          <w:lang w:val="en-US"/>
        </w:rPr>
        <w:t xml:space="preserve">, </w:t>
      </w:r>
      <w:r w:rsidR="005B5FE9" w:rsidRPr="00FC0A34">
        <w:rPr>
          <w:rFonts w:ascii="Times" w:hAnsi="Times" w:cstheme="minorHAnsi"/>
          <w:sz w:val="22"/>
          <w:szCs w:val="22"/>
          <w:lang w:val="en-US"/>
        </w:rPr>
        <w:t>such as metabolism</w:t>
      </w:r>
      <w:r w:rsidR="00E567EA" w:rsidRPr="00FC0A34">
        <w:rPr>
          <w:rFonts w:ascii="Times" w:hAnsi="Times" w:cstheme="minorHAnsi"/>
          <w:sz w:val="22"/>
          <w:szCs w:val="22"/>
          <w:lang w:val="en-US"/>
        </w:rPr>
        <w:t xml:space="preserve"> and ecological rates</w:t>
      </w:r>
      <w:r w:rsidR="00242DED" w:rsidRPr="00FC0A34">
        <w:rPr>
          <w:rFonts w:ascii="Times" w:hAnsi="Times" w:cstheme="minorHAnsi"/>
          <w:sz w:val="22"/>
          <w:szCs w:val="22"/>
          <w:lang w:val="en-US"/>
        </w:rPr>
        <w:t xml:space="preserve"> </w:t>
      </w:r>
      <w:r w:rsidR="003724A6" w:rsidRPr="00FC0A34">
        <w:rPr>
          <w:rFonts w:ascii="Times" w:hAnsi="Times" w:cstheme="minorHAnsi"/>
          <w:sz w:val="22"/>
          <w:szCs w:val="22"/>
          <w:lang w:val="en-US"/>
        </w:rPr>
        <w:t>with body mass</w:t>
      </w:r>
      <w:r w:rsidR="00ED5038" w:rsidRPr="00FC0A34">
        <w:rPr>
          <w:rFonts w:ascii="Times" w:hAnsi="Times" w:cstheme="minorHAnsi"/>
          <w:sz w:val="22"/>
          <w:szCs w:val="22"/>
          <w:lang w:val="en-US"/>
        </w:rPr>
        <w:t xml:space="preserve"> and </w:t>
      </w:r>
      <w:r w:rsidR="00EB62C0" w:rsidRPr="00FC0A34">
        <w:rPr>
          <w:rFonts w:ascii="Times" w:hAnsi="Times" w:cstheme="minorHAnsi"/>
          <w:sz w:val="22"/>
          <w:szCs w:val="22"/>
          <w:lang w:val="en-US"/>
        </w:rPr>
        <w:t>temperature</w:t>
      </w:r>
      <w:r w:rsidR="00A13E36" w:rsidRPr="00FC0A34">
        <w:rPr>
          <w:rFonts w:ascii="Times" w:hAnsi="Times" w:cstheme="minorHAnsi"/>
          <w:sz w:val="22"/>
          <w:szCs w:val="22"/>
          <w:lang w:val="en-US"/>
        </w:rPr>
        <w:t xml:space="preserve"> </w:t>
      </w:r>
      <w:r w:rsidR="00A13E36" w:rsidRPr="00FC0A34">
        <w:rPr>
          <w:rFonts w:ascii="Times" w:hAnsi="Times" w:cstheme="minorHAnsi"/>
          <w:sz w:val="22"/>
          <w:szCs w:val="22"/>
          <w:lang w:val="en-US"/>
        </w:rPr>
        <w:fldChar w:fldCharType="begin"/>
      </w:r>
      <w:r w:rsidR="00A13E36" w:rsidRPr="00FC0A34">
        <w:rPr>
          <w:rFonts w:ascii="Times" w:hAnsi="Times" w:cstheme="minorHAnsi"/>
          <w:sz w:val="22"/>
          <w:szCs w:val="22"/>
          <w:lang w:val="en-US"/>
        </w:rPr>
        <w:instrText xml:space="preserve"> ADDIN ZOTERO_ITEM CSL_CITATION {"citationID":"o6ZH8mMm","properties":{"formattedCitation":"(Brown {\\i{}et al.} 2004; Dell {\\i{}et al.} 2011; Englund {\\i{}et al.} 2011)","plainCitation":"(Brown et al. 2004; Dell et al. 2011; Englund et al. 2011)","noteIndex":0},"citationItems":[{"id":"CKQJ1ax4/hOtcD1y0","uris":["http://zotero.org/users/6116610/items/U72KD5M3"],"uri":["http://zotero.org/users/6116610/items/U72KD5M3"],"itemData":{"id":"CKQJ1ax4/hOtcD1y0","type":"article-journal","title":"Toward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A13E36" w:rsidRPr="00FC0A34">
        <w:rPr>
          <w:rFonts w:ascii="Times" w:hAnsi="Times" w:cstheme="minorHAnsi"/>
          <w:sz w:val="22"/>
          <w:szCs w:val="22"/>
          <w:lang w:val="en-US"/>
        </w:rPr>
        <w:fldChar w:fldCharType="separate"/>
      </w:r>
      <w:r w:rsidR="00A13E36" w:rsidRPr="00FC0A34">
        <w:rPr>
          <w:rFonts w:ascii="Times" w:hAnsi="Times" w:cs="Times New Roman"/>
          <w:sz w:val="22"/>
          <w:szCs w:val="22"/>
        </w:rPr>
        <w:t xml:space="preserve">(Brown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2004; Dell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2011; Englund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2011)</w:t>
      </w:r>
      <w:r w:rsidR="00A13E36" w:rsidRPr="00FC0A34">
        <w:rPr>
          <w:rFonts w:ascii="Times" w:hAnsi="Times" w:cstheme="minorHAnsi"/>
          <w:sz w:val="22"/>
          <w:szCs w:val="22"/>
          <w:lang w:val="en-US"/>
        </w:rPr>
        <w:fldChar w:fldCharType="end"/>
      </w:r>
      <w:r w:rsidR="002B7CFB" w:rsidRPr="00FC0A34">
        <w:rPr>
          <w:rFonts w:ascii="Times" w:hAnsi="Times" w:cstheme="minorHAnsi"/>
          <w:sz w:val="22"/>
          <w:szCs w:val="22"/>
          <w:lang w:val="en-US"/>
        </w:rPr>
        <w:t xml:space="preserve">, </w:t>
      </w:r>
      <w:r w:rsidR="00183A5A" w:rsidRPr="00FC0A34">
        <w:rPr>
          <w:rFonts w:ascii="Times" w:hAnsi="Times" w:cstheme="minorHAnsi"/>
          <w:sz w:val="22"/>
          <w:szCs w:val="22"/>
          <w:lang w:val="en-US"/>
        </w:rPr>
        <w:t xml:space="preserve">and there is no </w:t>
      </w:r>
      <w:r w:rsidR="004E7E45" w:rsidRPr="00FC0A34">
        <w:rPr>
          <w:rFonts w:ascii="Times" w:hAnsi="Times" w:cstheme="minorHAnsi"/>
          <w:sz w:val="22"/>
          <w:szCs w:val="22"/>
          <w:lang w:val="en-US"/>
        </w:rPr>
        <w:t xml:space="preserve">consensus or a single framework </w:t>
      </w:r>
      <w:r w:rsidR="00AA2196" w:rsidRPr="00FC0A34">
        <w:rPr>
          <w:rFonts w:ascii="Times" w:hAnsi="Times" w:cstheme="minorHAnsi"/>
          <w:sz w:val="22"/>
          <w:szCs w:val="22"/>
          <w:lang w:val="en-US"/>
        </w:rPr>
        <w:t xml:space="preserve">for implementing this into </w:t>
      </w:r>
      <w:r w:rsidR="005C574F" w:rsidRPr="00FC0A34">
        <w:rPr>
          <w:rFonts w:ascii="Times" w:hAnsi="Times" w:cstheme="minorHAnsi"/>
          <w:sz w:val="22"/>
          <w:szCs w:val="22"/>
          <w:lang w:val="en-US"/>
        </w:rPr>
        <w:t>e.g. models</w:t>
      </w:r>
      <w:r w:rsidR="00B203E0" w:rsidRPr="00FC0A34">
        <w:rPr>
          <w:rFonts w:ascii="Times" w:hAnsi="Times" w:cstheme="minorHAnsi"/>
          <w:sz w:val="22"/>
          <w:szCs w:val="22"/>
          <w:lang w:val="en-US"/>
        </w:rPr>
        <w:t xml:space="preserve"> of individual growth</w:t>
      </w:r>
      <w:r w:rsidR="00D85D03" w:rsidRPr="00FC0A34">
        <w:rPr>
          <w:rFonts w:ascii="Times" w:hAnsi="Times" w:cstheme="minorHAnsi"/>
          <w:sz w:val="22"/>
          <w:szCs w:val="22"/>
          <w:lang w:val="en-US"/>
        </w:rPr>
        <w:t xml:space="preserve">. </w:t>
      </w:r>
      <w:r w:rsidR="003C338F" w:rsidRPr="00FC0A34">
        <w:rPr>
          <w:rFonts w:ascii="Times" w:hAnsi="Times" w:cstheme="minorHAnsi"/>
          <w:sz w:val="22"/>
          <w:szCs w:val="22"/>
          <w:lang w:val="en-US"/>
        </w:rPr>
        <w:t xml:space="preserve">This </w:t>
      </w:r>
      <w:r w:rsidR="009564A7" w:rsidRPr="00FC0A34">
        <w:rPr>
          <w:rFonts w:ascii="Times" w:hAnsi="Times" w:cstheme="minorHAnsi"/>
          <w:sz w:val="22"/>
          <w:szCs w:val="22"/>
          <w:lang w:val="en-US"/>
        </w:rPr>
        <w:t xml:space="preserve">limits our ability to </w:t>
      </w:r>
      <w:r w:rsidR="00E66851" w:rsidRPr="00FC0A34">
        <w:rPr>
          <w:rFonts w:ascii="Times" w:hAnsi="Times" w:cstheme="minorHAnsi"/>
          <w:sz w:val="22"/>
          <w:szCs w:val="22"/>
          <w:lang w:val="en-US"/>
        </w:rPr>
        <w:t xml:space="preserve">predict </w:t>
      </w:r>
      <w:r w:rsidR="00CE0699" w:rsidRPr="00FC0A34">
        <w:rPr>
          <w:rFonts w:ascii="Times" w:hAnsi="Times" w:cstheme="minorHAnsi"/>
          <w:sz w:val="22"/>
          <w:szCs w:val="22"/>
          <w:lang w:val="en-US"/>
        </w:rPr>
        <w:t>and understand “universal”</w:t>
      </w:r>
      <w:r w:rsidR="00D02845" w:rsidRPr="00FC0A34">
        <w:rPr>
          <w:rFonts w:ascii="Times" w:hAnsi="Times" w:cstheme="minorHAnsi"/>
          <w:sz w:val="22"/>
          <w:szCs w:val="22"/>
          <w:lang w:val="en-US"/>
        </w:rPr>
        <w:t xml:space="preserve"> responses to </w:t>
      </w:r>
      <w:r w:rsidR="004042E6" w:rsidRPr="00FC0A34">
        <w:rPr>
          <w:rFonts w:ascii="Times" w:hAnsi="Times" w:cstheme="minorHAnsi"/>
          <w:sz w:val="22"/>
          <w:szCs w:val="22"/>
          <w:lang w:val="en-US"/>
        </w:rPr>
        <w:t xml:space="preserve">global </w:t>
      </w:r>
      <w:r w:rsidR="00B522EA" w:rsidRPr="00FC0A34">
        <w:rPr>
          <w:rFonts w:ascii="Times" w:hAnsi="Times" w:cstheme="minorHAnsi"/>
          <w:sz w:val="22"/>
          <w:szCs w:val="22"/>
          <w:lang w:val="en-US"/>
        </w:rPr>
        <w:t xml:space="preserve">warming, such as the shrinking </w:t>
      </w:r>
      <w:r w:rsidR="00E615D7" w:rsidRPr="00FC0A34">
        <w:rPr>
          <w:rFonts w:ascii="Times" w:hAnsi="Times" w:cstheme="minorHAnsi"/>
          <w:sz w:val="22"/>
          <w:szCs w:val="22"/>
          <w:lang w:val="en-US"/>
        </w:rPr>
        <w:t xml:space="preserve">of </w:t>
      </w:r>
      <w:r w:rsidR="003B4CC4" w:rsidRPr="00FC0A34">
        <w:rPr>
          <w:rFonts w:ascii="Times" w:hAnsi="Times" w:cstheme="minorHAnsi"/>
          <w:sz w:val="22"/>
          <w:szCs w:val="22"/>
          <w:lang w:val="en-US"/>
        </w:rPr>
        <w:t xml:space="preserve">organisms </w:t>
      </w:r>
      <w:r w:rsidR="005607F3" w:rsidRPr="00FC0A34">
        <w:rPr>
          <w:rFonts w:ascii="Times" w:hAnsi="Times" w:cstheme="minorHAnsi"/>
          <w:sz w:val="22"/>
          <w:szCs w:val="22"/>
          <w:lang w:val="en-US"/>
        </w:rPr>
        <w:t>with warming</w:t>
      </w:r>
      <w:r w:rsidR="00E112A7" w:rsidRPr="00FC0A34">
        <w:rPr>
          <w:rFonts w:ascii="Times" w:hAnsi="Times" w:cstheme="minorHAnsi"/>
          <w:sz w:val="22"/>
          <w:szCs w:val="22"/>
          <w:lang w:val="en-US"/>
        </w:rPr>
        <w:t xml:space="preserve"> </w:t>
      </w:r>
      <w:r w:rsidR="00A66C8A" w:rsidRPr="00FC0A34">
        <w:rPr>
          <w:rFonts w:ascii="Times" w:hAnsi="Times" w:cstheme="minorHAnsi"/>
          <w:sz w:val="22"/>
          <w:szCs w:val="22"/>
          <w:lang w:val="en-US"/>
        </w:rPr>
        <w:fldChar w:fldCharType="begin"/>
      </w:r>
      <w:r w:rsidR="00A66C8A" w:rsidRPr="00FC0A34">
        <w:rPr>
          <w:rFonts w:ascii="Times" w:hAnsi="Times" w:cstheme="minorHAnsi"/>
          <w:sz w:val="22"/>
          <w:szCs w:val="22"/>
          <w:lang w:val="en-US"/>
        </w:rPr>
        <w:instrText xml:space="preserve"> ADDIN ZOTERO_ITEM CSL_CITATION {"citationID":"EXtXAhXh","properties":{"formattedCitation":"(Daufresne {\\i{}et al.} 2009)","plainCitation":"(Daufresne et al. 2009)","noteIndex":0},"citationItems":[{"id":171,"uris":["http://zotero.org/users/6116610/items/BYIQJ2UA"],"uri":["http://zotero.org/users/6116610/items/BYIQJ2UA"],"itemData":{"id":171,"type":"article-journal","abstract":"Understanding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ecosystems","volume":"106","author":[{"family":"Daufresne","given":"M"},{"family":"Lengfellner","given":"K"},{"family":"Sommer","given":"U"}],"issued":{"date-parts":[["2009"]]}}}],"schema":"https://github.com/citation-style-language/schema/raw/master/csl-citation.json"} </w:instrText>
      </w:r>
      <w:r w:rsidR="00A66C8A" w:rsidRPr="00FC0A34">
        <w:rPr>
          <w:rFonts w:ascii="Times" w:hAnsi="Times" w:cstheme="minorHAnsi"/>
          <w:sz w:val="22"/>
          <w:szCs w:val="22"/>
          <w:lang w:val="en-US"/>
        </w:rPr>
        <w:fldChar w:fldCharType="separate"/>
      </w:r>
      <w:r w:rsidR="00A66C8A" w:rsidRPr="00FC0A34">
        <w:rPr>
          <w:rFonts w:ascii="Times" w:hAnsi="Times" w:cs="Times New Roman"/>
          <w:sz w:val="22"/>
          <w:szCs w:val="22"/>
        </w:rPr>
        <w:t xml:space="preserve">(Daufresne </w:t>
      </w:r>
      <w:r w:rsidR="00A66C8A" w:rsidRPr="00FC0A34">
        <w:rPr>
          <w:rFonts w:ascii="Times" w:hAnsi="Times" w:cs="Times New Roman"/>
          <w:i/>
          <w:iCs/>
          <w:sz w:val="22"/>
          <w:szCs w:val="22"/>
        </w:rPr>
        <w:t>et al.</w:t>
      </w:r>
      <w:r w:rsidR="00A66C8A" w:rsidRPr="00FC0A34">
        <w:rPr>
          <w:rFonts w:ascii="Times" w:hAnsi="Times" w:cs="Times New Roman"/>
          <w:sz w:val="22"/>
          <w:szCs w:val="22"/>
        </w:rPr>
        <w:t xml:space="preserve"> 2009)</w:t>
      </w:r>
      <w:r w:rsidR="00A66C8A" w:rsidRPr="00FC0A34">
        <w:rPr>
          <w:rFonts w:ascii="Times" w:hAnsi="Times" w:cstheme="minorHAnsi"/>
          <w:sz w:val="22"/>
          <w:szCs w:val="22"/>
          <w:lang w:val="en-US"/>
        </w:rPr>
        <w:fldChar w:fldCharType="end"/>
      </w:r>
      <w:r w:rsidR="00F94481" w:rsidRPr="00FC0A34">
        <w:rPr>
          <w:rFonts w:ascii="Times" w:hAnsi="Times" w:cstheme="minorHAnsi"/>
          <w:sz w:val="22"/>
          <w:szCs w:val="22"/>
          <w:lang w:val="en-US"/>
        </w:rPr>
        <w:t xml:space="preserve"> and the temperature size rule</w:t>
      </w:r>
      <w:r w:rsidR="00C8214A" w:rsidRPr="00FC0A34">
        <w:rPr>
          <w:rFonts w:ascii="Times" w:hAnsi="Times" w:cstheme="minorHAnsi"/>
          <w:sz w:val="22"/>
          <w:szCs w:val="22"/>
          <w:lang w:val="en-US"/>
        </w:rPr>
        <w:t xml:space="preserve">, predicting </w:t>
      </w:r>
      <w:r w:rsidR="00C8214A" w:rsidRPr="00FC0A34">
        <w:rPr>
          <w:rFonts w:ascii="Times" w:hAnsi="Times" w:cstheme="minorHAnsi"/>
          <w:sz w:val="22"/>
          <w:szCs w:val="22"/>
          <w:lang w:val="en-US"/>
        </w:rPr>
        <w:t>faster growth rates but smaller asymptotic body size</w:t>
      </w:r>
      <w:r w:rsidR="00045CFD" w:rsidRPr="00FC0A34">
        <w:rPr>
          <w:rFonts w:ascii="Times" w:hAnsi="Times" w:cstheme="minorHAnsi"/>
          <w:sz w:val="22"/>
          <w:szCs w:val="22"/>
          <w:lang w:val="en-US"/>
        </w:rPr>
        <w:t>s with warming</w:t>
      </w:r>
      <w:r w:rsidR="00C8214A" w:rsidRPr="00FC0A34">
        <w:rPr>
          <w:rFonts w:ascii="Times" w:hAnsi="Times" w:cstheme="minorHAnsi"/>
          <w:sz w:val="22"/>
          <w:szCs w:val="22"/>
          <w:lang w:val="en-US"/>
        </w:rPr>
        <w:t xml:space="preserve"> </w:t>
      </w:r>
      <w:r w:rsidR="00F94481" w:rsidRPr="00FC0A34">
        <w:rPr>
          <w:rFonts w:ascii="Times" w:hAnsi="Times" w:cstheme="minorHAnsi"/>
          <w:sz w:val="22"/>
          <w:szCs w:val="22"/>
          <w:lang w:val="en-US"/>
        </w:rPr>
        <w:fldChar w:fldCharType="begin"/>
      </w:r>
      <w:r w:rsidR="00F94481" w:rsidRPr="00FC0A34">
        <w:rPr>
          <w:rFonts w:ascii="Times" w:hAnsi="Times" w:cstheme="minorHAnsi"/>
          <w:sz w:val="22"/>
          <w:szCs w:val="22"/>
          <w:lang w:val="en-US"/>
        </w:rPr>
        <w:instrText xml:space="preserve"> ADDIN ZOTERO_ITEM CSL_CITATION {"citationID":"rJiNVEdc","properties":{"formattedCitation":"(Atkinson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94481" w:rsidRPr="00FC0A34">
        <w:rPr>
          <w:rFonts w:ascii="Times" w:hAnsi="Times" w:cstheme="minorHAnsi"/>
          <w:sz w:val="22"/>
          <w:szCs w:val="22"/>
          <w:lang w:val="en-US"/>
        </w:rPr>
        <w:fldChar w:fldCharType="separate"/>
      </w:r>
      <w:r w:rsidR="00F94481" w:rsidRPr="00FC0A34">
        <w:rPr>
          <w:rFonts w:ascii="Times" w:hAnsi="Times" w:cstheme="minorHAnsi"/>
          <w:noProof/>
          <w:sz w:val="22"/>
          <w:szCs w:val="22"/>
          <w:lang w:val="en-US"/>
        </w:rPr>
        <w:t>(Atkinson 1994)</w:t>
      </w:r>
      <w:r w:rsidR="00F94481" w:rsidRPr="00FC0A34">
        <w:rPr>
          <w:rFonts w:ascii="Times" w:hAnsi="Times" w:cstheme="minorHAnsi"/>
          <w:sz w:val="22"/>
          <w:szCs w:val="22"/>
          <w:lang w:val="en-US"/>
        </w:rPr>
        <w:fldChar w:fldCharType="end"/>
      </w:r>
      <w:r w:rsidR="003B4CC4" w:rsidRPr="00FC0A34">
        <w:rPr>
          <w:rFonts w:ascii="Times" w:hAnsi="Times" w:cstheme="minorHAnsi"/>
          <w:sz w:val="22"/>
          <w:szCs w:val="22"/>
          <w:lang w:val="en-US"/>
        </w:rPr>
        <w:t>.</w:t>
      </w:r>
      <w:r w:rsidR="009846D1" w:rsidRPr="00FC0A34">
        <w:rPr>
          <w:rFonts w:ascii="Times" w:hAnsi="Times" w:cstheme="minorHAnsi"/>
          <w:sz w:val="22"/>
          <w:szCs w:val="22"/>
          <w:lang w:val="en-US"/>
        </w:rPr>
        <w:t xml:space="preserve"> </w:t>
      </w:r>
      <w:r w:rsidR="008F0D46" w:rsidRPr="00FC0A34">
        <w:rPr>
          <w:rFonts w:ascii="Times" w:hAnsi="Times" w:cstheme="minorHAnsi"/>
          <w:sz w:val="22"/>
          <w:szCs w:val="22"/>
          <w:lang w:val="en-US"/>
        </w:rPr>
        <w:t xml:space="preserve">One example of a mechanistic approach to </w:t>
      </w:r>
      <w:r w:rsidR="007707AB" w:rsidRPr="00FC0A34">
        <w:rPr>
          <w:rFonts w:ascii="Times" w:hAnsi="Times" w:cstheme="minorHAnsi"/>
          <w:sz w:val="22"/>
          <w:szCs w:val="22"/>
          <w:lang w:val="en-US"/>
        </w:rPr>
        <w:t xml:space="preserve">predict </w:t>
      </w:r>
      <w:r w:rsidR="003A5378" w:rsidRPr="00FC0A34">
        <w:rPr>
          <w:rFonts w:ascii="Times" w:hAnsi="Times" w:cstheme="minorHAnsi"/>
          <w:sz w:val="22"/>
          <w:szCs w:val="22"/>
          <w:lang w:val="en-US"/>
        </w:rPr>
        <w:t xml:space="preserve">changes in physiology </w:t>
      </w:r>
      <w:r w:rsidR="009E42D7" w:rsidRPr="00FC0A34">
        <w:rPr>
          <w:rFonts w:ascii="Times" w:hAnsi="Times" w:cstheme="minorHAnsi"/>
          <w:sz w:val="22"/>
          <w:szCs w:val="22"/>
          <w:lang w:val="en-US"/>
        </w:rPr>
        <w:t xml:space="preserve">to population dynamics and size structure </w:t>
      </w:r>
      <w:r w:rsidR="00B06D7D" w:rsidRPr="00FC0A34">
        <w:rPr>
          <w:rFonts w:ascii="Times" w:hAnsi="Times" w:cstheme="minorHAnsi"/>
          <w:sz w:val="22"/>
          <w:szCs w:val="22"/>
          <w:lang w:val="en-US"/>
        </w:rPr>
        <w:t>is the model by</w:t>
      </w:r>
      <w:r w:rsidR="009846D1" w:rsidRPr="00FC0A34">
        <w:rPr>
          <w:rFonts w:ascii="Times" w:hAnsi="Times" w:cstheme="minorHAnsi"/>
          <w:sz w:val="22"/>
          <w:szCs w:val="22"/>
          <w:lang w:val="en-US"/>
        </w:rPr>
        <w:t xml:space="preserve"> </w:t>
      </w:r>
      <w:r w:rsidR="00614E03" w:rsidRPr="00FC0A34">
        <w:rPr>
          <w:rFonts w:ascii="Times" w:hAnsi="Times" w:cstheme="minorHAnsi"/>
          <w:sz w:val="22"/>
          <w:szCs w:val="22"/>
          <w:lang w:val="en-US"/>
        </w:rPr>
        <w:fldChar w:fldCharType="begin"/>
      </w:r>
      <w:r w:rsidR="00614E03" w:rsidRPr="00FC0A34">
        <w:rPr>
          <w:rFonts w:ascii="Times" w:hAnsi="Times" w:cstheme="minorHAnsi"/>
          <w:sz w:val="22"/>
          <w:szCs w:val="22"/>
          <w:lang w:val="en-US"/>
        </w:rPr>
        <w:instrText xml:space="preserve"> ADDIN ZOTERO_ITEM CSL_CITATION {"citationID":"VyBaSuom","properties":{"formattedCitation":"(Cheung {\\i{}et al.} 2013)","plainCitation":"(Cheung et al. 2013)","noteIndex":0},"citationItems":[{"id":813,"uris":["http://zotero.org/users/6116610/items/U7HGQGSE"],"uri":["http://zotero.org/users/6116610/items/U7HGQGSE"],"itemData":{"id":813,"type":"article-journal","container-title":"Nature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614E03" w:rsidRPr="00FC0A34">
        <w:rPr>
          <w:rFonts w:ascii="Times" w:hAnsi="Times" w:cstheme="minorHAnsi"/>
          <w:sz w:val="22"/>
          <w:szCs w:val="22"/>
          <w:lang w:val="en-US"/>
        </w:rPr>
        <w:fldChar w:fldCharType="separate"/>
      </w:r>
      <w:r w:rsidR="00614E03" w:rsidRPr="00FC0A34">
        <w:rPr>
          <w:rFonts w:ascii="Times" w:hAnsi="Times" w:cs="Times New Roman"/>
          <w:sz w:val="22"/>
          <w:szCs w:val="22"/>
        </w:rPr>
        <w:t xml:space="preserve">(Cheung </w:t>
      </w:r>
      <w:r w:rsidR="00614E03" w:rsidRPr="00FC0A34">
        <w:rPr>
          <w:rFonts w:ascii="Times" w:hAnsi="Times" w:cs="Times New Roman"/>
          <w:i/>
          <w:iCs/>
          <w:sz w:val="22"/>
          <w:szCs w:val="22"/>
        </w:rPr>
        <w:t>et al.</w:t>
      </w:r>
      <w:r w:rsidR="00614E03" w:rsidRPr="00FC0A34">
        <w:rPr>
          <w:rFonts w:ascii="Times" w:hAnsi="Times" w:cs="Times New Roman"/>
          <w:sz w:val="22"/>
          <w:szCs w:val="22"/>
        </w:rPr>
        <w:t xml:space="preserve"> 2013)</w:t>
      </w:r>
      <w:r w:rsidR="00614E03" w:rsidRPr="00FC0A34">
        <w:rPr>
          <w:rFonts w:ascii="Times" w:hAnsi="Times" w:cstheme="minorHAnsi"/>
          <w:sz w:val="22"/>
          <w:szCs w:val="22"/>
          <w:lang w:val="en-US"/>
        </w:rPr>
        <w:fldChar w:fldCharType="end"/>
      </w:r>
      <w:r w:rsidR="006C11E5" w:rsidRPr="00FC0A34">
        <w:rPr>
          <w:rFonts w:ascii="Times" w:hAnsi="Times" w:cstheme="minorHAnsi"/>
          <w:sz w:val="22"/>
          <w:szCs w:val="22"/>
          <w:lang w:val="en-US"/>
        </w:rPr>
        <w:t xml:space="preserve">. </w:t>
      </w:r>
      <w:r w:rsidR="00317F11" w:rsidRPr="00FC0A34">
        <w:rPr>
          <w:rFonts w:ascii="Times" w:hAnsi="Times" w:cstheme="minorHAnsi"/>
          <w:sz w:val="22"/>
          <w:szCs w:val="22"/>
          <w:lang w:val="en-US"/>
        </w:rPr>
        <w:t xml:space="preserve">Based on </w:t>
      </w:r>
      <w:r w:rsidR="00317F11" w:rsidRPr="00FC0A34">
        <w:rPr>
          <w:rFonts w:ascii="Times" w:hAnsi="Times" w:cstheme="minorHAnsi"/>
          <w:sz w:val="22"/>
          <w:szCs w:val="22"/>
          <w:lang w:val="en-US"/>
        </w:rPr>
        <w:t xml:space="preserve">a generalization of the von Bertalanffy </w:t>
      </w:r>
      <w:r w:rsidR="00317F11" w:rsidRPr="00FC0A34">
        <w:rPr>
          <w:rFonts w:ascii="Times" w:hAnsi="Times" w:cstheme="minorHAnsi"/>
          <w:sz w:val="22"/>
          <w:szCs w:val="22"/>
          <w:lang w:val="en-US"/>
        </w:rPr>
        <w:lastRenderedPageBreak/>
        <w:t>growth equation (VBGE)</w:t>
      </w:r>
      <w:r w:rsidR="00630DAE" w:rsidRPr="00FC0A34">
        <w:rPr>
          <w:rFonts w:ascii="Times" w:hAnsi="Times" w:cstheme="minorHAnsi"/>
          <w:sz w:val="22"/>
          <w:szCs w:val="22"/>
          <w:lang w:val="en-US"/>
        </w:rPr>
        <w:t xml:space="preserve">, </w:t>
      </w:r>
      <w:r w:rsidR="002258A1" w:rsidRPr="00FC0A34">
        <w:rPr>
          <w:rFonts w:ascii="Times" w:hAnsi="Times" w:cstheme="minorHAnsi"/>
          <w:sz w:val="22"/>
          <w:szCs w:val="22"/>
          <w:lang w:val="en-US"/>
        </w:rPr>
        <w:t>this model</w:t>
      </w:r>
      <w:r w:rsidR="006C11E5" w:rsidRPr="00FC0A34">
        <w:rPr>
          <w:rFonts w:ascii="Times" w:hAnsi="Times" w:cstheme="minorHAnsi"/>
          <w:sz w:val="22"/>
          <w:szCs w:val="22"/>
          <w:lang w:val="en-US"/>
        </w:rPr>
        <w:t xml:space="preserve"> predicted</w:t>
      </w:r>
      <w:r w:rsidR="007F0242" w:rsidRPr="00FC0A34">
        <w:rPr>
          <w:rFonts w:ascii="Times" w:hAnsi="Times" w:cstheme="minorHAnsi"/>
          <w:sz w:val="22"/>
          <w:szCs w:val="22"/>
          <w:lang w:val="en-US"/>
        </w:rPr>
        <w:t xml:space="preserve"> a 14-24% reduction in average maximum body mass </w:t>
      </w:r>
      <w:r w:rsidR="001D26F6" w:rsidRPr="00FC0A34">
        <w:rPr>
          <w:rFonts w:ascii="Times" w:hAnsi="Times" w:cstheme="minorHAnsi"/>
          <w:sz w:val="22"/>
          <w:szCs w:val="22"/>
          <w:lang w:val="en-US"/>
        </w:rPr>
        <w:t>driven by</w:t>
      </w:r>
      <w:r w:rsidR="00C01D06" w:rsidRPr="00FC0A34">
        <w:rPr>
          <w:rFonts w:ascii="Times" w:hAnsi="Times" w:cstheme="minorHAnsi"/>
          <w:sz w:val="22"/>
          <w:szCs w:val="22"/>
          <w:lang w:val="en-US"/>
        </w:rPr>
        <w:t xml:space="preserve"> </w:t>
      </w:r>
      <w:r w:rsidR="00647ABB" w:rsidRPr="00FC0A34">
        <w:rPr>
          <w:rFonts w:ascii="Times" w:hAnsi="Times" w:cstheme="minorHAnsi"/>
          <w:sz w:val="22"/>
          <w:szCs w:val="22"/>
          <w:lang w:val="en-US"/>
        </w:rPr>
        <w:t>changes in distribution and physiology</w:t>
      </w:r>
      <w:r w:rsidR="00DC3673" w:rsidRPr="00FC0A34">
        <w:rPr>
          <w:rFonts w:ascii="Times" w:hAnsi="Times" w:cstheme="minorHAnsi"/>
          <w:sz w:val="22"/>
          <w:szCs w:val="22"/>
          <w:lang w:val="en-US"/>
        </w:rPr>
        <w:t xml:space="preserve">. The underlying mechanism here is the assumption that </w:t>
      </w:r>
      <w:r w:rsidR="00E40D34" w:rsidRPr="00FC0A34">
        <w:rPr>
          <w:rFonts w:ascii="Times" w:hAnsi="Times" w:cstheme="minorHAnsi"/>
          <w:sz w:val="22"/>
          <w:szCs w:val="22"/>
          <w:lang w:val="en-US"/>
        </w:rPr>
        <w:t>increasing oxygen limitation with warming due to elevated metabolic demands impose growth constraints that lead to smaller asymptotic body masses.</w:t>
      </w:r>
      <w:r w:rsidR="003D23F4" w:rsidRPr="00FC0A34">
        <w:rPr>
          <w:rFonts w:ascii="Times" w:hAnsi="Times" w:cstheme="minorHAnsi"/>
          <w:sz w:val="22"/>
          <w:szCs w:val="22"/>
          <w:lang w:val="en-US"/>
        </w:rPr>
        <w:t xml:space="preserve"> This </w:t>
      </w:r>
      <w:r w:rsidR="00851220" w:rsidRPr="00FC0A34">
        <w:rPr>
          <w:rFonts w:ascii="Times" w:hAnsi="Times" w:cstheme="minorHAnsi"/>
          <w:sz w:val="22"/>
          <w:szCs w:val="22"/>
          <w:lang w:val="en-US"/>
        </w:rPr>
        <w:t xml:space="preserve">model </w:t>
      </w:r>
      <w:r w:rsidR="003D23F4" w:rsidRPr="00FC0A34">
        <w:rPr>
          <w:rFonts w:ascii="Times" w:hAnsi="Times" w:cstheme="minorHAnsi"/>
          <w:sz w:val="22"/>
          <w:szCs w:val="22"/>
          <w:lang w:val="en-US"/>
        </w:rPr>
        <w:t xml:space="preserve">has however </w:t>
      </w:r>
      <w:r w:rsidR="00DE4361" w:rsidRPr="00FC0A34">
        <w:rPr>
          <w:rFonts w:ascii="Times" w:hAnsi="Times" w:cstheme="minorHAnsi"/>
          <w:sz w:val="22"/>
          <w:szCs w:val="22"/>
          <w:lang w:val="en-US"/>
        </w:rPr>
        <w:t xml:space="preserve">been </w:t>
      </w:r>
      <w:r w:rsidR="003C3560" w:rsidRPr="00FC0A34">
        <w:rPr>
          <w:rFonts w:ascii="Times" w:hAnsi="Times" w:cstheme="minorHAnsi"/>
          <w:sz w:val="22"/>
          <w:szCs w:val="22"/>
          <w:lang w:val="en-US"/>
        </w:rPr>
        <w:t xml:space="preserve">criticized </w:t>
      </w:r>
      <w:r w:rsidR="0022058E" w:rsidRPr="00FC0A34">
        <w:rPr>
          <w:rFonts w:ascii="Times" w:hAnsi="Times" w:cstheme="minorHAnsi"/>
          <w:sz w:val="22"/>
          <w:szCs w:val="22"/>
          <w:lang w:val="en-US"/>
        </w:rPr>
        <w:t xml:space="preserve">for </w:t>
      </w:r>
      <w:r w:rsidR="002810F1" w:rsidRPr="00FC0A34">
        <w:rPr>
          <w:rFonts w:ascii="Times" w:hAnsi="Times" w:cstheme="minorHAnsi"/>
          <w:sz w:val="22"/>
          <w:szCs w:val="22"/>
          <w:lang w:val="en-US"/>
        </w:rPr>
        <w:t xml:space="preserve">not representing the </w:t>
      </w:r>
      <w:r w:rsidR="00F77A0E" w:rsidRPr="00FC0A34">
        <w:rPr>
          <w:rFonts w:ascii="Times" w:hAnsi="Times" w:cstheme="minorHAnsi"/>
          <w:sz w:val="22"/>
          <w:szCs w:val="22"/>
          <w:lang w:val="en-US"/>
        </w:rPr>
        <w:t xml:space="preserve">underlying physiological </w:t>
      </w:r>
      <w:r w:rsidR="00CD2BF7" w:rsidRPr="00FC0A34">
        <w:rPr>
          <w:rFonts w:ascii="Times" w:hAnsi="Times" w:cstheme="minorHAnsi"/>
          <w:sz w:val="22"/>
          <w:szCs w:val="22"/>
          <w:lang w:val="en-US"/>
        </w:rPr>
        <w:t xml:space="preserve">processes accurately – both in </w:t>
      </w:r>
      <w:r w:rsidR="00C914DE" w:rsidRPr="00FC0A34">
        <w:rPr>
          <w:rFonts w:ascii="Times" w:hAnsi="Times" w:cstheme="minorHAnsi"/>
          <w:sz w:val="22"/>
          <w:szCs w:val="22"/>
          <w:lang w:val="en-US"/>
        </w:rPr>
        <w:t xml:space="preserve">what they represent </w:t>
      </w:r>
      <w:r w:rsidR="00CD2BF7" w:rsidRPr="00FC0A34">
        <w:rPr>
          <w:rFonts w:ascii="Times" w:hAnsi="Times" w:cstheme="minorHAnsi"/>
          <w:sz w:val="22"/>
          <w:szCs w:val="22"/>
          <w:lang w:val="en-US"/>
        </w:rPr>
        <w:t>and</w:t>
      </w:r>
      <w:r w:rsidR="00A273E5" w:rsidRPr="00FC0A34">
        <w:rPr>
          <w:rFonts w:ascii="Times" w:hAnsi="Times" w:cstheme="minorHAnsi"/>
          <w:sz w:val="22"/>
          <w:szCs w:val="22"/>
          <w:lang w:val="en-US"/>
        </w:rPr>
        <w:t xml:space="preserve"> their</w:t>
      </w:r>
      <w:r w:rsidR="00CD2BF7" w:rsidRPr="00FC0A34">
        <w:rPr>
          <w:rFonts w:ascii="Times" w:hAnsi="Times" w:cstheme="minorHAnsi"/>
          <w:sz w:val="22"/>
          <w:szCs w:val="22"/>
          <w:lang w:val="en-US"/>
        </w:rPr>
        <w:t xml:space="preserve"> parameters</w:t>
      </w:r>
      <w:r w:rsidR="00BA3B39" w:rsidRPr="00FC0A34">
        <w:rPr>
          <w:rFonts w:ascii="Times" w:hAnsi="Times" w:cstheme="minorHAnsi"/>
          <w:sz w:val="22"/>
          <w:szCs w:val="22"/>
          <w:lang w:val="en-US"/>
        </w:rPr>
        <w:t xml:space="preserve"> </w:t>
      </w:r>
      <w:r w:rsidR="00FC0F9B" w:rsidRPr="00FC0A34">
        <w:rPr>
          <w:rFonts w:ascii="Times" w:hAnsi="Times" w:cstheme="minorHAnsi"/>
          <w:sz w:val="22"/>
          <w:szCs w:val="22"/>
          <w:lang w:val="en-US"/>
        </w:rPr>
        <w:fldChar w:fldCharType="begin"/>
      </w:r>
      <w:r w:rsidR="00D93C22" w:rsidRPr="00FC0A34">
        <w:rPr>
          <w:rFonts w:ascii="Times" w:hAnsi="Times" w:cstheme="minorHAnsi"/>
          <w:sz w:val="22"/>
          <w:szCs w:val="22"/>
          <w:lang w:val="en-US"/>
        </w:rPr>
        <w:instrText xml:space="preserve"> ADDIN ZOTERO_ITEM CSL_CITATION {"citationID":"0qbKwjHA","properties":{"formattedCitation":"(Jutfelt {\\i{}et al.} 2018; Lefevre {\\i{}et al.} 2018)","plainCitation":"(Jutfelt et al. 2018; Lefevre et al. 2018)","noteIndex":0},"citationItems":[{"id":1667,"uris":["http://zotero.org/users/6116610/items/I5BZHBUM"],"uri":["http://zotero.org/users/6116610/items/I5BZHBUM"],"itemData":{"id":1667,"type":"article-journal","abstract":"The Commentary by Pörtner, Bock and Mark ([Pörtner et al., 2017][1]) elaborates on the oxygen- and capacity-limited thermal tolerance (OCLTT) hypothesis. Journal of Experimental Biology Commentaries allow for personal and controversial views, yet the journal also mandates that ‘opinion and fact","container-title":"Journal of Experimental Biology","DOI":"10.1242/jeb.169615","ISSN":"0022-0949, 1477-9145","issue":"1","language":"en","note":"PMID: 29321291","source":"jeb.biologists.org","title":"Oxygen- and capacity-limited thermal tolerance: blurring ecology and physiology","title-short":"Oxygen- and capacity-limited thermal tolerance","URL":"https://jeb.biologists.org/content/221/1/jeb169615","volume":"221","author":[{"family":"Jutfelt","given":"Fredrik"},{"family":"Norin","given":"Tommy"},{"family":"Ern","given":"Rasmus"},{"family":"Overgaard","given":"Johannes"},{"family":"Wang","given":"Tobias"},{"family":"McKenzie","given":"David J."},{"family":"Lefevre","given":"Sjannie"},{"family":"Nilsson","given":"Göran E."},{"family":"Metcalfe","given":"Neil B."},{"family":"Hickey","given":"Anthony J. R."},{"family":"Brijs","given":"Jeroen"},{"family":"Speers-Roesch","given":"Ben"},{"family":"Roche","given":"Dominique G."},{"family":"Gamperl","given":"A. Kurt"},{"family":"Raby","given":"Graham D."},{"family":"Morgan","given":"Rachael"},{"family":"Esbaugh","given":"Andrew J."},{"family":"Gräns","given":"Albin"},{"family":"Axelsson","given":"Michael"},{"family":"Ekström","given":"Andreas"},{"family":"Sandblom","given":"Erik"},{"family":"Binning","given":"Sandra A."},{"family":"Hicks","given":"James W."},{"family":"Seebacher","given":"Frank"},{"family":"Jørgensen","given":"Christian"},{"family":"Killen","given":"Shaun S."},{"family":"Schulte","given":"Patricia M."},{"family":"Clark","given":"Timothy D."}],"accessed":{"date-parts":[["2020",1,1]]},"issued":{"date-parts":[["2018",1,1]]}}},{"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E."}],"issued":{"date-parts":[["2018",2]]}}}],"schema":"https://github.com/citation-style-language/schema/raw/master/csl-citation.json"} </w:instrText>
      </w:r>
      <w:r w:rsidR="00FC0F9B" w:rsidRPr="00FC0A34">
        <w:rPr>
          <w:rFonts w:ascii="Times" w:hAnsi="Times" w:cstheme="minorHAnsi"/>
          <w:sz w:val="22"/>
          <w:szCs w:val="22"/>
          <w:lang w:val="en-US"/>
        </w:rPr>
        <w:fldChar w:fldCharType="separate"/>
      </w:r>
      <w:r w:rsidR="00D93C22" w:rsidRPr="00FC0A34">
        <w:rPr>
          <w:rFonts w:ascii="Times" w:hAnsi="Times" w:cs="Times New Roman"/>
          <w:sz w:val="22"/>
          <w:szCs w:val="22"/>
        </w:rPr>
        <w:t xml:space="preserve">(Jutfelt </w:t>
      </w:r>
      <w:r w:rsidR="00D93C22" w:rsidRPr="00FC0A34">
        <w:rPr>
          <w:rFonts w:ascii="Times" w:hAnsi="Times" w:cs="Times New Roman"/>
          <w:i/>
          <w:iCs/>
          <w:sz w:val="22"/>
          <w:szCs w:val="22"/>
        </w:rPr>
        <w:t>et al.</w:t>
      </w:r>
      <w:r w:rsidR="00D93C22" w:rsidRPr="00FC0A34">
        <w:rPr>
          <w:rFonts w:ascii="Times" w:hAnsi="Times" w:cs="Times New Roman"/>
          <w:sz w:val="22"/>
          <w:szCs w:val="22"/>
        </w:rPr>
        <w:t xml:space="preserve"> 2018; Lefevre </w:t>
      </w:r>
      <w:r w:rsidR="00D93C22" w:rsidRPr="00FC0A34">
        <w:rPr>
          <w:rFonts w:ascii="Times" w:hAnsi="Times" w:cs="Times New Roman"/>
          <w:i/>
          <w:iCs/>
          <w:sz w:val="22"/>
          <w:szCs w:val="22"/>
        </w:rPr>
        <w:t>et al.</w:t>
      </w:r>
      <w:r w:rsidR="00D93C22" w:rsidRPr="00FC0A34">
        <w:rPr>
          <w:rFonts w:ascii="Times" w:hAnsi="Times" w:cs="Times New Roman"/>
          <w:sz w:val="22"/>
          <w:szCs w:val="22"/>
        </w:rPr>
        <w:t xml:space="preserve"> 2018)</w:t>
      </w:r>
      <w:r w:rsidR="00FC0F9B" w:rsidRPr="00FC0A34">
        <w:rPr>
          <w:rFonts w:ascii="Times" w:hAnsi="Times" w:cstheme="minorHAnsi"/>
          <w:sz w:val="22"/>
          <w:szCs w:val="22"/>
          <w:lang w:val="en-US"/>
        </w:rPr>
        <w:fldChar w:fldCharType="end"/>
      </w:r>
      <w:r w:rsidR="00CD2BF7" w:rsidRPr="00FC0A34">
        <w:rPr>
          <w:rFonts w:ascii="Times" w:hAnsi="Times" w:cstheme="minorHAnsi"/>
          <w:sz w:val="22"/>
          <w:szCs w:val="22"/>
          <w:lang w:val="en-US"/>
        </w:rPr>
        <w:t>.</w:t>
      </w:r>
      <w:r w:rsidR="00253FDD" w:rsidRPr="00FC0A34">
        <w:rPr>
          <w:rFonts w:ascii="Times" w:hAnsi="Times" w:cstheme="minorHAnsi"/>
          <w:sz w:val="22"/>
          <w:szCs w:val="22"/>
          <w:lang w:val="en-US"/>
        </w:rPr>
        <w:t xml:space="preserve"> </w:t>
      </w:r>
      <w:r w:rsidR="00DB12CC" w:rsidRPr="00FC0A34">
        <w:rPr>
          <w:rFonts w:ascii="Times" w:hAnsi="Times" w:cstheme="minorHAnsi"/>
          <w:sz w:val="22"/>
          <w:szCs w:val="22"/>
          <w:lang w:val="en-US"/>
        </w:rPr>
        <w:t>In addition</w:t>
      </w:r>
      <w:r w:rsidR="009957CA" w:rsidRPr="00FC0A34">
        <w:rPr>
          <w:rFonts w:ascii="Times" w:hAnsi="Times" w:cstheme="minorHAnsi"/>
          <w:sz w:val="22"/>
          <w:szCs w:val="22"/>
          <w:lang w:val="en-US"/>
        </w:rPr>
        <w:t>,</w:t>
      </w:r>
      <w:r w:rsidR="001873C4" w:rsidRPr="00FC0A34">
        <w:rPr>
          <w:rFonts w:ascii="Times" w:hAnsi="Times" w:cstheme="minorHAnsi"/>
          <w:sz w:val="22"/>
          <w:szCs w:val="22"/>
          <w:lang w:val="en-US"/>
        </w:rPr>
        <w:t xml:space="preserve"> evaluating </w:t>
      </w:r>
      <w:r w:rsidR="009957CA" w:rsidRPr="00FC0A34">
        <w:rPr>
          <w:rFonts w:ascii="Times" w:hAnsi="Times" w:cstheme="minorHAnsi"/>
          <w:bCs/>
          <w:sz w:val="22"/>
          <w:szCs w:val="22"/>
          <w:lang w:val="en-US"/>
        </w:rPr>
        <w:t xml:space="preserve">changes in </w:t>
      </w:r>
      <w:r w:rsidR="00D022D5" w:rsidRPr="00FC0A34">
        <w:rPr>
          <w:rFonts w:ascii="Times" w:hAnsi="Times" w:cstheme="minorHAnsi"/>
          <w:bCs/>
          <w:sz w:val="22"/>
          <w:szCs w:val="22"/>
          <w:lang w:val="en-US"/>
        </w:rPr>
        <w:t xml:space="preserve">food web </w:t>
      </w:r>
      <w:r w:rsidR="009957CA" w:rsidRPr="00FC0A34">
        <w:rPr>
          <w:rFonts w:ascii="Times" w:hAnsi="Times" w:cstheme="minorHAnsi"/>
          <w:bCs/>
          <w:sz w:val="22"/>
          <w:szCs w:val="22"/>
          <w:lang w:val="en-US"/>
        </w:rPr>
        <w:t xml:space="preserve">size-structure based on </w:t>
      </w:r>
      <w:r w:rsidR="00BD6A6C" w:rsidRPr="00FC0A34">
        <w:rPr>
          <w:rFonts w:ascii="Times" w:hAnsi="Times" w:cstheme="minorHAnsi"/>
          <w:bCs/>
          <w:sz w:val="22"/>
          <w:szCs w:val="22"/>
          <w:lang w:val="en-US"/>
        </w:rPr>
        <w:t xml:space="preserve">static </w:t>
      </w:r>
      <w:r w:rsidR="009957CA" w:rsidRPr="00FC0A34">
        <w:rPr>
          <w:rFonts w:ascii="Times" w:hAnsi="Times" w:cstheme="minorHAnsi"/>
          <w:bCs/>
          <w:sz w:val="22"/>
          <w:szCs w:val="22"/>
          <w:lang w:val="en-US"/>
        </w:rPr>
        <w:t xml:space="preserve">growth </w:t>
      </w:r>
      <w:r w:rsidR="00BD6A6C" w:rsidRPr="00FC0A34">
        <w:rPr>
          <w:rFonts w:ascii="Times" w:hAnsi="Times" w:cstheme="minorHAnsi"/>
          <w:bCs/>
          <w:sz w:val="22"/>
          <w:szCs w:val="22"/>
          <w:lang w:val="en-US"/>
        </w:rPr>
        <w:t>mod</w:t>
      </w:r>
      <w:r w:rsidR="007B3EA5" w:rsidRPr="00FC0A34">
        <w:rPr>
          <w:rFonts w:ascii="Times" w:hAnsi="Times" w:cstheme="minorHAnsi"/>
          <w:bCs/>
          <w:sz w:val="22"/>
          <w:szCs w:val="22"/>
          <w:lang w:val="en-US"/>
        </w:rPr>
        <w:t>els</w:t>
      </w:r>
      <w:r w:rsidR="00A93CDF" w:rsidRPr="00FC0A34">
        <w:rPr>
          <w:rFonts w:ascii="Times" w:hAnsi="Times" w:cstheme="minorHAnsi"/>
          <w:bCs/>
          <w:sz w:val="22"/>
          <w:szCs w:val="22"/>
          <w:lang w:val="en-US"/>
        </w:rPr>
        <w:t xml:space="preserve"> (as in no food-dependence) </w:t>
      </w:r>
      <w:r w:rsidR="00E80E67" w:rsidRPr="00FC0A34">
        <w:rPr>
          <w:rFonts w:ascii="Times" w:hAnsi="Times" w:cstheme="minorHAnsi"/>
          <w:bCs/>
          <w:sz w:val="22"/>
          <w:szCs w:val="22"/>
          <w:lang w:val="en-US"/>
        </w:rPr>
        <w:t xml:space="preserve">is in conflict with the </w:t>
      </w:r>
      <w:r w:rsidR="00FF1572" w:rsidRPr="00FC0A34">
        <w:rPr>
          <w:rFonts w:ascii="Times" w:hAnsi="Times" w:cstheme="minorHAnsi"/>
          <w:bCs/>
          <w:sz w:val="22"/>
          <w:szCs w:val="22"/>
          <w:lang w:val="en-US"/>
        </w:rPr>
        <w:t>well-known</w:t>
      </w:r>
      <w:r w:rsidR="00D701CB" w:rsidRPr="00FC0A34">
        <w:rPr>
          <w:rFonts w:ascii="Times" w:hAnsi="Times" w:cstheme="minorHAnsi"/>
          <w:bCs/>
          <w:sz w:val="22"/>
          <w:szCs w:val="22"/>
          <w:lang w:val="en-US"/>
        </w:rPr>
        <w:t xml:space="preserve"> observation </w:t>
      </w:r>
      <w:r w:rsidR="009957CA" w:rsidRPr="00FC0A34">
        <w:rPr>
          <w:rFonts w:ascii="Times" w:hAnsi="Times" w:cstheme="minorHAnsi"/>
          <w:sz w:val="22"/>
          <w:szCs w:val="22"/>
          <w:lang w:val="en-US"/>
        </w:rPr>
        <w:t xml:space="preserve">that </w:t>
      </w:r>
      <w:r w:rsidR="00C07FB5" w:rsidRPr="00FC0A34">
        <w:rPr>
          <w:rFonts w:ascii="Times" w:hAnsi="Times" w:cstheme="minorHAnsi"/>
          <w:sz w:val="22"/>
          <w:szCs w:val="22"/>
          <w:lang w:val="en-US"/>
        </w:rPr>
        <w:t xml:space="preserve">body </w:t>
      </w:r>
      <w:r w:rsidR="009957CA" w:rsidRPr="00FC0A34">
        <w:rPr>
          <w:rFonts w:ascii="Times" w:hAnsi="Times" w:cstheme="minorHAnsi"/>
          <w:sz w:val="22"/>
          <w:szCs w:val="22"/>
          <w:lang w:val="en-US"/>
        </w:rPr>
        <w:t xml:space="preserve">growth depends on an interplay between body size, temperature and food availability </w:t>
      </w:r>
      <w:r w:rsidR="009957CA" w:rsidRPr="00FC0A34">
        <w:rPr>
          <w:rFonts w:ascii="Times" w:hAnsi="Times" w:cstheme="minorHAnsi"/>
          <w:sz w:val="22"/>
          <w:szCs w:val="22"/>
          <w:lang w:val="en-US"/>
        </w:rPr>
        <w:fldChar w:fldCharType="begin"/>
      </w:r>
      <w:r w:rsidR="009957CA" w:rsidRPr="00FC0A34">
        <w:rPr>
          <w:rFonts w:ascii="Times" w:hAnsi="Times" w:cstheme="minorHAnsi"/>
          <w:sz w:val="22"/>
          <w:szCs w:val="22"/>
          <w:lang w:val="en-US"/>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9957CA" w:rsidRPr="00FC0A34">
        <w:rPr>
          <w:rFonts w:ascii="Times" w:hAnsi="Times" w:cstheme="minorHAnsi"/>
          <w:sz w:val="22"/>
          <w:szCs w:val="22"/>
          <w:lang w:val="en-US"/>
        </w:rPr>
        <w:fldChar w:fldCharType="separate"/>
      </w:r>
      <w:r w:rsidR="009957CA" w:rsidRPr="00FC0A34">
        <w:rPr>
          <w:rFonts w:ascii="Times" w:hAnsi="Times" w:cs="Times New Roman"/>
          <w:sz w:val="22"/>
          <w:szCs w:val="22"/>
        </w:rPr>
        <w:t xml:space="preserve">(Brett </w:t>
      </w:r>
      <w:r w:rsidR="009957CA" w:rsidRPr="00FC0A34">
        <w:rPr>
          <w:rFonts w:ascii="Times" w:hAnsi="Times" w:cs="Times New Roman"/>
          <w:i/>
          <w:iCs/>
          <w:sz w:val="22"/>
          <w:szCs w:val="22"/>
        </w:rPr>
        <w:t>et al.</w:t>
      </w:r>
      <w:r w:rsidR="009957CA" w:rsidRPr="00FC0A34">
        <w:rPr>
          <w:rFonts w:ascii="Times" w:hAnsi="Times" w:cs="Times New Roman"/>
          <w:sz w:val="22"/>
          <w:szCs w:val="22"/>
        </w:rPr>
        <w:t xml:space="preserve"> 1969)</w:t>
      </w:r>
      <w:r w:rsidR="009957CA" w:rsidRPr="00FC0A34">
        <w:rPr>
          <w:rFonts w:ascii="Times" w:hAnsi="Times" w:cstheme="minorHAnsi"/>
          <w:sz w:val="22"/>
          <w:szCs w:val="22"/>
          <w:lang w:val="en-US"/>
        </w:rPr>
        <w:fldChar w:fldCharType="end"/>
      </w:r>
      <w:r w:rsidR="009957CA" w:rsidRPr="00FC0A34">
        <w:rPr>
          <w:rFonts w:ascii="Times" w:hAnsi="Times" w:cstheme="minorHAnsi"/>
          <w:sz w:val="22"/>
          <w:szCs w:val="22"/>
          <w:lang w:val="en-US"/>
        </w:rPr>
        <w:t>. For instance, the optimum temperature for growth declines with reduced food rations</w:t>
      </w:r>
      <w:r w:rsidR="00A92707" w:rsidRPr="00FC0A34">
        <w:rPr>
          <w:rFonts w:ascii="Times" w:hAnsi="Times" w:cstheme="minorHAnsi"/>
          <w:sz w:val="22"/>
          <w:szCs w:val="22"/>
          <w:lang w:val="en-US"/>
        </w:rPr>
        <w:t xml:space="preserve"> </w:t>
      </w:r>
      <w:r w:rsidR="00E77EE2" w:rsidRPr="00FC0A34">
        <w:rPr>
          <w:rFonts w:ascii="Times" w:hAnsi="Times" w:cstheme="minorHAnsi"/>
          <w:sz w:val="22"/>
          <w:szCs w:val="22"/>
          <w:lang w:val="en-US"/>
        </w:rPr>
        <w:fldChar w:fldCharType="begin"/>
      </w:r>
      <w:r w:rsidR="00E77EE2" w:rsidRPr="00FC0A34">
        <w:rPr>
          <w:rFonts w:ascii="Times" w:hAnsi="Times" w:cstheme="minorHAnsi"/>
          <w:sz w:val="22"/>
          <w:szCs w:val="22"/>
          <w:lang w:val="en-US"/>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77EE2" w:rsidRPr="00FC0A34">
        <w:rPr>
          <w:rFonts w:ascii="Times" w:hAnsi="Times" w:cstheme="minorHAnsi"/>
          <w:sz w:val="22"/>
          <w:szCs w:val="22"/>
          <w:lang w:val="en-US"/>
        </w:rPr>
        <w:fldChar w:fldCharType="separate"/>
      </w:r>
      <w:r w:rsidR="00E77EE2" w:rsidRPr="00FC0A34">
        <w:rPr>
          <w:rFonts w:ascii="Times" w:hAnsi="Times" w:cstheme="minorHAnsi"/>
          <w:noProof/>
          <w:sz w:val="22"/>
          <w:szCs w:val="22"/>
          <w:lang w:val="en-US"/>
        </w:rPr>
        <w:t>(Huey &amp; Kingsolver 2019)</w:t>
      </w:r>
      <w:r w:rsidR="00E77EE2" w:rsidRPr="00FC0A34">
        <w:rPr>
          <w:rFonts w:ascii="Times" w:hAnsi="Times" w:cstheme="minorHAnsi"/>
          <w:sz w:val="22"/>
          <w:szCs w:val="22"/>
          <w:lang w:val="en-US"/>
        </w:rPr>
        <w:fldChar w:fldCharType="end"/>
      </w:r>
      <w:r w:rsidR="005252BB" w:rsidRPr="00FC0A34">
        <w:rPr>
          <w:rFonts w:ascii="Times" w:hAnsi="Times" w:cstheme="minorHAnsi"/>
          <w:sz w:val="22"/>
          <w:szCs w:val="22"/>
          <w:lang w:val="en-US"/>
        </w:rPr>
        <w:t xml:space="preserve">, which </w:t>
      </w:r>
      <w:r w:rsidR="00DD61A7" w:rsidRPr="00FC0A34">
        <w:rPr>
          <w:rFonts w:ascii="Times" w:hAnsi="Times" w:cstheme="minorHAnsi"/>
          <w:sz w:val="22"/>
          <w:szCs w:val="22"/>
          <w:lang w:val="en-US"/>
        </w:rPr>
        <w:t>means</w:t>
      </w:r>
      <w:r w:rsidR="005252BB" w:rsidRPr="00FC0A34">
        <w:rPr>
          <w:rFonts w:ascii="Times" w:hAnsi="Times" w:cstheme="minorHAnsi"/>
          <w:sz w:val="22"/>
          <w:szCs w:val="22"/>
          <w:lang w:val="en-US"/>
        </w:rPr>
        <w:t xml:space="preserve"> that </w:t>
      </w:r>
      <w:r w:rsidR="00D1592B" w:rsidRPr="00FC0A34">
        <w:rPr>
          <w:rFonts w:ascii="Times" w:hAnsi="Times" w:cstheme="minorHAnsi"/>
          <w:sz w:val="22"/>
          <w:szCs w:val="22"/>
          <w:lang w:val="en-US"/>
        </w:rPr>
        <w:t>the</w:t>
      </w:r>
      <w:r w:rsidR="00DD61A7" w:rsidRPr="00FC0A34">
        <w:rPr>
          <w:rFonts w:ascii="Times" w:hAnsi="Times" w:cstheme="minorHAnsi"/>
          <w:sz w:val="22"/>
          <w:szCs w:val="22"/>
          <w:lang w:val="en-US"/>
        </w:rPr>
        <w:t xml:space="preserve"> </w:t>
      </w:r>
      <w:r w:rsidR="006D303F" w:rsidRPr="00FC0A34">
        <w:rPr>
          <w:rFonts w:ascii="Times" w:hAnsi="Times" w:cstheme="minorHAnsi"/>
          <w:sz w:val="22"/>
          <w:szCs w:val="22"/>
          <w:lang w:val="en-US"/>
        </w:rPr>
        <w:t>effects of temperature are mediated by changes in resources levels</w:t>
      </w:r>
      <w:r w:rsidR="00085DC7" w:rsidRPr="00FC0A34">
        <w:rPr>
          <w:rFonts w:ascii="Times" w:hAnsi="Times" w:cstheme="minorHAnsi"/>
          <w:sz w:val="22"/>
          <w:szCs w:val="22"/>
          <w:lang w:val="en-US"/>
        </w:rPr>
        <w:t xml:space="preserve">. </w:t>
      </w:r>
      <w:r w:rsidR="003D7B6A" w:rsidRPr="00FC0A34">
        <w:rPr>
          <w:rFonts w:ascii="Times" w:hAnsi="Times" w:cstheme="minorHAnsi"/>
          <w:sz w:val="22"/>
          <w:szCs w:val="22"/>
          <w:lang w:val="en-US"/>
        </w:rPr>
        <w:t xml:space="preserve">It is therefore important </w:t>
      </w:r>
      <w:r w:rsidR="00B666D4" w:rsidRPr="00FC0A34">
        <w:rPr>
          <w:rFonts w:ascii="Times" w:hAnsi="Times" w:cstheme="minorHAnsi"/>
          <w:sz w:val="22"/>
          <w:szCs w:val="22"/>
          <w:lang w:val="en-US"/>
        </w:rPr>
        <w:t xml:space="preserve">to </w:t>
      </w:r>
      <w:r w:rsidR="006B4684" w:rsidRPr="00FC0A34">
        <w:rPr>
          <w:rFonts w:ascii="Times" w:hAnsi="Times" w:cstheme="minorHAnsi"/>
          <w:sz w:val="22"/>
          <w:szCs w:val="22"/>
          <w:lang w:val="en-US"/>
        </w:rPr>
        <w:t xml:space="preserve">work on </w:t>
      </w:r>
      <w:r w:rsidR="00562B0B" w:rsidRPr="00FC0A34">
        <w:rPr>
          <w:rFonts w:ascii="Times" w:hAnsi="Times" w:cstheme="minorHAnsi"/>
          <w:sz w:val="22"/>
          <w:szCs w:val="22"/>
          <w:lang w:val="en-US"/>
        </w:rPr>
        <w:t xml:space="preserve">developing mechanistic models that are founded on an accurate description of </w:t>
      </w:r>
      <w:r w:rsidR="00566D54" w:rsidRPr="00FC0A34">
        <w:rPr>
          <w:rFonts w:ascii="Times" w:hAnsi="Times" w:cstheme="minorHAnsi"/>
          <w:sz w:val="22"/>
          <w:szCs w:val="22"/>
          <w:lang w:val="en-US"/>
        </w:rPr>
        <w:t xml:space="preserve">size and temperature-dependence of key physiological processes, and </w:t>
      </w:r>
      <w:r w:rsidR="00A950B4" w:rsidRPr="00FC0A34">
        <w:rPr>
          <w:rFonts w:ascii="Times" w:hAnsi="Times" w:cstheme="minorHAnsi"/>
          <w:sz w:val="22"/>
          <w:szCs w:val="22"/>
          <w:lang w:val="en-US"/>
        </w:rPr>
        <w:t xml:space="preserve">to </w:t>
      </w:r>
      <w:r w:rsidR="00AD2077" w:rsidRPr="00FC0A34">
        <w:rPr>
          <w:rFonts w:ascii="Times" w:hAnsi="Times" w:cstheme="minorHAnsi"/>
          <w:sz w:val="22"/>
          <w:szCs w:val="22"/>
          <w:lang w:val="en-US"/>
        </w:rPr>
        <w:t xml:space="preserve">evaluate them in </w:t>
      </w:r>
      <w:r w:rsidR="009957CA" w:rsidRPr="00FC0A34">
        <w:rPr>
          <w:rFonts w:ascii="Times" w:hAnsi="Times" w:cstheme="minorHAnsi"/>
          <w:sz w:val="22"/>
          <w:szCs w:val="22"/>
          <w:lang w:val="en-US"/>
        </w:rPr>
        <w:t>an ecological context</w:t>
      </w:r>
      <w:r w:rsidR="00971B8B" w:rsidRPr="00FC0A34">
        <w:rPr>
          <w:rFonts w:ascii="Times" w:hAnsi="Times" w:cstheme="minorHAnsi"/>
          <w:sz w:val="22"/>
          <w:szCs w:val="22"/>
          <w:lang w:val="en-US"/>
        </w:rPr>
        <w:t xml:space="preserve"> to accou</w:t>
      </w:r>
      <w:r w:rsidR="00C62F16" w:rsidRPr="00FC0A34">
        <w:rPr>
          <w:rFonts w:ascii="Times" w:hAnsi="Times" w:cstheme="minorHAnsi"/>
          <w:sz w:val="22"/>
          <w:szCs w:val="22"/>
          <w:lang w:val="en-US"/>
        </w:rPr>
        <w:t xml:space="preserve">nt for </w:t>
      </w:r>
      <w:r w:rsidR="0023473E" w:rsidRPr="00FC0A34">
        <w:rPr>
          <w:rFonts w:ascii="Times" w:hAnsi="Times" w:cstheme="minorHAnsi"/>
          <w:sz w:val="22"/>
          <w:szCs w:val="22"/>
          <w:lang w:val="en-US"/>
        </w:rPr>
        <w:t>the food dependence of growth</w:t>
      </w:r>
      <w:r w:rsidR="002804BC" w:rsidRPr="00FC0A34">
        <w:rPr>
          <w:rFonts w:ascii="Times" w:hAnsi="Times" w:cstheme="minorHAnsi"/>
          <w:sz w:val="22"/>
          <w:szCs w:val="22"/>
          <w:lang w:val="en-US"/>
        </w:rPr>
        <w:t xml:space="preserve"> </w:t>
      </w:r>
      <w:r w:rsidR="002804BC" w:rsidRPr="00FC0A34">
        <w:rPr>
          <w:rFonts w:ascii="Times" w:hAnsi="Times" w:cstheme="minorHAnsi"/>
          <w:sz w:val="22"/>
          <w:szCs w:val="22"/>
          <w:lang w:val="en-US"/>
        </w:rPr>
        <w:fldChar w:fldCharType="begin"/>
      </w:r>
      <w:r w:rsidR="002804BC" w:rsidRPr="00FC0A34">
        <w:rPr>
          <w:rFonts w:ascii="Times" w:hAnsi="Times" w:cstheme="minorHAnsi"/>
          <w:sz w:val="22"/>
          <w:szCs w:val="22"/>
          <w:lang w:val="en-US"/>
        </w:rPr>
        <w:instrText xml:space="preserve"> ADDIN ZOTERO_ITEM CSL_CITATION {"citationID":"XR6QjT26","properties":{"formattedCitation":"(Neubauer &amp; Andersen 2019)","plainCitation":"(Neubauer &amp; Andersen 2019)","noteIndex":0},"citationItems":[{"id":1639,"uris":["http://zotero.org/users/6116610/items/2KIM9KT7"],"uri":["http://zotero.org/users/6116610/items/2KIM9KT7"],"itemData":{"id":1639,"type":"article-journal","abstract":"Although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804BC" w:rsidRPr="00FC0A34">
        <w:rPr>
          <w:rFonts w:ascii="Times" w:hAnsi="Times" w:cstheme="minorHAnsi"/>
          <w:sz w:val="22"/>
          <w:szCs w:val="22"/>
          <w:lang w:val="en-US"/>
        </w:rPr>
        <w:fldChar w:fldCharType="separate"/>
      </w:r>
      <w:r w:rsidR="002804BC" w:rsidRPr="00FC0A34">
        <w:rPr>
          <w:rFonts w:ascii="Times" w:hAnsi="Times" w:cstheme="minorHAnsi"/>
          <w:noProof/>
          <w:sz w:val="22"/>
          <w:szCs w:val="22"/>
          <w:lang w:val="en-US"/>
        </w:rPr>
        <w:t>(Neubauer &amp; Andersen 2019)</w:t>
      </w:r>
      <w:r w:rsidR="002804BC" w:rsidRPr="00FC0A34">
        <w:rPr>
          <w:rFonts w:ascii="Times" w:hAnsi="Times" w:cstheme="minorHAnsi"/>
          <w:sz w:val="22"/>
          <w:szCs w:val="22"/>
          <w:lang w:val="en-US"/>
        </w:rPr>
        <w:fldChar w:fldCharType="end"/>
      </w:r>
      <w:r w:rsidR="009957CA" w:rsidRPr="00FC0A34">
        <w:rPr>
          <w:rFonts w:ascii="Times" w:hAnsi="Times" w:cstheme="minorHAnsi"/>
          <w:sz w:val="22"/>
          <w:szCs w:val="22"/>
          <w:lang w:val="en-US"/>
        </w:rPr>
        <w:t xml:space="preserve">. </w:t>
      </w:r>
    </w:p>
    <w:p w14:paraId="4B9B0780" w14:textId="4447A005" w:rsidR="00415BA8" w:rsidRPr="00FC0A34" w:rsidRDefault="00C10F07" w:rsidP="00C07E2D">
      <w:pPr>
        <w:spacing w:line="480" w:lineRule="auto"/>
        <w:ind w:firstLine="284"/>
        <w:jc w:val="both"/>
        <w:rPr>
          <w:rFonts w:ascii="Times" w:hAnsi="Times" w:cstheme="minorHAnsi"/>
          <w:bCs/>
          <w:sz w:val="22"/>
          <w:szCs w:val="22"/>
          <w:lang w:val="en-US"/>
        </w:rPr>
      </w:pPr>
      <w:r w:rsidRPr="00FC0A34">
        <w:rPr>
          <w:rFonts w:ascii="Times" w:hAnsi="Times" w:cstheme="minorHAnsi"/>
          <w:bCs/>
          <w:sz w:val="22"/>
          <w:szCs w:val="22"/>
          <w:lang w:val="en-US"/>
        </w:rPr>
        <w:t>Process-based</w:t>
      </w:r>
      <w:r w:rsidR="002C5641" w:rsidRPr="00FC0A34">
        <w:rPr>
          <w:rFonts w:ascii="Times" w:hAnsi="Times" w:cstheme="minorHAnsi"/>
          <w:bCs/>
          <w:sz w:val="22"/>
          <w:szCs w:val="22"/>
          <w:lang w:val="en-US"/>
        </w:rPr>
        <w:t xml:space="preserve"> (or mechanistic)</w:t>
      </w:r>
      <w:r w:rsidRPr="00FC0A34">
        <w:rPr>
          <w:rFonts w:ascii="Times" w:hAnsi="Times" w:cstheme="minorHAnsi"/>
          <w:bCs/>
          <w:sz w:val="22"/>
          <w:szCs w:val="22"/>
          <w:lang w:val="en-US"/>
        </w:rPr>
        <w:t xml:space="preserve"> food web models aim represent the dynamics or structure of ecosystems based on </w:t>
      </w:r>
      <w:r w:rsidR="00B2650E" w:rsidRPr="00FC0A34">
        <w:rPr>
          <w:rFonts w:ascii="Times" w:hAnsi="Times" w:cstheme="minorHAnsi"/>
          <w:bCs/>
          <w:sz w:val="22"/>
          <w:szCs w:val="22"/>
          <w:lang w:val="en-US"/>
        </w:rPr>
        <w:t xml:space="preserve">an understanding of </w:t>
      </w:r>
      <w:r w:rsidR="006530DF" w:rsidRPr="00FC0A34">
        <w:rPr>
          <w:rFonts w:ascii="Times" w:hAnsi="Times" w:cstheme="minorHAnsi"/>
          <w:bCs/>
          <w:sz w:val="22"/>
          <w:szCs w:val="22"/>
          <w:lang w:val="en-US"/>
        </w:rPr>
        <w:t xml:space="preserve">the </w:t>
      </w:r>
      <w:r w:rsidR="00B2650E" w:rsidRPr="00FC0A34">
        <w:rPr>
          <w:rFonts w:ascii="Times" w:hAnsi="Times" w:cstheme="minorHAnsi"/>
          <w:bCs/>
          <w:sz w:val="22"/>
          <w:szCs w:val="22"/>
          <w:lang w:val="en-US"/>
        </w:rPr>
        <w:t xml:space="preserve">key </w:t>
      </w:r>
      <w:r w:rsidRPr="00FC0A34">
        <w:rPr>
          <w:rFonts w:ascii="Times" w:hAnsi="Times" w:cstheme="minorHAnsi"/>
          <w:bCs/>
          <w:sz w:val="22"/>
          <w:szCs w:val="22"/>
          <w:lang w:val="en-US"/>
        </w:rPr>
        <w:t>mechanism</w:t>
      </w:r>
      <w:r w:rsidR="00FD1888" w:rsidRPr="00FC0A34">
        <w:rPr>
          <w:rFonts w:ascii="Times" w:hAnsi="Times" w:cstheme="minorHAnsi"/>
          <w:bCs/>
          <w:sz w:val="22"/>
          <w:szCs w:val="22"/>
          <w:lang w:val="en-US"/>
        </w:rPr>
        <w:t xml:space="preserve">s behind the </w:t>
      </w:r>
      <w:r w:rsidR="002A2677" w:rsidRPr="00FC0A34">
        <w:rPr>
          <w:rFonts w:ascii="Times" w:hAnsi="Times" w:cstheme="minorHAnsi"/>
          <w:bCs/>
          <w:sz w:val="22"/>
          <w:szCs w:val="22"/>
          <w:lang w:val="en-US"/>
        </w:rPr>
        <w:t>phenomena considered</w:t>
      </w:r>
      <w:r w:rsidR="007F610A" w:rsidRPr="00FC0A34">
        <w:rPr>
          <w:rFonts w:ascii="Times" w:hAnsi="Times" w:cstheme="minorHAnsi"/>
          <w:bCs/>
          <w:sz w:val="22"/>
          <w:szCs w:val="22"/>
          <w:lang w:val="en-US"/>
        </w:rPr>
        <w:t xml:space="preserve">, considering both </w:t>
      </w:r>
      <w:r w:rsidR="00F25328" w:rsidRPr="00FC0A34">
        <w:rPr>
          <w:rFonts w:ascii="Times" w:hAnsi="Times" w:cstheme="minorHAnsi"/>
          <w:bCs/>
          <w:sz w:val="22"/>
          <w:szCs w:val="22"/>
          <w:lang w:val="en-US"/>
        </w:rPr>
        <w:t xml:space="preserve">metabolic scaling </w:t>
      </w:r>
      <w:r w:rsidR="007F610A" w:rsidRPr="00FC0A34">
        <w:rPr>
          <w:rFonts w:ascii="Times" w:hAnsi="Times" w:cstheme="minorHAnsi"/>
          <w:bCs/>
          <w:sz w:val="22"/>
          <w:szCs w:val="22"/>
          <w:lang w:val="en-US"/>
        </w:rPr>
        <w:t>and feeding interactions</w:t>
      </w:r>
      <w:r w:rsidR="00BA262D" w:rsidRPr="00FC0A34">
        <w:rPr>
          <w:rFonts w:ascii="Times" w:hAnsi="Times" w:cstheme="minorHAnsi"/>
          <w:bCs/>
          <w:sz w:val="22"/>
          <w:szCs w:val="22"/>
          <w:lang w:val="en-US"/>
        </w:rPr>
        <w:t xml:space="preserve"> </w:t>
      </w:r>
      <w:r w:rsidR="009B3FAD" w:rsidRPr="00FC0A34">
        <w:rPr>
          <w:rFonts w:ascii="Times" w:hAnsi="Times" w:cstheme="minorHAnsi"/>
          <w:bCs/>
          <w:sz w:val="22"/>
          <w:szCs w:val="22"/>
          <w:lang w:val="en-US"/>
        </w:rPr>
        <w:t xml:space="preserve">e.g. </w:t>
      </w:r>
      <w:r w:rsidR="00BA262D" w:rsidRPr="00FC0A34">
        <w:rPr>
          <w:rFonts w:ascii="Times" w:hAnsi="Times" w:cstheme="minorHAnsi"/>
          <w:bCs/>
          <w:sz w:val="22"/>
          <w:szCs w:val="22"/>
          <w:lang w:val="en-US"/>
        </w:rPr>
        <w:fldChar w:fldCharType="begin"/>
      </w:r>
      <w:r w:rsidR="00223C69" w:rsidRPr="00FC0A34">
        <w:rPr>
          <w:rFonts w:ascii="Times" w:hAnsi="Times" w:cstheme="minorHAnsi"/>
          <w:bCs/>
          <w:sz w:val="22"/>
          <w:szCs w:val="22"/>
          <w:lang w:val="en-US"/>
        </w:rPr>
        <w:instrText xml:space="preserve"> ADDIN ZOTERO_ITEM CSL_CITATION {"citationID":"XI4PA4lg","properties":{"formattedCitation":"(Brose 2010; Persson &amp; De Roos 2013)","plainCitation":"(Brose 2010; Persson &amp; De Roos 2013)","noteIndex":0},"citationItems":[{"id":419,"uris":["http://zotero.org/users/6116610/items/6LXG7DGK"],"uri":["http://zotero.org/users/6116610/items/6LXG7DGK"],"itemData":{"id":419,"type":"article-journal","container-title":"Functional Ecology","DOI":"10.1111/j.1365-2435.2009.01618.x","issue":"1","page":"28–34","title":"Body-mass constraints on foraging behaviour determine population and food-web dynamics","volume":"24","author":[{"family":"Brose","given":"U"}],"issued":{"date-parts":[["2010"]]}}},{"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M"}],"issued":{"date-parts":[["2013"]]}}}],"schema":"https://github.com/citation-style-language/schema/raw/master/csl-citation.json"} </w:instrText>
      </w:r>
      <w:r w:rsidR="00BA262D" w:rsidRPr="00FC0A34">
        <w:rPr>
          <w:rFonts w:ascii="Times" w:hAnsi="Times" w:cstheme="minorHAnsi"/>
          <w:bCs/>
          <w:sz w:val="22"/>
          <w:szCs w:val="22"/>
          <w:lang w:val="en-US"/>
        </w:rPr>
        <w:fldChar w:fldCharType="separate"/>
      </w:r>
      <w:r w:rsidR="00223C69" w:rsidRPr="00FC0A34">
        <w:rPr>
          <w:rFonts w:ascii="Times" w:hAnsi="Times" w:cstheme="minorHAnsi"/>
          <w:bCs/>
          <w:noProof/>
          <w:sz w:val="22"/>
          <w:szCs w:val="22"/>
          <w:lang w:val="en-US"/>
        </w:rPr>
        <w:t>(Brose 2010; Persson &amp; De Roos 2013)</w:t>
      </w:r>
      <w:r w:rsidR="00BA262D" w:rsidRPr="00FC0A34">
        <w:rPr>
          <w:rFonts w:ascii="Times" w:hAnsi="Times" w:cstheme="minorHAnsi"/>
          <w:bCs/>
          <w:sz w:val="22"/>
          <w:szCs w:val="22"/>
          <w:lang w:val="en-US"/>
        </w:rPr>
        <w:fldChar w:fldCharType="end"/>
      </w:r>
      <w:r w:rsidR="007F610A" w:rsidRPr="00FC0A34">
        <w:rPr>
          <w:rFonts w:ascii="Times" w:hAnsi="Times" w:cstheme="minorHAnsi"/>
          <w:bCs/>
          <w:sz w:val="22"/>
          <w:szCs w:val="22"/>
          <w:lang w:val="en-US"/>
        </w:rPr>
        <w:t xml:space="preserve">. </w:t>
      </w:r>
      <w:r w:rsidR="00D0261F" w:rsidRPr="00FC0A34">
        <w:rPr>
          <w:rFonts w:ascii="Times" w:hAnsi="Times" w:cstheme="minorHAnsi"/>
          <w:bCs/>
          <w:sz w:val="22"/>
          <w:szCs w:val="22"/>
          <w:lang w:val="en-US"/>
        </w:rPr>
        <w:t xml:space="preserve">This means </w:t>
      </w:r>
      <w:r w:rsidR="00050044" w:rsidRPr="00FC0A34">
        <w:rPr>
          <w:rFonts w:ascii="Times" w:hAnsi="Times" w:cstheme="minorHAnsi"/>
          <w:bCs/>
          <w:sz w:val="22"/>
          <w:szCs w:val="22"/>
          <w:lang w:val="en-US"/>
        </w:rPr>
        <w:t xml:space="preserve">models can vary in </w:t>
      </w:r>
      <w:r w:rsidR="008A38D5" w:rsidRPr="00FC0A34">
        <w:rPr>
          <w:rFonts w:ascii="Times" w:hAnsi="Times" w:cstheme="minorHAnsi"/>
          <w:bCs/>
          <w:sz w:val="22"/>
          <w:szCs w:val="22"/>
          <w:lang w:val="en-US"/>
        </w:rPr>
        <w:t>their</w:t>
      </w:r>
      <w:r w:rsidR="00050044" w:rsidRPr="00FC0A34">
        <w:rPr>
          <w:rFonts w:ascii="Times" w:hAnsi="Times" w:cstheme="minorHAnsi"/>
          <w:bCs/>
          <w:sz w:val="22"/>
          <w:szCs w:val="22"/>
          <w:lang w:val="en-US"/>
        </w:rPr>
        <w:t xml:space="preserve"> performance depending on the process they are tailored for</w:t>
      </w:r>
      <w:r w:rsidR="00CD4AA2" w:rsidRPr="00FC0A34">
        <w:rPr>
          <w:rFonts w:ascii="Times" w:hAnsi="Times" w:cstheme="minorHAnsi"/>
          <w:bCs/>
          <w:sz w:val="22"/>
          <w:szCs w:val="22"/>
          <w:lang w:val="en-US"/>
        </w:rPr>
        <w:t xml:space="preserve"> </w:t>
      </w:r>
      <w:r w:rsidR="00DF6933" w:rsidRPr="00FC0A34">
        <w:rPr>
          <w:rFonts w:ascii="Times" w:hAnsi="Times" w:cstheme="minorHAnsi"/>
          <w:bCs/>
          <w:sz w:val="22"/>
          <w:szCs w:val="22"/>
          <w:lang w:val="en-US"/>
        </w:rPr>
        <w:fldChar w:fldCharType="begin"/>
      </w:r>
      <w:r w:rsidR="00DF6933" w:rsidRPr="00FC0A34">
        <w:rPr>
          <w:rFonts w:ascii="Times" w:hAnsi="Times" w:cstheme="minorHAnsi"/>
          <w:bCs/>
          <w:sz w:val="22"/>
          <w:szCs w:val="22"/>
          <w:lang w:val="en-US"/>
        </w:rPr>
        <w:instrText xml:space="preserve"> ADDIN ZOTERO_ITEM CSL_CITATION {"citationID":"WrWNX7tl","properties":{"formattedCitation":"(Spence {\\i{}et al.} 2018)","plainCitation":"(Spence et al. 2018)","noteIndex":0},"citationItems":[{"id":1648,"uris":["http://zotero.org/users/6116610/items/QEFYCZ8K"],"uri":["http://zotero.org/users/6116610/items/QEFYCZ8K"],"itemData":{"id":1648,"type":"article-journal","abstract":"When making predictions about ecosystems, we often have available a number of different ecosystem models that attempt to represent their dynamics in a detailed mechanistic way. Each of these can be used as a simulator of large-s­ cale experiments and make projections about the fate of ecosystems under different scenarios to support the development of appropriate management strategies. However, structural differences, systematic discrepancies and uncertainties lead to different models giving different predictions. This is further complicated by the fact that the models may not be run with the same functional groups, spatial structure or time scale. Rather than simply trying to select a “best” model, or taking some weighted average, it is important to exploit the strengths of each of the models, while learning from the differences between them. To achieve this, we construct a flexible statistical model of the relationships between a collection of mechanistic models and their biases, allowing for structural and parameter uncertainty and for different ways of representing reality. Using this statistical meta-m­ odel, we can combine prior beliefs, model estimates and direct observations using Bayesian methods and make coherent predictions of future outcomes under different scenarios with robust measures of uncertainty. In this study, we take a diverse ensemble of existing North Sea ecosystem models and demonstrate the utility of our framework by applying it to answer the question what would have happened to demersal fish if fishing was to stop.","container-title":"Fish and Fisheries","DOI":"10.1111/faf.12310","ISSN":"14672960","issue":"6","journalAbbreviation":"Fish Fish","language":"en","page":"1031-1042","source":"DOI.org (Crossref)","title":"A general framework for combining ecosystem models","volume":"19","author":[{"family":"Spence","given":"Michael A."},{"family":"Blanchard","given":"Julia L."},{"family":"Rossberg","given":"Axel G."},{"family":"Heath","given":"Michael R."},{"family":"Heymans","given":"Johanna J."},{"family":"Mackinson","given":"Steven"},{"family":"Serpetti","given":"Natalia"},{"family":"Speirs","given":"Douglas C."},{"family":"Thorpe","given":"Robert B."},{"family":"Blackwell","given":"Paul G."}],"issued":{"date-parts":[["2018",11]]}}}],"schema":"https://github.com/citation-style-language/schema/raw/master/csl-citation.json"} </w:instrText>
      </w:r>
      <w:r w:rsidR="00DF6933" w:rsidRPr="00FC0A34">
        <w:rPr>
          <w:rFonts w:ascii="Times" w:hAnsi="Times" w:cstheme="minorHAnsi"/>
          <w:bCs/>
          <w:sz w:val="22"/>
          <w:szCs w:val="22"/>
          <w:lang w:val="en-US"/>
        </w:rPr>
        <w:fldChar w:fldCharType="separate"/>
      </w:r>
      <w:r w:rsidR="00DF6933" w:rsidRPr="00FC0A34">
        <w:rPr>
          <w:rFonts w:ascii="Times" w:hAnsi="Times" w:cs="Times New Roman"/>
          <w:sz w:val="22"/>
          <w:szCs w:val="22"/>
        </w:rPr>
        <w:t xml:space="preserve">(Spence </w:t>
      </w:r>
      <w:r w:rsidR="00DF6933" w:rsidRPr="00FC0A34">
        <w:rPr>
          <w:rFonts w:ascii="Times" w:hAnsi="Times" w:cs="Times New Roman"/>
          <w:i/>
          <w:iCs/>
          <w:sz w:val="22"/>
          <w:szCs w:val="22"/>
        </w:rPr>
        <w:t>et al.</w:t>
      </w:r>
      <w:r w:rsidR="00DF6933" w:rsidRPr="00FC0A34">
        <w:rPr>
          <w:rFonts w:ascii="Times" w:hAnsi="Times" w:cs="Times New Roman"/>
          <w:sz w:val="22"/>
          <w:szCs w:val="22"/>
        </w:rPr>
        <w:t xml:space="preserve"> 2018)</w:t>
      </w:r>
      <w:r w:rsidR="00DF6933" w:rsidRPr="00FC0A34">
        <w:rPr>
          <w:rFonts w:ascii="Times" w:hAnsi="Times" w:cstheme="minorHAnsi"/>
          <w:bCs/>
          <w:sz w:val="22"/>
          <w:szCs w:val="22"/>
          <w:lang w:val="en-US"/>
        </w:rPr>
        <w:fldChar w:fldCharType="end"/>
      </w:r>
      <w:r w:rsidR="0008130D">
        <w:rPr>
          <w:rFonts w:ascii="Times" w:hAnsi="Times" w:cstheme="minorHAnsi"/>
          <w:bCs/>
          <w:sz w:val="22"/>
          <w:szCs w:val="22"/>
          <w:lang w:val="en-US"/>
        </w:rPr>
        <w:t xml:space="preserve">, </w:t>
      </w:r>
      <w:r w:rsidR="00B41C84" w:rsidRPr="00FC0A34">
        <w:rPr>
          <w:rFonts w:ascii="Times" w:hAnsi="Times" w:cstheme="minorHAnsi"/>
          <w:bCs/>
          <w:sz w:val="22"/>
          <w:szCs w:val="22"/>
          <w:lang w:val="en-US"/>
        </w:rPr>
        <w:t xml:space="preserve">and it </w:t>
      </w:r>
      <w:r w:rsidR="00B76CD4" w:rsidRPr="00FC0A34">
        <w:rPr>
          <w:rFonts w:ascii="Times" w:hAnsi="Times" w:cstheme="minorHAnsi"/>
          <w:bCs/>
          <w:sz w:val="22"/>
          <w:szCs w:val="22"/>
          <w:lang w:val="en-US"/>
        </w:rPr>
        <w:t xml:space="preserve">is </w:t>
      </w:r>
      <w:r w:rsidR="00BC12E1" w:rsidRPr="00FC0A34">
        <w:rPr>
          <w:rFonts w:ascii="Times" w:hAnsi="Times" w:cstheme="minorHAnsi"/>
          <w:bCs/>
          <w:sz w:val="22"/>
          <w:szCs w:val="22"/>
          <w:lang w:val="en-US"/>
        </w:rPr>
        <w:t xml:space="preserve">therefore important to </w:t>
      </w:r>
      <w:r w:rsidR="000C0470" w:rsidRPr="00FC0A34">
        <w:rPr>
          <w:rFonts w:ascii="Times" w:hAnsi="Times" w:cstheme="minorHAnsi"/>
          <w:bCs/>
          <w:sz w:val="22"/>
          <w:szCs w:val="22"/>
          <w:lang w:val="en-US"/>
        </w:rPr>
        <w:t xml:space="preserve">both </w:t>
      </w:r>
      <w:r w:rsidR="00BC12E1" w:rsidRPr="00FC0A34">
        <w:rPr>
          <w:rFonts w:ascii="Times" w:hAnsi="Times" w:cstheme="minorHAnsi"/>
          <w:bCs/>
          <w:sz w:val="22"/>
          <w:szCs w:val="22"/>
          <w:lang w:val="en-US"/>
        </w:rPr>
        <w:t xml:space="preserve">identify </w:t>
      </w:r>
      <w:r w:rsidR="002C6995" w:rsidRPr="00FC0A34">
        <w:rPr>
          <w:rFonts w:ascii="Times" w:hAnsi="Times" w:cstheme="minorHAnsi"/>
          <w:bCs/>
          <w:sz w:val="22"/>
          <w:szCs w:val="22"/>
          <w:lang w:val="en-US"/>
        </w:rPr>
        <w:t>and capture the dominant</w:t>
      </w:r>
      <w:r w:rsidR="00BC12E1" w:rsidRPr="00FC0A34">
        <w:rPr>
          <w:rFonts w:ascii="Times" w:hAnsi="Times" w:cstheme="minorHAnsi"/>
          <w:bCs/>
          <w:sz w:val="22"/>
          <w:szCs w:val="22"/>
          <w:lang w:val="en-US"/>
        </w:rPr>
        <w:t xml:space="preserve"> mechanism</w:t>
      </w:r>
      <w:r w:rsidR="001B2BC7" w:rsidRPr="00FC0A34">
        <w:rPr>
          <w:rFonts w:ascii="Times" w:hAnsi="Times" w:cstheme="minorHAnsi"/>
          <w:bCs/>
          <w:sz w:val="22"/>
          <w:szCs w:val="22"/>
          <w:lang w:val="en-US"/>
        </w:rPr>
        <w:t>s</w:t>
      </w:r>
      <w:r w:rsidR="005F3803" w:rsidRPr="00FC0A34">
        <w:rPr>
          <w:rFonts w:ascii="Times" w:hAnsi="Times" w:cstheme="minorHAnsi"/>
          <w:bCs/>
          <w:sz w:val="22"/>
          <w:szCs w:val="22"/>
          <w:lang w:val="en-US"/>
        </w:rPr>
        <w:t xml:space="preserve"> </w:t>
      </w:r>
      <w:r w:rsidR="00571078" w:rsidRPr="00FC0A34">
        <w:rPr>
          <w:rFonts w:ascii="Times" w:hAnsi="Times" w:cstheme="minorHAnsi"/>
          <w:bCs/>
          <w:sz w:val="22"/>
          <w:szCs w:val="22"/>
          <w:lang w:val="en-US"/>
        </w:rPr>
        <w:t>in the model</w:t>
      </w:r>
      <w:r w:rsidR="00512829" w:rsidRPr="00FC0A34">
        <w:rPr>
          <w:rFonts w:ascii="Times" w:hAnsi="Times" w:cstheme="minorHAnsi"/>
          <w:bCs/>
          <w:sz w:val="22"/>
          <w:szCs w:val="22"/>
          <w:lang w:val="en-US"/>
        </w:rPr>
        <w:t xml:space="preserve"> </w:t>
      </w:r>
      <w:r w:rsidR="00512829" w:rsidRPr="00FC0A34">
        <w:rPr>
          <w:rFonts w:ascii="Times" w:hAnsi="Times" w:cstheme="minorHAnsi"/>
          <w:bCs/>
          <w:sz w:val="22"/>
          <w:szCs w:val="22"/>
          <w:lang w:val="en-US"/>
        </w:rPr>
        <w:fldChar w:fldCharType="begin"/>
      </w:r>
      <w:r w:rsidR="00512829" w:rsidRPr="00FC0A34">
        <w:rPr>
          <w:rFonts w:ascii="Times" w:hAnsi="Times" w:cstheme="minorHAnsi"/>
          <w:bCs/>
          <w:sz w:val="22"/>
          <w:szCs w:val="22"/>
          <w:lang w:val="en-US"/>
        </w:rPr>
        <w:instrText xml:space="preserve"> ADDIN ZOTERO_ITEM CSL_CITATION {"citationID":"0w5yJmV0","properties":{"formattedCitation":"(Curtsdotter {\\i{}et al.} 2019)","plainCitation":"(Curtsdotter et al. 2019)","noteIndex":0},"citationItems":[{"id":1652,"uris":["http://zotero.org/users/6116610/items/3RHJ2JZF"],"uri":["http://zotero.org/users/6116610/items/3RHJ2JZF"],"itemData":{"id":1652,"type":"article-journal","abstract":"Most ecosystem functions and related services involve species interactions across trophic levels, for example, pollination and biological pest control. Despite this, our understanding of ecosystem function in multitrophic communities is poor, and research has been limited to either manipulation in small communities or statistical descriptions in larger ones. Recent advances in food web ecology may allow us to overcome the trade-off between mechanistic insight and ecological realism. Molecular tools now simplify the detection of feeding interactions, and trait-based approaches allow the application of dynamic food web models to real ecosystems. We performed the first test of an allometric food web model's ability to replicate temporally nonaggregated abundance data from the field and to provide mechanistic insight into the function of predation. We aimed to reproduce and explore the drivers of the population dynamics of the aphid herbivore Rhopalosiphum padi observed in ten Swedish barley fields. We used a dynamic food web model, taking observed interactions and abundances of predators and alternative prey as input data, allowing us to examine the role of predation in aphid population control. The inverse problem methods were used for simultaneous model fit optimization and model parameterization. The model captured &gt;70% of the variation in aphid abundance in five of ten fields, supporting the model-embodied hypothesis that body size can be an important determinant of predation in the arthropod community. We further demonstrate how in-depth model analysis can disentangle the likely drivers of function, such as the community's abundance and trait composition. Analysing the variability in model performance revealed knowledge gaps, such as the source of episodic aphid mortality, and general method development needs that, if addressed, would further increase model success and enable stronger inference about ecosystem function. The results demonstrate that confronting dynamic food web models with abundance data from the field is a viable approach to evaluate ecological theory and to aid our understanding of function in real ecosystems. However, to realize the full potential of food web models, in ecosystem function research and beyond, trait-based parameterization must be refined and extended to include more traits than body size.","container-title":"Journal of Animal Ecology","DOI":"10.1111/1365-2656.12892","ISSN":"1365-2656","issue":"2","language":"en","page":"196-210","source":"Wiley Online Library","title":"Ecosystem function in predator–prey food webs—confronting dynamic models with empirical data","volume":"88","author":[{"family":"Curtsdotter","given":"Alva"},{"family":"Banks","given":"H. Thomas"},{"family":"Banks","given":"John E."},{"family":"Jonsson","given":"Mattias"},{"family":"Jonsson","given":"Tomas"},{"family":"Laubmeier","given":"Amanda N."},{"family":"Traugott","given":"Michael"},{"family":"Bommarco","given":"Riccardo"}],"issued":{"date-parts":[["2019"]]}}}],"schema":"https://github.com/citation-style-language/schema/raw/master/csl-citation.json"} </w:instrText>
      </w:r>
      <w:r w:rsidR="00512829" w:rsidRPr="00FC0A34">
        <w:rPr>
          <w:rFonts w:ascii="Times" w:hAnsi="Times" w:cstheme="minorHAnsi"/>
          <w:bCs/>
          <w:sz w:val="22"/>
          <w:szCs w:val="22"/>
          <w:lang w:val="en-US"/>
        </w:rPr>
        <w:fldChar w:fldCharType="separate"/>
      </w:r>
      <w:r w:rsidR="00512829" w:rsidRPr="00FC0A34">
        <w:rPr>
          <w:rFonts w:ascii="Times" w:hAnsi="Times" w:cs="Times New Roman"/>
          <w:sz w:val="22"/>
          <w:szCs w:val="22"/>
        </w:rPr>
        <w:t xml:space="preserve">(Curtsdotter </w:t>
      </w:r>
      <w:r w:rsidR="00512829" w:rsidRPr="00FC0A34">
        <w:rPr>
          <w:rFonts w:ascii="Times" w:hAnsi="Times" w:cs="Times New Roman"/>
          <w:i/>
          <w:iCs/>
          <w:sz w:val="22"/>
          <w:szCs w:val="22"/>
        </w:rPr>
        <w:t>et al.</w:t>
      </w:r>
      <w:r w:rsidR="00512829" w:rsidRPr="00FC0A34">
        <w:rPr>
          <w:rFonts w:ascii="Times" w:hAnsi="Times" w:cs="Times New Roman"/>
          <w:sz w:val="22"/>
          <w:szCs w:val="22"/>
        </w:rPr>
        <w:t xml:space="preserve"> 2019)</w:t>
      </w:r>
      <w:r w:rsidR="00512829" w:rsidRPr="00FC0A34">
        <w:rPr>
          <w:rFonts w:ascii="Times" w:hAnsi="Times" w:cstheme="minorHAnsi"/>
          <w:bCs/>
          <w:sz w:val="22"/>
          <w:szCs w:val="22"/>
          <w:lang w:val="en-US"/>
        </w:rPr>
        <w:fldChar w:fldCharType="end"/>
      </w:r>
      <w:r w:rsidR="00571078" w:rsidRPr="00FC0A34">
        <w:rPr>
          <w:rFonts w:ascii="Times" w:hAnsi="Times" w:cstheme="minorHAnsi"/>
          <w:bCs/>
          <w:sz w:val="22"/>
          <w:szCs w:val="22"/>
          <w:lang w:val="en-US"/>
        </w:rPr>
        <w:t>.</w:t>
      </w:r>
      <w:r w:rsidR="00294CCA" w:rsidRPr="00FC0A34">
        <w:rPr>
          <w:rFonts w:ascii="Times" w:hAnsi="Times" w:cstheme="minorHAnsi"/>
          <w:bCs/>
          <w:sz w:val="22"/>
          <w:szCs w:val="22"/>
          <w:lang w:val="en-US"/>
        </w:rPr>
        <w:t xml:space="preserve"> </w:t>
      </w:r>
      <w:r w:rsidR="00C1521C" w:rsidRPr="00FC0A34">
        <w:rPr>
          <w:rFonts w:ascii="Times" w:hAnsi="Times" w:cstheme="minorHAnsi"/>
          <w:bCs/>
          <w:sz w:val="22"/>
          <w:szCs w:val="22"/>
          <w:lang w:val="en-US"/>
        </w:rPr>
        <w:t xml:space="preserve">Traditional Lotka-Volterra-type models describing pairwise species interactions often fail </w:t>
      </w:r>
      <w:r w:rsidR="00334AAD" w:rsidRPr="00FC0A34">
        <w:rPr>
          <w:rFonts w:ascii="Times" w:hAnsi="Times" w:cstheme="minorHAnsi"/>
          <w:bCs/>
          <w:sz w:val="22"/>
          <w:szCs w:val="22"/>
          <w:lang w:val="en-US"/>
        </w:rPr>
        <w:t xml:space="preserve">to accurately represent </w:t>
      </w:r>
      <w:r w:rsidR="00E972C6" w:rsidRPr="00FC0A34">
        <w:rPr>
          <w:rFonts w:ascii="Times" w:hAnsi="Times" w:cstheme="minorHAnsi"/>
          <w:bCs/>
          <w:sz w:val="22"/>
          <w:szCs w:val="22"/>
          <w:lang w:val="en-US"/>
        </w:rPr>
        <w:t>the life history of fish</w:t>
      </w:r>
      <w:r w:rsidR="00303DD5" w:rsidRPr="00FC0A34">
        <w:rPr>
          <w:rFonts w:ascii="Times" w:hAnsi="Times" w:cstheme="minorHAnsi"/>
          <w:bCs/>
          <w:sz w:val="22"/>
          <w:szCs w:val="22"/>
          <w:lang w:val="en-US"/>
        </w:rPr>
        <w:t>, which in general grow several orders of magnitude in body size and change feeding</w:t>
      </w:r>
      <w:r w:rsidR="00BC49E0" w:rsidRPr="00FC0A34">
        <w:rPr>
          <w:rFonts w:ascii="Times" w:hAnsi="Times" w:cstheme="minorHAnsi"/>
          <w:bCs/>
          <w:sz w:val="22"/>
          <w:szCs w:val="22"/>
          <w:lang w:val="en-US"/>
        </w:rPr>
        <w:t xml:space="preserve"> niches </w:t>
      </w:r>
      <w:r w:rsidR="00661E04" w:rsidRPr="00FC0A34">
        <w:rPr>
          <w:rFonts w:ascii="Times" w:hAnsi="Times" w:cstheme="minorHAnsi"/>
          <w:bCs/>
          <w:sz w:val="22"/>
          <w:szCs w:val="22"/>
          <w:lang w:val="en-US"/>
        </w:rPr>
        <w:t xml:space="preserve">and trophic levels </w:t>
      </w:r>
      <w:r w:rsidR="009D4E7C" w:rsidRPr="00FC0A34">
        <w:rPr>
          <w:rFonts w:ascii="Times" w:hAnsi="Times" w:cstheme="minorHAnsi"/>
          <w:bCs/>
          <w:sz w:val="22"/>
          <w:szCs w:val="22"/>
          <w:lang w:val="en-US"/>
        </w:rPr>
        <w:t>during ontogeny</w:t>
      </w:r>
      <w:r w:rsidR="00217F25" w:rsidRPr="00FC0A34">
        <w:rPr>
          <w:rFonts w:ascii="Times" w:hAnsi="Times" w:cstheme="minorHAnsi"/>
          <w:bCs/>
          <w:sz w:val="22"/>
          <w:szCs w:val="22"/>
          <w:lang w:val="en-US"/>
        </w:rPr>
        <w:t xml:space="preserve"> </w:t>
      </w:r>
      <w:r w:rsidR="00217F25" w:rsidRPr="00FC0A34">
        <w:rPr>
          <w:rFonts w:ascii="Times" w:hAnsi="Times" w:cstheme="minorHAnsi"/>
          <w:bCs/>
          <w:sz w:val="22"/>
          <w:szCs w:val="22"/>
          <w:lang w:val="en-US"/>
        </w:rPr>
        <w:fldChar w:fldCharType="begin"/>
      </w:r>
      <w:r w:rsidR="00217F25" w:rsidRPr="00FC0A34">
        <w:rPr>
          <w:rFonts w:ascii="Times" w:hAnsi="Times" w:cstheme="minorHAnsi"/>
          <w:bCs/>
          <w:sz w:val="22"/>
          <w:szCs w:val="22"/>
          <w:lang w:val="en-US"/>
        </w:rPr>
        <w:instrText xml:space="preserve"> ADDIN ZOTERO_ITEM CSL_CITATION {"citationID":"y0dRRByF","properties":{"formattedCitation":"(Werner &amp; Gilliam 1984)","plainCitation":"(Werner &amp; Gilliam 1984)","noteIndex":0},"citationItems":[{"id":800,"uris":["http://zotero.org/users/6116610/items/2IECTKI2"],"uri":["http://zotero.org/users/6116610/items/2IECTKI2"],"itemData":{"id":800,"type":"article-journal","container-title":"Annual Review of Ecology and Systematics","page":"393–425","title":"The ontogenetic nice and species interactions in size-structured populations","volume":"15","author":[{"family":"Werner","given":"E E"},{"family":"Gilliam","given":"J F"}],"issued":{"date-parts":[["1984"]]}}}],"schema":"https://github.com/citation-style-language/schema/raw/master/csl-citation.json"} </w:instrText>
      </w:r>
      <w:r w:rsidR="00217F25" w:rsidRPr="00FC0A34">
        <w:rPr>
          <w:rFonts w:ascii="Times" w:hAnsi="Times" w:cstheme="minorHAnsi"/>
          <w:bCs/>
          <w:sz w:val="22"/>
          <w:szCs w:val="22"/>
          <w:lang w:val="en-US"/>
        </w:rPr>
        <w:fldChar w:fldCharType="separate"/>
      </w:r>
      <w:r w:rsidR="00217F25" w:rsidRPr="00FC0A34">
        <w:rPr>
          <w:rFonts w:ascii="Times" w:hAnsi="Times" w:cstheme="minorHAnsi"/>
          <w:bCs/>
          <w:noProof/>
          <w:sz w:val="22"/>
          <w:szCs w:val="22"/>
          <w:lang w:val="en-US"/>
        </w:rPr>
        <w:t>(Werner &amp; Gilliam 1984)</w:t>
      </w:r>
      <w:r w:rsidR="00217F25" w:rsidRPr="00FC0A34">
        <w:rPr>
          <w:rFonts w:ascii="Times" w:hAnsi="Times" w:cstheme="minorHAnsi"/>
          <w:bCs/>
          <w:sz w:val="22"/>
          <w:szCs w:val="22"/>
          <w:lang w:val="en-US"/>
        </w:rPr>
        <w:fldChar w:fldCharType="end"/>
      </w:r>
      <w:r w:rsidR="00217F25" w:rsidRPr="00FC0A34">
        <w:rPr>
          <w:rFonts w:ascii="Times" w:hAnsi="Times" w:cstheme="minorHAnsi"/>
          <w:bCs/>
          <w:sz w:val="22"/>
          <w:szCs w:val="22"/>
          <w:lang w:val="en-US"/>
        </w:rPr>
        <w:t xml:space="preserve">. </w:t>
      </w:r>
      <w:r w:rsidR="00060FBE" w:rsidRPr="00FC0A34">
        <w:rPr>
          <w:rFonts w:ascii="Times" w:hAnsi="Times" w:cstheme="minorHAnsi"/>
          <w:bCs/>
          <w:sz w:val="22"/>
          <w:szCs w:val="22"/>
          <w:lang w:val="en-US"/>
        </w:rPr>
        <w:t xml:space="preserve">Hence, </w:t>
      </w:r>
      <w:r w:rsidR="003416AD" w:rsidRPr="00FC0A34">
        <w:rPr>
          <w:rFonts w:ascii="Times" w:hAnsi="Times" w:cstheme="minorHAnsi"/>
          <w:bCs/>
          <w:sz w:val="22"/>
          <w:szCs w:val="22"/>
          <w:lang w:val="en-US"/>
        </w:rPr>
        <w:t xml:space="preserve">it is often necessary to </w:t>
      </w:r>
      <w:r w:rsidR="006609A6" w:rsidRPr="00FC0A34">
        <w:rPr>
          <w:rFonts w:ascii="Times" w:hAnsi="Times" w:cstheme="minorHAnsi"/>
          <w:bCs/>
          <w:sz w:val="22"/>
          <w:szCs w:val="22"/>
          <w:lang w:val="en-US"/>
        </w:rPr>
        <w:t xml:space="preserve">account for </w:t>
      </w:r>
      <w:r w:rsidR="003416AD" w:rsidRPr="00FC0A34">
        <w:rPr>
          <w:rFonts w:ascii="Times" w:hAnsi="Times" w:cstheme="minorHAnsi"/>
          <w:bCs/>
          <w:sz w:val="22"/>
          <w:szCs w:val="22"/>
          <w:lang w:val="en-US"/>
        </w:rPr>
        <w:t xml:space="preserve">intraspecific variation in </w:t>
      </w:r>
      <w:r w:rsidR="006609A6" w:rsidRPr="00FC0A34">
        <w:rPr>
          <w:rFonts w:ascii="Times" w:hAnsi="Times" w:cstheme="minorHAnsi"/>
          <w:bCs/>
          <w:sz w:val="22"/>
          <w:szCs w:val="22"/>
          <w:lang w:val="en-US"/>
        </w:rPr>
        <w:t xml:space="preserve">body </w:t>
      </w:r>
      <w:r w:rsidR="00031B08" w:rsidRPr="00FC0A34">
        <w:rPr>
          <w:rFonts w:ascii="Times" w:hAnsi="Times" w:cstheme="minorHAnsi"/>
          <w:bCs/>
          <w:sz w:val="22"/>
          <w:szCs w:val="22"/>
          <w:lang w:val="en-US"/>
        </w:rPr>
        <w:t xml:space="preserve">size to capture </w:t>
      </w:r>
      <w:r w:rsidR="006609A6" w:rsidRPr="00FC0A34">
        <w:rPr>
          <w:rFonts w:ascii="Times" w:hAnsi="Times" w:cstheme="minorHAnsi"/>
          <w:bCs/>
          <w:sz w:val="22"/>
          <w:szCs w:val="22"/>
          <w:lang w:val="en-US"/>
        </w:rPr>
        <w:t>the ecological function</w:t>
      </w:r>
      <w:r w:rsidR="00303DD5" w:rsidRPr="00FC0A34">
        <w:rPr>
          <w:rFonts w:ascii="Times" w:hAnsi="Times" w:cstheme="minorHAnsi"/>
          <w:bCs/>
          <w:sz w:val="22"/>
          <w:szCs w:val="22"/>
          <w:lang w:val="en-US"/>
        </w:rPr>
        <w:t xml:space="preserve"> </w:t>
      </w:r>
      <w:r w:rsidR="006609A6" w:rsidRPr="00FC0A34">
        <w:rPr>
          <w:rFonts w:ascii="Times" w:hAnsi="Times" w:cstheme="minorHAnsi"/>
          <w:bCs/>
          <w:sz w:val="22"/>
          <w:szCs w:val="22"/>
          <w:lang w:val="en-US"/>
        </w:rPr>
        <w:t>of a typical fish</w:t>
      </w:r>
      <w:r w:rsidR="00D2486A" w:rsidRPr="00FC0A34">
        <w:rPr>
          <w:rFonts w:ascii="Times" w:hAnsi="Times" w:cstheme="minorHAnsi"/>
          <w:bCs/>
          <w:sz w:val="22"/>
          <w:szCs w:val="22"/>
          <w:lang w:val="en-US"/>
        </w:rPr>
        <w:t xml:space="preserve"> </w:t>
      </w:r>
      <w:r w:rsidR="00D2486A" w:rsidRPr="00FC0A34">
        <w:rPr>
          <w:rFonts w:ascii="Times" w:hAnsi="Times" w:cstheme="minorHAnsi"/>
          <w:bCs/>
          <w:sz w:val="22"/>
          <w:szCs w:val="22"/>
          <w:lang w:val="en-US"/>
        </w:rPr>
        <w:fldChar w:fldCharType="begin"/>
      </w:r>
      <w:r w:rsidR="00D2486A" w:rsidRPr="00FC0A34">
        <w:rPr>
          <w:rFonts w:ascii="Times" w:hAnsi="Times" w:cstheme="minorHAnsi"/>
          <w:bCs/>
          <w:sz w:val="22"/>
          <w:szCs w:val="22"/>
          <w:lang w:val="en-US"/>
        </w:rPr>
        <w:instrText xml:space="preserve"> ADDIN ZOTERO_ITEM CSL_CITATION {"citationID":"qdOkouJO","properties":{"formattedCitation":"(Hartvig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D2486A" w:rsidRPr="00FC0A34">
        <w:rPr>
          <w:rFonts w:ascii="Times" w:hAnsi="Times" w:cstheme="minorHAnsi"/>
          <w:bCs/>
          <w:sz w:val="22"/>
          <w:szCs w:val="22"/>
          <w:lang w:val="en-US"/>
        </w:rPr>
        <w:fldChar w:fldCharType="separate"/>
      </w:r>
      <w:r w:rsidR="00D2486A" w:rsidRPr="00FC0A34">
        <w:rPr>
          <w:rFonts w:ascii="Times" w:hAnsi="Times" w:cs="Times New Roman"/>
          <w:sz w:val="22"/>
          <w:szCs w:val="22"/>
        </w:rPr>
        <w:t xml:space="preserve">(Hartvig </w:t>
      </w:r>
      <w:r w:rsidR="00D2486A" w:rsidRPr="00FC0A34">
        <w:rPr>
          <w:rFonts w:ascii="Times" w:hAnsi="Times" w:cs="Times New Roman"/>
          <w:i/>
          <w:iCs/>
          <w:sz w:val="22"/>
          <w:szCs w:val="22"/>
        </w:rPr>
        <w:t>et al.</w:t>
      </w:r>
      <w:r w:rsidR="00D2486A" w:rsidRPr="00FC0A34">
        <w:rPr>
          <w:rFonts w:ascii="Times" w:hAnsi="Times" w:cs="Times New Roman"/>
          <w:sz w:val="22"/>
          <w:szCs w:val="22"/>
        </w:rPr>
        <w:t xml:space="preserve"> 2011)</w:t>
      </w:r>
      <w:r w:rsidR="00D2486A" w:rsidRPr="00FC0A34">
        <w:rPr>
          <w:rFonts w:ascii="Times" w:hAnsi="Times" w:cstheme="minorHAnsi"/>
          <w:bCs/>
          <w:sz w:val="22"/>
          <w:szCs w:val="22"/>
          <w:lang w:val="en-US"/>
        </w:rPr>
        <w:fldChar w:fldCharType="end"/>
      </w:r>
      <w:r w:rsidR="00D2486A" w:rsidRPr="00FC0A34">
        <w:rPr>
          <w:rFonts w:ascii="Times" w:hAnsi="Times" w:cstheme="minorHAnsi"/>
          <w:bCs/>
          <w:sz w:val="22"/>
          <w:szCs w:val="22"/>
          <w:lang w:val="en-US"/>
        </w:rPr>
        <w:t>.</w:t>
      </w:r>
      <w:r w:rsidR="00B16AB2" w:rsidRPr="00FC0A34">
        <w:rPr>
          <w:rFonts w:ascii="Times" w:hAnsi="Times" w:cstheme="minorHAnsi"/>
          <w:bCs/>
          <w:sz w:val="22"/>
          <w:szCs w:val="22"/>
          <w:lang w:val="en-US"/>
        </w:rPr>
        <w:t xml:space="preserve"> Not surprisingly</w:t>
      </w:r>
      <w:r w:rsidR="00AF747B" w:rsidRPr="00FC0A34">
        <w:rPr>
          <w:rFonts w:ascii="Times" w:hAnsi="Times" w:cstheme="minorHAnsi"/>
          <w:bCs/>
          <w:sz w:val="22"/>
          <w:szCs w:val="22"/>
          <w:lang w:val="en-US"/>
        </w:rPr>
        <w:t xml:space="preserve">, work in </w:t>
      </w:r>
      <w:r w:rsidR="00BA4BC1" w:rsidRPr="00FC0A34">
        <w:rPr>
          <w:rFonts w:ascii="Times" w:hAnsi="Times" w:cstheme="minorHAnsi"/>
          <w:bCs/>
          <w:sz w:val="22"/>
          <w:szCs w:val="22"/>
          <w:lang w:val="en-US"/>
        </w:rPr>
        <w:t xml:space="preserve">fish and fisheries ecology </w:t>
      </w:r>
      <w:r w:rsidR="00C16603" w:rsidRPr="00FC0A34">
        <w:rPr>
          <w:rFonts w:ascii="Times" w:hAnsi="Times" w:cstheme="minorHAnsi"/>
          <w:bCs/>
          <w:sz w:val="22"/>
          <w:szCs w:val="22"/>
          <w:lang w:val="en-US"/>
        </w:rPr>
        <w:t xml:space="preserve">have pioneered to </w:t>
      </w:r>
      <w:r w:rsidR="00BA4BC1" w:rsidRPr="00FC0A34">
        <w:rPr>
          <w:rFonts w:ascii="Times" w:hAnsi="Times" w:cstheme="minorHAnsi"/>
          <w:bCs/>
          <w:sz w:val="22"/>
          <w:szCs w:val="22"/>
          <w:lang w:val="en-US"/>
        </w:rPr>
        <w:t>capture</w:t>
      </w:r>
      <w:r w:rsidR="00793C82" w:rsidRPr="00FC0A34">
        <w:rPr>
          <w:rFonts w:ascii="Times" w:hAnsi="Times" w:cstheme="minorHAnsi"/>
          <w:bCs/>
          <w:sz w:val="22"/>
          <w:szCs w:val="22"/>
          <w:lang w:val="en-US"/>
        </w:rPr>
        <w:t xml:space="preserve"> these</w:t>
      </w:r>
      <w:r w:rsidR="00BA4BC1" w:rsidRPr="00FC0A34">
        <w:rPr>
          <w:rFonts w:ascii="Times" w:hAnsi="Times" w:cstheme="minorHAnsi"/>
          <w:bCs/>
          <w:sz w:val="22"/>
          <w:szCs w:val="22"/>
          <w:lang w:val="en-US"/>
        </w:rPr>
        <w:t xml:space="preserve"> </w:t>
      </w:r>
      <w:r w:rsidR="004E6632" w:rsidRPr="00FC0A34">
        <w:rPr>
          <w:rFonts w:ascii="Times" w:hAnsi="Times" w:cstheme="minorHAnsi"/>
          <w:bCs/>
          <w:sz w:val="22"/>
          <w:szCs w:val="22"/>
          <w:lang w:val="en-US"/>
        </w:rPr>
        <w:t>processes</w:t>
      </w:r>
      <w:r w:rsidR="00A82749" w:rsidRPr="00FC0A34">
        <w:rPr>
          <w:rFonts w:ascii="Times" w:hAnsi="Times" w:cstheme="minorHAnsi"/>
          <w:bCs/>
          <w:sz w:val="22"/>
          <w:szCs w:val="22"/>
          <w:lang w:val="en-US"/>
        </w:rPr>
        <w:t>, for example in p</w:t>
      </w:r>
      <w:r w:rsidR="00DD1FDA" w:rsidRPr="00FC0A34">
        <w:rPr>
          <w:rFonts w:ascii="Times" w:hAnsi="Times" w:cstheme="minorHAnsi"/>
          <w:bCs/>
          <w:sz w:val="22"/>
          <w:szCs w:val="22"/>
          <w:lang w:val="en-US"/>
        </w:rPr>
        <w:t xml:space="preserve">hysiologically </w:t>
      </w:r>
      <w:r w:rsidR="00303DD5" w:rsidRPr="00FC0A34">
        <w:rPr>
          <w:rFonts w:ascii="Times" w:hAnsi="Times" w:cstheme="minorHAnsi"/>
          <w:bCs/>
          <w:sz w:val="22"/>
          <w:szCs w:val="22"/>
          <w:lang w:val="en-US"/>
        </w:rPr>
        <w:t xml:space="preserve">structured models (PSPM) </w:t>
      </w:r>
      <w:r w:rsidR="00303DD5" w:rsidRPr="00FC0A34">
        <w:rPr>
          <w:rFonts w:ascii="Times" w:hAnsi="Times" w:cstheme="minorHAnsi"/>
          <w:bCs/>
          <w:sz w:val="22"/>
          <w:szCs w:val="22"/>
          <w:lang w:val="en-US"/>
        </w:rPr>
        <w:fldChar w:fldCharType="begin"/>
      </w:r>
      <w:r w:rsidR="00AA1D4A" w:rsidRPr="00FC0A34">
        <w:rPr>
          <w:rFonts w:ascii="Times" w:hAnsi="Times" w:cstheme="minorHAnsi"/>
          <w:bCs/>
          <w:sz w:val="22"/>
          <w:szCs w:val="22"/>
          <w:lang w:val="en-US"/>
        </w:rPr>
        <w:instrText xml:space="preserve"> ADDIN ZOTERO_ITEM CSL_CITATION {"citationID":"kdOoVDTj","properties":{"formattedCitation":"(Metz &amp; Diekmann 1986; De Roos &amp; Persson 2001)","plainCitation":"(Metz &amp; Diekmann 1986; De Roos &amp; Persson 2001)","noteIndex":0},"citationItems":[{"id":501,"uris":["http://zotero.org/users/6116610/items/LTDLSDPB"],"uri":["http://zotero.org/users/6116610/items/LTDLSDPB"],"itemData":{"id":501,"type":"book","publisher":"Springer-Verlag, Heidelberg, Germany","title":"The dynamics of physiologically structured populations","volume":"68","author":[{"family":"Metz","given":"J A J"},{"family":"Diekmann","given":"O"}],"issued":{"date-parts":[["1986"]]}}},{"id":754,"uris":["http://zotero.org/users/6116610/items/VGSDD364"],"uri":["http://zotero.org/users/6116610/items/VGSDD364"],"itemData":{"id":754,"type":"article-journal","container-title":"Oikos","DOI":"10.1034/j.1600-0706.2001.11313.x","ISSN":"0030-1299, 1600-0706","issue":"1","language":"en","page":"51-71","source":"Crossref","title":"Physiologically structured models - from versatile technique to ecological theory","volume":"94","author":[{"family":"De Roos","given":"Andre M."},{"family":"Persson","given":"Lennart"}],"issued":{"date-parts":[["2001"]]}}}],"schema":"https://github.com/citation-style-language/schema/raw/master/csl-citation.json"} </w:instrText>
      </w:r>
      <w:r w:rsidR="00303DD5" w:rsidRPr="00FC0A34">
        <w:rPr>
          <w:rFonts w:ascii="Times" w:hAnsi="Times" w:cstheme="minorHAnsi"/>
          <w:bCs/>
          <w:sz w:val="22"/>
          <w:szCs w:val="22"/>
          <w:lang w:val="en-US"/>
        </w:rPr>
        <w:fldChar w:fldCharType="separate"/>
      </w:r>
      <w:r w:rsidR="00AA1D4A" w:rsidRPr="00FC0A34">
        <w:rPr>
          <w:rFonts w:ascii="Times" w:hAnsi="Times" w:cstheme="minorHAnsi"/>
          <w:bCs/>
          <w:noProof/>
          <w:sz w:val="22"/>
          <w:szCs w:val="22"/>
          <w:lang w:val="en-US"/>
        </w:rPr>
        <w:t>(Metz &amp; Diekmann 1986; De Roos &amp; Persson 2001)</w:t>
      </w:r>
      <w:r w:rsidR="00303DD5" w:rsidRPr="00FC0A34">
        <w:rPr>
          <w:rFonts w:ascii="Times" w:hAnsi="Times" w:cstheme="minorHAnsi"/>
          <w:bCs/>
          <w:sz w:val="22"/>
          <w:szCs w:val="22"/>
          <w:lang w:val="en-US"/>
        </w:rPr>
        <w:fldChar w:fldCharType="end"/>
      </w:r>
      <w:r w:rsidR="005C0EBD" w:rsidRPr="00FC0A34">
        <w:rPr>
          <w:rFonts w:ascii="Times" w:hAnsi="Times" w:cstheme="minorHAnsi"/>
          <w:bCs/>
          <w:sz w:val="22"/>
          <w:szCs w:val="22"/>
          <w:lang w:val="en-US"/>
        </w:rPr>
        <w:t>.</w:t>
      </w:r>
      <w:r w:rsidR="007C583A" w:rsidRPr="00FC0A34">
        <w:rPr>
          <w:rFonts w:ascii="Times" w:hAnsi="Times" w:cstheme="minorHAnsi"/>
          <w:bCs/>
          <w:sz w:val="22"/>
          <w:szCs w:val="22"/>
          <w:lang w:val="en-US"/>
        </w:rPr>
        <w:t xml:space="preserve"> </w:t>
      </w:r>
      <w:r w:rsidR="006318DB" w:rsidRPr="00FC0A34">
        <w:rPr>
          <w:rFonts w:ascii="Times" w:hAnsi="Times" w:cstheme="minorHAnsi"/>
          <w:bCs/>
          <w:sz w:val="22"/>
          <w:szCs w:val="22"/>
          <w:lang w:val="en-US"/>
        </w:rPr>
        <w:t>Later, t</w:t>
      </w:r>
      <w:r w:rsidR="00A018FD" w:rsidRPr="00FC0A34">
        <w:rPr>
          <w:rFonts w:ascii="Times" w:hAnsi="Times" w:cstheme="minorHAnsi"/>
          <w:bCs/>
          <w:sz w:val="22"/>
          <w:szCs w:val="22"/>
          <w:lang w:val="en-US"/>
        </w:rPr>
        <w:t>he development of trait based size spectrum models</w:t>
      </w:r>
      <w:r w:rsidR="00720920" w:rsidRPr="00FC0A34">
        <w:rPr>
          <w:rFonts w:ascii="Times" w:hAnsi="Times" w:cstheme="minorHAnsi"/>
          <w:bCs/>
          <w:sz w:val="22"/>
          <w:szCs w:val="22"/>
          <w:lang w:val="en-US"/>
        </w:rPr>
        <w:t xml:space="preserve"> allowed for </w:t>
      </w:r>
      <w:r w:rsidR="00E5675F" w:rsidRPr="00FC0A34">
        <w:rPr>
          <w:rFonts w:ascii="Times" w:hAnsi="Times" w:cstheme="minorHAnsi"/>
          <w:bCs/>
          <w:sz w:val="22"/>
          <w:szCs w:val="22"/>
          <w:lang w:val="en-US"/>
        </w:rPr>
        <w:t xml:space="preserve">more generic formulations of physiologically based life </w:t>
      </w:r>
      <w:r w:rsidR="00E5675F" w:rsidRPr="00FC0A34">
        <w:rPr>
          <w:rFonts w:ascii="Times" w:hAnsi="Times" w:cstheme="minorHAnsi"/>
          <w:bCs/>
          <w:sz w:val="22"/>
          <w:szCs w:val="22"/>
          <w:lang w:val="en-US"/>
        </w:rPr>
        <w:lastRenderedPageBreak/>
        <w:t xml:space="preserve">history description and </w:t>
      </w:r>
      <w:r w:rsidR="00F75F15" w:rsidRPr="00FC0A34">
        <w:rPr>
          <w:rFonts w:ascii="Times" w:hAnsi="Times" w:cstheme="minorHAnsi"/>
          <w:bCs/>
          <w:sz w:val="22"/>
          <w:szCs w:val="22"/>
          <w:lang w:val="en-US"/>
        </w:rPr>
        <w:t xml:space="preserve">using </w:t>
      </w:r>
      <w:r w:rsidR="00EA68E2" w:rsidRPr="00FC0A34">
        <w:rPr>
          <w:rFonts w:ascii="Times" w:hAnsi="Times" w:cstheme="minorHAnsi"/>
          <w:bCs/>
          <w:sz w:val="22"/>
          <w:szCs w:val="22"/>
          <w:lang w:val="en-US"/>
        </w:rPr>
        <w:t>body weight at maturation as a distinguishing trait</w:t>
      </w:r>
      <w:r w:rsidR="00553F4C" w:rsidRPr="00FC0A34">
        <w:rPr>
          <w:rFonts w:ascii="Times" w:hAnsi="Times" w:cstheme="minorHAnsi"/>
          <w:bCs/>
          <w:sz w:val="22"/>
          <w:szCs w:val="22"/>
          <w:lang w:val="en-US"/>
        </w:rPr>
        <w:t xml:space="preserve"> </w:t>
      </w:r>
      <w:r w:rsidR="00553F4C" w:rsidRPr="00FC0A34">
        <w:rPr>
          <w:rFonts w:ascii="Times" w:hAnsi="Times" w:cstheme="minorHAnsi"/>
          <w:bCs/>
          <w:sz w:val="22"/>
          <w:szCs w:val="22"/>
          <w:lang w:val="en-US"/>
        </w:rPr>
        <w:fldChar w:fldCharType="begin"/>
      </w:r>
      <w:r w:rsidR="00553F4C" w:rsidRPr="00FC0A34">
        <w:rPr>
          <w:rFonts w:ascii="Times" w:hAnsi="Times" w:cstheme="minorHAnsi"/>
          <w:bCs/>
          <w:sz w:val="22"/>
          <w:szCs w:val="22"/>
          <w:lang w:val="en-US"/>
        </w:rPr>
        <w:instrText xml:space="preserve"> ADDIN ZOTERO_ITEM CSL_CITATION {"citationID":"Hkf17Xki","properties":{"formattedCitation":"(Hartvig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53F4C" w:rsidRPr="00FC0A34">
        <w:rPr>
          <w:rFonts w:ascii="Times" w:hAnsi="Times" w:cstheme="minorHAnsi"/>
          <w:bCs/>
          <w:sz w:val="22"/>
          <w:szCs w:val="22"/>
          <w:lang w:val="en-US"/>
        </w:rPr>
        <w:fldChar w:fldCharType="separate"/>
      </w:r>
      <w:r w:rsidR="00553F4C" w:rsidRPr="00FC0A34">
        <w:rPr>
          <w:rFonts w:ascii="Times" w:hAnsi="Times" w:cs="Times New Roman"/>
          <w:sz w:val="22"/>
          <w:szCs w:val="22"/>
        </w:rPr>
        <w:t xml:space="preserve">(Hartvig </w:t>
      </w:r>
      <w:r w:rsidR="00553F4C" w:rsidRPr="00FC0A34">
        <w:rPr>
          <w:rFonts w:ascii="Times" w:hAnsi="Times" w:cs="Times New Roman"/>
          <w:i/>
          <w:iCs/>
          <w:sz w:val="22"/>
          <w:szCs w:val="22"/>
        </w:rPr>
        <w:t>et al.</w:t>
      </w:r>
      <w:r w:rsidR="00553F4C" w:rsidRPr="00FC0A34">
        <w:rPr>
          <w:rFonts w:ascii="Times" w:hAnsi="Times" w:cs="Times New Roman"/>
          <w:sz w:val="22"/>
          <w:szCs w:val="22"/>
        </w:rPr>
        <w:t xml:space="preserve"> 2011)</w:t>
      </w:r>
      <w:r w:rsidR="00553F4C" w:rsidRPr="00FC0A34">
        <w:rPr>
          <w:rFonts w:ascii="Times" w:hAnsi="Times" w:cstheme="minorHAnsi"/>
          <w:bCs/>
          <w:sz w:val="22"/>
          <w:szCs w:val="22"/>
          <w:lang w:val="en-US"/>
        </w:rPr>
        <w:fldChar w:fldCharType="end"/>
      </w:r>
      <w:r w:rsidR="00553F4C" w:rsidRPr="00FC0A34">
        <w:rPr>
          <w:rFonts w:ascii="Times" w:hAnsi="Times" w:cstheme="minorHAnsi"/>
          <w:bCs/>
          <w:sz w:val="22"/>
          <w:szCs w:val="22"/>
          <w:lang w:val="en-US"/>
        </w:rPr>
        <w:t>, which has provided general insights and mechanisms on e.g. trophic cascades</w:t>
      </w:r>
      <w:r w:rsidR="002F6FB0" w:rsidRPr="00FC0A34">
        <w:rPr>
          <w:rFonts w:ascii="Times" w:hAnsi="Times" w:cstheme="minorHAnsi"/>
          <w:bCs/>
          <w:sz w:val="22"/>
          <w:szCs w:val="22"/>
          <w:lang w:val="en-US"/>
        </w:rPr>
        <w:t xml:space="preserve"> </w:t>
      </w:r>
      <w:r w:rsidR="002F6FB0" w:rsidRPr="00FC0A34">
        <w:rPr>
          <w:rFonts w:ascii="Times" w:hAnsi="Times" w:cstheme="minorHAnsi"/>
          <w:bCs/>
          <w:sz w:val="22"/>
          <w:szCs w:val="22"/>
          <w:lang w:val="en-US"/>
        </w:rPr>
        <w:fldChar w:fldCharType="begin"/>
      </w:r>
      <w:r w:rsidR="00553F4C" w:rsidRPr="00FC0A34">
        <w:rPr>
          <w:rFonts w:ascii="Times" w:hAnsi="Times" w:cstheme="minorHAnsi"/>
          <w:bCs/>
          <w:sz w:val="22"/>
          <w:szCs w:val="22"/>
          <w:lang w:val="en-US"/>
        </w:rPr>
        <w:instrText xml:space="preserve"> ADDIN ZOTERO_ITEM CSL_CITATION {"citationID":"3gx60IAd","properties":{"formattedCitation":"(Andersen &amp; Pedersen 2009)","plainCitation":"(Andersen &amp; Pedersen 2009)","noteIndex":0},"citationItems":[{"id":696,"uris":["http://zotero.org/users/6116610/items/QAV2VC4L"],"uri":["http://zotero.org/users/6116610/items/QAV2VC4L"],"itemData":{"id":696,"type":"article-journal","abstract":"The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Haste."},{"family":"Pedersen","given":"M"}],"issued":{"date-parts":[["2009"]]}}}],"schema":"https://github.com/citation-style-language/schema/raw/master/csl-citation.json"} </w:instrText>
      </w:r>
      <w:r w:rsidR="002F6FB0" w:rsidRPr="00FC0A34">
        <w:rPr>
          <w:rFonts w:ascii="Times" w:hAnsi="Times" w:cstheme="minorHAnsi"/>
          <w:bCs/>
          <w:sz w:val="22"/>
          <w:szCs w:val="22"/>
          <w:lang w:val="en-US"/>
        </w:rPr>
        <w:fldChar w:fldCharType="separate"/>
      </w:r>
      <w:r w:rsidR="00553F4C" w:rsidRPr="00FC0A34">
        <w:rPr>
          <w:rFonts w:ascii="Times" w:hAnsi="Times" w:cs="Times New Roman"/>
          <w:sz w:val="22"/>
          <w:szCs w:val="22"/>
        </w:rPr>
        <w:t>(Andersen &amp; Pedersen 2009)</w:t>
      </w:r>
      <w:r w:rsidR="002F6FB0" w:rsidRPr="00FC0A34">
        <w:rPr>
          <w:rFonts w:ascii="Times" w:hAnsi="Times" w:cstheme="minorHAnsi"/>
          <w:bCs/>
          <w:sz w:val="22"/>
          <w:szCs w:val="22"/>
          <w:lang w:val="en-US"/>
        </w:rPr>
        <w:fldChar w:fldCharType="end"/>
      </w:r>
      <w:r w:rsidR="00DD1BA0" w:rsidRPr="00FC0A34">
        <w:rPr>
          <w:rFonts w:ascii="Times" w:hAnsi="Times" w:cstheme="minorHAnsi"/>
          <w:bCs/>
          <w:sz w:val="22"/>
          <w:szCs w:val="22"/>
          <w:lang w:val="en-US"/>
        </w:rPr>
        <w:t xml:space="preserve">. </w:t>
      </w:r>
      <w:r w:rsidR="00E94FFC" w:rsidRPr="00FC0A34">
        <w:rPr>
          <w:rFonts w:ascii="Times" w:hAnsi="Times" w:cstheme="minorHAnsi"/>
          <w:bCs/>
          <w:sz w:val="22"/>
          <w:szCs w:val="22"/>
          <w:lang w:val="en-US"/>
        </w:rPr>
        <w:t xml:space="preserve">More recently, </w:t>
      </w:r>
      <w:r w:rsidR="00BD087D" w:rsidRPr="00FC0A34">
        <w:rPr>
          <w:rFonts w:ascii="Times" w:hAnsi="Times" w:cstheme="minorHAnsi"/>
          <w:bCs/>
          <w:sz w:val="22"/>
          <w:szCs w:val="22"/>
          <w:lang w:val="en-US"/>
        </w:rPr>
        <w:t xml:space="preserve">extensions of the </w:t>
      </w:r>
      <w:r w:rsidR="00DC4FFF" w:rsidRPr="00FC0A34">
        <w:rPr>
          <w:rFonts w:ascii="Times" w:hAnsi="Times" w:cstheme="minorHAnsi"/>
          <w:bCs/>
          <w:sz w:val="22"/>
          <w:szCs w:val="22"/>
          <w:lang w:val="en-US"/>
        </w:rPr>
        <w:t xml:space="preserve">size spectrum </w:t>
      </w:r>
      <w:r w:rsidR="00BD087D" w:rsidRPr="00FC0A34">
        <w:rPr>
          <w:rFonts w:ascii="Times" w:hAnsi="Times" w:cstheme="minorHAnsi"/>
          <w:bCs/>
          <w:sz w:val="22"/>
          <w:szCs w:val="22"/>
          <w:lang w:val="en-US"/>
        </w:rPr>
        <w:t xml:space="preserve">framework for modelling size-based food webs include </w:t>
      </w:r>
      <w:r w:rsidR="00961C0B" w:rsidRPr="00FC0A34">
        <w:rPr>
          <w:rFonts w:ascii="Times" w:hAnsi="Times" w:cstheme="minorHAnsi"/>
          <w:bCs/>
          <w:sz w:val="22"/>
          <w:szCs w:val="22"/>
          <w:lang w:val="en-US"/>
        </w:rPr>
        <w:t xml:space="preserve">more </w:t>
      </w:r>
      <w:r w:rsidR="00BD087D" w:rsidRPr="00FC0A34">
        <w:rPr>
          <w:rFonts w:ascii="Times" w:hAnsi="Times" w:cstheme="minorHAnsi"/>
          <w:bCs/>
          <w:sz w:val="22"/>
          <w:szCs w:val="22"/>
          <w:lang w:val="en-US"/>
        </w:rPr>
        <w:t xml:space="preserve">precise characterization of species, e.g. by defining </w:t>
      </w:r>
      <w:r w:rsidR="00130A4C" w:rsidRPr="00FC0A34">
        <w:rPr>
          <w:rFonts w:ascii="Times" w:hAnsi="Times" w:cstheme="minorHAnsi"/>
          <w:bCs/>
          <w:sz w:val="22"/>
          <w:szCs w:val="22"/>
          <w:lang w:val="en-US"/>
        </w:rPr>
        <w:t xml:space="preserve">species feeding </w:t>
      </w:r>
      <w:r w:rsidR="00C35237" w:rsidRPr="00FC0A34">
        <w:rPr>
          <w:rFonts w:ascii="Times" w:hAnsi="Times" w:cstheme="minorHAnsi"/>
          <w:bCs/>
          <w:sz w:val="22"/>
          <w:szCs w:val="22"/>
          <w:lang w:val="en-US"/>
        </w:rPr>
        <w:t>preference</w:t>
      </w:r>
      <w:r w:rsidR="00293030" w:rsidRPr="00FC0A34">
        <w:rPr>
          <w:rFonts w:ascii="Times" w:hAnsi="Times" w:cstheme="minorHAnsi"/>
          <w:bCs/>
          <w:sz w:val="22"/>
          <w:szCs w:val="22"/>
          <w:lang w:val="en-US"/>
        </w:rPr>
        <w:t xml:space="preserve"> and life history </w:t>
      </w:r>
      <w:r w:rsidR="003318EF" w:rsidRPr="00FC0A34">
        <w:rPr>
          <w:rFonts w:ascii="Times" w:hAnsi="Times" w:cstheme="minorHAnsi"/>
          <w:bCs/>
          <w:sz w:val="22"/>
          <w:szCs w:val="22"/>
          <w:lang w:val="en-US"/>
        </w:rPr>
        <w:t>characteristics</w:t>
      </w:r>
      <w:r w:rsidR="006B1B00" w:rsidRPr="00FC0A34">
        <w:rPr>
          <w:rFonts w:ascii="Times" w:hAnsi="Times" w:cstheme="minorHAnsi"/>
          <w:bCs/>
          <w:sz w:val="22"/>
          <w:szCs w:val="22"/>
          <w:lang w:val="en-US"/>
        </w:rPr>
        <w:t xml:space="preserve"> – so </w:t>
      </w:r>
      <w:r w:rsidR="00BD087D" w:rsidRPr="00FC0A34">
        <w:rPr>
          <w:rFonts w:ascii="Times" w:hAnsi="Times" w:cstheme="minorHAnsi"/>
          <w:bCs/>
          <w:sz w:val="22"/>
          <w:szCs w:val="22"/>
          <w:lang w:val="en-US"/>
        </w:rPr>
        <w:t>called multi-species size spectrum models</w:t>
      </w:r>
      <w:r w:rsidR="008E21A0" w:rsidRPr="00FC0A34">
        <w:rPr>
          <w:rFonts w:ascii="Times" w:hAnsi="Times" w:cstheme="minorHAnsi"/>
          <w:bCs/>
          <w:sz w:val="22"/>
          <w:szCs w:val="22"/>
          <w:lang w:val="en-US"/>
        </w:rPr>
        <w:t xml:space="preserve"> (MSSMs)</w:t>
      </w:r>
      <w:r w:rsidR="00BD087D" w:rsidRPr="00FC0A34">
        <w:rPr>
          <w:rFonts w:ascii="Times" w:hAnsi="Times" w:cstheme="minorHAnsi"/>
          <w:bCs/>
          <w:sz w:val="22"/>
          <w:szCs w:val="22"/>
          <w:lang w:val="en-US"/>
        </w:rPr>
        <w:t xml:space="preserve"> </w:t>
      </w:r>
      <w:r w:rsidR="00BD087D" w:rsidRPr="00FC0A34">
        <w:rPr>
          <w:rFonts w:ascii="Times" w:hAnsi="Times" w:cstheme="minorHAnsi"/>
          <w:bCs/>
          <w:sz w:val="22"/>
          <w:szCs w:val="22"/>
          <w:lang w:val="en-US"/>
        </w:rPr>
        <w:fldChar w:fldCharType="begin"/>
      </w:r>
      <w:r w:rsidR="00BD087D" w:rsidRPr="00FC0A34">
        <w:rPr>
          <w:rFonts w:ascii="Times" w:hAnsi="Times" w:cstheme="minorHAnsi"/>
          <w:bCs/>
          <w:sz w:val="22"/>
          <w:szCs w:val="22"/>
          <w:lang w:val="en-US"/>
        </w:rPr>
        <w:instrText xml:space="preserve"> ADDIN ZOTERO_ITEM CSL_CITATION {"citationID":"E2uQOvYt","properties":{"formattedCitation":"(Blanchard {\\i{}et al.} 2014; Scott {\\i{}et al.} 2014)","plainCitation":"(Blanchard et al. 2014; Scott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BD087D" w:rsidRPr="00FC0A34">
        <w:rPr>
          <w:rFonts w:ascii="Times" w:hAnsi="Times" w:cstheme="minorHAnsi"/>
          <w:bCs/>
          <w:sz w:val="22"/>
          <w:szCs w:val="22"/>
          <w:lang w:val="en-US"/>
        </w:rPr>
        <w:fldChar w:fldCharType="separate"/>
      </w:r>
      <w:r w:rsidR="00BD087D" w:rsidRPr="00FC0A34">
        <w:rPr>
          <w:rFonts w:ascii="Times" w:hAnsi="Times" w:cs="Times New Roman"/>
          <w:sz w:val="22"/>
          <w:szCs w:val="22"/>
        </w:rPr>
        <w:t xml:space="preserve">(Blanchard </w:t>
      </w:r>
      <w:r w:rsidR="00BD087D" w:rsidRPr="00FC0A34">
        <w:rPr>
          <w:rFonts w:ascii="Times" w:hAnsi="Times" w:cs="Times New Roman"/>
          <w:i/>
          <w:iCs/>
          <w:sz w:val="22"/>
          <w:szCs w:val="22"/>
        </w:rPr>
        <w:t>et al.</w:t>
      </w:r>
      <w:r w:rsidR="00BD087D" w:rsidRPr="00FC0A34">
        <w:rPr>
          <w:rFonts w:ascii="Times" w:hAnsi="Times" w:cs="Times New Roman"/>
          <w:sz w:val="22"/>
          <w:szCs w:val="22"/>
        </w:rPr>
        <w:t xml:space="preserve"> 2014; Scott </w:t>
      </w:r>
      <w:r w:rsidR="00BD087D" w:rsidRPr="00FC0A34">
        <w:rPr>
          <w:rFonts w:ascii="Times" w:hAnsi="Times" w:cs="Times New Roman"/>
          <w:i/>
          <w:iCs/>
          <w:sz w:val="22"/>
          <w:szCs w:val="22"/>
        </w:rPr>
        <w:t>et al.</w:t>
      </w:r>
      <w:r w:rsidR="00BD087D" w:rsidRPr="00FC0A34">
        <w:rPr>
          <w:rFonts w:ascii="Times" w:hAnsi="Times" w:cs="Times New Roman"/>
          <w:sz w:val="22"/>
          <w:szCs w:val="22"/>
        </w:rPr>
        <w:t xml:space="preserve"> 2014)</w:t>
      </w:r>
      <w:r w:rsidR="00BD087D" w:rsidRPr="00FC0A34">
        <w:rPr>
          <w:rFonts w:ascii="Times" w:hAnsi="Times" w:cstheme="minorHAnsi"/>
          <w:bCs/>
          <w:sz w:val="22"/>
          <w:szCs w:val="22"/>
          <w:lang w:val="en-US"/>
        </w:rPr>
        <w:fldChar w:fldCharType="end"/>
      </w:r>
      <w:r w:rsidR="0080677B" w:rsidRPr="00FC0A34">
        <w:rPr>
          <w:rFonts w:ascii="Times" w:hAnsi="Times" w:cstheme="minorHAnsi"/>
          <w:bCs/>
          <w:sz w:val="22"/>
          <w:szCs w:val="22"/>
          <w:lang w:val="en-US"/>
        </w:rPr>
        <w:t>.</w:t>
      </w:r>
      <w:r w:rsidR="000D0590" w:rsidRPr="00FC0A34">
        <w:rPr>
          <w:rFonts w:ascii="Times" w:hAnsi="Times" w:cstheme="minorHAnsi"/>
          <w:bCs/>
          <w:sz w:val="22"/>
          <w:szCs w:val="22"/>
          <w:lang w:val="en-US"/>
        </w:rPr>
        <w:t xml:space="preserve"> </w:t>
      </w:r>
      <w:r w:rsidR="000B6344" w:rsidRPr="00FC0A34">
        <w:rPr>
          <w:rFonts w:ascii="Times" w:hAnsi="Times" w:cstheme="minorHAnsi"/>
          <w:bCs/>
          <w:sz w:val="22"/>
          <w:szCs w:val="22"/>
          <w:lang w:val="en-US"/>
        </w:rPr>
        <w:t>Such species</w:t>
      </w:r>
      <w:r w:rsidR="006C34F3" w:rsidRPr="00FC0A34">
        <w:rPr>
          <w:rFonts w:ascii="Times" w:hAnsi="Times" w:cstheme="minorHAnsi"/>
          <w:bCs/>
          <w:sz w:val="22"/>
          <w:szCs w:val="22"/>
          <w:lang w:val="en-US"/>
        </w:rPr>
        <w:t xml:space="preserve">- </w:t>
      </w:r>
      <w:r w:rsidR="000B6344" w:rsidRPr="00FC0A34">
        <w:rPr>
          <w:rFonts w:ascii="Times" w:hAnsi="Times" w:cstheme="minorHAnsi"/>
          <w:bCs/>
          <w:sz w:val="22"/>
          <w:szCs w:val="22"/>
          <w:lang w:val="en-US"/>
        </w:rPr>
        <w:t>and trait</w:t>
      </w:r>
      <w:r w:rsidR="00715F46" w:rsidRPr="00FC0A34">
        <w:rPr>
          <w:rFonts w:ascii="Times" w:hAnsi="Times" w:cstheme="minorHAnsi"/>
          <w:bCs/>
          <w:sz w:val="22"/>
          <w:szCs w:val="22"/>
          <w:lang w:val="en-US"/>
        </w:rPr>
        <w:t>-</w:t>
      </w:r>
      <w:r w:rsidR="000B6344" w:rsidRPr="00FC0A34">
        <w:rPr>
          <w:rFonts w:ascii="Times" w:hAnsi="Times" w:cstheme="minorHAnsi"/>
          <w:bCs/>
          <w:sz w:val="22"/>
          <w:szCs w:val="22"/>
          <w:lang w:val="en-US"/>
        </w:rPr>
        <w:t xml:space="preserve">based models </w:t>
      </w:r>
      <w:r w:rsidR="006C34F3" w:rsidRPr="00FC0A34">
        <w:rPr>
          <w:rFonts w:ascii="Times" w:hAnsi="Times" w:cstheme="minorHAnsi"/>
          <w:bCs/>
          <w:sz w:val="22"/>
          <w:szCs w:val="22"/>
          <w:lang w:val="en-US"/>
        </w:rPr>
        <w:t xml:space="preserve">have </w:t>
      </w:r>
      <w:r w:rsidR="00503FC4" w:rsidRPr="00FC0A34">
        <w:rPr>
          <w:rFonts w:ascii="Times" w:hAnsi="Times" w:cstheme="minorHAnsi"/>
          <w:bCs/>
          <w:sz w:val="22"/>
          <w:szCs w:val="22"/>
          <w:lang w:val="en-US"/>
        </w:rPr>
        <w:t xml:space="preserve">led to a closer connection to </w:t>
      </w:r>
      <w:r w:rsidR="005A1837" w:rsidRPr="00FC0A34">
        <w:rPr>
          <w:rFonts w:ascii="Times" w:hAnsi="Times" w:cstheme="minorHAnsi"/>
          <w:bCs/>
          <w:sz w:val="22"/>
          <w:szCs w:val="22"/>
          <w:lang w:val="en-US"/>
        </w:rPr>
        <w:t>observational data</w:t>
      </w:r>
      <w:r w:rsidR="00503FC4" w:rsidRPr="00FC0A34">
        <w:rPr>
          <w:rFonts w:ascii="Times" w:hAnsi="Times" w:cstheme="minorHAnsi"/>
          <w:bCs/>
          <w:sz w:val="22"/>
          <w:szCs w:val="22"/>
          <w:lang w:val="en-US"/>
        </w:rPr>
        <w:t xml:space="preserve">, by e.g. both informing and validating model predictions. </w:t>
      </w:r>
      <w:r w:rsidR="006F1777" w:rsidRPr="00FC0A34">
        <w:rPr>
          <w:rFonts w:ascii="Times" w:hAnsi="Times" w:cstheme="minorHAnsi"/>
          <w:bCs/>
          <w:sz w:val="22"/>
          <w:szCs w:val="22"/>
          <w:lang w:val="en-US"/>
        </w:rPr>
        <w:t xml:space="preserve">For instance, </w:t>
      </w:r>
      <w:r w:rsidR="006F1777" w:rsidRPr="00FC0A34">
        <w:rPr>
          <w:rFonts w:ascii="Times" w:hAnsi="Times" w:cstheme="minorHAnsi"/>
          <w:bCs/>
          <w:sz w:val="22"/>
          <w:szCs w:val="22"/>
          <w:lang w:val="en-US"/>
        </w:rPr>
        <w:fldChar w:fldCharType="begin"/>
      </w:r>
      <w:r w:rsidR="006F1777" w:rsidRPr="00FC0A34">
        <w:rPr>
          <w:rFonts w:ascii="Times" w:hAnsi="Times" w:cstheme="minorHAnsi"/>
          <w:bCs/>
          <w:sz w:val="22"/>
          <w:szCs w:val="22"/>
          <w:lang w:val="en-US"/>
        </w:rPr>
        <w:instrText xml:space="preserve"> ADDIN ZOTERO_ITEM CSL_CITATION {"citationID":"wbYuocic","properties":{"formattedCitation":"(Reum {\\i{}et al.} 2019)","plainCitation":"(Reum et al. 2019)","noteIndex":0},"citationItems":[{"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6F1777" w:rsidRPr="00FC0A34">
        <w:rPr>
          <w:rFonts w:ascii="Cambria Math" w:hAnsi="Cambria Math" w:cs="Cambria Math"/>
          <w:bCs/>
          <w:sz w:val="22"/>
          <w:szCs w:val="22"/>
          <w:lang w:val="en-US"/>
        </w:rPr>
        <w:instrText>‐</w:instrText>
      </w:r>
      <w:r w:rsidR="006F1777" w:rsidRPr="00FC0A34">
        <w:rPr>
          <w:rFonts w:ascii="Times" w:hAnsi="Times" w:cstheme="minorHAnsi"/>
          <w:bCs/>
          <w:sz w:val="22"/>
          <w:szCs w:val="22"/>
          <w:lang w:val="en-US"/>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6F1777" w:rsidRPr="00FC0A34">
        <w:rPr>
          <w:rFonts w:ascii="Times" w:hAnsi="Times" w:cstheme="minorHAnsi"/>
          <w:bCs/>
          <w:sz w:val="22"/>
          <w:szCs w:val="22"/>
          <w:lang w:val="en-US"/>
        </w:rPr>
        <w:fldChar w:fldCharType="separate"/>
      </w:r>
      <w:r w:rsidR="006F1777" w:rsidRPr="00FC0A34">
        <w:rPr>
          <w:rFonts w:ascii="Times" w:hAnsi="Times" w:cs="Times New Roman"/>
          <w:sz w:val="22"/>
          <w:szCs w:val="22"/>
        </w:rPr>
        <w:t xml:space="preserve">(Reum </w:t>
      </w:r>
      <w:r w:rsidR="006F1777" w:rsidRPr="00FC0A34">
        <w:rPr>
          <w:rFonts w:ascii="Times" w:hAnsi="Times" w:cs="Times New Roman"/>
          <w:i/>
          <w:iCs/>
          <w:sz w:val="22"/>
          <w:szCs w:val="22"/>
        </w:rPr>
        <w:t>et al.</w:t>
      </w:r>
      <w:r w:rsidR="006F1777" w:rsidRPr="00FC0A34">
        <w:rPr>
          <w:rFonts w:ascii="Times" w:hAnsi="Times" w:cs="Times New Roman"/>
          <w:sz w:val="22"/>
          <w:szCs w:val="22"/>
        </w:rPr>
        <w:t xml:space="preserve"> 2019)</w:t>
      </w:r>
      <w:r w:rsidR="006F1777" w:rsidRPr="00FC0A34">
        <w:rPr>
          <w:rFonts w:ascii="Times" w:hAnsi="Times" w:cstheme="minorHAnsi"/>
          <w:bCs/>
          <w:sz w:val="22"/>
          <w:szCs w:val="22"/>
          <w:lang w:val="en-US"/>
        </w:rPr>
        <w:fldChar w:fldCharType="end"/>
      </w:r>
      <w:r w:rsidR="006F1777" w:rsidRPr="00FC0A34">
        <w:rPr>
          <w:rFonts w:ascii="Times" w:hAnsi="Times" w:cstheme="minorHAnsi"/>
          <w:bCs/>
          <w:sz w:val="22"/>
          <w:szCs w:val="22"/>
          <w:lang w:val="en-US"/>
        </w:rPr>
        <w:t xml:space="preserve">, </w:t>
      </w:r>
      <w:r w:rsidR="00F56F9C" w:rsidRPr="00FC0A34">
        <w:rPr>
          <w:rFonts w:ascii="Times" w:hAnsi="Times" w:cstheme="minorHAnsi"/>
          <w:bCs/>
          <w:sz w:val="22"/>
          <w:szCs w:val="22"/>
          <w:lang w:val="en-US"/>
        </w:rPr>
        <w:t xml:space="preserve">by characterizing </w:t>
      </w:r>
      <w:r w:rsidR="0080056F" w:rsidRPr="00FC0A34">
        <w:rPr>
          <w:rFonts w:ascii="Times" w:hAnsi="Times" w:cstheme="minorHAnsi"/>
          <w:bCs/>
          <w:sz w:val="22"/>
          <w:szCs w:val="22"/>
          <w:lang w:val="en-US"/>
        </w:rPr>
        <w:t xml:space="preserve">species </w:t>
      </w:r>
      <w:r w:rsidR="00BB6F46" w:rsidRPr="00FC0A34">
        <w:rPr>
          <w:rFonts w:ascii="Times" w:hAnsi="Times" w:cstheme="minorHAnsi"/>
          <w:bCs/>
          <w:sz w:val="22"/>
          <w:szCs w:val="22"/>
          <w:lang w:val="en-US"/>
        </w:rPr>
        <w:t xml:space="preserve">predation </w:t>
      </w:r>
      <w:r w:rsidR="0080056F" w:rsidRPr="00FC0A34">
        <w:rPr>
          <w:rFonts w:ascii="Times" w:hAnsi="Times" w:cstheme="minorHAnsi"/>
          <w:bCs/>
          <w:sz w:val="22"/>
          <w:szCs w:val="22"/>
          <w:lang w:val="en-US"/>
        </w:rPr>
        <w:t xml:space="preserve">preference by both species- and body size, were able to more accurately describe </w:t>
      </w:r>
      <w:r w:rsidR="00330F5F" w:rsidRPr="00FC0A34">
        <w:rPr>
          <w:rFonts w:ascii="Times" w:hAnsi="Times" w:cstheme="minorHAnsi"/>
          <w:bCs/>
          <w:sz w:val="22"/>
          <w:szCs w:val="22"/>
          <w:lang w:val="en-US"/>
        </w:rPr>
        <w:t>the true feeding links</w:t>
      </w:r>
      <w:r w:rsidR="00BC1299" w:rsidRPr="00FC0A34">
        <w:rPr>
          <w:rFonts w:ascii="Times" w:hAnsi="Times" w:cstheme="minorHAnsi"/>
          <w:bCs/>
          <w:sz w:val="22"/>
          <w:szCs w:val="22"/>
          <w:lang w:val="en-US"/>
        </w:rPr>
        <w:t xml:space="preserve">, which in addition </w:t>
      </w:r>
      <w:r w:rsidR="0039592A" w:rsidRPr="00FC0A34">
        <w:rPr>
          <w:rFonts w:ascii="Times" w:hAnsi="Times" w:cstheme="minorHAnsi"/>
          <w:bCs/>
          <w:sz w:val="22"/>
          <w:szCs w:val="22"/>
          <w:lang w:val="en-US"/>
        </w:rPr>
        <w:t>weakened the effects of fishing on trophic cascades</w:t>
      </w:r>
      <w:r w:rsidR="002127BA" w:rsidRPr="00FC0A34">
        <w:rPr>
          <w:rFonts w:ascii="Times" w:hAnsi="Times" w:cstheme="minorHAnsi"/>
          <w:bCs/>
          <w:sz w:val="22"/>
          <w:szCs w:val="22"/>
          <w:lang w:val="en-US"/>
        </w:rPr>
        <w:t xml:space="preserve"> compared to</w:t>
      </w:r>
      <w:r w:rsidR="002127BA" w:rsidRPr="00D24176">
        <w:rPr>
          <w:rFonts w:ascii="Times" w:hAnsi="Times" w:cstheme="minorHAnsi"/>
          <w:bCs/>
          <w:sz w:val="22"/>
          <w:szCs w:val="22"/>
          <w:lang w:val="en-US"/>
        </w:rPr>
        <w:t xml:space="preserve"> </w:t>
      </w:r>
      <w:r w:rsidR="00566966" w:rsidRPr="00D24176">
        <w:rPr>
          <w:rFonts w:ascii="Times" w:hAnsi="Times" w:cstheme="minorHAnsi"/>
          <w:bCs/>
          <w:sz w:val="22"/>
          <w:szCs w:val="22"/>
          <w:lang w:val="en-US"/>
        </w:rPr>
        <w:t>strictly size-based models</w:t>
      </w:r>
      <w:r w:rsidR="00156E14" w:rsidRPr="00D24176">
        <w:rPr>
          <w:rFonts w:ascii="Times" w:hAnsi="Times" w:cstheme="minorHAnsi"/>
          <w:bCs/>
          <w:sz w:val="22"/>
          <w:szCs w:val="22"/>
          <w:lang w:val="en-US"/>
        </w:rPr>
        <w:t xml:space="preserve">. </w:t>
      </w:r>
      <w:r w:rsidR="001D1BFD" w:rsidRPr="00D24176">
        <w:rPr>
          <w:rFonts w:ascii="Times" w:hAnsi="Times" w:cstheme="minorHAnsi"/>
          <w:bCs/>
          <w:sz w:val="22"/>
          <w:szCs w:val="22"/>
          <w:lang w:val="en-US"/>
        </w:rPr>
        <w:t xml:space="preserve">These have </w:t>
      </w:r>
      <w:r w:rsidR="009D2B32" w:rsidRPr="00D24176">
        <w:rPr>
          <w:rFonts w:ascii="Times" w:hAnsi="Times" w:cstheme="minorHAnsi"/>
          <w:bCs/>
          <w:sz w:val="22"/>
          <w:szCs w:val="22"/>
          <w:lang w:val="en-US"/>
        </w:rPr>
        <w:t xml:space="preserve">also recently been applied to examine the effects of warming and fishing </w:t>
      </w:r>
      <w:r w:rsidR="00C65589" w:rsidRPr="00D24176">
        <w:rPr>
          <w:rFonts w:ascii="Times" w:hAnsi="Times" w:cstheme="minorHAnsi"/>
          <w:bCs/>
          <w:sz w:val="22"/>
          <w:szCs w:val="22"/>
          <w:lang w:val="en-US"/>
        </w:rPr>
        <w:fldChar w:fldCharType="begin"/>
      </w:r>
      <w:r w:rsidR="00C65589" w:rsidRPr="00D24176">
        <w:rPr>
          <w:rFonts w:ascii="Times" w:hAnsi="Times" w:cstheme="minorHAnsi"/>
          <w:bCs/>
          <w:sz w:val="22"/>
          <w:szCs w:val="22"/>
          <w:lang w:val="en-US"/>
        </w:rPr>
        <w:instrText xml:space="preserve"> ADDIN ZOTERO_ITEM CSL_CITATION {"citationID":"qomJnF0y","properties":{"formattedCitation":"(Woodworth-Jefcoats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65589" w:rsidRPr="00D24176">
        <w:rPr>
          <w:rFonts w:ascii="Times" w:hAnsi="Times" w:cstheme="minorHAnsi"/>
          <w:bCs/>
          <w:sz w:val="22"/>
          <w:szCs w:val="22"/>
          <w:lang w:val="en-US"/>
        </w:rPr>
        <w:fldChar w:fldCharType="separate"/>
      </w:r>
      <w:r w:rsidR="00C65589" w:rsidRPr="00D24176">
        <w:rPr>
          <w:rFonts w:ascii="Times" w:hAnsi="Times" w:cs="Times New Roman"/>
          <w:sz w:val="22"/>
        </w:rPr>
        <w:t xml:space="preserve">(Woodworth-Jefcoats </w:t>
      </w:r>
      <w:r w:rsidR="00C65589" w:rsidRPr="00D24176">
        <w:rPr>
          <w:rFonts w:ascii="Times" w:hAnsi="Times" w:cs="Times New Roman"/>
          <w:i/>
          <w:iCs/>
          <w:sz w:val="22"/>
        </w:rPr>
        <w:t>et al.</w:t>
      </w:r>
      <w:r w:rsidR="00C65589" w:rsidRPr="00D24176">
        <w:rPr>
          <w:rFonts w:ascii="Times" w:hAnsi="Times" w:cs="Times New Roman"/>
          <w:sz w:val="22"/>
        </w:rPr>
        <w:t xml:space="preserve"> 2019)</w:t>
      </w:r>
      <w:r w:rsidR="00C65589" w:rsidRPr="00D24176">
        <w:rPr>
          <w:rFonts w:ascii="Times" w:hAnsi="Times" w:cstheme="minorHAnsi"/>
          <w:bCs/>
          <w:sz w:val="22"/>
          <w:szCs w:val="22"/>
          <w:lang w:val="en-US"/>
        </w:rPr>
        <w:fldChar w:fldCharType="end"/>
      </w:r>
      <w:r w:rsidR="00ED7D46" w:rsidRPr="00D24176">
        <w:rPr>
          <w:rFonts w:ascii="Times" w:hAnsi="Times" w:cstheme="minorHAnsi"/>
          <w:bCs/>
          <w:sz w:val="22"/>
          <w:szCs w:val="22"/>
          <w:lang w:val="en-US"/>
        </w:rPr>
        <w:t xml:space="preserve">, and a case study on the </w:t>
      </w:r>
      <w:r w:rsidR="003753D5" w:rsidRPr="00D24176">
        <w:rPr>
          <w:rFonts w:ascii="Times" w:hAnsi="Times" w:cstheme="minorHAnsi"/>
          <w:bCs/>
          <w:sz w:val="22"/>
          <w:szCs w:val="22"/>
          <w:lang w:val="en-US"/>
        </w:rPr>
        <w:t>Hawaiian</w:t>
      </w:r>
      <w:r w:rsidR="00ED7D46" w:rsidRPr="00D24176">
        <w:rPr>
          <w:rFonts w:ascii="Times" w:hAnsi="Times" w:cstheme="minorHAnsi"/>
          <w:bCs/>
          <w:sz w:val="22"/>
          <w:szCs w:val="22"/>
          <w:lang w:val="en-US"/>
        </w:rPr>
        <w:t xml:space="preserve"> long line fishery suggest </w:t>
      </w:r>
      <w:r w:rsidR="00893797" w:rsidRPr="00D24176">
        <w:rPr>
          <w:rFonts w:ascii="Times" w:hAnsi="Times" w:cstheme="minorHAnsi"/>
          <w:bCs/>
          <w:sz w:val="22"/>
          <w:szCs w:val="22"/>
          <w:lang w:val="en-US"/>
        </w:rPr>
        <w:t>that</w:t>
      </w:r>
      <w:r w:rsidR="00827D62" w:rsidRPr="00D24176">
        <w:rPr>
          <w:rFonts w:ascii="Times" w:hAnsi="Times" w:cstheme="minorHAnsi"/>
          <w:bCs/>
          <w:sz w:val="22"/>
          <w:szCs w:val="22"/>
          <w:lang w:val="en-US"/>
        </w:rPr>
        <w:t xml:space="preserve"> </w:t>
      </w:r>
      <w:r w:rsidR="0070037D" w:rsidRPr="00D24176">
        <w:rPr>
          <w:rFonts w:ascii="Times" w:hAnsi="Times" w:cstheme="minorHAnsi"/>
          <w:bCs/>
          <w:sz w:val="22"/>
          <w:szCs w:val="22"/>
          <w:lang w:val="en-US"/>
        </w:rPr>
        <w:t xml:space="preserve">fishing </w:t>
      </w:r>
      <w:r w:rsidR="0070037D" w:rsidRPr="00D24176">
        <w:rPr>
          <w:rFonts w:ascii="Times" w:hAnsi="Times" w:cstheme="minorHAnsi"/>
          <w:bCs/>
          <w:sz w:val="22"/>
          <w:szCs w:val="22"/>
          <w:lang w:val="en-US"/>
        </w:rPr>
        <w:t xml:space="preserve">in general </w:t>
      </w:r>
      <w:r w:rsidR="0070037D" w:rsidRPr="00D24176">
        <w:rPr>
          <w:rFonts w:ascii="Times" w:hAnsi="Times" w:cstheme="minorHAnsi"/>
          <w:bCs/>
          <w:sz w:val="22"/>
          <w:szCs w:val="22"/>
          <w:lang w:val="en-US"/>
        </w:rPr>
        <w:t xml:space="preserve">causes declines in </w:t>
      </w:r>
      <w:r w:rsidR="00827D62" w:rsidRPr="00D24176">
        <w:rPr>
          <w:rFonts w:ascii="Times" w:hAnsi="Times" w:cstheme="minorHAnsi"/>
          <w:bCs/>
          <w:sz w:val="22"/>
          <w:szCs w:val="22"/>
          <w:lang w:val="en-US"/>
        </w:rPr>
        <w:t>mean size</w:t>
      </w:r>
      <w:r w:rsidR="00B75438" w:rsidRPr="00D24176">
        <w:rPr>
          <w:rFonts w:ascii="Times" w:hAnsi="Times" w:cstheme="minorHAnsi"/>
          <w:bCs/>
          <w:sz w:val="22"/>
          <w:szCs w:val="22"/>
          <w:lang w:val="en-US"/>
        </w:rPr>
        <w:t xml:space="preserve"> and yield</w:t>
      </w:r>
      <w:r w:rsidR="00A408D7" w:rsidRPr="00D24176">
        <w:rPr>
          <w:rFonts w:ascii="Times" w:hAnsi="Times" w:cstheme="minorHAnsi"/>
          <w:bCs/>
          <w:sz w:val="22"/>
          <w:szCs w:val="22"/>
          <w:lang w:val="en-US"/>
        </w:rPr>
        <w:t>, and that climate may enhance this</w:t>
      </w:r>
      <w:r w:rsidR="00D84627" w:rsidRPr="00D24176">
        <w:rPr>
          <w:rFonts w:ascii="Times" w:hAnsi="Times" w:cstheme="minorHAnsi"/>
          <w:bCs/>
          <w:sz w:val="22"/>
          <w:szCs w:val="22"/>
          <w:lang w:val="en-US"/>
        </w:rPr>
        <w:t>.</w:t>
      </w:r>
      <w:r w:rsidR="00256F1B" w:rsidRPr="00D24176">
        <w:rPr>
          <w:rFonts w:ascii="Times" w:hAnsi="Times" w:cstheme="minorHAnsi"/>
          <w:bCs/>
          <w:sz w:val="22"/>
          <w:szCs w:val="22"/>
          <w:lang w:val="en-US"/>
        </w:rPr>
        <w:t xml:space="preserve"> </w:t>
      </w:r>
      <w:r w:rsidR="000535B7">
        <w:rPr>
          <w:rFonts w:ascii="Times" w:hAnsi="Times" w:cstheme="minorHAnsi"/>
          <w:bCs/>
          <w:sz w:val="22"/>
          <w:szCs w:val="22"/>
          <w:lang w:val="en-US"/>
        </w:rPr>
        <w:t xml:space="preserve">It is important however to acknowledge </w:t>
      </w:r>
      <w:r w:rsidR="00DF58D7">
        <w:rPr>
          <w:rFonts w:ascii="Times" w:hAnsi="Times" w:cstheme="minorHAnsi"/>
          <w:bCs/>
          <w:sz w:val="22"/>
          <w:szCs w:val="22"/>
          <w:lang w:val="en-US"/>
        </w:rPr>
        <w:t>that</w:t>
      </w:r>
      <w:r w:rsidR="00226A26">
        <w:rPr>
          <w:rFonts w:ascii="Times" w:hAnsi="Times" w:cstheme="minorHAnsi"/>
          <w:bCs/>
          <w:sz w:val="22"/>
          <w:szCs w:val="22"/>
          <w:lang w:val="en-US"/>
        </w:rPr>
        <w:t xml:space="preserve"> </w:t>
      </w:r>
      <w:r w:rsidR="000B36A8">
        <w:rPr>
          <w:rFonts w:ascii="Times" w:hAnsi="Times" w:cstheme="minorHAnsi"/>
          <w:bCs/>
          <w:sz w:val="22"/>
          <w:szCs w:val="22"/>
          <w:lang w:val="en-US"/>
        </w:rPr>
        <w:t xml:space="preserve">all models </w:t>
      </w:r>
      <w:r w:rsidR="00F86611">
        <w:rPr>
          <w:rFonts w:ascii="Times" w:hAnsi="Times" w:cstheme="minorHAnsi"/>
          <w:bCs/>
          <w:sz w:val="22"/>
          <w:szCs w:val="22"/>
          <w:lang w:val="en-US"/>
        </w:rPr>
        <w:t xml:space="preserve">come with different </w:t>
      </w:r>
      <w:r w:rsidR="00EA5BF7">
        <w:rPr>
          <w:rFonts w:ascii="Times" w:hAnsi="Times" w:cstheme="minorHAnsi"/>
          <w:bCs/>
          <w:sz w:val="22"/>
          <w:szCs w:val="22"/>
          <w:lang w:val="en-US"/>
        </w:rPr>
        <w:t xml:space="preserve">sources of </w:t>
      </w:r>
      <w:r w:rsidR="00F744EC">
        <w:rPr>
          <w:rFonts w:ascii="Times" w:hAnsi="Times" w:cstheme="minorHAnsi"/>
          <w:bCs/>
          <w:sz w:val="22"/>
          <w:szCs w:val="22"/>
          <w:lang w:val="en-US"/>
        </w:rPr>
        <w:t>uncertainty</w:t>
      </w:r>
      <w:r w:rsidR="00CA1589">
        <w:rPr>
          <w:rFonts w:ascii="Times" w:hAnsi="Times" w:cstheme="minorHAnsi"/>
          <w:bCs/>
          <w:sz w:val="22"/>
          <w:szCs w:val="22"/>
          <w:lang w:val="en-US"/>
        </w:rPr>
        <w:t>. In MSSMs</w:t>
      </w:r>
      <w:r w:rsidR="0034538F">
        <w:rPr>
          <w:rFonts w:ascii="Times" w:hAnsi="Times" w:cstheme="minorHAnsi"/>
          <w:bCs/>
          <w:sz w:val="22"/>
          <w:szCs w:val="22"/>
          <w:lang w:val="en-US"/>
        </w:rPr>
        <w:t xml:space="preserve">, </w:t>
      </w:r>
      <w:r w:rsidR="00337A1B">
        <w:rPr>
          <w:rFonts w:ascii="Times" w:hAnsi="Times" w:cstheme="minorHAnsi"/>
          <w:bCs/>
          <w:sz w:val="22"/>
          <w:szCs w:val="22"/>
          <w:lang w:val="en-US"/>
        </w:rPr>
        <w:t xml:space="preserve">metabolic </w:t>
      </w:r>
      <w:r w:rsidR="0012783F">
        <w:rPr>
          <w:rFonts w:ascii="Times" w:hAnsi="Times" w:cstheme="minorHAnsi"/>
          <w:bCs/>
          <w:sz w:val="22"/>
          <w:szCs w:val="22"/>
          <w:lang w:val="en-US"/>
        </w:rPr>
        <w:t xml:space="preserve">scaling </w:t>
      </w:r>
      <w:r w:rsidR="00064033">
        <w:rPr>
          <w:rFonts w:ascii="Times" w:hAnsi="Times" w:cstheme="minorHAnsi"/>
          <w:bCs/>
          <w:sz w:val="22"/>
          <w:szCs w:val="22"/>
          <w:lang w:val="en-US"/>
        </w:rPr>
        <w:t xml:space="preserve">parameters </w:t>
      </w:r>
      <w:r w:rsidR="00572C65">
        <w:rPr>
          <w:rFonts w:ascii="Times" w:hAnsi="Times" w:cstheme="minorHAnsi"/>
          <w:bCs/>
          <w:sz w:val="22"/>
          <w:szCs w:val="22"/>
          <w:lang w:val="en-US"/>
        </w:rPr>
        <w:t>ha</w:t>
      </w:r>
      <w:r w:rsidR="00B654AF">
        <w:rPr>
          <w:rFonts w:ascii="Times" w:hAnsi="Times" w:cstheme="minorHAnsi"/>
          <w:bCs/>
          <w:sz w:val="22"/>
          <w:szCs w:val="22"/>
          <w:lang w:val="en-US"/>
        </w:rPr>
        <w:t>ve</w:t>
      </w:r>
      <w:r w:rsidR="00572C65">
        <w:rPr>
          <w:rFonts w:ascii="Times" w:hAnsi="Times" w:cstheme="minorHAnsi"/>
          <w:bCs/>
          <w:sz w:val="22"/>
          <w:szCs w:val="22"/>
          <w:lang w:val="en-US"/>
        </w:rPr>
        <w:t xml:space="preserve"> a major impact on the uncertainty</w:t>
      </w:r>
      <w:r w:rsidR="00F60DC5">
        <w:rPr>
          <w:rFonts w:ascii="Times" w:hAnsi="Times" w:cstheme="minorHAnsi"/>
          <w:bCs/>
          <w:sz w:val="22"/>
          <w:szCs w:val="22"/>
          <w:lang w:val="en-US"/>
        </w:rPr>
        <w:t xml:space="preserve"> around model predictions</w:t>
      </w:r>
      <w:r w:rsidR="00780E97">
        <w:rPr>
          <w:rFonts w:ascii="Times" w:hAnsi="Times" w:cstheme="minorHAnsi"/>
          <w:bCs/>
          <w:sz w:val="22"/>
          <w:szCs w:val="22"/>
          <w:lang w:val="en-US"/>
        </w:rPr>
        <w:t xml:space="preserve"> </w:t>
      </w:r>
      <w:r w:rsidR="00BE1C8E">
        <w:rPr>
          <w:rFonts w:ascii="Times" w:hAnsi="Times" w:cstheme="minorHAnsi"/>
          <w:bCs/>
          <w:sz w:val="22"/>
          <w:szCs w:val="22"/>
          <w:lang w:val="en-US"/>
        </w:rPr>
        <w:fldChar w:fldCharType="begin"/>
      </w:r>
      <w:r w:rsidR="00BE1C8E">
        <w:rPr>
          <w:rFonts w:ascii="Times" w:hAnsi="Times" w:cstheme="minorHAnsi"/>
          <w:bCs/>
          <w:sz w:val="22"/>
          <w:szCs w:val="22"/>
          <w:lang w:val="en-US"/>
        </w:rPr>
        <w:instrText xml:space="preserve"> ADDIN ZOTERO_ITEM CSL_CITATION {"citationID":"HZyPwom2","properties":{"formattedCitation":"(Zhang {\\i{}et al.} 2015)","plainCitation":"(Zhang et al. 2015)","noteIndex":0},"citationItems":[{"id":1657,"uris":["http://zotero.org/users/6116610/items/F5DQUVYE"],"uri":["http://zotero.org/users/6116610/items/F5DQUVYE"],"itemData":{"id":1657,"type":"article-journal","abstract":"Abstract.  Ecosystem models, specifically multispecies dynamic models, have been increasingly used to project impacts of fishing activity on the trophodynamics","container-title":"ICES Journal of Marine Science","DOI":"10.1093/icesjms/fsv086","ISSN":"1054-3139","issue":"8","journalAbbreviation":"ICES J Mar Sci","language":"en","page":"2223-2233","source":"academic.oup.com","title":"Assessing uncertainty of a multispecies size-spectrum model resulting from process and observation errors","volume":"72","author":[{"family":"Zhang","given":"Chongliang"},{"family":"Chen","given":"Yong"},{"family":"Ren","given":"Yiping"}],"issued":{"date-parts":[["2015",10,1]]}}}],"schema":"https://github.com/citation-style-language/schema/raw/master/csl-citation.json"} </w:instrText>
      </w:r>
      <w:r w:rsidR="00BE1C8E">
        <w:rPr>
          <w:rFonts w:ascii="Times" w:hAnsi="Times" w:cstheme="minorHAnsi"/>
          <w:bCs/>
          <w:sz w:val="22"/>
          <w:szCs w:val="22"/>
          <w:lang w:val="en-US"/>
        </w:rPr>
        <w:fldChar w:fldCharType="separate"/>
      </w:r>
      <w:r w:rsidR="00BE1C8E" w:rsidRPr="00BE1C8E">
        <w:rPr>
          <w:rFonts w:ascii="Times" w:hAnsi="Times" w:cs="Times New Roman"/>
          <w:sz w:val="22"/>
        </w:rPr>
        <w:t xml:space="preserve">(Zhang </w:t>
      </w:r>
      <w:r w:rsidR="00BE1C8E" w:rsidRPr="00BE1C8E">
        <w:rPr>
          <w:rFonts w:ascii="Times" w:hAnsi="Times" w:cs="Times New Roman"/>
          <w:i/>
          <w:iCs/>
          <w:sz w:val="22"/>
        </w:rPr>
        <w:t>et al.</w:t>
      </w:r>
      <w:r w:rsidR="00BE1C8E" w:rsidRPr="00BE1C8E">
        <w:rPr>
          <w:rFonts w:ascii="Times" w:hAnsi="Times" w:cs="Times New Roman"/>
          <w:sz w:val="22"/>
        </w:rPr>
        <w:t xml:space="preserve"> 2015)</w:t>
      </w:r>
      <w:r w:rsidR="00BE1C8E">
        <w:rPr>
          <w:rFonts w:ascii="Times" w:hAnsi="Times" w:cstheme="minorHAnsi"/>
          <w:bCs/>
          <w:sz w:val="22"/>
          <w:szCs w:val="22"/>
          <w:lang w:val="en-US"/>
        </w:rPr>
        <w:fldChar w:fldCharType="end"/>
      </w:r>
      <w:r w:rsidR="00FC7F2E">
        <w:rPr>
          <w:rFonts w:ascii="Times" w:hAnsi="Times" w:cstheme="minorHAnsi"/>
          <w:bCs/>
          <w:sz w:val="22"/>
          <w:szCs w:val="22"/>
          <w:lang w:val="en-US"/>
        </w:rPr>
        <w:t xml:space="preserve">. This </w:t>
      </w:r>
      <w:r w:rsidR="00C14B91">
        <w:rPr>
          <w:rFonts w:ascii="Times" w:hAnsi="Times" w:cstheme="minorHAnsi"/>
          <w:bCs/>
          <w:sz w:val="22"/>
          <w:szCs w:val="22"/>
          <w:lang w:val="en-US"/>
        </w:rPr>
        <w:t xml:space="preserve">suggests also </w:t>
      </w:r>
      <w:r w:rsidR="0016357E">
        <w:rPr>
          <w:rFonts w:ascii="Times" w:hAnsi="Times" w:cstheme="minorHAnsi"/>
          <w:bCs/>
          <w:sz w:val="22"/>
          <w:szCs w:val="22"/>
          <w:lang w:val="en-US"/>
        </w:rPr>
        <w:t>their temperature dependence</w:t>
      </w:r>
      <w:r w:rsidR="002B1E95">
        <w:rPr>
          <w:rFonts w:ascii="Times" w:hAnsi="Times" w:cstheme="minorHAnsi"/>
          <w:bCs/>
          <w:sz w:val="22"/>
          <w:szCs w:val="22"/>
          <w:lang w:val="en-US"/>
        </w:rPr>
        <w:t xml:space="preserve"> is an important source of uncertainty, yet this is rarely </w:t>
      </w:r>
      <w:r w:rsidR="006A5A9A">
        <w:rPr>
          <w:rFonts w:ascii="Times" w:hAnsi="Times" w:cstheme="minorHAnsi"/>
          <w:bCs/>
          <w:sz w:val="22"/>
          <w:szCs w:val="22"/>
          <w:lang w:val="en-US"/>
        </w:rPr>
        <w:t xml:space="preserve">quantified </w:t>
      </w:r>
      <w:r w:rsidR="006801B6">
        <w:rPr>
          <w:rFonts w:ascii="Times" w:hAnsi="Times" w:cstheme="minorHAnsi"/>
          <w:bCs/>
          <w:sz w:val="22"/>
          <w:szCs w:val="22"/>
          <w:lang w:val="en-US"/>
        </w:rPr>
        <w:t xml:space="preserve">in mechanistic models </w:t>
      </w:r>
      <w:r w:rsidR="00D54ECF">
        <w:rPr>
          <w:rFonts w:ascii="Times" w:hAnsi="Times" w:cstheme="minorHAnsi"/>
          <w:bCs/>
          <w:sz w:val="22"/>
          <w:szCs w:val="22"/>
          <w:lang w:val="en-US"/>
        </w:rPr>
        <w:t xml:space="preserve">(but see </w:t>
      </w:r>
      <w:r w:rsidR="0095177E">
        <w:rPr>
          <w:rFonts w:ascii="Times" w:hAnsi="Times" w:cstheme="minorHAnsi"/>
          <w:bCs/>
          <w:sz w:val="22"/>
          <w:szCs w:val="22"/>
          <w:lang w:val="en-US"/>
        </w:rPr>
        <w:fldChar w:fldCharType="begin"/>
      </w:r>
      <w:r w:rsidR="0095177E">
        <w:rPr>
          <w:rFonts w:ascii="Times" w:hAnsi="Times" w:cstheme="minorHAnsi"/>
          <w:bCs/>
          <w:sz w:val="22"/>
          <w:szCs w:val="22"/>
          <w:lang w:val="en-US"/>
        </w:rPr>
        <w:instrText xml:space="preserve"> ADDIN ZOTERO_ITEM CSL_CITATION {"citationID":"DXlwTNsy","properties":{"formattedCitation":"(Fussmann {\\i{}et al.} 2014)","plainCitation":"(Fussmann et al. 2014)","noteIndex":0},"citationItems":[{"id":253,"uris":["http://zotero.org/users/6116610/items/DC4G5EBW"],"uri":["http://zotero.org/users/6116610/items/DC4G5EBW"],"itemData":{"id":253,"type":"article-journal","abstract":"That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C"}],"issued":{"date-parts":[["2014"]]}}}],"schema":"https://github.com/citation-style-language/schema/raw/master/csl-citation.json"} </w:instrText>
      </w:r>
      <w:r w:rsidR="0095177E">
        <w:rPr>
          <w:rFonts w:ascii="Times" w:hAnsi="Times" w:cstheme="minorHAnsi"/>
          <w:bCs/>
          <w:sz w:val="22"/>
          <w:szCs w:val="22"/>
          <w:lang w:val="en-US"/>
        </w:rPr>
        <w:fldChar w:fldCharType="separate"/>
      </w:r>
      <w:r w:rsidR="0095177E" w:rsidRPr="0095177E">
        <w:rPr>
          <w:rFonts w:ascii="Times" w:hAnsi="Times" w:cs="Times New Roman"/>
          <w:sz w:val="22"/>
        </w:rPr>
        <w:t xml:space="preserve">(Fussmann </w:t>
      </w:r>
      <w:r w:rsidR="0095177E" w:rsidRPr="0095177E">
        <w:rPr>
          <w:rFonts w:ascii="Times" w:hAnsi="Times" w:cs="Times New Roman"/>
          <w:i/>
          <w:iCs/>
          <w:sz w:val="22"/>
        </w:rPr>
        <w:t>et al.</w:t>
      </w:r>
      <w:r w:rsidR="0095177E" w:rsidRPr="0095177E">
        <w:rPr>
          <w:rFonts w:ascii="Times" w:hAnsi="Times" w:cs="Times New Roman"/>
          <w:sz w:val="22"/>
        </w:rPr>
        <w:t xml:space="preserve"> 2014)</w:t>
      </w:r>
      <w:r w:rsidR="0095177E">
        <w:rPr>
          <w:rFonts w:ascii="Times" w:hAnsi="Times" w:cstheme="minorHAnsi"/>
          <w:bCs/>
          <w:sz w:val="22"/>
          <w:szCs w:val="22"/>
          <w:lang w:val="en-US"/>
        </w:rPr>
        <w:fldChar w:fldCharType="end"/>
      </w:r>
      <w:r w:rsidR="00D54ECF">
        <w:rPr>
          <w:rFonts w:ascii="Times" w:hAnsi="Times" w:cstheme="minorHAnsi"/>
          <w:bCs/>
          <w:sz w:val="22"/>
          <w:szCs w:val="22"/>
          <w:lang w:val="en-US"/>
        </w:rPr>
        <w:t>).</w:t>
      </w:r>
      <w:r w:rsidR="0016357E">
        <w:rPr>
          <w:rFonts w:ascii="Times" w:hAnsi="Times" w:cstheme="minorHAnsi"/>
          <w:bCs/>
          <w:sz w:val="22"/>
          <w:szCs w:val="22"/>
          <w:lang w:val="en-US"/>
        </w:rPr>
        <w:t xml:space="preserve"> </w:t>
      </w:r>
      <w:commentRangeStart w:id="4"/>
      <w:r w:rsidR="00DB04E7">
        <w:rPr>
          <w:rFonts w:ascii="Times" w:hAnsi="Times" w:cstheme="minorHAnsi"/>
          <w:bCs/>
          <w:sz w:val="22"/>
          <w:szCs w:val="22"/>
          <w:lang w:val="en-US"/>
        </w:rPr>
        <w:t xml:space="preserve"> </w:t>
      </w:r>
      <w:commentRangeEnd w:id="4"/>
      <w:r w:rsidR="0016357E">
        <w:rPr>
          <w:rStyle w:val="CommentReference"/>
        </w:rPr>
        <w:commentReference w:id="4"/>
      </w:r>
    </w:p>
    <w:p w14:paraId="0D12060B" w14:textId="22EFBC9F" w:rsidR="00D85D25" w:rsidRPr="00FC0A34" w:rsidRDefault="006A7C4B" w:rsidP="008E4449">
      <w:pPr>
        <w:spacing w:line="480" w:lineRule="auto"/>
        <w:jc w:val="both"/>
        <w:rPr>
          <w:rFonts w:ascii="Times" w:hAnsi="Times" w:cstheme="minorHAnsi"/>
          <w:sz w:val="22"/>
          <w:szCs w:val="22"/>
          <w:lang w:val="en-US"/>
        </w:rPr>
      </w:pPr>
      <w:r>
        <w:rPr>
          <w:rFonts w:ascii="Times" w:hAnsi="Times" w:cstheme="minorHAnsi"/>
          <w:bCs/>
          <w:sz w:val="22"/>
          <w:szCs w:val="22"/>
          <w:lang w:val="en-US"/>
        </w:rPr>
        <w:t xml:space="preserve">Here </w:t>
      </w:r>
      <w:r w:rsidR="00355A2A">
        <w:rPr>
          <w:rFonts w:ascii="Times" w:hAnsi="Times" w:cstheme="minorHAnsi"/>
          <w:bCs/>
          <w:sz w:val="22"/>
          <w:szCs w:val="22"/>
          <w:lang w:val="en-US"/>
        </w:rPr>
        <w:t xml:space="preserve">we use </w:t>
      </w:r>
      <w:r w:rsidR="00360BDE">
        <w:rPr>
          <w:rFonts w:ascii="Times" w:hAnsi="Times" w:cstheme="minorHAnsi"/>
          <w:bCs/>
          <w:sz w:val="22"/>
          <w:szCs w:val="22"/>
          <w:lang w:val="en-US"/>
        </w:rPr>
        <w:t xml:space="preserve">a food web model representing the </w:t>
      </w:r>
      <w:r w:rsidR="00ED0AAC">
        <w:rPr>
          <w:rFonts w:ascii="Times" w:hAnsi="Times" w:cstheme="minorHAnsi"/>
          <w:bCs/>
          <w:sz w:val="22"/>
          <w:szCs w:val="22"/>
          <w:lang w:val="en-US"/>
        </w:rPr>
        <w:t xml:space="preserve">Baltic Sea </w:t>
      </w:r>
      <w:r w:rsidR="00355A2A">
        <w:rPr>
          <w:rFonts w:ascii="Times" w:hAnsi="Times" w:cstheme="minorHAnsi"/>
          <w:bCs/>
          <w:sz w:val="22"/>
          <w:szCs w:val="22"/>
          <w:lang w:val="en-US"/>
        </w:rPr>
        <w:t xml:space="preserve">as a case </w:t>
      </w:r>
      <w:r w:rsidR="00C32E20">
        <w:rPr>
          <w:rFonts w:ascii="Times" w:hAnsi="Times" w:cstheme="minorHAnsi"/>
          <w:bCs/>
          <w:sz w:val="22"/>
          <w:szCs w:val="22"/>
          <w:lang w:val="en-US"/>
        </w:rPr>
        <w:t xml:space="preserve">study </w:t>
      </w:r>
      <w:r w:rsidR="00575F18">
        <w:rPr>
          <w:rFonts w:ascii="Times" w:hAnsi="Times" w:cstheme="minorHAnsi"/>
          <w:bCs/>
          <w:sz w:val="22"/>
          <w:szCs w:val="22"/>
          <w:lang w:val="en-US"/>
        </w:rPr>
        <w:t xml:space="preserve">to examine </w:t>
      </w:r>
      <w:r w:rsidR="008A100B">
        <w:rPr>
          <w:rFonts w:ascii="Times" w:hAnsi="Times" w:cstheme="minorHAnsi"/>
          <w:bCs/>
          <w:sz w:val="22"/>
          <w:szCs w:val="22"/>
          <w:lang w:val="en-US"/>
        </w:rPr>
        <w:t>the</w:t>
      </w:r>
      <w:r w:rsidR="00D92C08">
        <w:rPr>
          <w:rFonts w:ascii="Times" w:hAnsi="Times" w:cstheme="minorHAnsi"/>
          <w:bCs/>
          <w:sz w:val="22"/>
          <w:szCs w:val="22"/>
          <w:lang w:val="en-US"/>
        </w:rPr>
        <w:t xml:space="preserve"> relative</w:t>
      </w:r>
      <w:r w:rsidR="00975708">
        <w:rPr>
          <w:rFonts w:ascii="Times" w:hAnsi="Times" w:cstheme="minorHAnsi"/>
          <w:bCs/>
          <w:sz w:val="22"/>
          <w:szCs w:val="22"/>
          <w:lang w:val="en-US"/>
        </w:rPr>
        <w:t xml:space="preserve"> and combined</w:t>
      </w:r>
      <w:r w:rsidR="008A100B">
        <w:rPr>
          <w:rFonts w:ascii="Times" w:hAnsi="Times" w:cstheme="minorHAnsi"/>
          <w:bCs/>
          <w:sz w:val="22"/>
          <w:szCs w:val="22"/>
          <w:lang w:val="en-US"/>
        </w:rPr>
        <w:t xml:space="preserve"> effects of </w:t>
      </w:r>
      <w:r w:rsidR="00C26402">
        <w:rPr>
          <w:rFonts w:ascii="Times" w:hAnsi="Times" w:cstheme="minorHAnsi"/>
          <w:bCs/>
          <w:sz w:val="22"/>
          <w:szCs w:val="22"/>
          <w:lang w:val="en-US"/>
        </w:rPr>
        <w:t xml:space="preserve">warming </w:t>
      </w:r>
      <w:r w:rsidR="008A100B">
        <w:rPr>
          <w:rFonts w:ascii="Times" w:hAnsi="Times" w:cstheme="minorHAnsi"/>
          <w:bCs/>
          <w:sz w:val="22"/>
          <w:szCs w:val="22"/>
          <w:lang w:val="en-US"/>
        </w:rPr>
        <w:t xml:space="preserve">on background resources </w:t>
      </w:r>
      <w:r w:rsidR="00955897">
        <w:rPr>
          <w:rFonts w:ascii="Times" w:hAnsi="Times" w:cstheme="minorHAnsi"/>
          <w:bCs/>
          <w:sz w:val="22"/>
          <w:szCs w:val="22"/>
          <w:lang w:val="en-US"/>
        </w:rPr>
        <w:t>and individual</w:t>
      </w:r>
      <w:r w:rsidR="00AB1859">
        <w:rPr>
          <w:rFonts w:ascii="Times" w:hAnsi="Times" w:cstheme="minorHAnsi"/>
          <w:bCs/>
          <w:sz w:val="22"/>
          <w:szCs w:val="22"/>
          <w:lang w:val="en-US"/>
        </w:rPr>
        <w:t xml:space="preserve">-level </w:t>
      </w:r>
      <w:r w:rsidR="00955897">
        <w:rPr>
          <w:rFonts w:ascii="Times" w:hAnsi="Times" w:cstheme="minorHAnsi"/>
          <w:bCs/>
          <w:sz w:val="22"/>
          <w:szCs w:val="22"/>
          <w:lang w:val="en-US"/>
        </w:rPr>
        <w:t>physiology</w:t>
      </w:r>
      <w:r w:rsidR="00AB1859">
        <w:rPr>
          <w:rFonts w:ascii="Times" w:hAnsi="Times" w:cstheme="minorHAnsi"/>
          <w:bCs/>
          <w:sz w:val="22"/>
          <w:szCs w:val="22"/>
          <w:lang w:val="en-US"/>
        </w:rPr>
        <w:t xml:space="preserve"> </w:t>
      </w:r>
      <w:r w:rsidR="003E2BE7">
        <w:rPr>
          <w:rFonts w:ascii="Times" w:hAnsi="Times" w:cstheme="minorHAnsi"/>
          <w:bCs/>
          <w:sz w:val="22"/>
          <w:szCs w:val="22"/>
          <w:lang w:val="en-US"/>
        </w:rPr>
        <w:t xml:space="preserve">affects </w:t>
      </w:r>
      <w:r w:rsidR="00B45EEC">
        <w:rPr>
          <w:rFonts w:ascii="Times" w:hAnsi="Times" w:cstheme="minorHAnsi"/>
          <w:bCs/>
          <w:sz w:val="22"/>
          <w:szCs w:val="22"/>
          <w:lang w:val="en-US"/>
        </w:rPr>
        <w:t>individual growth trajectories, average body sizes</w:t>
      </w:r>
      <w:r w:rsidR="00BE061F">
        <w:rPr>
          <w:rFonts w:ascii="Times" w:hAnsi="Times" w:cstheme="minorHAnsi"/>
          <w:bCs/>
          <w:sz w:val="22"/>
          <w:szCs w:val="22"/>
          <w:lang w:val="en-US"/>
        </w:rPr>
        <w:t xml:space="preserve">, </w:t>
      </w:r>
      <w:r w:rsidR="00E91E31">
        <w:rPr>
          <w:rFonts w:ascii="Times" w:hAnsi="Times" w:cstheme="minorHAnsi"/>
          <w:bCs/>
          <w:sz w:val="22"/>
          <w:szCs w:val="22"/>
          <w:lang w:val="en-US"/>
        </w:rPr>
        <w:t xml:space="preserve">size-structure </w:t>
      </w:r>
      <w:r w:rsidR="00AB6222">
        <w:rPr>
          <w:rFonts w:ascii="Times" w:hAnsi="Times" w:cstheme="minorHAnsi"/>
          <w:bCs/>
          <w:sz w:val="22"/>
          <w:szCs w:val="22"/>
          <w:lang w:val="en-US"/>
        </w:rPr>
        <w:t>and yield</w:t>
      </w:r>
      <w:r w:rsidR="00A0658A">
        <w:rPr>
          <w:rFonts w:ascii="Times" w:hAnsi="Times" w:cstheme="minorHAnsi"/>
          <w:bCs/>
          <w:sz w:val="22"/>
          <w:szCs w:val="22"/>
          <w:lang w:val="en-US"/>
        </w:rPr>
        <w:t xml:space="preserve"> in a fished ecosystem</w:t>
      </w:r>
      <w:r w:rsidR="003C0984">
        <w:rPr>
          <w:rFonts w:ascii="Times" w:hAnsi="Times" w:cstheme="minorHAnsi"/>
          <w:bCs/>
          <w:sz w:val="22"/>
          <w:szCs w:val="22"/>
          <w:lang w:val="en-US"/>
        </w:rPr>
        <w:t xml:space="preserve">. </w:t>
      </w:r>
      <w:r w:rsidR="008E4449">
        <w:rPr>
          <w:rStyle w:val="CommentReference"/>
        </w:rPr>
        <w:annotationRef/>
      </w:r>
      <w:r w:rsidR="008E4449">
        <w:rPr>
          <w:rFonts w:ascii="Times" w:eastAsiaTheme="minorEastAsia" w:hAnsi="Times"/>
          <w:sz w:val="22"/>
          <w:szCs w:val="22"/>
          <w:lang w:val="en-US"/>
        </w:rPr>
        <w:t xml:space="preserve">The Baltic Sea is a semi-enclosed regional sea that is experiencing warming with a rate three times the global average </w:t>
      </w:r>
      <w:r w:rsidR="008E4449">
        <w:rPr>
          <w:rFonts w:ascii="Times" w:eastAsiaTheme="minorEastAsia" w:hAnsi="Times"/>
          <w:sz w:val="22"/>
          <w:szCs w:val="22"/>
          <w:lang w:val="en-US"/>
        </w:rPr>
        <w:fldChar w:fldCharType="begin"/>
      </w:r>
      <w:r w:rsidR="008E4449">
        <w:rPr>
          <w:rFonts w:ascii="Times" w:eastAsiaTheme="minorEastAsia" w:hAnsi="Times"/>
          <w:sz w:val="22"/>
          <w:szCs w:val="22"/>
          <w:lang w:val="en-US"/>
        </w:rPr>
        <w:instrText xml:space="preserve"> ADDIN ZOTERO_ITEM CSL_CITATION {"citationID":"hQunHwam","properties":{"formattedCitation":"(Belkin 2009)","plainCitation":"(Belkin 2009)","noteIndex":0},"citationItems":[{"id":138,"uris":["http://zotero.org/users/6116610/items/NV7I3QEW"],"uri":["http://zotero.org/users/6116610/items/NV7I3QEW"],"itemData":{"id":138,"type":"article-journal","container-title":"Progress in Oceanography","issue":"1","page":"207–213","title":"Rapid warming of large marine ecosystems","volume":"81","author":[{"family":"Belkin","given":"Igor M"}],"issued":{"date-parts":[["2009"]]}}}],"schema":"https://github.com/citation-style-language/schema/raw/master/csl-citation.json"} </w:instrText>
      </w:r>
      <w:r w:rsidR="008E4449">
        <w:rPr>
          <w:rFonts w:ascii="Times" w:eastAsiaTheme="minorEastAsia" w:hAnsi="Times"/>
          <w:sz w:val="22"/>
          <w:szCs w:val="22"/>
          <w:lang w:val="en-US"/>
        </w:rPr>
        <w:fldChar w:fldCharType="separate"/>
      </w:r>
      <w:r w:rsidR="008E4449">
        <w:rPr>
          <w:rFonts w:ascii="Times" w:eastAsiaTheme="minorEastAsia" w:hAnsi="Times"/>
          <w:noProof/>
          <w:sz w:val="22"/>
          <w:szCs w:val="22"/>
          <w:lang w:val="en-US"/>
        </w:rPr>
        <w:t>(Belkin 2009)</w:t>
      </w:r>
      <w:r w:rsidR="008E4449">
        <w:rPr>
          <w:rFonts w:ascii="Times" w:eastAsiaTheme="minorEastAsia" w:hAnsi="Times"/>
          <w:sz w:val="22"/>
          <w:szCs w:val="22"/>
          <w:lang w:val="en-US"/>
        </w:rPr>
        <w:fldChar w:fldCharType="end"/>
      </w:r>
      <w:r w:rsidR="008E4449">
        <w:rPr>
          <w:rFonts w:ascii="Times" w:eastAsiaTheme="minorEastAsia" w:hAnsi="Times"/>
          <w:sz w:val="22"/>
          <w:szCs w:val="22"/>
          <w:lang w:val="en-US"/>
        </w:rPr>
        <w:t xml:space="preserve">. By 2050, </w:t>
      </w:r>
      <w:r w:rsidR="008E4449" w:rsidRPr="00D87A60">
        <w:rPr>
          <w:rFonts w:ascii="Times" w:hAnsi="Times" w:cs="Times New Roman"/>
          <w:sz w:val="22"/>
          <w:szCs w:val="22"/>
          <w:lang w:val="en-US"/>
        </w:rPr>
        <w:t>the regional coupled model system RCA4-NEMO</w:t>
      </w:r>
      <w:r w:rsidR="008E4449" w:rsidRPr="00D87A60">
        <w:rPr>
          <w:rStyle w:val="CommentReference"/>
          <w:rFonts w:ascii="Times" w:hAnsi="Times" w:cs="Times New Roman"/>
          <w:sz w:val="22"/>
          <w:szCs w:val="22"/>
        </w:rPr>
        <w:annotationRef/>
      </w:r>
      <w:r w:rsidR="008E4449" w:rsidRPr="00D87A60">
        <w:rPr>
          <w:rFonts w:ascii="Times" w:hAnsi="Times" w:cs="Times New Roman"/>
          <w:sz w:val="22"/>
          <w:szCs w:val="22"/>
          <w:lang w:val="en-US"/>
        </w:rPr>
        <w:t xml:space="preserve"> </w:t>
      </w:r>
      <w:r w:rsidR="008E4449">
        <w:rPr>
          <w:rFonts w:ascii="Times" w:hAnsi="Times" w:cs="Times New Roman"/>
          <w:sz w:val="22"/>
          <w:szCs w:val="22"/>
          <w:lang w:val="en-US"/>
        </w:rPr>
        <w:t xml:space="preserve">and the </w:t>
      </w:r>
      <w:r w:rsidR="008E4449" w:rsidRPr="00D87A60">
        <w:rPr>
          <w:rFonts w:ascii="Times" w:hAnsi="Times" w:cs="Times New Roman"/>
          <w:sz w:val="22"/>
          <w:szCs w:val="22"/>
          <w:lang w:val="en-US"/>
        </w:rPr>
        <w:t>RCP 8.5</w:t>
      </w:r>
      <w:r w:rsidR="008E4449" w:rsidRPr="00B03189">
        <w:rPr>
          <w:rFonts w:ascii="Times" w:hAnsi="Times" w:cs="Times New Roman"/>
          <w:sz w:val="22"/>
          <w:szCs w:val="22"/>
          <w:lang w:val="en-US"/>
        </w:rPr>
        <w:t xml:space="preserve"> </w:t>
      </w:r>
      <w:r w:rsidR="008E4449">
        <w:rPr>
          <w:rFonts w:ascii="Times" w:hAnsi="Times" w:cs="Times New Roman"/>
          <w:sz w:val="22"/>
          <w:szCs w:val="22"/>
          <w:lang w:val="en-US"/>
        </w:rPr>
        <w:t>emission</w:t>
      </w:r>
      <w:r w:rsidR="008E4449" w:rsidRPr="00D87A60">
        <w:rPr>
          <w:rFonts w:ascii="Times" w:hAnsi="Times" w:cs="Times New Roman"/>
          <w:sz w:val="22"/>
          <w:szCs w:val="22"/>
          <w:lang w:val="en-US"/>
        </w:rPr>
        <w:t xml:space="preserve"> scenario</w:t>
      </w:r>
      <w:r w:rsidR="008E4449">
        <w:rPr>
          <w:rFonts w:ascii="Times" w:eastAsiaTheme="minorEastAsia" w:hAnsi="Times"/>
          <w:sz w:val="22"/>
          <w:szCs w:val="22"/>
          <w:lang w:val="en-US"/>
        </w:rPr>
        <w:t xml:space="preserve"> predicts the surface temperature to have increased by 2</w:t>
      </w:r>
      <m:oMath>
        <m:r>
          <w:rPr>
            <w:rFonts w:ascii="Cambria Math" w:eastAsiaTheme="minorEastAsia" w:hAnsi="Cambria Math"/>
            <w:sz w:val="22"/>
            <w:szCs w:val="22"/>
            <w:lang w:val="en-US"/>
          </w:rPr>
          <m:t>℃</m:t>
        </m:r>
      </m:oMath>
      <w:r w:rsidR="008E4449">
        <w:rPr>
          <w:rFonts w:ascii="Times" w:eastAsiaTheme="minorEastAsia" w:hAnsi="Times"/>
          <w:sz w:val="22"/>
          <w:szCs w:val="22"/>
          <w:lang w:val="en-US"/>
        </w:rPr>
        <w:t xml:space="preserve"> compared to the mean in 1970-1999 </w:t>
      </w:r>
      <w:r w:rsidR="008E4449">
        <w:rPr>
          <w:rFonts w:ascii="Times" w:eastAsiaTheme="minorEastAsia" w:hAnsi="Times"/>
          <w:sz w:val="22"/>
          <w:szCs w:val="22"/>
          <w:lang w:val="en-US"/>
        </w:rPr>
        <w:fldChar w:fldCharType="begin"/>
      </w:r>
      <w:r w:rsidR="008E4449">
        <w:rPr>
          <w:rFonts w:ascii="Times" w:eastAsiaTheme="minorEastAsia" w:hAnsi="Times"/>
          <w:sz w:val="22"/>
          <w:szCs w:val="22"/>
          <w:lang w:val="en-US"/>
        </w:rPr>
        <w:instrText xml:space="preserve"> ADDIN ZOTERO_ITEM CSL_CITATION {"citationID":"rgXYd6pE","properties":{"formattedCitation":"(Dieterich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2.6), 2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4.5), and 4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8E4449">
        <w:rPr>
          <w:rFonts w:ascii="Times" w:eastAsiaTheme="minorEastAsia" w:hAnsi="Times"/>
          <w:sz w:val="22"/>
          <w:szCs w:val="22"/>
          <w:lang w:val="en-US"/>
        </w:rPr>
        <w:fldChar w:fldCharType="separate"/>
      </w:r>
      <w:r w:rsidR="008E4449" w:rsidRPr="00D93A5A">
        <w:rPr>
          <w:rFonts w:ascii="Times" w:hAnsi="Times" w:cs="Times New Roman"/>
          <w:sz w:val="22"/>
        </w:rPr>
        <w:t xml:space="preserve">(Dieterich </w:t>
      </w:r>
      <w:r w:rsidR="008E4449" w:rsidRPr="00D93A5A">
        <w:rPr>
          <w:rFonts w:ascii="Times" w:hAnsi="Times" w:cs="Times New Roman"/>
          <w:i/>
          <w:iCs/>
          <w:sz w:val="22"/>
        </w:rPr>
        <w:t>et al.</w:t>
      </w:r>
      <w:r w:rsidR="008E4449" w:rsidRPr="00D93A5A">
        <w:rPr>
          <w:rFonts w:ascii="Times" w:hAnsi="Times" w:cs="Times New Roman"/>
          <w:sz w:val="22"/>
        </w:rPr>
        <w:t xml:space="preserve"> 2019; Gröger </w:t>
      </w:r>
      <w:r w:rsidR="008E4449" w:rsidRPr="00D93A5A">
        <w:rPr>
          <w:rFonts w:ascii="Times" w:hAnsi="Times" w:cs="Times New Roman"/>
          <w:i/>
          <w:iCs/>
          <w:sz w:val="22"/>
        </w:rPr>
        <w:t>et al.</w:t>
      </w:r>
      <w:r w:rsidR="008E4449" w:rsidRPr="00D93A5A">
        <w:rPr>
          <w:rFonts w:ascii="Times" w:hAnsi="Times" w:cs="Times New Roman"/>
          <w:sz w:val="22"/>
        </w:rPr>
        <w:t xml:space="preserve"> 2019)</w:t>
      </w:r>
      <w:r w:rsidR="008E4449">
        <w:rPr>
          <w:rFonts w:ascii="Times" w:eastAsiaTheme="minorEastAsia" w:hAnsi="Times"/>
          <w:sz w:val="22"/>
          <w:szCs w:val="22"/>
          <w:lang w:val="en-US"/>
        </w:rPr>
        <w:fldChar w:fldCharType="end"/>
      </w:r>
      <w:r w:rsidR="008E4449">
        <w:rPr>
          <w:rFonts w:ascii="Times" w:eastAsiaTheme="minorEastAsia" w:hAnsi="Times"/>
          <w:sz w:val="22"/>
          <w:szCs w:val="22"/>
          <w:lang w:val="en-US"/>
        </w:rPr>
        <w:t xml:space="preserve">. </w:t>
      </w:r>
      <w:r w:rsidR="00A41548">
        <w:rPr>
          <w:rFonts w:ascii="Times" w:hAnsi="Times" w:cstheme="minorHAnsi"/>
          <w:bCs/>
          <w:sz w:val="22"/>
          <w:szCs w:val="22"/>
          <w:lang w:val="en-US"/>
        </w:rPr>
        <w:t>Th</w:t>
      </w:r>
      <w:r w:rsidR="00266542">
        <w:rPr>
          <w:rFonts w:ascii="Times" w:hAnsi="Times" w:cstheme="minorHAnsi"/>
          <w:bCs/>
          <w:sz w:val="22"/>
          <w:szCs w:val="22"/>
          <w:lang w:val="en-US"/>
        </w:rPr>
        <w:t xml:space="preserve">e </w:t>
      </w:r>
      <w:r w:rsidR="008E4449">
        <w:rPr>
          <w:rFonts w:ascii="Times" w:hAnsi="Times" w:cstheme="minorHAnsi"/>
          <w:bCs/>
          <w:sz w:val="22"/>
          <w:szCs w:val="22"/>
          <w:lang w:val="en-US"/>
        </w:rPr>
        <w:t>food web</w:t>
      </w:r>
      <w:r w:rsidR="008B1285">
        <w:rPr>
          <w:rFonts w:ascii="Times" w:hAnsi="Times" w:cstheme="minorHAnsi"/>
          <w:bCs/>
          <w:sz w:val="22"/>
          <w:szCs w:val="22"/>
          <w:lang w:val="en-US"/>
        </w:rPr>
        <w:t xml:space="preserve"> </w:t>
      </w:r>
      <w:r w:rsidR="00266542">
        <w:rPr>
          <w:rFonts w:ascii="Times" w:hAnsi="Times" w:cstheme="minorHAnsi"/>
          <w:bCs/>
          <w:sz w:val="22"/>
          <w:szCs w:val="22"/>
          <w:lang w:val="en-US"/>
        </w:rPr>
        <w:t xml:space="preserve">model is a </w:t>
      </w:r>
      <w:r w:rsidR="00266542">
        <w:rPr>
          <w:rFonts w:ascii="Times" w:hAnsi="Times" w:cstheme="minorHAnsi"/>
          <w:bCs/>
          <w:sz w:val="22"/>
          <w:szCs w:val="22"/>
          <w:lang w:val="en-US"/>
        </w:rPr>
        <w:t xml:space="preserve">multi-species size spectrum model </w:t>
      </w:r>
      <w:r w:rsidR="00266542">
        <w:rPr>
          <w:rFonts w:ascii="Times" w:hAnsi="Times" w:cstheme="minorHAnsi"/>
          <w:bCs/>
          <w:sz w:val="22"/>
          <w:szCs w:val="22"/>
          <w:lang w:val="en-US"/>
        </w:rPr>
        <w:fldChar w:fldCharType="begin"/>
      </w:r>
      <w:r w:rsidR="00266542">
        <w:rPr>
          <w:rFonts w:ascii="Times" w:hAnsi="Times" w:cstheme="minorHAnsi"/>
          <w:bCs/>
          <w:sz w:val="22"/>
          <w:szCs w:val="22"/>
          <w:lang w:val="en-US"/>
        </w:rPr>
        <w:instrText xml:space="preserve"> ADDIN ZOTERO_ITEM CSL_CITATION {"citationID":"fehlTmsQ","properties":{"formattedCitation":"(Blanchard {\\i{}et al.} 2014; Scott {\\i{}et al.} 2014)","plainCitation":"(Blanchard et al. 2014; Scott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266542">
        <w:rPr>
          <w:rFonts w:ascii="Times" w:hAnsi="Times" w:cstheme="minorHAnsi"/>
          <w:bCs/>
          <w:sz w:val="22"/>
          <w:szCs w:val="22"/>
          <w:lang w:val="en-US"/>
        </w:rPr>
        <w:fldChar w:fldCharType="separate"/>
      </w:r>
      <w:r w:rsidR="00266542" w:rsidRPr="00BA7DED">
        <w:rPr>
          <w:rFonts w:ascii="Times" w:hAnsi="Times" w:cs="Times New Roman"/>
          <w:sz w:val="22"/>
        </w:rPr>
        <w:t xml:space="preserve">(Blanchard </w:t>
      </w:r>
      <w:r w:rsidR="00266542" w:rsidRPr="00BA7DED">
        <w:rPr>
          <w:rFonts w:ascii="Times" w:hAnsi="Times" w:cs="Times New Roman"/>
          <w:i/>
          <w:iCs/>
          <w:sz w:val="22"/>
        </w:rPr>
        <w:t>et al.</w:t>
      </w:r>
      <w:r w:rsidR="00266542" w:rsidRPr="00BA7DED">
        <w:rPr>
          <w:rFonts w:ascii="Times" w:hAnsi="Times" w:cs="Times New Roman"/>
          <w:sz w:val="22"/>
        </w:rPr>
        <w:t xml:space="preserve"> 2014; Scott </w:t>
      </w:r>
      <w:r w:rsidR="00266542" w:rsidRPr="00BA7DED">
        <w:rPr>
          <w:rFonts w:ascii="Times" w:hAnsi="Times" w:cs="Times New Roman"/>
          <w:i/>
          <w:iCs/>
          <w:sz w:val="22"/>
        </w:rPr>
        <w:t>et al.</w:t>
      </w:r>
      <w:r w:rsidR="00266542" w:rsidRPr="00BA7DED">
        <w:rPr>
          <w:rFonts w:ascii="Times" w:hAnsi="Times" w:cs="Times New Roman"/>
          <w:sz w:val="22"/>
        </w:rPr>
        <w:t xml:space="preserve"> 2014)</w:t>
      </w:r>
      <w:r w:rsidR="00266542">
        <w:rPr>
          <w:rFonts w:ascii="Times" w:hAnsi="Times" w:cstheme="minorHAnsi"/>
          <w:bCs/>
          <w:sz w:val="22"/>
          <w:szCs w:val="22"/>
          <w:lang w:val="en-US"/>
        </w:rPr>
        <w:fldChar w:fldCharType="end"/>
      </w:r>
      <w:r w:rsidR="00FF060C">
        <w:rPr>
          <w:rFonts w:ascii="Times" w:hAnsi="Times" w:cstheme="minorHAnsi"/>
          <w:bCs/>
          <w:sz w:val="22"/>
          <w:szCs w:val="22"/>
          <w:lang w:val="en-US"/>
        </w:rPr>
        <w:t xml:space="preserve">, </w:t>
      </w:r>
      <w:r w:rsidR="00A41548">
        <w:rPr>
          <w:rFonts w:ascii="Times" w:hAnsi="Times" w:cstheme="minorHAnsi"/>
          <w:bCs/>
          <w:sz w:val="22"/>
          <w:szCs w:val="22"/>
          <w:lang w:val="en-US"/>
        </w:rPr>
        <w:t xml:space="preserve">modified </w:t>
      </w:r>
      <w:r w:rsidR="00B849D0">
        <w:rPr>
          <w:rFonts w:ascii="Times" w:hAnsi="Times" w:cstheme="minorHAnsi"/>
          <w:bCs/>
          <w:sz w:val="22"/>
          <w:szCs w:val="22"/>
          <w:lang w:val="en-US"/>
        </w:rPr>
        <w:t>to account for temperature dependence of metabolism</w:t>
      </w:r>
      <w:r w:rsidR="00583CB3">
        <w:rPr>
          <w:rFonts w:ascii="Times" w:hAnsi="Times" w:cstheme="minorHAnsi"/>
          <w:bCs/>
          <w:sz w:val="22"/>
          <w:szCs w:val="22"/>
          <w:lang w:val="en-US"/>
        </w:rPr>
        <w:t>, maximum consumption rate an</w:t>
      </w:r>
      <w:r w:rsidR="00C43646">
        <w:rPr>
          <w:rFonts w:ascii="Times" w:hAnsi="Times" w:cstheme="minorHAnsi"/>
          <w:bCs/>
          <w:sz w:val="22"/>
          <w:szCs w:val="22"/>
          <w:lang w:val="en-US"/>
        </w:rPr>
        <w:t>d background mortality, as well as resource turnover rate and carrying capacity.</w:t>
      </w:r>
      <w:r w:rsidR="00B01017">
        <w:rPr>
          <w:rFonts w:ascii="Times" w:hAnsi="Times" w:cstheme="minorHAnsi"/>
          <w:bCs/>
          <w:sz w:val="22"/>
          <w:szCs w:val="22"/>
          <w:lang w:val="en-US"/>
        </w:rPr>
        <w:t xml:space="preserve"> </w:t>
      </w:r>
      <w:r w:rsidR="008C689C">
        <w:rPr>
          <w:rFonts w:ascii="Times" w:hAnsi="Times" w:cstheme="minorHAnsi"/>
          <w:bCs/>
          <w:sz w:val="22"/>
          <w:szCs w:val="22"/>
          <w:lang w:val="en-US"/>
        </w:rPr>
        <w:t xml:space="preserve">Uncertainty in the </w:t>
      </w:r>
      <w:r w:rsidR="007318F4">
        <w:rPr>
          <w:rFonts w:ascii="Times" w:hAnsi="Times" w:cstheme="minorHAnsi"/>
          <w:bCs/>
          <w:sz w:val="22"/>
          <w:szCs w:val="22"/>
          <w:lang w:val="en-US"/>
        </w:rPr>
        <w:t>thermal dependence</w:t>
      </w:r>
      <w:r w:rsidR="008C689C">
        <w:rPr>
          <w:rFonts w:ascii="Times" w:hAnsi="Times" w:cstheme="minorHAnsi"/>
          <w:bCs/>
          <w:sz w:val="22"/>
          <w:szCs w:val="22"/>
          <w:lang w:val="en-US"/>
        </w:rPr>
        <w:t xml:space="preserve"> of these rates is incorporated </w:t>
      </w:r>
      <w:r w:rsidR="008C689C">
        <w:rPr>
          <w:rFonts w:ascii="Times" w:hAnsi="Times" w:cstheme="minorHAnsi"/>
          <w:bCs/>
          <w:sz w:val="22"/>
          <w:szCs w:val="22"/>
          <w:lang w:val="en-US"/>
        </w:rPr>
        <w:lastRenderedPageBreak/>
        <w:t xml:space="preserve">by drawing </w:t>
      </w:r>
      <w:r w:rsidR="000B400E">
        <w:rPr>
          <w:rFonts w:ascii="Times" w:hAnsi="Times" w:cstheme="minorHAnsi"/>
          <w:bCs/>
          <w:sz w:val="22"/>
          <w:szCs w:val="22"/>
          <w:lang w:val="en-US"/>
        </w:rPr>
        <w:t xml:space="preserve">samples from known </w:t>
      </w:r>
      <w:r w:rsidR="001773D1">
        <w:rPr>
          <w:rFonts w:ascii="Times" w:hAnsi="Times" w:cstheme="minorHAnsi"/>
          <w:bCs/>
          <w:sz w:val="22"/>
          <w:szCs w:val="22"/>
          <w:lang w:val="en-US"/>
        </w:rPr>
        <w:t>distributions</w:t>
      </w:r>
      <w:r w:rsidR="00B161CA">
        <w:rPr>
          <w:rFonts w:ascii="Times" w:hAnsi="Times" w:cstheme="minorHAnsi"/>
          <w:bCs/>
          <w:sz w:val="22"/>
          <w:szCs w:val="22"/>
          <w:lang w:val="en-US"/>
        </w:rPr>
        <w:t>, based on meta-analysis and the metabolic theory of ecology.</w:t>
      </w:r>
      <w:r w:rsidR="001A539F" w:rsidRPr="00FC0A34">
        <w:rPr>
          <w:rFonts w:ascii="Times" w:hAnsi="Times" w:cstheme="minorHAnsi"/>
          <w:sz w:val="22"/>
          <w:szCs w:val="22"/>
          <w:lang w:val="en-US"/>
        </w:rPr>
        <w:t xml:space="preserve"> </w:t>
      </w:r>
      <w:r w:rsidR="006A34E7">
        <w:rPr>
          <w:rFonts w:ascii="Times" w:hAnsi="Times" w:cstheme="minorHAnsi"/>
          <w:sz w:val="22"/>
          <w:szCs w:val="22"/>
          <w:lang w:val="en-US"/>
        </w:rPr>
        <w:t xml:space="preserve">The </w:t>
      </w:r>
      <w:r w:rsidR="00B30A94">
        <w:rPr>
          <w:rFonts w:ascii="Times" w:hAnsi="Times" w:cstheme="minorHAnsi"/>
          <w:sz w:val="22"/>
          <w:szCs w:val="22"/>
          <w:lang w:val="en-US"/>
        </w:rPr>
        <w:t xml:space="preserve">temperature-dependent model </w:t>
      </w:r>
      <w:r w:rsidR="00876BB5">
        <w:rPr>
          <w:rFonts w:ascii="Times" w:hAnsi="Times" w:cstheme="minorHAnsi"/>
          <w:sz w:val="22"/>
          <w:szCs w:val="22"/>
          <w:lang w:val="en-US"/>
        </w:rPr>
        <w:t xml:space="preserve">is then projected </w:t>
      </w:r>
      <w:r w:rsidR="00951DF7">
        <w:rPr>
          <w:rFonts w:ascii="Times" w:hAnsi="Times" w:cstheme="minorHAnsi"/>
          <w:sz w:val="22"/>
          <w:szCs w:val="22"/>
          <w:lang w:val="en-US"/>
        </w:rPr>
        <w:t>forward</w:t>
      </w:r>
      <w:r w:rsidR="00362263">
        <w:rPr>
          <w:rFonts w:ascii="Times" w:hAnsi="Times" w:cstheme="minorHAnsi"/>
          <w:sz w:val="22"/>
          <w:szCs w:val="22"/>
          <w:lang w:val="en-US"/>
        </w:rPr>
        <w:t xml:space="preserve"> with a time-varying ocean temperature based on the </w:t>
      </w:r>
      <w:r w:rsidR="00362263" w:rsidRPr="00D87A60">
        <w:rPr>
          <w:rFonts w:ascii="Times" w:hAnsi="Times" w:cs="Times New Roman"/>
          <w:sz w:val="22"/>
          <w:szCs w:val="22"/>
          <w:lang w:val="en-US"/>
        </w:rPr>
        <w:t xml:space="preserve">regional coupled model system </w:t>
      </w:r>
      <w:commentRangeStart w:id="5"/>
      <w:r w:rsidR="00362263" w:rsidRPr="00D87A60">
        <w:rPr>
          <w:rFonts w:ascii="Times" w:hAnsi="Times" w:cs="Times New Roman"/>
          <w:sz w:val="22"/>
          <w:szCs w:val="22"/>
          <w:lang w:val="en-US"/>
        </w:rPr>
        <w:t>RCA4-NEMO</w:t>
      </w:r>
      <w:commentRangeEnd w:id="5"/>
      <w:r w:rsidR="00362263" w:rsidRPr="00D87A60">
        <w:rPr>
          <w:rStyle w:val="CommentReference"/>
          <w:rFonts w:ascii="Times" w:hAnsi="Times" w:cs="Times New Roman"/>
          <w:sz w:val="22"/>
          <w:szCs w:val="22"/>
        </w:rPr>
        <w:commentReference w:id="5"/>
      </w:r>
      <w:r w:rsidR="00362263" w:rsidRPr="00D87A60">
        <w:rPr>
          <w:rFonts w:ascii="Times" w:hAnsi="Times" w:cs="Times New Roman"/>
          <w:sz w:val="22"/>
          <w:szCs w:val="22"/>
          <w:lang w:val="en-US"/>
        </w:rPr>
        <w:t xml:space="preserve"> using the RCP 8.5 scenario.</w:t>
      </w:r>
      <w:r w:rsidR="00B6326E">
        <w:rPr>
          <w:rFonts w:ascii="Times" w:hAnsi="Times" w:cs="Times New Roman"/>
          <w:sz w:val="22"/>
          <w:szCs w:val="22"/>
          <w:lang w:val="en-US"/>
        </w:rPr>
        <w:t xml:space="preserve"> </w:t>
      </w:r>
      <w:r w:rsidR="00FB3572" w:rsidRPr="00FC0A34">
        <w:rPr>
          <w:rFonts w:ascii="Times" w:hAnsi="Times" w:cstheme="minorHAnsi"/>
          <w:color w:val="FF0000"/>
          <w:sz w:val="22"/>
          <w:szCs w:val="22"/>
          <w:lang w:val="en-US"/>
        </w:rPr>
        <w:t xml:space="preserve">Brief </w:t>
      </w:r>
      <w:r w:rsidR="00FB3572" w:rsidRPr="00B46F1E">
        <w:rPr>
          <w:rFonts w:ascii="Times" w:hAnsi="Times" w:cstheme="minorHAnsi"/>
          <w:color w:val="FF0000"/>
          <w:sz w:val="22"/>
          <w:szCs w:val="22"/>
          <w:lang w:val="en-US"/>
        </w:rPr>
        <w:t>summary of paper</w:t>
      </w:r>
      <w:r w:rsidR="004F589C" w:rsidRPr="00B46F1E">
        <w:rPr>
          <w:rFonts w:ascii="Times" w:hAnsi="Times" w:cstheme="minorHAnsi"/>
          <w:color w:val="FF0000"/>
          <w:sz w:val="22"/>
          <w:szCs w:val="22"/>
          <w:lang w:val="en-US"/>
        </w:rPr>
        <w:t xml:space="preserve"> and findings</w:t>
      </w:r>
      <w:r w:rsidR="001F2DD1" w:rsidRPr="00B46F1E">
        <w:rPr>
          <w:rFonts w:ascii="Times" w:hAnsi="Times" w:cstheme="minorHAnsi"/>
          <w:color w:val="FF0000"/>
          <w:sz w:val="22"/>
          <w:szCs w:val="22"/>
          <w:lang w:val="en-US"/>
        </w:rPr>
        <w:t>. Relate to similar/large scale/ensemble models, e.g. 5%</w:t>
      </w:r>
      <w:r>
        <w:rPr>
          <w:rFonts w:ascii="Times" w:hAnsi="Times" w:cstheme="minorHAnsi"/>
          <w:color w:val="FF0000"/>
          <w:sz w:val="22"/>
          <w:szCs w:val="22"/>
          <w:lang w:val="en-US"/>
        </w:rPr>
        <w:t>, both growth and yield? And spectera?</w:t>
      </w:r>
      <w:r w:rsidR="00401F0B" w:rsidRPr="00B46F1E">
        <w:rPr>
          <w:rFonts w:ascii="Times" w:hAnsi="Times" w:cstheme="minorHAnsi"/>
          <w:color w:val="FF0000"/>
          <w:sz w:val="22"/>
          <w:szCs w:val="22"/>
          <w:lang w:val="en-US"/>
        </w:rPr>
        <w:t xml:space="preserve">. </w:t>
      </w:r>
      <w:r w:rsidR="00401F0B" w:rsidRPr="00B46F1E">
        <w:rPr>
          <w:rFonts w:cstheme="minorHAnsi"/>
          <w:color w:val="FF0000"/>
          <w:sz w:val="22"/>
          <w:szCs w:val="22"/>
          <w:lang w:val="en-US"/>
        </w:rPr>
        <w:t>Intro to Baltic ecosystem (ecology, development, fishing and climate effects) + motivation for using the Baltic as case study. Cite Andersen food dependence, the size-aspect of interactions, the rate of warming, etc etc, the fishery.</w:t>
      </w:r>
    </w:p>
    <w:p w14:paraId="5AB53693" w14:textId="77777777" w:rsidR="00ED493C" w:rsidRDefault="00ED493C" w:rsidP="00182BA9">
      <w:pPr>
        <w:spacing w:line="480" w:lineRule="auto"/>
        <w:contextualSpacing/>
        <w:jc w:val="both"/>
        <w:rPr>
          <w:rFonts w:cstheme="minorHAnsi"/>
          <w:b/>
          <w:lang w:val="en-US"/>
        </w:rPr>
      </w:pPr>
    </w:p>
    <w:p w14:paraId="7800D9D3" w14:textId="23FDCD2E" w:rsidR="00AD548E" w:rsidRPr="00AC577D" w:rsidRDefault="00AD548E" w:rsidP="00182BA9">
      <w:pPr>
        <w:spacing w:line="480" w:lineRule="auto"/>
        <w:contextualSpacing/>
        <w:jc w:val="both"/>
        <w:rPr>
          <w:rFonts w:cstheme="minorHAnsi"/>
          <w:b/>
          <w:lang w:val="en-US"/>
        </w:rPr>
      </w:pPr>
      <w:r w:rsidRPr="00AC577D">
        <w:rPr>
          <w:rFonts w:cstheme="minorHAnsi"/>
          <w:b/>
          <w:lang w:val="en-US"/>
        </w:rPr>
        <w:t>Materials and Methods</w:t>
      </w:r>
    </w:p>
    <w:p w14:paraId="1CA4B7A7" w14:textId="77777777" w:rsidR="00275904" w:rsidRPr="00ED493C" w:rsidRDefault="00275904" w:rsidP="00182BA9">
      <w:pPr>
        <w:spacing w:line="480" w:lineRule="auto"/>
        <w:contextualSpacing/>
        <w:jc w:val="both"/>
        <w:rPr>
          <w:i/>
          <w:sz w:val="22"/>
          <w:szCs w:val="22"/>
          <w:lang w:val="en-US"/>
        </w:rPr>
      </w:pPr>
      <w:commentRangeStart w:id="6"/>
      <w:r w:rsidRPr="00ED493C">
        <w:rPr>
          <w:i/>
          <w:sz w:val="22"/>
          <w:szCs w:val="22"/>
          <w:lang w:val="en-US"/>
        </w:rPr>
        <w:t>Food web</w:t>
      </w:r>
      <w:commentRangeEnd w:id="6"/>
      <w:r w:rsidR="000D2816" w:rsidRPr="00ED493C">
        <w:rPr>
          <w:rStyle w:val="CommentReference"/>
          <w:sz w:val="22"/>
          <w:szCs w:val="22"/>
        </w:rPr>
        <w:commentReference w:id="6"/>
      </w:r>
    </w:p>
    <w:p w14:paraId="4451AC6D" w14:textId="2A7B23F4" w:rsidR="00190E51" w:rsidRPr="00ED493C" w:rsidRDefault="00057ED1" w:rsidP="00182BA9">
      <w:pPr>
        <w:spacing w:line="480" w:lineRule="auto"/>
        <w:contextualSpacing/>
        <w:jc w:val="both"/>
        <w:rPr>
          <w:sz w:val="22"/>
          <w:szCs w:val="22"/>
          <w:lang w:val="en-US"/>
        </w:rPr>
      </w:pPr>
      <w:r w:rsidRPr="00ED493C">
        <w:rPr>
          <w:sz w:val="22"/>
          <w:szCs w:val="22"/>
          <w:lang w:val="en-US"/>
        </w:rPr>
        <w:t xml:space="preserve">In this study we </w:t>
      </w:r>
      <w:r w:rsidR="008C268E" w:rsidRPr="00ED493C">
        <w:rPr>
          <w:sz w:val="22"/>
          <w:szCs w:val="22"/>
          <w:lang w:val="en-US"/>
        </w:rPr>
        <w:t xml:space="preserve">develop </w:t>
      </w:r>
      <w:r w:rsidRPr="00ED493C">
        <w:rPr>
          <w:sz w:val="22"/>
          <w:szCs w:val="22"/>
          <w:lang w:val="en-US"/>
        </w:rPr>
        <w:t>a</w:t>
      </w:r>
      <w:r w:rsidR="008C268E" w:rsidRPr="00ED493C">
        <w:rPr>
          <w:sz w:val="22"/>
          <w:szCs w:val="22"/>
          <w:lang w:val="en-US"/>
        </w:rPr>
        <w:t xml:space="preserve"> Multi-species size spectrum model</w:t>
      </w:r>
      <w:r w:rsidR="0077712A" w:rsidRPr="00ED493C">
        <w:rPr>
          <w:sz w:val="22"/>
          <w:szCs w:val="22"/>
          <w:lang w:val="en-US"/>
        </w:rPr>
        <w:t xml:space="preserve"> (MSSM)</w:t>
      </w:r>
      <w:r w:rsidRPr="00ED493C">
        <w:rPr>
          <w:sz w:val="22"/>
          <w:szCs w:val="22"/>
          <w:lang w:val="en-US"/>
        </w:rPr>
        <w:t xml:space="preserve"> inspired by a simplified version of</w:t>
      </w:r>
      <w:r w:rsidR="008C268E" w:rsidRPr="00ED493C">
        <w:rPr>
          <w:sz w:val="22"/>
          <w:szCs w:val="22"/>
          <w:lang w:val="en-US"/>
        </w:rPr>
        <w:t xml:space="preserve"> the</w:t>
      </w:r>
      <w:r w:rsidR="00790B83" w:rsidRPr="00ED493C">
        <w:rPr>
          <w:sz w:val="22"/>
          <w:szCs w:val="22"/>
          <w:lang w:val="en-US"/>
        </w:rPr>
        <w:t xml:space="preserve"> food web in the </w:t>
      </w:r>
      <w:commentRangeStart w:id="7"/>
      <w:r w:rsidR="008C268E" w:rsidRPr="00ED493C">
        <w:rPr>
          <w:sz w:val="22"/>
          <w:szCs w:val="22"/>
          <w:lang w:val="en-US"/>
        </w:rPr>
        <w:t>Baltic proper</w:t>
      </w:r>
      <w:commentRangeEnd w:id="7"/>
      <w:r w:rsidR="00F2159B" w:rsidRPr="00ED493C">
        <w:rPr>
          <w:rStyle w:val="CommentReference"/>
          <w:sz w:val="22"/>
          <w:szCs w:val="22"/>
        </w:rPr>
        <w:commentReference w:id="7"/>
      </w:r>
      <w:r w:rsidR="008C268E" w:rsidRPr="00ED493C">
        <w:rPr>
          <w:sz w:val="22"/>
          <w:szCs w:val="22"/>
          <w:lang w:val="en-US"/>
        </w:rPr>
        <w:t xml:space="preserve"> </w:t>
      </w:r>
      <w:r w:rsidR="00AC577D" w:rsidRPr="00ED493C">
        <w:rPr>
          <w:sz w:val="22"/>
          <w:szCs w:val="22"/>
          <w:lang w:val="en-US"/>
        </w:rPr>
        <w:t>(ICES sub divisions 25-29+32</w:t>
      </w:r>
      <w:r w:rsidR="00F87AC3" w:rsidRPr="00ED493C">
        <w:rPr>
          <w:sz w:val="22"/>
          <w:szCs w:val="22"/>
          <w:lang w:val="en-US"/>
        </w:rPr>
        <w:t xml:space="preserve">, </w:t>
      </w:r>
      <w:commentRangeStart w:id="8"/>
      <w:r w:rsidR="00F87AC3" w:rsidRPr="00ED493C">
        <w:rPr>
          <w:sz w:val="22"/>
          <w:szCs w:val="22"/>
          <w:lang w:val="en-US"/>
        </w:rPr>
        <w:t>Appendix Fig SX</w:t>
      </w:r>
      <w:commentRangeEnd w:id="8"/>
      <w:r w:rsidR="00F87AC3" w:rsidRPr="00ED493C">
        <w:rPr>
          <w:rStyle w:val="CommentReference"/>
          <w:sz w:val="22"/>
          <w:szCs w:val="22"/>
        </w:rPr>
        <w:commentReference w:id="8"/>
      </w:r>
      <w:r w:rsidR="00AC577D" w:rsidRPr="00ED493C">
        <w:rPr>
          <w:sz w:val="22"/>
          <w:szCs w:val="22"/>
          <w:lang w:val="en-US"/>
        </w:rPr>
        <w:t>)</w:t>
      </w:r>
      <w:r w:rsidR="008C268E" w:rsidRPr="00ED493C">
        <w:rPr>
          <w:sz w:val="22"/>
          <w:szCs w:val="22"/>
          <w:lang w:val="en-US"/>
        </w:rPr>
        <w:t>. This food web is here characterized by</w:t>
      </w:r>
      <w:r w:rsidRPr="00ED493C">
        <w:rPr>
          <w:sz w:val="22"/>
          <w:szCs w:val="22"/>
          <w:lang w:val="en-US"/>
        </w:rPr>
        <w:t xml:space="preserve"> three fish species: cod (</w:t>
      </w:r>
      <w:r w:rsidRPr="00ED493C">
        <w:rPr>
          <w:i/>
          <w:sz w:val="22"/>
          <w:szCs w:val="22"/>
          <w:lang w:val="en-US"/>
        </w:rPr>
        <w:t>Gadus morhua</w:t>
      </w:r>
      <w:r w:rsidRPr="00ED493C">
        <w:rPr>
          <w:sz w:val="22"/>
          <w:szCs w:val="22"/>
          <w:lang w:val="en-US"/>
        </w:rPr>
        <w:t>), sprat (</w:t>
      </w:r>
      <w:r w:rsidRPr="00ED493C">
        <w:rPr>
          <w:i/>
          <w:sz w:val="22"/>
          <w:szCs w:val="22"/>
          <w:lang w:val="en-US"/>
        </w:rPr>
        <w:t>Sprattus sprattus</w:t>
      </w:r>
      <w:r w:rsidRPr="00ED493C">
        <w:rPr>
          <w:sz w:val="22"/>
          <w:szCs w:val="22"/>
          <w:lang w:val="en-US"/>
        </w:rPr>
        <w:t>) and herring (</w:t>
      </w:r>
      <w:r w:rsidRPr="00ED493C">
        <w:rPr>
          <w:i/>
          <w:sz w:val="22"/>
          <w:szCs w:val="22"/>
          <w:lang w:val="en-US"/>
        </w:rPr>
        <w:t>Clupea harengus</w:t>
      </w:r>
      <w:r w:rsidRPr="00ED493C">
        <w:rPr>
          <w:sz w:val="22"/>
          <w:szCs w:val="22"/>
          <w:lang w:val="en-US"/>
        </w:rPr>
        <w:t xml:space="preserve">), </w:t>
      </w:r>
      <w:r w:rsidR="001B403C">
        <w:rPr>
          <w:sz w:val="22"/>
          <w:szCs w:val="22"/>
          <w:lang w:val="en-US"/>
        </w:rPr>
        <w:t xml:space="preserve">and this choice is based on data availability (they all have analytical stock assessments), they </w:t>
      </w:r>
      <w:r w:rsidR="00C8430B" w:rsidRPr="00ED493C">
        <w:rPr>
          <w:sz w:val="22"/>
          <w:szCs w:val="22"/>
          <w:lang w:val="en-US"/>
        </w:rPr>
        <w:t>are the most important species commercially in this sub-region</w:t>
      </w:r>
      <w:r w:rsidR="00D20150">
        <w:rPr>
          <w:sz w:val="22"/>
          <w:szCs w:val="22"/>
          <w:lang w:val="en-US"/>
        </w:rPr>
        <w:t xml:space="preserve"> </w:t>
      </w:r>
      <w:r w:rsidR="00C8430B" w:rsidRPr="00ED493C">
        <w:rPr>
          <w:sz w:val="22"/>
          <w:szCs w:val="22"/>
          <w:lang w:val="en-US"/>
        </w:rPr>
        <w:t xml:space="preserve">and </w:t>
      </w:r>
      <w:r w:rsidR="00D20150">
        <w:rPr>
          <w:sz w:val="22"/>
          <w:szCs w:val="22"/>
          <w:lang w:val="en-US"/>
        </w:rPr>
        <w:t xml:space="preserve">they </w:t>
      </w:r>
      <w:r w:rsidR="008C268E" w:rsidRPr="00ED493C">
        <w:rPr>
          <w:sz w:val="22"/>
          <w:szCs w:val="22"/>
          <w:lang w:val="en-US"/>
        </w:rPr>
        <w:t xml:space="preserve">constitute the main species in terms </w:t>
      </w:r>
      <w:commentRangeStart w:id="9"/>
      <w:commentRangeStart w:id="10"/>
      <w:r w:rsidR="008C268E" w:rsidRPr="00ED493C">
        <w:rPr>
          <w:sz w:val="22"/>
          <w:szCs w:val="22"/>
          <w:lang w:val="en-US"/>
        </w:rPr>
        <w:t>of biomass</w:t>
      </w:r>
      <w:commentRangeEnd w:id="9"/>
      <w:r w:rsidR="00F2159B" w:rsidRPr="00ED493C">
        <w:rPr>
          <w:rStyle w:val="CommentReference"/>
          <w:sz w:val="22"/>
          <w:szCs w:val="22"/>
        </w:rPr>
        <w:commentReference w:id="9"/>
      </w:r>
      <w:commentRangeEnd w:id="10"/>
      <w:r w:rsidR="00A54DA5" w:rsidRPr="00ED493C">
        <w:rPr>
          <w:rStyle w:val="CommentReference"/>
          <w:sz w:val="22"/>
          <w:szCs w:val="22"/>
        </w:rPr>
        <w:commentReference w:id="10"/>
      </w:r>
      <w:r w:rsidR="000D3A6B" w:rsidRPr="00ED493C">
        <w:rPr>
          <w:sz w:val="22"/>
          <w:szCs w:val="22"/>
          <w:lang w:val="en-US"/>
        </w:rPr>
        <w:t>.</w:t>
      </w:r>
      <w:r w:rsidR="00E43789" w:rsidRPr="00ED493C">
        <w:rPr>
          <w:sz w:val="22"/>
          <w:szCs w:val="22"/>
          <w:lang w:val="en-US"/>
        </w:rPr>
        <w:t xml:space="preserve"> We also model</w:t>
      </w:r>
      <w:r w:rsidR="000D3A6B" w:rsidRPr="00ED493C">
        <w:rPr>
          <w:sz w:val="22"/>
          <w:szCs w:val="22"/>
          <w:lang w:val="en-US"/>
        </w:rPr>
        <w:t xml:space="preserve"> </w:t>
      </w:r>
      <w:r w:rsidRPr="00ED493C">
        <w:rPr>
          <w:sz w:val="22"/>
          <w:szCs w:val="22"/>
          <w:lang w:val="en-US"/>
        </w:rPr>
        <w:t>one pelagic and one bent</w:t>
      </w:r>
      <w:r w:rsidR="008C268E" w:rsidRPr="00ED493C">
        <w:rPr>
          <w:sz w:val="22"/>
          <w:szCs w:val="22"/>
          <w:lang w:val="en-US"/>
        </w:rPr>
        <w:t>hic background resource spectra.</w:t>
      </w:r>
      <w:r w:rsidR="00AD2BC0" w:rsidRPr="00ED493C">
        <w:rPr>
          <w:sz w:val="22"/>
          <w:szCs w:val="22"/>
          <w:lang w:val="en-US"/>
        </w:rPr>
        <w:t xml:space="preserve"> </w:t>
      </w:r>
    </w:p>
    <w:p w14:paraId="17528C7A" w14:textId="77777777" w:rsidR="00A63EC2" w:rsidRPr="00ED493C" w:rsidRDefault="00A63EC2" w:rsidP="00182BA9">
      <w:pPr>
        <w:spacing w:line="480" w:lineRule="auto"/>
        <w:contextualSpacing/>
        <w:jc w:val="both"/>
        <w:rPr>
          <w:i/>
          <w:sz w:val="22"/>
          <w:szCs w:val="22"/>
          <w:lang w:val="en-US"/>
        </w:rPr>
      </w:pPr>
    </w:p>
    <w:p w14:paraId="0BE08420" w14:textId="37CB8FA5" w:rsidR="00FC4AA1" w:rsidRPr="00ED493C" w:rsidRDefault="00FC4AA1" w:rsidP="00182BA9">
      <w:pPr>
        <w:spacing w:line="480" w:lineRule="auto"/>
        <w:contextualSpacing/>
        <w:jc w:val="both"/>
        <w:rPr>
          <w:i/>
          <w:sz w:val="22"/>
          <w:szCs w:val="22"/>
          <w:lang w:val="en-US"/>
        </w:rPr>
      </w:pPr>
      <w:r w:rsidRPr="00ED493C">
        <w:rPr>
          <w:i/>
          <w:sz w:val="22"/>
          <w:szCs w:val="22"/>
          <w:lang w:val="en-US"/>
        </w:rPr>
        <w:t>Size-spectrum model</w:t>
      </w:r>
    </w:p>
    <w:p w14:paraId="642A4207" w14:textId="462CE45B" w:rsidR="00902E5A" w:rsidRPr="00D87A60" w:rsidRDefault="005E27C1" w:rsidP="00182BA9">
      <w:pPr>
        <w:spacing w:line="480" w:lineRule="auto"/>
        <w:contextualSpacing/>
        <w:jc w:val="both"/>
        <w:rPr>
          <w:rFonts w:ascii="Times" w:eastAsiaTheme="minorEastAsia" w:hAnsi="Times"/>
          <w:sz w:val="22"/>
          <w:szCs w:val="22"/>
          <w:lang w:val="en-US"/>
        </w:rPr>
      </w:pPr>
      <w:r w:rsidRPr="00D87A60">
        <w:rPr>
          <w:rFonts w:ascii="Times" w:hAnsi="Times"/>
          <w:sz w:val="22"/>
          <w:szCs w:val="22"/>
          <w:lang w:val="en-US"/>
        </w:rPr>
        <w:t xml:space="preserve">Our model is based on source code for the multi-species implementation of size-spectrum models in the </w:t>
      </w:r>
      <w:r w:rsidR="001C5872" w:rsidRPr="00D87A60">
        <w:rPr>
          <w:rFonts w:ascii="Times" w:hAnsi="Times"/>
          <w:sz w:val="22"/>
          <w:szCs w:val="22"/>
          <w:lang w:val="en-US"/>
        </w:rPr>
        <w:t>‘</w:t>
      </w:r>
      <w:r w:rsidRPr="00D87A60">
        <w:rPr>
          <w:rFonts w:ascii="Times" w:hAnsi="Times"/>
          <w:sz w:val="22"/>
          <w:szCs w:val="22"/>
          <w:lang w:val="en-US"/>
        </w:rPr>
        <w:t>R</w:t>
      </w:r>
      <w:r w:rsidR="001C5872" w:rsidRPr="00D87A60">
        <w:rPr>
          <w:rFonts w:ascii="Times" w:hAnsi="Times"/>
          <w:sz w:val="22"/>
          <w:szCs w:val="22"/>
          <w:lang w:val="en-US"/>
        </w:rPr>
        <w:t>’</w:t>
      </w:r>
      <w:r w:rsidRPr="00D87A60">
        <w:rPr>
          <w:rFonts w:ascii="Times" w:hAnsi="Times"/>
          <w:sz w:val="22"/>
          <w:szCs w:val="22"/>
          <w:lang w:val="en-US"/>
        </w:rPr>
        <w:t xml:space="preserve">-package </w:t>
      </w:r>
      <w:r w:rsidRPr="00D87A60">
        <w:rPr>
          <w:rFonts w:ascii="Times" w:hAnsi="Times"/>
          <w:i/>
          <w:sz w:val="22"/>
          <w:szCs w:val="22"/>
          <w:lang w:val="en-US"/>
        </w:rPr>
        <w:t>mizer</w:t>
      </w:r>
      <w:r w:rsidRPr="00D87A60">
        <w:rPr>
          <w:rFonts w:ascii="Times" w:hAnsi="Times"/>
          <w:sz w:val="22"/>
          <w:szCs w:val="22"/>
          <w:lang w:val="en-US"/>
        </w:rPr>
        <w:t xml:space="preserve"> </w:t>
      </w:r>
      <w:r w:rsidRPr="00D87A60">
        <w:rPr>
          <w:rFonts w:ascii="Times" w:hAnsi="Times"/>
          <w:sz w:val="22"/>
          <w:szCs w:val="22"/>
          <w:lang w:val="en-US"/>
        </w:rPr>
        <w:fldChar w:fldCharType="begin"/>
      </w:r>
      <w:r w:rsidR="001F7145" w:rsidRPr="00D87A60">
        <w:rPr>
          <w:rFonts w:ascii="Times" w:hAnsi="Times"/>
          <w:sz w:val="22"/>
          <w:szCs w:val="22"/>
          <w:lang w:val="en-US"/>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D87A60">
        <w:rPr>
          <w:rFonts w:ascii="Times" w:hAnsi="Times"/>
          <w:sz w:val="22"/>
          <w:szCs w:val="22"/>
          <w:lang w:val="en-US"/>
        </w:rPr>
        <w:fldChar w:fldCharType="separate"/>
      </w:r>
      <w:r w:rsidR="001C5872" w:rsidRPr="00D87A60">
        <w:rPr>
          <w:rFonts w:ascii="Times" w:hAnsi="Times" w:cs="Times New Roman"/>
          <w:sz w:val="22"/>
          <w:szCs w:val="22"/>
          <w:lang w:val="en-US"/>
        </w:rPr>
        <w:t xml:space="preserve">(Blanchard </w:t>
      </w:r>
      <w:r w:rsidR="001C5872" w:rsidRPr="00D87A60">
        <w:rPr>
          <w:rFonts w:ascii="Times" w:hAnsi="Times" w:cs="Times New Roman"/>
          <w:i/>
          <w:iCs/>
          <w:sz w:val="22"/>
          <w:szCs w:val="22"/>
          <w:lang w:val="en-US"/>
        </w:rPr>
        <w:t>et al.</w:t>
      </w:r>
      <w:r w:rsidR="001C5872" w:rsidRPr="00D87A60">
        <w:rPr>
          <w:rFonts w:ascii="Times" w:hAnsi="Times" w:cs="Times New Roman"/>
          <w:sz w:val="22"/>
          <w:szCs w:val="22"/>
          <w:lang w:val="en-US"/>
        </w:rPr>
        <w:t xml:space="preserve"> 2014; Scott </w:t>
      </w:r>
      <w:r w:rsidR="001C5872" w:rsidRPr="00D87A60">
        <w:rPr>
          <w:rFonts w:ascii="Times" w:hAnsi="Times" w:cs="Times New Roman"/>
          <w:i/>
          <w:iCs/>
          <w:sz w:val="22"/>
          <w:szCs w:val="22"/>
          <w:lang w:val="en-US"/>
        </w:rPr>
        <w:t>et al.</w:t>
      </w:r>
      <w:r w:rsidR="001C5872" w:rsidRPr="00D87A60">
        <w:rPr>
          <w:rFonts w:ascii="Times" w:hAnsi="Times" w:cs="Times New Roman"/>
          <w:sz w:val="22"/>
          <w:szCs w:val="22"/>
          <w:lang w:val="en-US"/>
        </w:rPr>
        <w:t xml:space="preserve"> 2014, 2019; R Core Team 2018)</w:t>
      </w:r>
      <w:r w:rsidRPr="00D87A60">
        <w:rPr>
          <w:rFonts w:ascii="Times" w:hAnsi="Times"/>
          <w:sz w:val="22"/>
          <w:szCs w:val="22"/>
          <w:lang w:val="en-US"/>
        </w:rPr>
        <w:fldChar w:fldCharType="end"/>
      </w:r>
      <w:r w:rsidR="004005D6" w:rsidRPr="00D87A60">
        <w:rPr>
          <w:rFonts w:ascii="Times" w:hAnsi="Times"/>
          <w:sz w:val="22"/>
          <w:szCs w:val="22"/>
          <w:lang w:val="en-US"/>
        </w:rPr>
        <w:t xml:space="preserve">, which we extend by adding </w:t>
      </w:r>
      <w:r w:rsidR="00F2159B" w:rsidRPr="00D87A60">
        <w:rPr>
          <w:rFonts w:ascii="Times" w:hAnsi="Times"/>
          <w:sz w:val="22"/>
          <w:szCs w:val="22"/>
          <w:lang w:val="en-US"/>
        </w:rPr>
        <w:t xml:space="preserve">multiple background resources and </w:t>
      </w:r>
      <w:r w:rsidR="004005D6" w:rsidRPr="00D87A60">
        <w:rPr>
          <w:rFonts w:ascii="Times" w:hAnsi="Times"/>
          <w:sz w:val="22"/>
          <w:szCs w:val="22"/>
          <w:lang w:val="en-US"/>
        </w:rPr>
        <w:t>temperature-scaling of key physiological processes</w:t>
      </w:r>
      <w:r w:rsidR="00AD2BC0" w:rsidRPr="00D87A60">
        <w:rPr>
          <w:rFonts w:ascii="Times" w:hAnsi="Times"/>
          <w:sz w:val="22"/>
          <w:szCs w:val="22"/>
          <w:lang w:val="en-US"/>
        </w:rPr>
        <w:t xml:space="preserve"> and background resource levels</w:t>
      </w:r>
      <w:r w:rsidR="004005D6" w:rsidRPr="00D87A60">
        <w:rPr>
          <w:rFonts w:ascii="Times" w:hAnsi="Times"/>
          <w:sz w:val="22"/>
          <w:szCs w:val="22"/>
          <w:lang w:val="en-US"/>
        </w:rPr>
        <w:t xml:space="preserve">. </w:t>
      </w:r>
      <w:r w:rsidR="00866255" w:rsidRPr="00D87A60">
        <w:rPr>
          <w:rFonts w:ascii="Times" w:hAnsi="Times"/>
          <w:sz w:val="22"/>
          <w:szCs w:val="22"/>
          <w:lang w:val="en-US"/>
        </w:rPr>
        <w:t xml:space="preserve">All model code (parameterization, calibration and analysis), together with necessary data </w:t>
      </w:r>
      <w:r w:rsidR="00886290" w:rsidRPr="00D87A60">
        <w:rPr>
          <w:rFonts w:ascii="Times" w:hAnsi="Times"/>
          <w:sz w:val="22"/>
          <w:szCs w:val="22"/>
          <w:lang w:val="en-US"/>
        </w:rPr>
        <w:t xml:space="preserve">is available on </w:t>
      </w:r>
      <w:r w:rsidR="000E2FF7" w:rsidRPr="00D87A60">
        <w:rPr>
          <w:rFonts w:ascii="Times" w:hAnsi="Times"/>
          <w:sz w:val="22"/>
          <w:szCs w:val="22"/>
          <w:lang w:val="en-US"/>
        </w:rPr>
        <w:t>GitHub (</w:t>
      </w:r>
      <w:hyperlink r:id="rId15" w:history="1">
        <w:r w:rsidR="00F54CA2" w:rsidRPr="00D87A60">
          <w:rPr>
            <w:rStyle w:val="Hyperlink"/>
            <w:rFonts w:ascii="Times" w:hAnsi="Times"/>
            <w:sz w:val="22"/>
            <w:szCs w:val="22"/>
            <w:lang w:val="en-US"/>
          </w:rPr>
          <w:t>https://github.com/maxlindmark/mizer-rewiring/tree/rewire-temp/baltic</w:t>
        </w:r>
      </w:hyperlink>
      <w:r w:rsidR="000E2FF7" w:rsidRPr="00D87A60">
        <w:rPr>
          <w:rFonts w:ascii="Times" w:hAnsi="Times"/>
          <w:sz w:val="22"/>
          <w:szCs w:val="22"/>
          <w:lang w:val="en-US"/>
        </w:rPr>
        <w:t>)</w:t>
      </w:r>
      <w:r w:rsidR="00886290" w:rsidRPr="00D87A60">
        <w:rPr>
          <w:rFonts w:ascii="Times" w:hAnsi="Times"/>
          <w:sz w:val="22"/>
          <w:szCs w:val="22"/>
          <w:lang w:val="en-US"/>
        </w:rPr>
        <w:t xml:space="preserve">, and </w:t>
      </w:r>
      <w:r w:rsidR="00F54CA2" w:rsidRPr="00D87A60">
        <w:rPr>
          <w:rFonts w:ascii="Times" w:hAnsi="Times"/>
          <w:sz w:val="22"/>
          <w:szCs w:val="22"/>
          <w:lang w:val="en-US"/>
        </w:rPr>
        <w:t xml:space="preserve">will be </w:t>
      </w:r>
      <w:r w:rsidR="00886290" w:rsidRPr="00D87A60">
        <w:rPr>
          <w:rFonts w:ascii="Times" w:hAnsi="Times"/>
          <w:sz w:val="22"/>
          <w:szCs w:val="22"/>
          <w:lang w:val="en-US"/>
        </w:rPr>
        <w:t>deposited on Zenodo</w:t>
      </w:r>
      <w:r w:rsidR="000E2FF7" w:rsidRPr="00D87A60">
        <w:rPr>
          <w:rFonts w:ascii="Times" w:hAnsi="Times"/>
          <w:sz w:val="22"/>
          <w:szCs w:val="22"/>
          <w:lang w:val="en-US"/>
        </w:rPr>
        <w:t xml:space="preserve"> (</w:t>
      </w:r>
      <w:hyperlink r:id="rId16" w:history="1">
        <w:r w:rsidR="00F54CA2" w:rsidRPr="00D87A60">
          <w:rPr>
            <w:rStyle w:val="Hyperlink"/>
            <w:rFonts w:ascii="Times" w:hAnsi="Times"/>
            <w:sz w:val="22"/>
            <w:szCs w:val="22"/>
            <w:lang w:val="en-US"/>
          </w:rPr>
          <w:t>http://doi.org/</w:t>
        </w:r>
      </w:hyperlink>
      <w:r w:rsidR="000E2FF7" w:rsidRPr="00D87A60">
        <w:rPr>
          <w:rFonts w:ascii="Times" w:hAnsi="Times"/>
          <w:sz w:val="22"/>
          <w:szCs w:val="22"/>
          <w:lang w:val="en-US"/>
        </w:rPr>
        <w:t>)</w:t>
      </w:r>
      <w:r w:rsidR="00F54CA2" w:rsidRPr="00D87A60">
        <w:rPr>
          <w:rFonts w:ascii="Times" w:hAnsi="Times"/>
          <w:sz w:val="22"/>
          <w:szCs w:val="22"/>
          <w:lang w:val="en-US"/>
        </w:rPr>
        <w:t xml:space="preserve"> upon publication</w:t>
      </w:r>
      <w:r w:rsidR="00886290" w:rsidRPr="00D87A60">
        <w:rPr>
          <w:rFonts w:ascii="Times" w:hAnsi="Times"/>
          <w:sz w:val="22"/>
          <w:szCs w:val="22"/>
          <w:lang w:val="en-US"/>
        </w:rPr>
        <w:t xml:space="preserve">. </w:t>
      </w:r>
      <w:r w:rsidR="0077712A" w:rsidRPr="00D87A60">
        <w:rPr>
          <w:rFonts w:ascii="Times" w:hAnsi="Times"/>
          <w:sz w:val="22"/>
          <w:szCs w:val="22"/>
          <w:lang w:val="en-US"/>
        </w:rPr>
        <w:t>In this section we describe the key elements of the MSSM</w:t>
      </w:r>
      <w:r w:rsidR="00981827" w:rsidRPr="00D87A60">
        <w:rPr>
          <w:rFonts w:ascii="Times" w:hAnsi="Times"/>
          <w:sz w:val="22"/>
          <w:szCs w:val="22"/>
          <w:lang w:val="en-US"/>
        </w:rPr>
        <w:t>, which mostly follow</w:t>
      </w:r>
      <w:r w:rsidR="002D6773" w:rsidRPr="00D87A60">
        <w:rPr>
          <w:rFonts w:ascii="Times" w:hAnsi="Times"/>
          <w:sz w:val="22"/>
          <w:szCs w:val="22"/>
          <w:lang w:val="en-US"/>
        </w:rPr>
        <w:t xml:space="preserve"> the standard multispecies mizer model </w:t>
      </w:r>
      <w:r w:rsidR="002D6773" w:rsidRPr="00D87A60">
        <w:rPr>
          <w:rFonts w:ascii="Times" w:eastAsiaTheme="minorEastAsia" w:hAnsi="Times"/>
          <w:sz w:val="22"/>
          <w:szCs w:val="22"/>
          <w:lang w:val="en-US"/>
        </w:rPr>
        <w:fldChar w:fldCharType="begin"/>
      </w:r>
      <w:r w:rsidR="002D6773" w:rsidRPr="00D87A60">
        <w:rPr>
          <w:rFonts w:ascii="Times" w:eastAsiaTheme="minorEastAsia" w:hAnsi="Times"/>
          <w:sz w:val="22"/>
          <w:szCs w:val="22"/>
          <w:lang w:val="en-US"/>
        </w:rPr>
        <w:instrText xml:space="preserve"> ADDIN ZOTERO_ITEM CSL_CITATION {"citationID":"mMvVd9sP","properties":{"formattedCitation":"(Scott {\\i{}et al.} 2014)","plainCitation":"(Scott et al. 2014)","noteIndex":0},"citationItems":[{"id":322,"uris":["http://zotero.org/users/6116610/items/D38VTQSD"],"uri":["http://zotero.org/users/6116610/items/D38VTQSD"],"itemData":{"id":322,"type":"article-journal","abstract":"JRC.G.4-Maritime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2D6773" w:rsidRPr="00D87A60">
        <w:rPr>
          <w:rFonts w:ascii="Times" w:eastAsiaTheme="minorEastAsia" w:hAnsi="Times"/>
          <w:sz w:val="22"/>
          <w:szCs w:val="22"/>
          <w:lang w:val="en-US"/>
        </w:rPr>
        <w:fldChar w:fldCharType="separate"/>
      </w:r>
      <w:r w:rsidR="002D6773" w:rsidRPr="00D87A60">
        <w:rPr>
          <w:rFonts w:ascii="Times" w:hAnsi="Times" w:cs="Times New Roman"/>
          <w:sz w:val="22"/>
          <w:szCs w:val="22"/>
        </w:rPr>
        <w:t xml:space="preserve">(Scott </w:t>
      </w:r>
      <w:r w:rsidR="002D6773" w:rsidRPr="00D87A60">
        <w:rPr>
          <w:rFonts w:ascii="Times" w:hAnsi="Times" w:cs="Times New Roman"/>
          <w:i/>
          <w:iCs/>
          <w:sz w:val="22"/>
          <w:szCs w:val="22"/>
        </w:rPr>
        <w:t>et al.</w:t>
      </w:r>
      <w:r w:rsidR="002D6773" w:rsidRPr="00D87A60">
        <w:rPr>
          <w:rFonts w:ascii="Times" w:hAnsi="Times" w:cs="Times New Roman"/>
          <w:sz w:val="22"/>
          <w:szCs w:val="22"/>
        </w:rPr>
        <w:t xml:space="preserve"> 2014)</w:t>
      </w:r>
      <w:r w:rsidR="002D6773" w:rsidRPr="00D87A60">
        <w:rPr>
          <w:rFonts w:ascii="Times" w:eastAsiaTheme="minorEastAsia" w:hAnsi="Times"/>
          <w:sz w:val="22"/>
          <w:szCs w:val="22"/>
          <w:lang w:val="en-US"/>
        </w:rPr>
        <w:fldChar w:fldCharType="end"/>
      </w:r>
      <w:r w:rsidR="002D6773" w:rsidRPr="00D87A60">
        <w:rPr>
          <w:rFonts w:ascii="Times" w:hAnsi="Times"/>
          <w:sz w:val="22"/>
          <w:szCs w:val="22"/>
          <w:lang w:val="en-US"/>
        </w:rPr>
        <w:t>.</w:t>
      </w:r>
      <w:r w:rsidR="00981827" w:rsidRPr="00D87A60">
        <w:rPr>
          <w:rFonts w:ascii="Times" w:hAnsi="Times"/>
          <w:sz w:val="22"/>
          <w:szCs w:val="22"/>
          <w:lang w:val="en-US"/>
        </w:rPr>
        <w:t xml:space="preserve"> </w:t>
      </w:r>
      <w:r w:rsidR="0077712A" w:rsidRPr="00D87A60">
        <w:rPr>
          <w:rFonts w:ascii="Times" w:hAnsi="Times"/>
          <w:sz w:val="22"/>
          <w:szCs w:val="22"/>
          <w:lang w:val="en-US"/>
        </w:rPr>
        <w:t xml:space="preserve"> </w:t>
      </w:r>
    </w:p>
    <w:p w14:paraId="2759C58B" w14:textId="53F02D00" w:rsidR="008B10AB" w:rsidRPr="00D87A60" w:rsidRDefault="0077712A" w:rsidP="00182BA9">
      <w:pPr>
        <w:spacing w:line="480" w:lineRule="auto"/>
        <w:ind w:firstLine="360"/>
        <w:contextualSpacing/>
        <w:jc w:val="both"/>
        <w:rPr>
          <w:rFonts w:ascii="Times" w:hAnsi="Times"/>
          <w:sz w:val="22"/>
          <w:szCs w:val="22"/>
          <w:lang w:val="en-US"/>
        </w:rPr>
      </w:pPr>
      <w:r w:rsidRPr="00D87A60">
        <w:rPr>
          <w:rFonts w:ascii="Times" w:hAnsi="Times"/>
          <w:sz w:val="22"/>
          <w:szCs w:val="22"/>
          <w:lang w:val="en-US"/>
        </w:rPr>
        <w:lastRenderedPageBreak/>
        <w:t>In MSSMs</w:t>
      </w:r>
      <w:r w:rsidR="008B10AB" w:rsidRPr="00D87A60">
        <w:rPr>
          <w:rFonts w:ascii="Times" w:hAnsi="Times"/>
          <w:sz w:val="22"/>
          <w:szCs w:val="22"/>
          <w:lang w:val="en-US"/>
        </w:rPr>
        <w:t>, individuals are characterized by their weight (</w:t>
      </w:r>
      <m:oMath>
        <m:r>
          <w:rPr>
            <w:rFonts w:ascii="Cambria Math" w:hAnsi="Cambria Math"/>
            <w:sz w:val="22"/>
            <w:szCs w:val="22"/>
            <w:lang w:val="en-US"/>
          </w:rPr>
          <m:t>w</m:t>
        </m:r>
      </m:oMath>
      <w:r w:rsidR="008B10AB" w:rsidRPr="00D87A60">
        <w:rPr>
          <w:rFonts w:ascii="Times" w:hAnsi="Times"/>
          <w:sz w:val="22"/>
          <w:szCs w:val="22"/>
          <w:lang w:val="en-US"/>
        </w:rPr>
        <w:t>) and species identity (</w:t>
      </w:r>
      <m:oMath>
        <m:r>
          <w:rPr>
            <w:rFonts w:ascii="Cambria Math" w:hAnsi="Cambria Math"/>
            <w:sz w:val="22"/>
            <w:szCs w:val="22"/>
            <w:lang w:val="en-US"/>
          </w:rPr>
          <m:t>i</m:t>
        </m:r>
      </m:oMath>
      <w:r w:rsidR="008B10AB" w:rsidRPr="00D87A60">
        <w:rPr>
          <w:rFonts w:ascii="Times" w:eastAsiaTheme="minorEastAsia" w:hAnsi="Times"/>
          <w:sz w:val="22"/>
          <w:szCs w:val="22"/>
          <w:lang w:val="en-US"/>
        </w:rPr>
        <w:t xml:space="preserve">). The core equation is the McKendrik-von Foerster equation, which </w:t>
      </w:r>
      <w:r w:rsidR="006772C1" w:rsidRPr="00D87A60">
        <w:rPr>
          <w:rFonts w:ascii="Times" w:eastAsiaTheme="minorEastAsia" w:hAnsi="Times"/>
          <w:sz w:val="22"/>
          <w:szCs w:val="22"/>
          <w:lang w:val="en-US"/>
        </w:rPr>
        <w:t xml:space="preserve">here </w:t>
      </w:r>
      <w:r w:rsidR="008B10AB" w:rsidRPr="00D87A60">
        <w:rPr>
          <w:rFonts w:ascii="Times" w:eastAsiaTheme="minorEastAsia" w:hAnsi="Times"/>
          <w:sz w:val="22"/>
          <w:szCs w:val="22"/>
          <w:lang w:val="en-US"/>
        </w:rPr>
        <w:t xml:space="preserve">describes </w:t>
      </w:r>
      <w:r w:rsidR="006772C1" w:rsidRPr="00D87A60">
        <w:rPr>
          <w:rFonts w:ascii="Times" w:eastAsiaTheme="minorEastAsia" w:hAnsi="Times"/>
          <w:sz w:val="22"/>
          <w:szCs w:val="22"/>
          <w:lang w:val="en-US"/>
        </w:rPr>
        <w:t>the change in abundance at size through time from food dependent somatic growth and mortality</w:t>
      </w:r>
      <w:r w:rsidR="00C72D9B" w:rsidRPr="00D87A60">
        <w:rPr>
          <w:rFonts w:ascii="Times" w:eastAsiaTheme="minorEastAsia" w:hAnsi="Times"/>
          <w:sz w:val="22"/>
          <w:szCs w:val="22"/>
          <w:lang w:val="en-US"/>
        </w:rPr>
        <w:t>, based on bioenergetic principles</w:t>
      </w:r>
      <w:r w:rsidR="006772C1" w:rsidRPr="00D87A60">
        <w:rPr>
          <w:rFonts w:ascii="Times" w:eastAsiaTheme="minorEastAsia" w:hAnsi="Times"/>
          <w:sz w:val="22"/>
          <w:szCs w:val="22"/>
          <w:lang w:val="en-US"/>
        </w:rPr>
        <w:t xml:space="preserve">: </w:t>
      </w:r>
    </w:p>
    <w:p w14:paraId="39FC2DBA" w14:textId="69E8484C" w:rsidR="008B10AB" w:rsidRPr="00D87A60" w:rsidRDefault="001E0B3A" w:rsidP="00182BA9">
      <w:pPr>
        <w:spacing w:line="480" w:lineRule="auto"/>
        <w:ind w:left="360"/>
        <w:contextualSpacing/>
        <w:jc w:val="center"/>
        <w:rPr>
          <w:rFonts w:ascii="Times" w:eastAsiaTheme="minorEastAsia" w:hAnsi="Times"/>
          <w:sz w:val="22"/>
          <w:szCs w:val="22"/>
          <w:lang w:val="en-US"/>
        </w:rPr>
      </w:pPr>
      <m:oMathPara>
        <m:oMath>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∂t</m:t>
              </m:r>
            </m:den>
          </m:f>
          <m:r>
            <w:rPr>
              <w:rFonts w:ascii="Cambria Math" w:eastAsiaTheme="minorEastAsia"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∂w</m:t>
              </m:r>
            </m:den>
          </m:f>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(w)</m:t>
          </m:r>
        </m:oMath>
      </m:oMathPara>
    </w:p>
    <w:p w14:paraId="6C52A056" w14:textId="011469CC" w:rsidR="009E62F1" w:rsidRPr="00D87A60" w:rsidRDefault="006772C1" w:rsidP="00182BA9">
      <w:pPr>
        <w:spacing w:line="480" w:lineRule="auto"/>
        <w:contextualSpacing/>
        <w:jc w:val="both"/>
        <w:rPr>
          <w:rFonts w:ascii="Times" w:eastAsiaTheme="minorEastAsia" w:hAnsi="Times"/>
          <w:sz w:val="22"/>
          <w:szCs w:val="22"/>
          <w:lang w:val="en-US"/>
        </w:rPr>
      </w:pPr>
      <w:r w:rsidRPr="00D87A60">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g</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(w)</m:t>
        </m:r>
      </m:oMath>
      <w:r w:rsidRPr="00D87A60">
        <w:rPr>
          <w:rFonts w:ascii="Times" w:eastAsiaTheme="minorEastAsia" w:hAnsi="Times"/>
          <w:sz w:val="22"/>
          <w:szCs w:val="22"/>
          <w:lang w:val="en-US"/>
        </w:rPr>
        <w:t xml:space="preserve"> [</w:t>
      </w:r>
      <m:oMath>
        <m:r>
          <m:rPr>
            <m:sty m:val="p"/>
          </m:rPr>
          <w:rPr>
            <w:rFonts w:ascii="Cambria Math" w:eastAsiaTheme="minorEastAsia" w:hAnsi="Cambria Math"/>
            <w:sz w:val="22"/>
            <w:szCs w:val="22"/>
            <w:lang w:val="en-US"/>
          </w:rPr>
          <m:t>g</m:t>
        </m:r>
        <m:sSup>
          <m:sSupPr>
            <m:ctrlPr>
              <w:rPr>
                <w:rFonts w:ascii="Cambria Math" w:eastAsiaTheme="minorEastAsia" w:hAnsi="Cambria Math"/>
                <w:iCs/>
                <w:sz w:val="22"/>
                <w:szCs w:val="22"/>
                <w:lang w:val="en-US"/>
              </w:rPr>
            </m:ctrlPr>
          </m:sSupPr>
          <m:e>
            <m:r>
              <m:rPr>
                <m:sty m:val="p"/>
              </m:rPr>
              <w:rPr>
                <w:rFonts w:ascii="Cambria Math" w:eastAsiaTheme="minorEastAsia" w:hAnsi="Cambria Math"/>
                <w:sz w:val="22"/>
                <w:szCs w:val="22"/>
                <w:lang w:val="en-US"/>
              </w:rPr>
              <m:t xml:space="preserve"> year</m:t>
            </m:r>
          </m:e>
          <m:sup>
            <m:r>
              <m:rPr>
                <m:sty m:val="p"/>
              </m:rPr>
              <w:rPr>
                <w:rFonts w:ascii="Cambria Math" w:eastAsiaTheme="minorEastAsia" w:hAnsi="Cambria Math"/>
                <w:sz w:val="22"/>
                <w:szCs w:val="22"/>
                <w:lang w:val="en-US"/>
              </w:rPr>
              <m:t>-1</m:t>
            </m:r>
          </m:sup>
        </m:sSup>
      </m:oMath>
      <w:r w:rsidRPr="00D87A60">
        <w:rPr>
          <w:rFonts w:ascii="Times" w:eastAsiaTheme="minorEastAsia" w:hAnsi="Times"/>
          <w:sz w:val="22"/>
          <w:szCs w:val="22"/>
          <w:lang w:val="en-US"/>
        </w:rPr>
        <w:t xml:space="preserve">] </w:t>
      </w:r>
      <w:r w:rsidR="006C44B0" w:rsidRPr="00D87A60">
        <w:rPr>
          <w:rFonts w:ascii="Times" w:eastAsiaTheme="minorEastAsia" w:hAnsi="Times"/>
          <w:sz w:val="22"/>
          <w:szCs w:val="22"/>
          <w:lang w:val="en-US"/>
        </w:rPr>
        <w:t>is s</w:t>
      </w:r>
      <w:r w:rsidRPr="00D87A60">
        <w:rPr>
          <w:rFonts w:ascii="Times" w:eastAsiaTheme="minorEastAsia" w:hAnsi="Times"/>
          <w:sz w:val="22"/>
          <w:szCs w:val="22"/>
          <w:lang w:val="en-US"/>
        </w:rPr>
        <w:t>omatic growth</w:t>
      </w:r>
      <w:r w:rsidR="006C44B0" w:rsidRPr="00D87A60">
        <w:rPr>
          <w:rFonts w:ascii="Times" w:eastAsiaTheme="minorEastAsia" w:hAnsi="Times"/>
          <w:sz w:val="22"/>
          <w:szCs w:val="22"/>
          <w:lang w:val="en-US"/>
        </w:rPr>
        <w:t xml:space="preserve"> (dependent on the availability of background </w:t>
      </w:r>
      <w:r w:rsidR="00FC1A31" w:rsidRPr="00D87A60">
        <w:rPr>
          <w:rFonts w:ascii="Times" w:eastAsiaTheme="minorEastAsia" w:hAnsi="Times"/>
          <w:sz w:val="22"/>
          <w:szCs w:val="22"/>
          <w:lang w:val="en-US"/>
        </w:rPr>
        <w:t>resources</w:t>
      </w:r>
      <w:r w:rsidR="006C44B0" w:rsidRPr="00D87A60">
        <w:rPr>
          <w:rFonts w:ascii="Times" w:eastAsiaTheme="minorEastAsia" w:hAnsi="Times"/>
          <w:sz w:val="22"/>
          <w:szCs w:val="22"/>
          <w:lang w:val="en-US"/>
        </w:rPr>
        <w:t xml:space="preserve"> or prey)</w:t>
      </w:r>
      <w:r w:rsidR="00FD5F87" w:rsidRPr="00D87A60">
        <w:rPr>
          <w:rFonts w:ascii="Times" w:eastAsiaTheme="minorEastAsia" w:hAnsi="Times"/>
          <w:sz w:val="22"/>
          <w:szCs w:val="22"/>
          <w:lang w:val="en-US"/>
        </w:rPr>
        <w:t xml:space="preserve">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00795B97" w:rsidRPr="00D87A60">
        <w:rPr>
          <w:rFonts w:ascii="Times" w:eastAsiaTheme="minorEastAsia" w:hAnsi="Times"/>
          <w:sz w:val="22"/>
          <w:szCs w:val="22"/>
          <w:lang w:val="en-US"/>
        </w:rPr>
        <w:t xml:space="preserve"> </w:t>
      </w:r>
      <w:r w:rsidRPr="00D87A60">
        <w:rPr>
          <w:rFonts w:ascii="Times" w:eastAsiaTheme="minorEastAsia" w:hAnsi="Times"/>
          <w:sz w:val="22"/>
          <w:szCs w:val="22"/>
          <w:lang w:val="en-US"/>
        </w:rPr>
        <w:t>[</w:t>
      </w:r>
      <m:oMath>
        <m:sSup>
          <m:sSupPr>
            <m:ctrlPr>
              <w:rPr>
                <w:rFonts w:ascii="Cambria Math" w:eastAsiaTheme="minorEastAsia" w:hAnsi="Cambria Math"/>
                <w:iCs/>
                <w:sz w:val="22"/>
                <w:szCs w:val="22"/>
                <w:lang w:val="en-US"/>
              </w:rPr>
            </m:ctrlPr>
          </m:sSupPr>
          <m:e>
            <m:r>
              <m:rPr>
                <m:sty m:val="p"/>
              </m:rPr>
              <w:rPr>
                <w:rFonts w:ascii="Cambria Math" w:eastAsiaTheme="minorEastAsia" w:hAnsi="Cambria Math"/>
                <w:sz w:val="22"/>
                <w:szCs w:val="22"/>
                <w:lang w:val="en-US"/>
              </w:rPr>
              <m:t xml:space="preserve"> year</m:t>
            </m:r>
          </m:e>
          <m:sup>
            <m:r>
              <m:rPr>
                <m:sty m:val="p"/>
              </m:rPr>
              <w:rPr>
                <w:rFonts w:ascii="Cambria Math" w:eastAsiaTheme="minorEastAsia" w:hAnsi="Cambria Math"/>
                <w:sz w:val="22"/>
                <w:szCs w:val="22"/>
                <w:lang w:val="en-US"/>
              </w:rPr>
              <m:t>-1</m:t>
            </m:r>
          </m:sup>
        </m:sSup>
      </m:oMath>
      <w:r w:rsidRPr="00D87A60">
        <w:rPr>
          <w:rFonts w:ascii="Times" w:eastAsiaTheme="minorEastAsia" w:hAnsi="Times"/>
          <w:sz w:val="22"/>
          <w:szCs w:val="22"/>
          <w:lang w:val="en-US"/>
        </w:rPr>
        <w:t>]</w:t>
      </w:r>
      <w:r w:rsidR="00815E75" w:rsidRPr="00D87A60">
        <w:rPr>
          <w:rFonts w:ascii="Times" w:eastAsiaTheme="minorEastAsia" w:hAnsi="Times"/>
          <w:sz w:val="22"/>
          <w:szCs w:val="22"/>
          <w:lang w:val="en-US"/>
        </w:rPr>
        <w:t xml:space="preserve"> is </w:t>
      </w:r>
      <w:r w:rsidR="00551B5A" w:rsidRPr="00D87A60">
        <w:rPr>
          <w:rFonts w:ascii="Times" w:eastAsiaTheme="minorEastAsia" w:hAnsi="Times"/>
          <w:sz w:val="22"/>
          <w:szCs w:val="22"/>
          <w:lang w:val="en-US"/>
        </w:rPr>
        <w:t xml:space="preserve">total </w:t>
      </w:r>
      <w:r w:rsidR="00815E75" w:rsidRPr="00D87A60">
        <w:rPr>
          <w:rFonts w:ascii="Times" w:eastAsiaTheme="minorEastAsia" w:hAnsi="Times"/>
          <w:sz w:val="22"/>
          <w:szCs w:val="22"/>
          <w:lang w:val="en-US"/>
        </w:rPr>
        <w:t>mortality</w:t>
      </w:r>
      <w:r w:rsidR="00DF7FC7" w:rsidRPr="00D87A60">
        <w:rPr>
          <w:rFonts w:ascii="Times" w:eastAsiaTheme="minorEastAsia" w:hAnsi="Times"/>
          <w:sz w:val="22"/>
          <w:szCs w:val="22"/>
          <w:lang w:val="en-US"/>
        </w:rPr>
        <w:t>. The total mortality</w:t>
      </w:r>
      <w:r w:rsidR="006B1392" w:rsidRPr="00D87A60">
        <w:rPr>
          <w:rFonts w:ascii="Times" w:eastAsiaTheme="minorEastAsia" w:hAnsi="Times"/>
          <w:sz w:val="22"/>
          <w:szCs w:val="22"/>
          <w:lang w:val="en-US"/>
        </w:rPr>
        <w:t>,</w:t>
      </w:r>
      <w:r w:rsidR="00DF7FC7" w:rsidRPr="00D87A60">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oMath>
      <w:r w:rsidR="006B1392" w:rsidRPr="00D87A60">
        <w:rPr>
          <w:rFonts w:ascii="Times" w:eastAsiaTheme="minorEastAsia" w:hAnsi="Times"/>
          <w:sz w:val="22"/>
          <w:szCs w:val="22"/>
          <w:lang w:val="en-US"/>
        </w:rPr>
        <w:t>,</w:t>
      </w:r>
      <w:r w:rsidR="007A682F" w:rsidRPr="00D87A60">
        <w:rPr>
          <w:rFonts w:ascii="Times" w:eastAsiaTheme="minorEastAsia" w:hAnsi="Times"/>
          <w:sz w:val="22"/>
          <w:szCs w:val="22"/>
          <w:lang w:val="en-US"/>
        </w:rPr>
        <w:t xml:space="preserve"> </w:t>
      </w:r>
      <w:r w:rsidR="00DF7FC7" w:rsidRPr="00D87A60">
        <w:rPr>
          <w:rFonts w:ascii="Times" w:eastAsiaTheme="minorEastAsia" w:hAnsi="Times"/>
          <w:sz w:val="22"/>
          <w:szCs w:val="22"/>
          <w:lang w:val="en-US"/>
        </w:rPr>
        <w:t xml:space="preserve">consists of three </w:t>
      </w:r>
      <w:r w:rsidR="008178AD" w:rsidRPr="00D87A60">
        <w:rPr>
          <w:rFonts w:ascii="Times" w:eastAsiaTheme="minorEastAsia" w:hAnsi="Times"/>
          <w:sz w:val="22"/>
          <w:szCs w:val="22"/>
          <w:lang w:val="en-US"/>
        </w:rPr>
        <w:t>components</w:t>
      </w:r>
      <w:r w:rsidR="00DF7FC7" w:rsidRPr="00D87A60">
        <w:rPr>
          <w:rFonts w:ascii="Times" w:eastAsiaTheme="minorEastAsia" w:hAnsi="Times"/>
          <w:sz w:val="22"/>
          <w:szCs w:val="22"/>
          <w:lang w:val="en-US"/>
        </w:rPr>
        <w:t>:</w:t>
      </w:r>
      <w:r w:rsidRPr="00D87A60">
        <w:rPr>
          <w:rFonts w:ascii="Times" w:eastAsiaTheme="minorEastAsia" w:hAnsi="Times"/>
          <w:sz w:val="22"/>
          <w:szCs w:val="22"/>
          <w:lang w:val="en-US"/>
        </w:rPr>
        <w:t xml:space="preserve"> </w:t>
      </w:r>
      <w:commentRangeStart w:id="11"/>
      <w:r w:rsidRPr="00D87A60">
        <w:rPr>
          <w:rFonts w:ascii="Times" w:eastAsiaTheme="minorEastAsia" w:hAnsi="Times"/>
          <w:sz w:val="22"/>
          <w:szCs w:val="22"/>
          <w:lang w:val="en-US"/>
        </w:rPr>
        <w:t xml:space="preserve">constant </w:t>
      </w:r>
      <w:r w:rsidR="00551B5A" w:rsidRPr="00D87A60">
        <w:rPr>
          <w:rFonts w:ascii="Times" w:eastAsiaTheme="minorEastAsia" w:hAnsi="Times"/>
          <w:sz w:val="22"/>
          <w:szCs w:val="22"/>
          <w:lang w:val="en-US"/>
        </w:rPr>
        <w:t xml:space="preserve">allometric </w:t>
      </w:r>
      <w:r w:rsidRPr="00D87A60">
        <w:rPr>
          <w:rFonts w:ascii="Times" w:eastAsiaTheme="minorEastAsia" w:hAnsi="Times"/>
          <w:sz w:val="22"/>
          <w:szCs w:val="22"/>
          <w:lang w:val="en-US"/>
        </w:rPr>
        <w:t>background</w:t>
      </w:r>
      <w:r w:rsidR="00551B5A" w:rsidRPr="00D87A60">
        <w:rPr>
          <w:rFonts w:ascii="Times" w:eastAsiaTheme="minorEastAsia" w:hAnsi="Times"/>
          <w:sz w:val="22"/>
          <w:szCs w:val="22"/>
          <w:lang w:val="en-US"/>
        </w:rPr>
        <w:t xml:space="preserve"> mortality,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b,i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0</m:t>
            </m:r>
          </m:sub>
        </m:sSub>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n-1</m:t>
            </m:r>
          </m:sup>
        </m:sSubSup>
      </m:oMath>
      <w:r w:rsidR="00551B5A" w:rsidRPr="00D87A60">
        <w:rPr>
          <w:rFonts w:ascii="Times" w:eastAsiaTheme="minorEastAsia" w:hAnsi="Times"/>
          <w:sz w:val="22"/>
          <w:szCs w:val="22"/>
          <w:lang w:val="en-US"/>
        </w:rPr>
        <w:t xml:space="preserve">, </w:t>
      </w:r>
      <w:r w:rsidRPr="00D87A60">
        <w:rPr>
          <w:rFonts w:ascii="Times" w:eastAsiaTheme="minorEastAsia" w:hAnsi="Times"/>
          <w:sz w:val="22"/>
          <w:szCs w:val="22"/>
          <w:lang w:val="en-US"/>
        </w:rPr>
        <w:t>predation</w:t>
      </w:r>
      <w:r w:rsidR="00551B5A" w:rsidRPr="00D87A60">
        <w:rPr>
          <w:rFonts w:ascii="Times" w:eastAsiaTheme="minorEastAsia" w:hAnsi="Times"/>
          <w:sz w:val="22"/>
          <w:szCs w:val="22"/>
          <w:lang w:val="en-US"/>
        </w:rPr>
        <w:t xml:space="preserve"> </w:t>
      </w:r>
      <w:r w:rsidR="00DF7FC7" w:rsidRPr="00D87A60">
        <w:rPr>
          <w:rFonts w:ascii="Times" w:eastAsiaTheme="minorEastAsia" w:hAnsi="Times"/>
          <w:sz w:val="22"/>
          <w:szCs w:val="22"/>
          <w:lang w:val="en-US"/>
        </w:rPr>
        <w:t xml:space="preserve">mortality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p,i</m:t>
            </m:r>
          </m:sub>
        </m:sSub>
      </m:oMath>
      <w:r w:rsidRPr="00D87A60">
        <w:rPr>
          <w:rFonts w:ascii="Times" w:eastAsiaTheme="minorEastAsia" w:hAnsi="Times"/>
          <w:sz w:val="22"/>
          <w:szCs w:val="22"/>
          <w:lang w:val="en-US"/>
        </w:rPr>
        <w:t xml:space="preserve"> </w:t>
      </w:r>
      <w:r w:rsidR="00546AC8" w:rsidRPr="00D87A60">
        <w:rPr>
          <w:rFonts w:ascii="Times" w:eastAsiaTheme="minorEastAsia" w:hAnsi="Times"/>
          <w:sz w:val="22"/>
          <w:szCs w:val="22"/>
          <w:lang w:val="en-US"/>
        </w:rPr>
        <w:t>(all that is eaten by other species</w:t>
      </w:r>
      <w:r w:rsidR="00844BD9" w:rsidRPr="00D87A60">
        <w:rPr>
          <w:rFonts w:ascii="Times" w:eastAsiaTheme="minorEastAsia" w:hAnsi="Times"/>
          <w:sz w:val="22"/>
          <w:szCs w:val="22"/>
          <w:lang w:val="en-US"/>
        </w:rPr>
        <w:t xml:space="preserve">, </w:t>
      </w:r>
      <w:r w:rsidR="0036671A" w:rsidRPr="00D87A60">
        <w:rPr>
          <w:rFonts w:ascii="Times" w:eastAsiaTheme="minorEastAsia" w:hAnsi="Times"/>
          <w:sz w:val="22"/>
          <w:szCs w:val="22"/>
          <w:lang w:val="en-US"/>
        </w:rPr>
        <w:fldChar w:fldCharType="begin"/>
      </w:r>
      <w:r w:rsidR="0036671A" w:rsidRPr="00D87A60">
        <w:rPr>
          <w:rFonts w:ascii="Times" w:eastAsiaTheme="minorEastAsia" w:hAnsi="Times"/>
          <w:sz w:val="22"/>
          <w:szCs w:val="22"/>
          <w:lang w:val="en-US"/>
        </w:rPr>
        <w:instrText xml:space="preserve"> ADDIN ZOTERO_ITEM CSL_CITATION {"citationID":"PEaG7ygS","properties":{"formattedCitation":"(Hartvig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36671A" w:rsidRPr="00D87A60">
        <w:rPr>
          <w:rFonts w:ascii="Times" w:eastAsiaTheme="minorEastAsia" w:hAnsi="Times"/>
          <w:sz w:val="22"/>
          <w:szCs w:val="22"/>
          <w:lang w:val="en-US"/>
        </w:rPr>
        <w:fldChar w:fldCharType="separate"/>
      </w:r>
      <w:r w:rsidR="0036671A" w:rsidRPr="00D87A60">
        <w:rPr>
          <w:rFonts w:ascii="Times" w:hAnsi="Times" w:cs="Times New Roman"/>
          <w:sz w:val="22"/>
          <w:szCs w:val="22"/>
        </w:rPr>
        <w:t xml:space="preserve">(Hartvig </w:t>
      </w:r>
      <w:r w:rsidR="0036671A" w:rsidRPr="00D87A60">
        <w:rPr>
          <w:rFonts w:ascii="Times" w:hAnsi="Times" w:cs="Times New Roman"/>
          <w:i/>
          <w:iCs/>
          <w:sz w:val="22"/>
          <w:szCs w:val="22"/>
        </w:rPr>
        <w:t>et al.</w:t>
      </w:r>
      <w:r w:rsidR="0036671A" w:rsidRPr="00D87A60">
        <w:rPr>
          <w:rFonts w:ascii="Times" w:hAnsi="Times" w:cs="Times New Roman"/>
          <w:sz w:val="22"/>
          <w:szCs w:val="22"/>
        </w:rPr>
        <w:t xml:space="preserve"> 2011)</w:t>
      </w:r>
      <w:r w:rsidR="0036671A" w:rsidRPr="00D87A60">
        <w:rPr>
          <w:rFonts w:ascii="Times" w:eastAsiaTheme="minorEastAsia" w:hAnsi="Times"/>
          <w:sz w:val="22"/>
          <w:szCs w:val="22"/>
          <w:lang w:val="en-US"/>
        </w:rPr>
        <w:fldChar w:fldCharType="end"/>
      </w:r>
      <w:r w:rsidR="00546AC8" w:rsidRPr="00D87A60">
        <w:rPr>
          <w:rFonts w:ascii="Times" w:eastAsiaTheme="minorEastAsia" w:hAnsi="Times"/>
          <w:sz w:val="22"/>
          <w:szCs w:val="22"/>
          <w:lang w:val="en-US"/>
        </w:rPr>
        <w:t xml:space="preserve">) </w:t>
      </w:r>
      <w:r w:rsidR="00551B5A" w:rsidRPr="00D87A60">
        <w:rPr>
          <w:rFonts w:ascii="Times" w:eastAsiaTheme="minorEastAsia" w:hAnsi="Times"/>
          <w:sz w:val="22"/>
          <w:szCs w:val="22"/>
          <w:lang w:val="en-US"/>
        </w:rPr>
        <w:t xml:space="preserve">and fishing </w:t>
      </w:r>
      <w:r w:rsidRPr="00D87A60">
        <w:rPr>
          <w:rFonts w:ascii="Times" w:eastAsiaTheme="minorEastAsia" w:hAnsi="Times"/>
          <w:sz w:val="22"/>
          <w:szCs w:val="22"/>
          <w:lang w:val="en-US"/>
        </w:rPr>
        <w:t>mortality</w:t>
      </w:r>
      <w:commentRangeEnd w:id="11"/>
      <w:r w:rsidRPr="00D87A60">
        <w:rPr>
          <w:rStyle w:val="CommentReference"/>
          <w:rFonts w:ascii="Times" w:hAnsi="Times"/>
          <w:sz w:val="22"/>
          <w:szCs w:val="22"/>
        </w:rPr>
        <w:commentReference w:id="11"/>
      </w:r>
      <w:r w:rsidR="008178AD" w:rsidRPr="00D87A60">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f,i</m:t>
            </m:r>
          </m:sub>
        </m:sSub>
      </m:oMath>
      <w:r w:rsidRPr="00D87A60">
        <w:rPr>
          <w:rFonts w:ascii="Times" w:eastAsiaTheme="minorEastAsia" w:hAnsi="Times"/>
          <w:sz w:val="22"/>
          <w:szCs w:val="22"/>
          <w:lang w:val="en-US"/>
        </w:rPr>
        <w:t>)</w:t>
      </w:r>
      <w:r w:rsidR="0098006F" w:rsidRPr="00D87A60">
        <w:rPr>
          <w:rFonts w:ascii="Times" w:eastAsiaTheme="minorEastAsia" w:hAnsi="Times"/>
          <w:sz w:val="22"/>
          <w:szCs w:val="22"/>
          <w:lang w:val="en-US"/>
        </w:rPr>
        <w:t>.</w:t>
      </w:r>
      <w:r w:rsidR="00E833F3" w:rsidRPr="00D87A60">
        <w:rPr>
          <w:rFonts w:ascii="Times" w:eastAsiaTheme="minorEastAsia" w:hAnsi="Times"/>
          <w:sz w:val="22"/>
          <w:szCs w:val="22"/>
          <w:lang w:val="en-US"/>
        </w:rPr>
        <w:t xml:space="preserve"> </w:t>
      </w:r>
    </w:p>
    <w:p w14:paraId="6133E73F" w14:textId="052F06C6" w:rsidR="00BE5D9E" w:rsidRPr="00D87A60" w:rsidRDefault="00A55575" w:rsidP="00182BA9">
      <w:pPr>
        <w:spacing w:line="480" w:lineRule="auto"/>
        <w:ind w:firstLine="357"/>
        <w:contextualSpacing/>
        <w:jc w:val="both"/>
        <w:rPr>
          <w:rFonts w:ascii="Times" w:eastAsiaTheme="minorEastAsia" w:hAnsi="Times"/>
          <w:sz w:val="22"/>
          <w:szCs w:val="22"/>
          <w:lang w:val="en-US"/>
        </w:rPr>
      </w:pPr>
      <w:r w:rsidRPr="00D87A60">
        <w:rPr>
          <w:rFonts w:ascii="Times" w:eastAsiaTheme="minorEastAsia" w:hAnsi="Times"/>
          <w:sz w:val="22"/>
          <w:szCs w:val="22"/>
          <w:lang w:val="en-US"/>
        </w:rPr>
        <w:t xml:space="preserve">The </w:t>
      </w:r>
      <w:r w:rsidR="009134AA" w:rsidRPr="00D87A60">
        <w:rPr>
          <w:rFonts w:ascii="Times" w:eastAsiaTheme="minorEastAsia" w:hAnsi="Times"/>
          <w:sz w:val="22"/>
          <w:szCs w:val="22"/>
          <w:lang w:val="en-US"/>
        </w:rPr>
        <w:t xml:space="preserve">proportion of encountered food that is consumed, which </w:t>
      </w:r>
      <w:r w:rsidR="002C3745" w:rsidRPr="00D87A60">
        <w:rPr>
          <w:rFonts w:ascii="Times" w:eastAsiaTheme="minorEastAsia" w:hAnsi="Times"/>
          <w:sz w:val="22"/>
          <w:szCs w:val="22"/>
          <w:lang w:val="en-US"/>
        </w:rPr>
        <w:t xml:space="preserve">can be allocated to growth </w:t>
      </w:r>
      <w:r w:rsidR="00AB01B4" w:rsidRPr="00D87A60">
        <w:rPr>
          <w:rFonts w:ascii="Times" w:eastAsiaTheme="minorEastAsia" w:hAnsi="Times"/>
          <w:sz w:val="22"/>
          <w:szCs w:val="22"/>
          <w:lang w:val="en-US"/>
        </w:rPr>
        <w:t>an</w:t>
      </w:r>
      <w:r w:rsidR="00D62207" w:rsidRPr="00D87A60">
        <w:rPr>
          <w:rFonts w:ascii="Times" w:eastAsiaTheme="minorEastAsia" w:hAnsi="Times"/>
          <w:sz w:val="22"/>
          <w:szCs w:val="22"/>
          <w:lang w:val="en-US"/>
        </w:rPr>
        <w:t>d</w:t>
      </w:r>
      <w:r w:rsidR="00A660CC" w:rsidRPr="00D87A60">
        <w:rPr>
          <w:rFonts w:ascii="Times" w:eastAsiaTheme="minorEastAsia" w:hAnsi="Times"/>
          <w:sz w:val="22"/>
          <w:szCs w:val="22"/>
          <w:lang w:val="en-US"/>
        </w:rPr>
        <w:t>/or</w:t>
      </w:r>
      <w:r w:rsidR="002C3745" w:rsidRPr="00D87A60">
        <w:rPr>
          <w:rFonts w:ascii="Times" w:eastAsiaTheme="minorEastAsia" w:hAnsi="Times"/>
          <w:sz w:val="22"/>
          <w:szCs w:val="22"/>
          <w:lang w:val="en-US"/>
        </w:rPr>
        <w:t xml:space="preserve"> reproduction</w:t>
      </w:r>
      <w:r w:rsidR="009134AA" w:rsidRPr="00D87A60">
        <w:rPr>
          <w:rFonts w:ascii="Times" w:eastAsiaTheme="minorEastAsia" w:hAnsi="Times"/>
          <w:sz w:val="22"/>
          <w:szCs w:val="22"/>
          <w:lang w:val="en-US"/>
        </w:rPr>
        <w:t xml:space="preserve">, </w:t>
      </w:r>
      <w:r w:rsidR="00A25EC3" w:rsidRPr="00D87A60">
        <w:rPr>
          <w:rFonts w:ascii="Times" w:eastAsiaTheme="minorEastAsia" w:hAnsi="Times"/>
          <w:sz w:val="22"/>
          <w:szCs w:val="22"/>
          <w:lang w:val="en-US"/>
        </w:rPr>
        <w:t>follows a Holling functional response type II</w:t>
      </w:r>
      <w:r w:rsidR="00740B27" w:rsidRPr="00D87A60">
        <w:rPr>
          <w:rFonts w:ascii="Times" w:eastAsiaTheme="minorEastAsia" w:hAnsi="Times"/>
          <w:sz w:val="22"/>
          <w:szCs w:val="22"/>
          <w:lang w:val="en-US"/>
        </w:rPr>
        <w:t>:</w:t>
      </w:r>
      <w:r w:rsidR="009134AA" w:rsidRPr="00D87A60">
        <w:rPr>
          <w:rFonts w:ascii="Times" w:eastAsiaTheme="minorEastAsia" w:hAnsi="Times"/>
          <w:sz w:val="22"/>
          <w:szCs w:val="22"/>
          <w:lang w:val="en-US"/>
        </w:rPr>
        <w:t xml:space="preserve"> </w:t>
      </w:r>
    </w:p>
    <w:p w14:paraId="08D76489" w14:textId="6799CEA6" w:rsidR="00F00C43" w:rsidRPr="00D87A60" w:rsidRDefault="001E0B3A" w:rsidP="00182BA9">
      <w:pPr>
        <w:spacing w:line="480" w:lineRule="auto"/>
        <w:ind w:firstLine="357"/>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f</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den>
          </m:f>
        </m:oMath>
      </m:oMathPara>
    </w:p>
    <w:p w14:paraId="7F30E813" w14:textId="24DF10C0" w:rsidR="00607C65" w:rsidRPr="00D87A60" w:rsidRDefault="004B3A9E" w:rsidP="00182BA9">
      <w:pPr>
        <w:spacing w:line="480" w:lineRule="auto"/>
        <w:contextualSpacing/>
        <w:jc w:val="both"/>
        <w:rPr>
          <w:rFonts w:ascii="Times" w:eastAsiaTheme="minorEastAsia" w:hAnsi="Times"/>
          <w:sz w:val="22"/>
          <w:szCs w:val="22"/>
          <w:lang w:val="en-US"/>
        </w:rPr>
      </w:pPr>
      <w:r w:rsidRPr="00D87A60">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f</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Pr="00D87A60">
        <w:rPr>
          <w:rFonts w:ascii="Times" w:eastAsiaTheme="minorEastAsia" w:hAnsi="Times"/>
          <w:sz w:val="22"/>
          <w:szCs w:val="22"/>
          <w:lang w:val="en-US"/>
        </w:rPr>
        <w:t xml:space="preserve"> is the </w:t>
      </w:r>
      <w:r w:rsidRPr="00D87A60">
        <w:rPr>
          <w:rFonts w:ascii="Times" w:eastAsiaTheme="minorEastAsia" w:hAnsi="Times"/>
          <w:i/>
          <w:iCs/>
          <w:sz w:val="22"/>
          <w:szCs w:val="22"/>
          <w:lang w:val="en-US"/>
        </w:rPr>
        <w:t>feeding level</w:t>
      </w:r>
      <w:r w:rsidRPr="00D87A60">
        <w:rPr>
          <w:rFonts w:ascii="Times" w:eastAsiaTheme="minorEastAsia" w:hAnsi="Times"/>
          <w:sz w:val="22"/>
          <w:szCs w:val="22"/>
          <w:lang w:val="en-US"/>
        </w:rPr>
        <w:t xml:space="preserve"> (0:1)</w:t>
      </w:r>
      <w:r w:rsidR="00B863DC" w:rsidRPr="00D87A60">
        <w:rPr>
          <w:rFonts w:ascii="Times" w:eastAsiaTheme="minorEastAsia" w:hAnsi="Times"/>
          <w:sz w:val="22"/>
          <w:szCs w:val="22"/>
          <w:lang w:val="en-US"/>
        </w:rPr>
        <w:t>,</w:t>
      </w:r>
      <w:r w:rsidRPr="00D87A60">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oMath>
      <w:r w:rsidR="00B863DC" w:rsidRPr="00D87A60">
        <w:rPr>
          <w:rFonts w:ascii="Times" w:eastAsiaTheme="minorEastAsia" w:hAnsi="Times"/>
          <w:sz w:val="22"/>
          <w:szCs w:val="22"/>
          <w:lang w:val="en-US"/>
        </w:rPr>
        <w:t xml:space="preserve"> is the </w:t>
      </w:r>
      <w:r w:rsidR="00674436" w:rsidRPr="00D87A60">
        <w:rPr>
          <w:rFonts w:ascii="Times" w:eastAsiaTheme="minorEastAsia" w:hAnsi="Times"/>
          <w:sz w:val="22"/>
          <w:szCs w:val="22"/>
          <w:lang w:val="en-US"/>
        </w:rPr>
        <w:t xml:space="preserve">allometric </w:t>
      </w:r>
      <w:r w:rsidR="00B863DC" w:rsidRPr="00D87A60">
        <w:rPr>
          <w:rFonts w:ascii="Times" w:eastAsiaTheme="minorEastAsia" w:hAnsi="Times"/>
          <w:sz w:val="22"/>
          <w:szCs w:val="22"/>
          <w:lang w:val="en-US"/>
        </w:rPr>
        <w:t xml:space="preserve">maximum consumption rate </w:t>
      </w:r>
      <w:r w:rsidR="00674436" w:rsidRPr="00D87A60">
        <w:rPr>
          <w:rFonts w:ascii="Times" w:eastAsiaTheme="minorEastAsia" w:hAnsi="Times"/>
          <w:sz w:val="22"/>
          <w:szCs w:val="22"/>
          <w:lang w:val="en-US"/>
        </w:rPr>
        <w:t xml:space="preserve">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00674436" w:rsidRPr="00D87A60">
        <w:rPr>
          <w:rFonts w:ascii="Times" w:eastAsiaTheme="minorEastAsia" w:hAnsi="Times"/>
          <w:sz w:val="22"/>
          <w:szCs w:val="22"/>
          <w:lang w:val="en-US"/>
        </w:rPr>
        <w:t xml:space="preserve"> is the encountered </w:t>
      </w:r>
      <w:r w:rsidR="007E4F16" w:rsidRPr="00D87A60">
        <w:rPr>
          <w:rFonts w:ascii="Times" w:eastAsiaTheme="minorEastAsia" w:hAnsi="Times"/>
          <w:sz w:val="22"/>
          <w:szCs w:val="22"/>
          <w:lang w:val="en-US"/>
        </w:rPr>
        <w:t>food</w:t>
      </w:r>
      <w:r w:rsidRPr="00D87A60">
        <w:rPr>
          <w:rFonts w:ascii="Times" w:eastAsiaTheme="minorEastAsia" w:hAnsi="Times"/>
          <w:sz w:val="22"/>
          <w:szCs w:val="22"/>
          <w:lang w:val="en-US"/>
        </w:rPr>
        <w:t xml:space="preserve">. </w:t>
      </w:r>
      <w:r w:rsidR="00353DB7" w:rsidRPr="00D87A60">
        <w:rPr>
          <w:rFonts w:ascii="Times" w:eastAsiaTheme="minorEastAsia" w:hAnsi="Times"/>
          <w:sz w:val="22"/>
          <w:szCs w:val="22"/>
          <w:lang w:val="en-US"/>
        </w:rPr>
        <w:t>The amount of</w:t>
      </w:r>
      <w:r w:rsidR="00C4656C" w:rsidRPr="00D87A60">
        <w:rPr>
          <w:rFonts w:ascii="Times" w:eastAsiaTheme="minorEastAsia" w:hAnsi="Times"/>
          <w:sz w:val="22"/>
          <w:szCs w:val="22"/>
          <w:lang w:val="en-US"/>
        </w:rPr>
        <w:t xml:space="preserve"> </w:t>
      </w:r>
      <w:r w:rsidR="00A55575" w:rsidRPr="00D87A60">
        <w:rPr>
          <w:rFonts w:ascii="Times" w:eastAsiaTheme="minorEastAsia" w:hAnsi="Times"/>
          <w:sz w:val="22"/>
          <w:szCs w:val="22"/>
          <w:lang w:val="en-US"/>
        </w:rPr>
        <w:t xml:space="preserve">encountered food </w:t>
      </w:r>
      <w:r w:rsidR="002C5B76" w:rsidRPr="00D87A60">
        <w:rPr>
          <w:rFonts w:ascii="Times" w:eastAsiaTheme="minorEastAsia" w:hAnsi="Times"/>
          <w:sz w:val="22"/>
          <w:szCs w:val="22"/>
          <w:lang w:val="en-US"/>
        </w:rPr>
        <w:t xml:space="preserve">for a predator of body weight </w:t>
      </w:r>
      <m:oMath>
        <m:r>
          <w:rPr>
            <w:rFonts w:ascii="Cambria Math" w:eastAsiaTheme="minorEastAsia" w:hAnsi="Cambria Math"/>
            <w:sz w:val="22"/>
            <w:szCs w:val="22"/>
            <w:lang w:val="en-US"/>
          </w:rPr>
          <m:t>w</m:t>
        </m:r>
      </m:oMath>
      <w:r w:rsidR="002C5B76" w:rsidRPr="00D87A60">
        <w:rPr>
          <w:rFonts w:ascii="Times" w:eastAsiaTheme="minorEastAsia" w:hAnsi="Times"/>
          <w:sz w:val="22"/>
          <w:szCs w:val="22"/>
          <w:lang w:val="en-US"/>
        </w:rPr>
        <w:t xml:space="preserve"> is </w:t>
      </w:r>
      <w:r w:rsidR="00265FDB" w:rsidRPr="00D87A60">
        <w:rPr>
          <w:rFonts w:ascii="Times" w:eastAsiaTheme="minorEastAsia" w:hAnsi="Times"/>
          <w:sz w:val="22"/>
          <w:szCs w:val="22"/>
          <w:lang w:val="en-US"/>
        </w:rPr>
        <w:t>given</w:t>
      </w:r>
      <w:r w:rsidR="002C5B76" w:rsidRPr="00D87A60">
        <w:rPr>
          <w:rFonts w:ascii="Times" w:eastAsiaTheme="minorEastAsia" w:hAnsi="Times"/>
          <w:sz w:val="22"/>
          <w:szCs w:val="22"/>
          <w:lang w:val="en-US"/>
        </w:rPr>
        <w:t xml:space="preserve"> by </w:t>
      </w:r>
      <w:r w:rsidR="00852ADB" w:rsidRPr="00D87A60">
        <w:rPr>
          <w:rFonts w:ascii="Times" w:eastAsiaTheme="minorEastAsia" w:hAnsi="Times"/>
          <w:sz w:val="22"/>
          <w:szCs w:val="22"/>
          <w:lang w:val="en-US"/>
        </w:rPr>
        <w:t xml:space="preserve">the </w:t>
      </w:r>
      <w:r w:rsidR="00DE2F4C" w:rsidRPr="00D87A60">
        <w:rPr>
          <w:rFonts w:ascii="Times" w:eastAsiaTheme="minorEastAsia" w:hAnsi="Times"/>
          <w:sz w:val="22"/>
          <w:szCs w:val="22"/>
          <w:lang w:val="en-US"/>
        </w:rPr>
        <w:t xml:space="preserve">available food in the system, </w:t>
      </w:r>
      <w:r w:rsidR="006F7DF4" w:rsidRPr="00D87A60">
        <w:rPr>
          <w:rFonts w:ascii="Times" w:eastAsiaTheme="minorEastAsia" w:hAnsi="Times"/>
          <w:sz w:val="22"/>
          <w:szCs w:val="22"/>
          <w:lang w:val="en-US"/>
        </w:rPr>
        <w:t>scaled b</w:t>
      </w:r>
      <w:r w:rsidR="00C96774" w:rsidRPr="00D87A60">
        <w:rPr>
          <w:rFonts w:ascii="Times" w:eastAsiaTheme="minorEastAsia" w:hAnsi="Times"/>
          <w:sz w:val="22"/>
          <w:szCs w:val="22"/>
          <w:lang w:val="en-US"/>
        </w:rPr>
        <w:t xml:space="preserve">y a size-selection function and the search rate of the predator. </w:t>
      </w:r>
      <w:r w:rsidR="00A51CB4" w:rsidRPr="00D87A60">
        <w:rPr>
          <w:rFonts w:ascii="Times" w:eastAsiaTheme="minorEastAsia" w:hAnsi="Times"/>
          <w:sz w:val="22"/>
          <w:szCs w:val="22"/>
          <w:lang w:val="en-US"/>
        </w:rPr>
        <w:t xml:space="preserve">Here, </w:t>
      </w:r>
      <w:r w:rsidR="0061778B" w:rsidRPr="00D87A60">
        <w:rPr>
          <w:rFonts w:ascii="Times" w:eastAsiaTheme="minorEastAsia" w:hAnsi="Times"/>
          <w:sz w:val="22"/>
          <w:szCs w:val="22"/>
          <w:lang w:val="en-US"/>
        </w:rPr>
        <w:t>available food</w:t>
      </w:r>
      <w:r w:rsidR="003C72AF" w:rsidRPr="00D87A60">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oMath>
      <w:r w:rsidR="003C72AF" w:rsidRPr="00D87A60">
        <w:rPr>
          <w:rFonts w:ascii="Times" w:eastAsiaTheme="minorEastAsia" w:hAnsi="Times"/>
          <w:sz w:val="22"/>
          <w:szCs w:val="22"/>
          <w:lang w:val="en-US"/>
        </w:rPr>
        <w:t xml:space="preserve">, </w:t>
      </w:r>
      <w:r w:rsidR="0061778B" w:rsidRPr="00D87A60">
        <w:rPr>
          <w:rFonts w:ascii="Times" w:eastAsiaTheme="minorEastAsia" w:hAnsi="Times"/>
          <w:sz w:val="22"/>
          <w:szCs w:val="22"/>
          <w:lang w:val="en-US"/>
        </w:rPr>
        <w:t xml:space="preserve">is </w:t>
      </w:r>
      <w:r w:rsidR="006C24C1" w:rsidRPr="00D87A60">
        <w:rPr>
          <w:rFonts w:ascii="Times" w:eastAsiaTheme="minorEastAsia" w:hAnsi="Times"/>
          <w:sz w:val="22"/>
          <w:szCs w:val="22"/>
          <w:lang w:val="en-US"/>
        </w:rPr>
        <w:t>the integral</w:t>
      </w:r>
      <w:r w:rsidR="00B737FE" w:rsidRPr="00D87A60">
        <w:rPr>
          <w:rFonts w:ascii="Times" w:eastAsiaTheme="minorEastAsia" w:hAnsi="Times"/>
          <w:sz w:val="22"/>
          <w:szCs w:val="22"/>
          <w:lang w:val="en-US"/>
        </w:rPr>
        <w:t xml:space="preserve"> of </w:t>
      </w:r>
      <w:r w:rsidR="00AF27E0" w:rsidRPr="00D87A60">
        <w:rPr>
          <w:rFonts w:ascii="Times" w:eastAsiaTheme="minorEastAsia" w:hAnsi="Times"/>
          <w:sz w:val="22"/>
          <w:szCs w:val="22"/>
          <w:lang w:val="en-US"/>
        </w:rPr>
        <w:t xml:space="preserve">all species and background </w:t>
      </w:r>
      <w:r w:rsidR="009C4887" w:rsidRPr="00D87A60">
        <w:rPr>
          <w:rFonts w:ascii="Times" w:eastAsiaTheme="minorEastAsia" w:hAnsi="Times"/>
          <w:sz w:val="22"/>
          <w:szCs w:val="22"/>
          <w:lang w:val="en-US"/>
        </w:rPr>
        <w:t>resource</w:t>
      </w:r>
    </w:p>
    <w:p w14:paraId="2A4BF9FC" w14:textId="738776AF" w:rsidR="003C72AF" w:rsidRPr="00D87A60" w:rsidRDefault="001E0B3A" w:rsidP="00182BA9">
      <w:pPr>
        <w:spacing w:line="480" w:lineRule="auto"/>
        <w:ind w:firstLine="357"/>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nary>
            <m:naryPr>
              <m:limLoc m:val="undOvr"/>
              <m:subHide m:val="1"/>
              <m:supHide m:val="1"/>
              <m:ctrlPr>
                <w:rPr>
                  <w:rFonts w:ascii="Cambria Math" w:eastAsiaTheme="minorEastAsia" w:hAnsi="Cambria Math"/>
                  <w:i/>
                  <w:sz w:val="22"/>
                  <w:szCs w:val="22"/>
                  <w:lang w:val="en-US"/>
                </w:rPr>
              </m:ctrlPr>
            </m:naryPr>
            <m:sub/>
            <m:sup/>
            <m:e>
              <m:d>
                <m:dPr>
                  <m:ctrlPr>
                    <w:rPr>
                      <w:rFonts w:ascii="Cambria Math" w:eastAsiaTheme="minorEastAsia" w:hAnsi="Cambria Math"/>
                      <w:i/>
                      <w:sz w:val="22"/>
                      <w:szCs w:val="22"/>
                      <w:lang w:val="en-US"/>
                    </w:rPr>
                  </m:ctrlPr>
                </m:dPr>
                <m:e>
                  <m:nary>
                    <m:naryPr>
                      <m:chr m:val="∑"/>
                      <m:limLoc m:val="undOvr"/>
                      <m:supHide m:val="1"/>
                      <m:ctrlPr>
                        <w:rPr>
                          <w:rFonts w:ascii="Cambria Math" w:eastAsiaTheme="minorEastAsia" w:hAnsi="Cambria Math"/>
                          <w:i/>
                          <w:sz w:val="22"/>
                          <w:szCs w:val="22"/>
                          <w:lang w:val="en-US"/>
                        </w:rPr>
                      </m:ctrlPr>
                    </m:naryPr>
                    <m:sub>
                      <m:r>
                        <w:rPr>
                          <w:rFonts w:ascii="Cambria Math" w:eastAsiaTheme="minorEastAsia" w:hAnsi="Cambria Math"/>
                          <w:sz w:val="22"/>
                          <w:szCs w:val="22"/>
                          <w:lang w:val="en-US"/>
                        </w:rPr>
                        <m:t>R</m:t>
                      </m: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θ</m:t>
                          </m:r>
                        </m:e>
                        <m:sub>
                          <m:r>
                            <w:rPr>
                              <w:rFonts w:ascii="Cambria Math" w:eastAsiaTheme="minorEastAsia" w:hAnsi="Cambria Math"/>
                              <w:sz w:val="22"/>
                              <w:szCs w:val="22"/>
                              <w:lang w:val="en-US"/>
                            </w:rPr>
                            <m:t>i,R</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d>
                    </m:e>
                  </m:nary>
                  <m:r>
                    <w:rPr>
                      <w:rFonts w:ascii="Cambria Math" w:eastAsiaTheme="minorEastAsia" w:hAnsi="Cambria Math"/>
                      <w:sz w:val="22"/>
                      <w:szCs w:val="22"/>
                      <w:lang w:val="en-US"/>
                    </w:rPr>
                    <m:t>+</m:t>
                  </m:r>
                  <m:nary>
                    <m:naryPr>
                      <m:chr m:val="∑"/>
                      <m:limLoc m:val="undOvr"/>
                      <m:supHide m:val="1"/>
                      <m:ctrlPr>
                        <w:rPr>
                          <w:rFonts w:ascii="Cambria Math" w:eastAsiaTheme="minorEastAsia" w:hAnsi="Cambria Math"/>
                          <w:i/>
                          <w:sz w:val="22"/>
                          <w:szCs w:val="22"/>
                          <w:lang w:val="en-US"/>
                        </w:rPr>
                      </m:ctrlPr>
                    </m:naryPr>
                    <m:sub>
                      <m:r>
                        <w:rPr>
                          <w:rFonts w:ascii="Cambria Math" w:eastAsiaTheme="minorEastAsia" w:hAnsi="Cambria Math"/>
                          <w:sz w:val="22"/>
                          <w:szCs w:val="22"/>
                          <w:lang w:val="en-US"/>
                        </w:rPr>
                        <m:t>j</m:t>
                      </m: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j</m:t>
                          </m:r>
                        </m:sub>
                      </m:sSub>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d>
                    </m:e>
                  </m:nary>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r>
                <w:rPr>
                  <w:rFonts w:ascii="Cambria Math" w:eastAsiaTheme="minorEastAsia" w:hAnsi="Cambria Math"/>
                  <w:sz w:val="22"/>
                  <w:szCs w:val="22"/>
                  <w:lang w:val="en-US"/>
                </w:rPr>
                <m:t>d</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nary>
        </m:oMath>
      </m:oMathPara>
    </w:p>
    <w:p w14:paraId="1F5A9DA6" w14:textId="14890AC7" w:rsidR="0079711F" w:rsidRPr="00D87A60" w:rsidRDefault="0079711F" w:rsidP="00182BA9">
      <w:pPr>
        <w:spacing w:line="480" w:lineRule="auto"/>
        <w:contextualSpacing/>
        <w:jc w:val="both"/>
        <w:rPr>
          <w:rFonts w:ascii="Times" w:eastAsiaTheme="minorEastAsia" w:hAnsi="Times"/>
          <w:sz w:val="22"/>
          <w:szCs w:val="22"/>
          <w:lang w:val="en-US"/>
        </w:rPr>
      </w:pPr>
      <w:r w:rsidRPr="00D87A60">
        <w:rPr>
          <w:rFonts w:ascii="Times" w:eastAsiaTheme="minorEastAsia" w:hAnsi="Times"/>
          <w:sz w:val="22"/>
          <w:szCs w:val="22"/>
          <w:lang w:val="en-US"/>
        </w:rPr>
        <w:t>where</w:t>
      </w:r>
      <w:r w:rsidR="00F106F8" w:rsidRPr="00D87A60">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oMath>
      <w:r w:rsidR="00F106F8" w:rsidRPr="00D87A60">
        <w:rPr>
          <w:rFonts w:ascii="Times" w:eastAsiaTheme="minorEastAsia" w:hAnsi="Times"/>
          <w:sz w:val="22"/>
          <w:szCs w:val="22"/>
          <w:lang w:val="en-US"/>
        </w:rPr>
        <w:t xml:space="preserve"> is the weight of prey,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θ</m:t>
            </m:r>
          </m:e>
          <m:sub>
            <m:r>
              <w:rPr>
                <w:rFonts w:ascii="Cambria Math" w:eastAsiaTheme="minorEastAsia" w:hAnsi="Cambria Math"/>
                <w:sz w:val="22"/>
                <w:szCs w:val="22"/>
                <w:lang w:val="en-US"/>
              </w:rPr>
              <m:t>i,R</m:t>
            </m:r>
          </m:sub>
        </m:sSub>
      </m:oMath>
      <w:r w:rsidR="00374518" w:rsidRPr="00D87A60">
        <w:rPr>
          <w:rFonts w:ascii="Times" w:eastAsiaTheme="minorEastAsia" w:hAnsi="Times"/>
          <w:sz w:val="22"/>
          <w:szCs w:val="22"/>
          <w:lang w:val="en-US"/>
        </w:rPr>
        <w:t xml:space="preserve"> is the preference of species </w:t>
      </w:r>
      <m:oMath>
        <m:r>
          <w:rPr>
            <w:rFonts w:ascii="Cambria Math" w:eastAsiaTheme="minorEastAsia" w:hAnsi="Cambria Math"/>
            <w:sz w:val="22"/>
            <w:szCs w:val="22"/>
            <w:lang w:val="en-US"/>
          </w:rPr>
          <m:t>i</m:t>
        </m:r>
      </m:oMath>
      <w:r w:rsidR="00374518" w:rsidRPr="00D87A60">
        <w:rPr>
          <w:rFonts w:ascii="Times" w:eastAsiaTheme="minorEastAsia" w:hAnsi="Times"/>
          <w:sz w:val="22"/>
          <w:szCs w:val="22"/>
          <w:lang w:val="en-US"/>
        </w:rPr>
        <w:t xml:space="preserve"> on resource </w:t>
      </w:r>
      <m:oMath>
        <m:r>
          <w:rPr>
            <w:rFonts w:ascii="Cambria Math" w:eastAsiaTheme="minorEastAsia" w:hAnsi="Cambria Math"/>
            <w:sz w:val="22"/>
            <w:szCs w:val="22"/>
            <w:lang w:val="en-US"/>
          </w:rPr>
          <m:t>R</m:t>
        </m:r>
      </m:oMath>
      <w:r w:rsidR="00906014" w:rsidRPr="00D87A60">
        <w:rPr>
          <w:rFonts w:ascii="Times" w:eastAsiaTheme="minorEastAsia" w:hAnsi="Times"/>
          <w:sz w:val="22"/>
          <w:szCs w:val="22"/>
          <w:lang w:val="en-US"/>
        </w:rPr>
        <w:t xml:space="preserve">, and </w:t>
      </w:r>
      <m:oMath>
        <m:r>
          <w:rPr>
            <w:rFonts w:ascii="Cambria Math" w:eastAsiaTheme="minorEastAsia" w:hAnsi="Cambria Math"/>
            <w:sz w:val="22"/>
            <w:szCs w:val="22"/>
            <w:lang w:val="en-US"/>
          </w:rPr>
          <m:t>j</m:t>
        </m:r>
      </m:oMath>
      <w:r w:rsidR="00F875BC" w:rsidRPr="00D87A60">
        <w:rPr>
          <w:rFonts w:ascii="Times" w:eastAsiaTheme="minorEastAsia" w:hAnsi="Times"/>
          <w:sz w:val="22"/>
          <w:szCs w:val="22"/>
          <w:lang w:val="en-US"/>
        </w:rPr>
        <w:t xml:space="preserve"> indicates species</w:t>
      </w:r>
      <w:r w:rsidR="002F5FC6" w:rsidRPr="00D87A60">
        <w:rPr>
          <w:rFonts w:ascii="Times" w:eastAsiaTheme="minorEastAsia" w:hAnsi="Times"/>
          <w:sz w:val="22"/>
          <w:szCs w:val="22"/>
          <w:lang w:val="en-US"/>
        </w:rPr>
        <w:t xml:space="preserve">. Note that </w:t>
      </w:r>
      <w:r w:rsidR="003206BD" w:rsidRPr="00D87A60">
        <w:rPr>
          <w:rFonts w:ascii="Times" w:eastAsiaTheme="minorEastAsia" w:hAnsi="Times"/>
          <w:sz w:val="22"/>
          <w:szCs w:val="22"/>
          <w:lang w:val="en-US"/>
        </w:rPr>
        <w:t xml:space="preserve">in contrast to other MSSMs </w:t>
      </w:r>
      <w:r w:rsidR="001F7145" w:rsidRPr="00D87A60">
        <w:rPr>
          <w:rFonts w:ascii="Times" w:eastAsiaTheme="minorEastAsia" w:hAnsi="Times"/>
          <w:sz w:val="22"/>
          <w:szCs w:val="22"/>
          <w:lang w:val="en-US"/>
        </w:rPr>
        <w:fldChar w:fldCharType="begin"/>
      </w:r>
      <w:r w:rsidR="001F7145" w:rsidRPr="00D87A60">
        <w:rPr>
          <w:rFonts w:ascii="Times" w:eastAsiaTheme="minorEastAsia" w:hAnsi="Times"/>
          <w:sz w:val="22"/>
          <w:szCs w:val="22"/>
          <w:lang w:val="en-US"/>
        </w:rPr>
        <w:instrText xml:space="preserve"> ADDIN ZOTERO_ITEM CSL_CITATION {"citationID":"Pbh4ZLYL","properties":{"formattedCitation":"(Blanchard {\\i{}et al.} 2014; Reum {\\i{}et al.} 2019)","plainCitation":"(Blanchard et al. 2014; Reum et al.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1F7145" w:rsidRPr="00D87A60">
        <w:rPr>
          <w:rFonts w:ascii="Cambria Math" w:eastAsiaTheme="minorEastAsia" w:hAnsi="Cambria Math" w:cs="Cambria Math"/>
          <w:sz w:val="22"/>
          <w:szCs w:val="22"/>
          <w:lang w:val="en-US"/>
        </w:rPr>
        <w:instrText>‐</w:instrText>
      </w:r>
      <w:r w:rsidR="001F7145" w:rsidRPr="00D87A60">
        <w:rPr>
          <w:rFonts w:ascii="Times" w:eastAsiaTheme="minorEastAsia" w:hAnsi="Times"/>
          <w:sz w:val="22"/>
          <w:szCs w:val="22"/>
          <w:lang w:val="en-US"/>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1F7145" w:rsidRPr="00D87A60">
        <w:rPr>
          <w:rFonts w:ascii="Times" w:eastAsiaTheme="minorEastAsia" w:hAnsi="Times"/>
          <w:sz w:val="22"/>
          <w:szCs w:val="22"/>
          <w:lang w:val="en-US"/>
        </w:rPr>
        <w:fldChar w:fldCharType="separate"/>
      </w:r>
      <w:r w:rsidR="001F7145" w:rsidRPr="00D87A60">
        <w:rPr>
          <w:rFonts w:ascii="Times" w:hAnsi="Times" w:cs="Times New Roman"/>
          <w:sz w:val="22"/>
          <w:szCs w:val="22"/>
        </w:rPr>
        <w:t xml:space="preserve">(Blanchard </w:t>
      </w:r>
      <w:r w:rsidR="001F7145" w:rsidRPr="00D87A60">
        <w:rPr>
          <w:rFonts w:ascii="Times" w:hAnsi="Times" w:cs="Times New Roman"/>
          <w:i/>
          <w:iCs/>
          <w:sz w:val="22"/>
          <w:szCs w:val="22"/>
        </w:rPr>
        <w:t>et al.</w:t>
      </w:r>
      <w:r w:rsidR="001F7145" w:rsidRPr="00D87A60">
        <w:rPr>
          <w:rFonts w:ascii="Times" w:hAnsi="Times" w:cs="Times New Roman"/>
          <w:sz w:val="22"/>
          <w:szCs w:val="22"/>
        </w:rPr>
        <w:t xml:space="preserve"> 2014; Reum </w:t>
      </w:r>
      <w:r w:rsidR="001F7145" w:rsidRPr="00D87A60">
        <w:rPr>
          <w:rFonts w:ascii="Times" w:hAnsi="Times" w:cs="Times New Roman"/>
          <w:i/>
          <w:iCs/>
          <w:sz w:val="22"/>
          <w:szCs w:val="22"/>
        </w:rPr>
        <w:t>et al.</w:t>
      </w:r>
      <w:r w:rsidR="001F7145" w:rsidRPr="00D87A60">
        <w:rPr>
          <w:rFonts w:ascii="Times" w:hAnsi="Times" w:cs="Times New Roman"/>
          <w:sz w:val="22"/>
          <w:szCs w:val="22"/>
        </w:rPr>
        <w:t xml:space="preserve"> 2019)</w:t>
      </w:r>
      <w:r w:rsidR="001F7145" w:rsidRPr="00D87A60">
        <w:rPr>
          <w:rFonts w:ascii="Times" w:eastAsiaTheme="minorEastAsia" w:hAnsi="Times"/>
          <w:sz w:val="22"/>
          <w:szCs w:val="22"/>
          <w:lang w:val="en-US"/>
        </w:rPr>
        <w:fldChar w:fldCharType="end"/>
      </w:r>
      <w:r w:rsidR="003206BD" w:rsidRPr="00D87A60">
        <w:rPr>
          <w:rFonts w:ascii="Times" w:eastAsiaTheme="minorEastAsia" w:hAnsi="Times"/>
          <w:sz w:val="22"/>
          <w:szCs w:val="22"/>
          <w:lang w:val="en-US"/>
        </w:rPr>
        <w:t xml:space="preserve"> </w:t>
      </w:r>
      <w:r w:rsidR="006B3FE1" w:rsidRPr="00D87A60">
        <w:rPr>
          <w:rFonts w:ascii="Times" w:eastAsiaTheme="minorEastAsia" w:hAnsi="Times"/>
          <w:sz w:val="22"/>
          <w:szCs w:val="22"/>
          <w:lang w:val="en-US"/>
        </w:rPr>
        <w:t xml:space="preserve">we have </w:t>
      </w:r>
      <w:r w:rsidR="00B13989" w:rsidRPr="00D87A60">
        <w:rPr>
          <w:rFonts w:ascii="Times" w:eastAsiaTheme="minorEastAsia" w:hAnsi="Times"/>
          <w:sz w:val="22"/>
          <w:szCs w:val="22"/>
          <w:lang w:val="en-US"/>
        </w:rPr>
        <w:t xml:space="preserve">a species-preference for </w:t>
      </w:r>
      <w:r w:rsidR="00737C3D" w:rsidRPr="00D87A60">
        <w:rPr>
          <w:rFonts w:ascii="Times" w:eastAsiaTheme="minorEastAsia" w:hAnsi="Times"/>
          <w:sz w:val="22"/>
          <w:szCs w:val="22"/>
          <w:lang w:val="en-US"/>
        </w:rPr>
        <w:t>the background resource</w:t>
      </w:r>
      <w:r w:rsidR="00F72379" w:rsidRPr="00D87A60">
        <w:rPr>
          <w:rFonts w:ascii="Times" w:eastAsiaTheme="minorEastAsia" w:hAnsi="Times"/>
          <w:sz w:val="22"/>
          <w:szCs w:val="22"/>
          <w:lang w:val="en-US"/>
        </w:rPr>
        <w:t>s</w:t>
      </w:r>
      <w:r w:rsidR="00DF45BD" w:rsidRPr="00D87A60">
        <w:rPr>
          <w:rFonts w:ascii="Times" w:eastAsiaTheme="minorEastAsia" w:hAnsi="Times"/>
          <w:sz w:val="22"/>
          <w:szCs w:val="22"/>
          <w:lang w:val="en-US"/>
        </w:rPr>
        <w:t xml:space="preserve"> to account for species feeding differently on benthic and pelagic </w:t>
      </w:r>
      <w:r w:rsidR="005873B9" w:rsidRPr="00D87A60">
        <w:rPr>
          <w:rFonts w:ascii="Times" w:eastAsiaTheme="minorEastAsia" w:hAnsi="Times"/>
          <w:sz w:val="22"/>
          <w:szCs w:val="22"/>
          <w:lang w:val="en-US"/>
        </w:rPr>
        <w:t>resource</w:t>
      </w:r>
      <w:r w:rsidR="00B13989" w:rsidRPr="00D87A60">
        <w:rPr>
          <w:rFonts w:ascii="Times" w:eastAsiaTheme="minorEastAsia" w:hAnsi="Times"/>
          <w:sz w:val="22"/>
          <w:szCs w:val="22"/>
          <w:lang w:val="en-US"/>
        </w:rPr>
        <w:t>, but assume no preference in terms of the species interactions</w:t>
      </w:r>
      <w:r w:rsidR="00737C3D" w:rsidRPr="00D87A60">
        <w:rPr>
          <w:rFonts w:ascii="Times" w:eastAsiaTheme="minorEastAsia" w:hAnsi="Times"/>
          <w:sz w:val="22"/>
          <w:szCs w:val="22"/>
          <w:lang w:val="en-US"/>
        </w:rPr>
        <w:t>.</w:t>
      </w:r>
      <w:r w:rsidR="00F52B36" w:rsidRPr="00D87A60">
        <w:rPr>
          <w:rFonts w:ascii="Times" w:eastAsiaTheme="minorEastAsia" w:hAnsi="Times"/>
          <w:sz w:val="22"/>
          <w:szCs w:val="22"/>
          <w:lang w:val="en-US"/>
        </w:rPr>
        <w:t xml:space="preserve"> </w:t>
      </w:r>
      <w:r w:rsidR="004D25DB" w:rsidRPr="00D87A60">
        <w:rPr>
          <w:rFonts w:ascii="Times" w:eastAsiaTheme="minorEastAsia" w:hAnsi="Times"/>
          <w:sz w:val="22"/>
          <w:szCs w:val="22"/>
          <w:lang w:val="en-US"/>
        </w:rPr>
        <w:t>This is for simplicity</w:t>
      </w:r>
      <w:r w:rsidR="00E07431" w:rsidRPr="00D87A60">
        <w:rPr>
          <w:rFonts w:ascii="Times" w:eastAsiaTheme="minorEastAsia" w:hAnsi="Times"/>
          <w:sz w:val="22"/>
          <w:szCs w:val="22"/>
          <w:lang w:val="en-US"/>
        </w:rPr>
        <w:t>,</w:t>
      </w:r>
      <w:r w:rsidR="004D25DB" w:rsidRPr="00D87A60">
        <w:rPr>
          <w:rFonts w:ascii="Times" w:eastAsiaTheme="minorEastAsia" w:hAnsi="Times"/>
          <w:sz w:val="22"/>
          <w:szCs w:val="22"/>
          <w:lang w:val="en-US"/>
        </w:rPr>
        <w:t xml:space="preserve"> </w:t>
      </w:r>
      <w:r w:rsidR="00226032" w:rsidRPr="00D87A60">
        <w:rPr>
          <w:rFonts w:ascii="Times" w:eastAsiaTheme="minorEastAsia" w:hAnsi="Times"/>
          <w:sz w:val="22"/>
          <w:szCs w:val="22"/>
          <w:lang w:val="en-US"/>
        </w:rPr>
        <w:t xml:space="preserve">as </w:t>
      </w:r>
      <w:r w:rsidR="003C3B74" w:rsidRPr="00D87A60">
        <w:rPr>
          <w:rFonts w:ascii="Times" w:eastAsiaTheme="minorEastAsia" w:hAnsi="Times"/>
          <w:sz w:val="22"/>
          <w:szCs w:val="22"/>
          <w:lang w:val="en-US"/>
        </w:rPr>
        <w:t>the</w:t>
      </w:r>
      <w:r w:rsidR="008A63E6" w:rsidRPr="00D87A60">
        <w:rPr>
          <w:rFonts w:ascii="Times" w:eastAsiaTheme="minorEastAsia" w:hAnsi="Times"/>
          <w:sz w:val="22"/>
          <w:szCs w:val="22"/>
          <w:lang w:val="en-US"/>
        </w:rPr>
        <w:t xml:space="preserve"> </w:t>
      </w:r>
      <w:r w:rsidR="003C3B74" w:rsidRPr="00D87A60">
        <w:rPr>
          <w:rFonts w:ascii="Times" w:eastAsiaTheme="minorEastAsia" w:hAnsi="Times"/>
          <w:sz w:val="22"/>
          <w:szCs w:val="22"/>
          <w:lang w:val="en-US"/>
        </w:rPr>
        <w:t>body</w:t>
      </w:r>
      <w:r w:rsidR="008A63E6" w:rsidRPr="00D87A60">
        <w:rPr>
          <w:rFonts w:ascii="Times" w:eastAsiaTheme="minorEastAsia" w:hAnsi="Times"/>
          <w:sz w:val="22"/>
          <w:szCs w:val="22"/>
          <w:lang w:val="en-US"/>
        </w:rPr>
        <w:t xml:space="preserve"> </w:t>
      </w:r>
      <w:r w:rsidR="003C3B74" w:rsidRPr="00D87A60">
        <w:rPr>
          <w:rFonts w:ascii="Times" w:eastAsiaTheme="minorEastAsia" w:hAnsi="Times"/>
          <w:sz w:val="22"/>
          <w:szCs w:val="22"/>
          <w:lang w:val="en-US"/>
        </w:rPr>
        <w:t>size</w:t>
      </w:r>
      <w:r w:rsidR="008A63E6" w:rsidRPr="00D87A60">
        <w:rPr>
          <w:rFonts w:ascii="Times" w:eastAsiaTheme="minorEastAsia" w:hAnsi="Times"/>
          <w:sz w:val="22"/>
          <w:szCs w:val="22"/>
          <w:lang w:val="en-US"/>
        </w:rPr>
        <w:t>-only</w:t>
      </w:r>
      <w:r w:rsidR="003C3B74" w:rsidRPr="00D87A60">
        <w:rPr>
          <w:rFonts w:ascii="Times" w:eastAsiaTheme="minorEastAsia" w:hAnsi="Times"/>
          <w:sz w:val="22"/>
          <w:szCs w:val="22"/>
          <w:lang w:val="en-US"/>
        </w:rPr>
        <w:t xml:space="preserve"> </w:t>
      </w:r>
      <w:r w:rsidR="00B1551D" w:rsidRPr="00D87A60">
        <w:rPr>
          <w:rFonts w:ascii="Times" w:eastAsiaTheme="minorEastAsia" w:hAnsi="Times"/>
          <w:sz w:val="22"/>
          <w:szCs w:val="22"/>
          <w:lang w:val="en-US"/>
        </w:rPr>
        <w:t xml:space="preserve">prey </w:t>
      </w:r>
      <w:r w:rsidR="003C4624" w:rsidRPr="00D87A60">
        <w:rPr>
          <w:rFonts w:ascii="Times" w:eastAsiaTheme="minorEastAsia" w:hAnsi="Times"/>
          <w:sz w:val="22"/>
          <w:szCs w:val="22"/>
          <w:lang w:val="en-US"/>
        </w:rPr>
        <w:t xml:space="preserve">selection and </w:t>
      </w:r>
      <w:r w:rsidR="003146A9" w:rsidRPr="00D87A60">
        <w:rPr>
          <w:rFonts w:ascii="Times" w:eastAsiaTheme="minorEastAsia" w:hAnsi="Times"/>
          <w:sz w:val="22"/>
          <w:szCs w:val="22"/>
          <w:lang w:val="en-US"/>
        </w:rPr>
        <w:t xml:space="preserve">encounter </w:t>
      </w:r>
      <w:r w:rsidR="0071440C" w:rsidRPr="00D87A60">
        <w:rPr>
          <w:rFonts w:ascii="Times" w:eastAsiaTheme="minorEastAsia" w:hAnsi="Times"/>
          <w:sz w:val="22"/>
          <w:szCs w:val="22"/>
          <w:lang w:val="en-US"/>
        </w:rPr>
        <w:t>captures</w:t>
      </w:r>
      <w:r w:rsidR="003067F7" w:rsidRPr="00D87A60">
        <w:rPr>
          <w:rFonts w:ascii="Times" w:eastAsiaTheme="minorEastAsia" w:hAnsi="Times"/>
          <w:sz w:val="22"/>
          <w:szCs w:val="22"/>
          <w:lang w:val="en-US"/>
        </w:rPr>
        <w:t xml:space="preserve"> the </w:t>
      </w:r>
      <w:r w:rsidR="009E3084" w:rsidRPr="00D87A60">
        <w:rPr>
          <w:rFonts w:ascii="Times" w:eastAsiaTheme="minorEastAsia" w:hAnsi="Times"/>
          <w:sz w:val="22"/>
          <w:szCs w:val="22"/>
          <w:lang w:val="en-US"/>
        </w:rPr>
        <w:t xml:space="preserve">important </w:t>
      </w:r>
      <w:r w:rsidR="0086463A" w:rsidRPr="00D87A60">
        <w:rPr>
          <w:rFonts w:ascii="Times" w:eastAsiaTheme="minorEastAsia" w:hAnsi="Times"/>
          <w:sz w:val="22"/>
          <w:szCs w:val="22"/>
          <w:lang w:val="en-US"/>
        </w:rPr>
        <w:t>predation interactions</w:t>
      </w:r>
      <w:r w:rsidR="00896C0C" w:rsidRPr="00D87A60">
        <w:rPr>
          <w:rFonts w:ascii="Times" w:eastAsiaTheme="minorEastAsia" w:hAnsi="Times"/>
          <w:sz w:val="22"/>
          <w:szCs w:val="22"/>
          <w:lang w:val="en-US"/>
        </w:rPr>
        <w:t xml:space="preserve"> </w:t>
      </w:r>
      <w:r w:rsidR="007629BE" w:rsidRPr="00D87A60">
        <w:rPr>
          <w:rFonts w:ascii="Times" w:eastAsiaTheme="minorEastAsia" w:hAnsi="Times"/>
          <w:sz w:val="22"/>
          <w:szCs w:val="22"/>
          <w:lang w:val="en-US"/>
        </w:rPr>
        <w:t>in this system</w:t>
      </w:r>
      <w:r w:rsidR="003A6511" w:rsidRPr="00D87A60">
        <w:rPr>
          <w:rFonts w:ascii="Times" w:eastAsiaTheme="minorEastAsia" w:hAnsi="Times"/>
          <w:sz w:val="22"/>
          <w:szCs w:val="22"/>
          <w:lang w:val="en-US"/>
        </w:rPr>
        <w:t xml:space="preserve"> </w:t>
      </w:r>
      <w:r w:rsidR="00E26C0C" w:rsidRPr="00D87A60">
        <w:rPr>
          <w:rFonts w:ascii="Times" w:eastAsiaTheme="minorEastAsia" w:hAnsi="Times"/>
          <w:sz w:val="22"/>
          <w:szCs w:val="22"/>
          <w:lang w:val="en-US"/>
        </w:rPr>
        <w:t xml:space="preserve">(as inferred from independent stomach data, see model calibration, Appendix S1) </w:t>
      </w:r>
      <w:r w:rsidR="003A6511" w:rsidRPr="00D87A60">
        <w:rPr>
          <w:rFonts w:ascii="Times" w:eastAsiaTheme="minorEastAsia" w:hAnsi="Times"/>
          <w:sz w:val="22"/>
          <w:szCs w:val="22"/>
          <w:lang w:val="en-US"/>
        </w:rPr>
        <w:t xml:space="preserve">and the species largely occupy similar spatial areas in the time period </w:t>
      </w:r>
      <w:r w:rsidR="00311086" w:rsidRPr="00D87A60">
        <w:rPr>
          <w:rFonts w:ascii="Times" w:eastAsiaTheme="minorEastAsia" w:hAnsi="Times"/>
          <w:sz w:val="22"/>
          <w:szCs w:val="22"/>
          <w:lang w:val="en-US"/>
        </w:rPr>
        <w:t>considered here</w:t>
      </w:r>
      <w:r w:rsidR="00572567" w:rsidRPr="00D87A60">
        <w:rPr>
          <w:rFonts w:ascii="Times" w:eastAsiaTheme="minorEastAsia" w:hAnsi="Times"/>
          <w:sz w:val="22"/>
          <w:szCs w:val="22"/>
          <w:lang w:val="en-US"/>
        </w:rPr>
        <w:t xml:space="preserve">. </w:t>
      </w:r>
      <w:r w:rsidR="00193B6A" w:rsidRPr="00D87A60">
        <w:rPr>
          <w:rFonts w:ascii="Times" w:eastAsiaTheme="minorEastAsia" w:hAnsi="Times"/>
          <w:sz w:val="22"/>
          <w:szCs w:val="22"/>
          <w:lang w:val="en-US"/>
        </w:rPr>
        <w:t xml:space="preserve">The body size-based selection function,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oMath>
      <w:r w:rsidR="00193B6A" w:rsidRPr="00D87A60">
        <w:rPr>
          <w:rFonts w:ascii="Times" w:eastAsiaTheme="minorEastAsia" w:hAnsi="Times"/>
          <w:sz w:val="22"/>
          <w:szCs w:val="22"/>
          <w:lang w:val="en-US"/>
        </w:rPr>
        <w:t xml:space="preserve">, </w:t>
      </w:r>
      <w:r w:rsidR="00060ACD" w:rsidRPr="00D87A60">
        <w:rPr>
          <w:rFonts w:ascii="Times" w:eastAsiaTheme="minorEastAsia" w:hAnsi="Times"/>
          <w:sz w:val="22"/>
          <w:szCs w:val="22"/>
          <w:lang w:val="en-US"/>
        </w:rPr>
        <w:t>is given by a log-normal selection function</w:t>
      </w:r>
      <w:r w:rsidR="00BC7D80" w:rsidRPr="00D87A60">
        <w:rPr>
          <w:rFonts w:ascii="Times" w:eastAsiaTheme="minorEastAsia" w:hAnsi="Times"/>
          <w:sz w:val="22"/>
          <w:szCs w:val="22"/>
          <w:lang w:val="en-US"/>
        </w:rPr>
        <w:t xml:space="preserve"> </w:t>
      </w:r>
      <w:r w:rsidR="00454E00" w:rsidRPr="00D87A60">
        <w:rPr>
          <w:rFonts w:ascii="Times" w:eastAsiaTheme="minorEastAsia" w:hAnsi="Times"/>
          <w:sz w:val="22"/>
          <w:szCs w:val="22"/>
          <w:lang w:val="en-US"/>
        </w:rPr>
        <w:fldChar w:fldCharType="begin"/>
      </w:r>
      <w:r w:rsidR="00454E00" w:rsidRPr="00D87A60">
        <w:rPr>
          <w:rFonts w:ascii="Times" w:eastAsiaTheme="minorEastAsia" w:hAnsi="Times"/>
          <w:sz w:val="22"/>
          <w:szCs w:val="22"/>
          <w:lang w:val="en-US"/>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D87A60">
        <w:rPr>
          <w:rFonts w:ascii="Times" w:eastAsiaTheme="minorEastAsia" w:hAnsi="Times"/>
          <w:sz w:val="22"/>
          <w:szCs w:val="22"/>
          <w:lang w:val="en-US"/>
        </w:rPr>
        <w:fldChar w:fldCharType="separate"/>
      </w:r>
      <w:r w:rsidR="00454E00" w:rsidRPr="00D87A60">
        <w:rPr>
          <w:rFonts w:ascii="Times" w:eastAsiaTheme="minorEastAsia" w:hAnsi="Times"/>
          <w:noProof/>
          <w:sz w:val="22"/>
          <w:szCs w:val="22"/>
          <w:lang w:val="en-US"/>
        </w:rPr>
        <w:t>(Ursin 1967)</w:t>
      </w:r>
      <w:r w:rsidR="00454E00" w:rsidRPr="00D87A60">
        <w:rPr>
          <w:rFonts w:ascii="Times" w:eastAsiaTheme="minorEastAsia" w:hAnsi="Times"/>
          <w:sz w:val="22"/>
          <w:szCs w:val="22"/>
          <w:lang w:val="en-US"/>
        </w:rPr>
        <w:fldChar w:fldCharType="end"/>
      </w:r>
      <w:r w:rsidR="00060ACD" w:rsidRPr="00D87A60">
        <w:rPr>
          <w:rFonts w:ascii="Times" w:eastAsiaTheme="minorEastAsia" w:hAnsi="Times"/>
          <w:sz w:val="22"/>
          <w:szCs w:val="22"/>
          <w:lang w:val="en-US"/>
        </w:rPr>
        <w:t>:</w:t>
      </w:r>
    </w:p>
    <w:p w14:paraId="389FA21B" w14:textId="46E0C6A2" w:rsidR="00060ACD" w:rsidRPr="00D87A60" w:rsidRDefault="001E0B3A" w:rsidP="00182BA9">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r>
            <w:rPr>
              <w:rFonts w:ascii="Cambria Math" w:eastAsiaTheme="minorEastAsia" w:hAnsi="Cambria Math"/>
              <w:sz w:val="22"/>
              <w:szCs w:val="22"/>
              <w:lang w:val="en-US"/>
            </w:rPr>
            <m:t>=</m:t>
          </m:r>
          <m:r>
            <m:rPr>
              <m:sty m:val="p"/>
            </m:rPr>
            <w:rPr>
              <w:rFonts w:ascii="Cambria Math" w:eastAsiaTheme="minorEastAsia" w:hAnsi="Cambria Math"/>
              <w:sz w:val="22"/>
              <w:szCs w:val="22"/>
              <w:lang w:val="en-US"/>
            </w:rPr>
            <m:t>exp</m:t>
          </m:r>
          <m:d>
            <m:dPr>
              <m:begChr m:val="["/>
              <m:endChr m:val="]"/>
              <m:ctrlPr>
                <w:rPr>
                  <w:rFonts w:ascii="Cambria Math" w:eastAsiaTheme="minorEastAsia" w:hAnsi="Cambria Math"/>
                  <w:sz w:val="22"/>
                  <w:szCs w:val="22"/>
                  <w:lang w:val="en-US"/>
                </w:rPr>
              </m:ctrlPr>
            </m:dPr>
            <m:e>
              <m:f>
                <m:fPr>
                  <m:ctrlPr>
                    <w:rPr>
                      <w:rFonts w:ascii="Cambria Math" w:eastAsiaTheme="minorEastAsia" w:hAnsi="Cambria Math"/>
                      <w:i/>
                      <w:sz w:val="22"/>
                      <w:szCs w:val="22"/>
                      <w:lang w:val="en-US"/>
                    </w:rPr>
                  </m:ctrlPr>
                </m:fPr>
                <m:num>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ln</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β</m:t>
                                      </m:r>
                                    </m:e>
                                    <m:sub>
                                      <m:r>
                                        <w:rPr>
                                          <w:rFonts w:ascii="Cambria Math" w:eastAsiaTheme="minorEastAsia" w:hAnsi="Cambria Math"/>
                                          <w:sz w:val="22"/>
                                          <w:szCs w:val="22"/>
                                          <w:lang w:val="en-US"/>
                                        </w:rPr>
                                        <m:t>i</m:t>
                                      </m:r>
                                    </m:sub>
                                  </m:sSub>
                                </m:e>
                              </m:d>
                            </m:e>
                          </m:d>
                        </m:e>
                      </m:d>
                    </m:e>
                    <m:sup>
                      <m:r>
                        <w:rPr>
                          <w:rFonts w:ascii="Cambria Math" w:eastAsiaTheme="minorEastAsia" w:hAnsi="Cambria Math"/>
                          <w:sz w:val="22"/>
                          <w:szCs w:val="22"/>
                          <w:lang w:val="en-US"/>
                        </w:rPr>
                        <m:t>2</m:t>
                      </m:r>
                    </m:sup>
                  </m:sSup>
                </m:num>
                <m:den>
                  <m:r>
                    <w:rPr>
                      <w:rFonts w:ascii="Cambria Math" w:eastAsiaTheme="minorEastAsia" w:hAnsi="Cambria Math"/>
                      <w:sz w:val="22"/>
                      <w:szCs w:val="22"/>
                      <w:lang w:val="en-US"/>
                    </w:rPr>
                    <m:t>2</m:t>
                  </m:r>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σ</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2</m:t>
                      </m:r>
                    </m:sup>
                  </m:sSubSup>
                </m:den>
              </m:f>
            </m:e>
          </m:d>
        </m:oMath>
      </m:oMathPara>
    </w:p>
    <w:p w14:paraId="123CB1E0" w14:textId="712DC316" w:rsidR="0031227D" w:rsidRPr="00D87A60" w:rsidRDefault="00A726AD" w:rsidP="00182BA9">
      <w:pPr>
        <w:spacing w:line="480" w:lineRule="auto"/>
        <w:contextualSpacing/>
        <w:jc w:val="both"/>
        <w:rPr>
          <w:rFonts w:ascii="Times" w:eastAsiaTheme="minorEastAsia" w:hAnsi="Times"/>
          <w:sz w:val="22"/>
          <w:szCs w:val="22"/>
          <w:lang w:val="en-US"/>
        </w:rPr>
      </w:pPr>
      <w:r w:rsidRPr="00D87A60">
        <w:rPr>
          <w:rFonts w:ascii="Times" w:eastAsiaTheme="minorEastAsia" w:hAnsi="Times"/>
          <w:sz w:val="22"/>
          <w:szCs w:val="22"/>
          <w:lang w:val="en-US"/>
        </w:rPr>
        <w:t xml:space="preserve">where parameters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β</m:t>
            </m:r>
          </m:e>
          <m:sub>
            <m:r>
              <w:rPr>
                <w:rFonts w:ascii="Cambria Math" w:eastAsiaTheme="minorEastAsia" w:hAnsi="Cambria Math"/>
                <w:sz w:val="22"/>
                <w:szCs w:val="22"/>
                <w:lang w:val="en-US"/>
              </w:rPr>
              <m:t>i</m:t>
            </m:r>
          </m:sub>
        </m:sSub>
      </m:oMath>
      <w:r w:rsidRPr="00D87A60">
        <w:rPr>
          <w:rFonts w:ascii="Times" w:eastAsiaTheme="minorEastAsia" w:hAnsi="Times"/>
          <w:sz w:val="22"/>
          <w:szCs w:val="22"/>
          <w:lang w:val="en-US"/>
        </w:rPr>
        <w:t xml:space="preserve">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i</m:t>
            </m:r>
          </m:sub>
        </m:sSub>
      </m:oMath>
      <w:r w:rsidRPr="00D87A60">
        <w:rPr>
          <w:rFonts w:ascii="Times" w:eastAsiaTheme="minorEastAsia" w:hAnsi="Times"/>
          <w:sz w:val="22"/>
          <w:szCs w:val="22"/>
          <w:lang w:val="en-US"/>
        </w:rPr>
        <w:t xml:space="preserve"> are the preferred predator-prey mass ratio and the standard deviation </w:t>
      </w:r>
      <w:r w:rsidR="00924300" w:rsidRPr="00D87A60">
        <w:rPr>
          <w:rFonts w:ascii="Times" w:eastAsiaTheme="minorEastAsia" w:hAnsi="Times"/>
          <w:sz w:val="22"/>
          <w:szCs w:val="22"/>
          <w:lang w:val="en-US"/>
        </w:rPr>
        <w:t>of the log-normal distribution</w:t>
      </w:r>
      <w:r w:rsidR="006A7CE6" w:rsidRPr="00D87A60">
        <w:rPr>
          <w:rFonts w:ascii="Times" w:eastAsiaTheme="minorEastAsia" w:hAnsi="Times"/>
          <w:sz w:val="22"/>
          <w:szCs w:val="22"/>
          <w:lang w:val="en-US"/>
        </w:rPr>
        <w:t xml:space="preserve">. </w:t>
      </w:r>
      <w:r w:rsidR="00BF2D9F" w:rsidRPr="00D87A60">
        <w:rPr>
          <w:rFonts w:ascii="Times" w:eastAsiaTheme="minorEastAsia" w:hAnsi="Times"/>
          <w:sz w:val="22"/>
          <w:szCs w:val="22"/>
          <w:lang w:val="en-US"/>
        </w:rPr>
        <w:t xml:space="preserve">Together, </w:t>
      </w:r>
      <w:r w:rsidR="00737CC3" w:rsidRPr="00D87A60">
        <w:rPr>
          <w:rFonts w:ascii="Times" w:eastAsiaTheme="minorEastAsia" w:hAnsi="Times"/>
          <w:sz w:val="22"/>
          <w:szCs w:val="22"/>
          <w:lang w:val="en-US"/>
        </w:rPr>
        <w:t xml:space="preserve">the size-based selection function and the amount of available prey </w:t>
      </w:r>
      <w:r w:rsidR="000D0C9C" w:rsidRPr="00D87A60">
        <w:rPr>
          <w:rFonts w:ascii="Times" w:eastAsiaTheme="minorEastAsia" w:hAnsi="Times"/>
          <w:sz w:val="22"/>
          <w:szCs w:val="22"/>
          <w:lang w:val="en-US"/>
        </w:rPr>
        <w:t xml:space="preserve">is multiplied with the allometric function describing the search rate, to get the actual encountered food. </w:t>
      </w:r>
      <w:r w:rsidR="00987985" w:rsidRPr="00D87A60">
        <w:rPr>
          <w:rFonts w:ascii="Times" w:eastAsiaTheme="minorEastAsia" w:hAnsi="Times"/>
          <w:sz w:val="22"/>
          <w:szCs w:val="22"/>
          <w:lang w:val="en-US"/>
        </w:rPr>
        <w:t xml:space="preserve"> </w:t>
      </w:r>
    </w:p>
    <w:p w14:paraId="63C5B4F5" w14:textId="5CACE2A0" w:rsidR="00CD67BC" w:rsidRPr="00D87A60" w:rsidRDefault="001E0B3A" w:rsidP="00182BA9">
      <w:pPr>
        <w:spacing w:line="480" w:lineRule="auto"/>
        <w:contextualSpacing/>
        <w:jc w:val="center"/>
        <w:rPr>
          <w:rFonts w:ascii="Times" w:eastAsiaTheme="minorEastAsia" w:hAnsi="Times"/>
          <w:sz w:val="22"/>
          <w:szCs w:val="22"/>
          <w:lang w:val="en-US"/>
        </w:rPr>
      </w:pP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γ</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q</m:t>
            </m:r>
          </m:sup>
        </m:sSup>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r>
          <w:rPr>
            <w:rFonts w:ascii="Cambria Math" w:eastAsiaTheme="minorEastAsia" w:hAnsi="Cambria Math"/>
            <w:sz w:val="22"/>
            <w:szCs w:val="22"/>
            <w:lang w:val="en-US"/>
          </w:rPr>
          <m:t>(w)</m:t>
        </m:r>
      </m:oMath>
      <w:r w:rsidR="003D5E5B" w:rsidRPr="00D87A60">
        <w:rPr>
          <w:rFonts w:ascii="Times" w:eastAsiaTheme="minorEastAsia" w:hAnsi="Times"/>
          <w:sz w:val="22"/>
          <w:szCs w:val="22"/>
          <w:lang w:val="en-US"/>
        </w:rPr>
        <w:t>.</w:t>
      </w:r>
    </w:p>
    <w:p w14:paraId="0014FE34" w14:textId="43474F9E" w:rsidR="00747A1B" w:rsidRPr="00D87A60" w:rsidRDefault="000E2D79" w:rsidP="00182BA9">
      <w:pPr>
        <w:spacing w:line="480" w:lineRule="auto"/>
        <w:contextualSpacing/>
        <w:jc w:val="both"/>
        <w:rPr>
          <w:rFonts w:ascii="Times" w:eastAsiaTheme="minorEastAsia" w:hAnsi="Times"/>
          <w:sz w:val="22"/>
          <w:szCs w:val="22"/>
          <w:lang w:val="en-US"/>
        </w:rPr>
      </w:pPr>
      <w:r w:rsidRPr="00D87A60">
        <w:rPr>
          <w:rFonts w:ascii="Times" w:hAnsi="Times"/>
          <w:sz w:val="22"/>
          <w:szCs w:val="22"/>
          <w:lang w:val="en-US"/>
        </w:rPr>
        <w:t xml:space="preserve">Encountered food is </w:t>
      </w:r>
      <w:r w:rsidR="00137F80" w:rsidRPr="00D87A60">
        <w:rPr>
          <w:rFonts w:ascii="Times" w:hAnsi="Times"/>
          <w:sz w:val="22"/>
          <w:szCs w:val="22"/>
          <w:lang w:val="en-US"/>
        </w:rPr>
        <w:t xml:space="preserve">assimilated with </w:t>
      </w:r>
      <w:r w:rsidR="003E1B33" w:rsidRPr="00D87A60">
        <w:rPr>
          <w:rFonts w:ascii="Times" w:hAnsi="Times"/>
          <w:sz w:val="22"/>
          <w:szCs w:val="22"/>
          <w:lang w:val="en-US"/>
        </w:rPr>
        <w:t xml:space="preserve">efficiency </w:t>
      </w:r>
      <m:oMath>
        <m:r>
          <w:rPr>
            <w:rFonts w:ascii="Cambria Math" w:hAnsi="Cambria Math"/>
            <w:sz w:val="22"/>
            <w:szCs w:val="22"/>
            <w:lang w:val="en-US"/>
          </w:rPr>
          <m:t>α</m:t>
        </m:r>
      </m:oMath>
      <w:r w:rsidR="00493330" w:rsidRPr="00D87A60">
        <w:rPr>
          <w:rFonts w:ascii="Times" w:eastAsiaTheme="minorEastAsia" w:hAnsi="Times"/>
          <w:sz w:val="22"/>
          <w:szCs w:val="22"/>
          <w:lang w:val="en-US"/>
        </w:rPr>
        <w:t xml:space="preserve"> and used to cover basal metabolic costs, which scale allometrically as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k</m:t>
            </m:r>
          </m:e>
          <m:sub>
            <m:r>
              <w:rPr>
                <w:rFonts w:ascii="Cambria Math" w:eastAsiaTheme="minorEastAsia" w:hAnsi="Cambria Math"/>
                <w:sz w:val="22"/>
                <w:szCs w:val="22"/>
                <w:lang w:val="en-US"/>
              </w:rPr>
              <m:t>s,i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m:t>
            </m:r>
          </m:sup>
        </m:sSup>
      </m:oMath>
      <w:r w:rsidR="00B67733" w:rsidRPr="00D87A60">
        <w:rPr>
          <w:rFonts w:ascii="Times" w:eastAsiaTheme="minorEastAsia" w:hAnsi="Times"/>
          <w:sz w:val="22"/>
          <w:szCs w:val="22"/>
          <w:lang w:val="en-US"/>
        </w:rPr>
        <w:t xml:space="preserve">. The remaining energy,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oMath>
      <w:r w:rsidR="00E9358B" w:rsidRPr="00D87A60">
        <w:rPr>
          <w:rFonts w:ascii="Times" w:eastAsiaTheme="minorEastAsia" w:hAnsi="Times"/>
          <w:sz w:val="22"/>
          <w:szCs w:val="22"/>
          <w:lang w:val="en-US"/>
        </w:rPr>
        <w:t xml:space="preserve">, is </w:t>
      </w:r>
      <w:r w:rsidR="00B437EE" w:rsidRPr="00D87A60">
        <w:rPr>
          <w:rFonts w:ascii="Times" w:eastAsiaTheme="minorEastAsia" w:hAnsi="Times"/>
          <w:sz w:val="22"/>
          <w:szCs w:val="22"/>
          <w:lang w:val="en-US"/>
        </w:rPr>
        <w:t>allocate</w:t>
      </w:r>
      <w:r w:rsidR="00FE403E" w:rsidRPr="00D87A60">
        <w:rPr>
          <w:rFonts w:ascii="Times" w:eastAsiaTheme="minorEastAsia" w:hAnsi="Times"/>
          <w:sz w:val="22"/>
          <w:szCs w:val="22"/>
          <w:lang w:val="en-US"/>
        </w:rPr>
        <w:t>d</w:t>
      </w:r>
      <w:r w:rsidR="00B437EE" w:rsidRPr="00D87A60">
        <w:rPr>
          <w:rFonts w:ascii="Times" w:eastAsiaTheme="minorEastAsia" w:hAnsi="Times"/>
          <w:sz w:val="22"/>
          <w:szCs w:val="22"/>
          <w:lang w:val="en-US"/>
        </w:rPr>
        <w:t xml:space="preserve"> to growth or reproduction. This allocation </w:t>
      </w:r>
      <w:r w:rsidR="00C53834" w:rsidRPr="00D87A60">
        <w:rPr>
          <w:rFonts w:ascii="Times" w:eastAsiaTheme="minorEastAsia" w:hAnsi="Times"/>
          <w:sz w:val="22"/>
          <w:szCs w:val="22"/>
          <w:lang w:val="en-US"/>
        </w:rPr>
        <w:t>to reproduction</w:t>
      </w:r>
      <w:r w:rsidR="00BC4505" w:rsidRPr="00D87A60">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oMath>
      <w:r w:rsidR="00BC4505" w:rsidRPr="00D87A60">
        <w:rPr>
          <w:rFonts w:ascii="Times" w:eastAsiaTheme="minorEastAsia" w:hAnsi="Times"/>
          <w:sz w:val="22"/>
          <w:szCs w:val="22"/>
          <w:lang w:val="en-US"/>
        </w:rPr>
        <w:t>)</w:t>
      </w:r>
      <w:r w:rsidR="00C53834" w:rsidRPr="00D87A60">
        <w:rPr>
          <w:rFonts w:ascii="Times" w:eastAsiaTheme="minorEastAsia" w:hAnsi="Times"/>
          <w:sz w:val="22"/>
          <w:szCs w:val="22"/>
          <w:lang w:val="en-US"/>
        </w:rPr>
        <w:t xml:space="preserve"> </w:t>
      </w:r>
      <w:r w:rsidR="00AA72C4" w:rsidRPr="00D87A60">
        <w:rPr>
          <w:rFonts w:ascii="Times" w:eastAsiaTheme="minorEastAsia" w:hAnsi="Times"/>
          <w:sz w:val="22"/>
          <w:szCs w:val="22"/>
          <w:lang w:val="en-US"/>
        </w:rPr>
        <w:t xml:space="preserve">increases smoothly from 0 at the weight maturation,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mat,i</m:t>
            </m:r>
          </m:sub>
        </m:sSub>
      </m:oMath>
      <w:r w:rsidR="00AA72C4" w:rsidRPr="00D87A60">
        <w:rPr>
          <w:rFonts w:ascii="Times" w:eastAsiaTheme="minorEastAsia" w:hAnsi="Times"/>
          <w:sz w:val="22"/>
          <w:szCs w:val="22"/>
          <w:lang w:val="en-US"/>
        </w:rPr>
        <w:t xml:space="preserve">, to 1 at the asymptotic weight, </w:t>
      </w:r>
      <w:commentRangeStart w:id="12"/>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Sub>
        <w:commentRangeEnd w:id="12"/>
        <m:r>
          <m:rPr>
            <m:sty m:val="p"/>
          </m:rPr>
          <w:rPr>
            <w:rStyle w:val="CommentReference"/>
            <w:rFonts w:ascii="Cambria Math" w:hAnsi="Cambria Math"/>
            <w:sz w:val="22"/>
            <w:szCs w:val="22"/>
          </w:rPr>
          <w:commentReference w:id="12"/>
        </m:r>
      </m:oMath>
      <w:r w:rsidR="00747A1B" w:rsidRPr="00D87A60">
        <w:rPr>
          <w:rFonts w:ascii="Times" w:eastAsiaTheme="minorEastAsia" w:hAnsi="Times"/>
          <w:sz w:val="22"/>
          <w:szCs w:val="22"/>
          <w:lang w:val="en-US"/>
        </w:rPr>
        <w:t>, according to the function:</w:t>
      </w:r>
    </w:p>
    <w:p w14:paraId="20F67640" w14:textId="23F1050D" w:rsidR="00747A1B" w:rsidRPr="00D87A60" w:rsidRDefault="001E0B3A" w:rsidP="00182BA9">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d>
                <m:dPr>
                  <m:begChr m:val="["/>
                  <m:endChr m:val="]"/>
                  <m:ctrlPr>
                    <w:rPr>
                      <w:rFonts w:ascii="Cambria Math" w:eastAsiaTheme="minorEastAsia" w:hAnsi="Cambria Math"/>
                      <w:i/>
                      <w:sz w:val="22"/>
                      <w:szCs w:val="22"/>
                      <w:lang w:val="en-US"/>
                    </w:rPr>
                  </m:ctrlPr>
                </m:dPr>
                <m:e>
                  <m:r>
                    <w:rPr>
                      <w:rFonts w:ascii="Cambria Math" w:eastAsiaTheme="minorEastAsia" w:hAnsi="Cambria Math"/>
                      <w:sz w:val="22"/>
                      <w:szCs w:val="22"/>
                      <w:lang w:val="en-US"/>
                    </w:rPr>
                    <m:t>1+</m:t>
                  </m:r>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w</m:t>
                              </m:r>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mat,i</m:t>
                                  </m:r>
                                </m:sub>
                              </m:sSub>
                            </m:den>
                          </m:f>
                        </m:e>
                      </m:d>
                    </m:e>
                    <m:sup>
                      <m:r>
                        <w:rPr>
                          <w:rFonts w:ascii="Cambria Math" w:eastAsiaTheme="minorEastAsia" w:hAnsi="Cambria Math"/>
                          <w:sz w:val="22"/>
                          <w:szCs w:val="22"/>
                          <w:lang w:val="en-US"/>
                        </w:rPr>
                        <m:t>-u</m:t>
                      </m:r>
                    </m:sup>
                  </m:sSup>
                </m:e>
              </m:d>
            </m:e>
            <m:sup>
              <m:r>
                <w:rPr>
                  <w:rFonts w:ascii="Cambria Math" w:eastAsiaTheme="minorEastAsia" w:hAnsi="Cambria Math"/>
                  <w:sz w:val="22"/>
                  <w:szCs w:val="22"/>
                  <w:lang w:val="en-US"/>
                </w:rPr>
                <m:t>-1</m:t>
              </m:r>
            </m:sup>
          </m:sSup>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w</m:t>
                      </m:r>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Sub>
                    </m:den>
                  </m:f>
                </m:e>
              </m:d>
            </m:e>
            <m:sup>
              <m:r>
                <w:rPr>
                  <w:rFonts w:ascii="Cambria Math" w:eastAsiaTheme="minorEastAsia" w:hAnsi="Cambria Math"/>
                  <w:sz w:val="22"/>
                  <w:szCs w:val="22"/>
                  <w:lang w:val="en-US"/>
                </w:rPr>
                <m:t>1-n</m:t>
              </m:r>
            </m:sup>
          </m:sSup>
        </m:oMath>
      </m:oMathPara>
    </w:p>
    <w:p w14:paraId="35123D18" w14:textId="77777777" w:rsidR="0010253A" w:rsidRPr="00D87A60" w:rsidRDefault="0010253A" w:rsidP="00182BA9">
      <w:pPr>
        <w:spacing w:line="480" w:lineRule="auto"/>
        <w:contextualSpacing/>
        <w:jc w:val="both"/>
        <w:rPr>
          <w:rFonts w:ascii="Times" w:eastAsiaTheme="minorEastAsia" w:hAnsi="Times"/>
          <w:sz w:val="22"/>
          <w:szCs w:val="22"/>
          <w:lang w:val="en-US"/>
        </w:rPr>
      </w:pPr>
      <w:r w:rsidRPr="00D87A60">
        <w:rPr>
          <w:rFonts w:ascii="Times" w:eastAsiaTheme="minorEastAsia" w:hAnsi="Times"/>
          <w:sz w:val="22"/>
          <w:szCs w:val="22"/>
          <w:lang w:val="en-US"/>
        </w:rPr>
        <w:t xml:space="preserve">which has the property that the growth rate, i.e. </w:t>
      </w:r>
    </w:p>
    <w:p w14:paraId="2FBB389D" w14:textId="498F73AD" w:rsidR="0010253A" w:rsidRPr="00D87A60" w:rsidRDefault="001E0B3A" w:rsidP="00182BA9">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g</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r>
            <w:rPr>
              <w:rFonts w:ascii="Cambria Math" w:eastAsiaTheme="minorEastAsia" w:hAnsi="Cambria Math"/>
              <w:sz w:val="22"/>
              <w:szCs w:val="22"/>
              <w:lang w:val="en-US"/>
            </w:rPr>
            <m:t>(w)(1-</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oMath>
      </m:oMathPara>
    </w:p>
    <w:p w14:paraId="180B859C" w14:textId="7637233C" w:rsidR="00F405C3" w:rsidRPr="00D87A60" w:rsidRDefault="006C6DC0" w:rsidP="00182BA9">
      <w:pPr>
        <w:spacing w:line="480" w:lineRule="auto"/>
        <w:contextualSpacing/>
        <w:jc w:val="both"/>
        <w:rPr>
          <w:rFonts w:ascii="Times" w:eastAsiaTheme="minorEastAsia" w:hAnsi="Times"/>
          <w:sz w:val="22"/>
          <w:szCs w:val="22"/>
          <w:lang w:val="en-US"/>
        </w:rPr>
      </w:pPr>
      <w:r w:rsidRPr="00D87A60">
        <w:rPr>
          <w:rFonts w:ascii="Times" w:eastAsiaTheme="minorEastAsia" w:hAnsi="Times"/>
          <w:sz w:val="22"/>
          <w:szCs w:val="22"/>
          <w:lang w:val="en-US"/>
        </w:rPr>
        <w:t>a</w:t>
      </w:r>
      <w:r w:rsidR="007B2E57" w:rsidRPr="00D87A60">
        <w:rPr>
          <w:rFonts w:ascii="Times" w:eastAsiaTheme="minorEastAsia" w:hAnsi="Times"/>
          <w:sz w:val="22"/>
          <w:szCs w:val="22"/>
          <w:lang w:val="en-US"/>
        </w:rPr>
        <w:t>pproximates a von Bertalanffy growth curve when the feeding level is constant</w:t>
      </w:r>
      <w:r w:rsidR="00E70F3B" w:rsidRPr="00D87A60">
        <w:rPr>
          <w:rFonts w:ascii="Times" w:eastAsiaTheme="minorEastAsia" w:hAnsi="Times"/>
          <w:sz w:val="22"/>
          <w:szCs w:val="22"/>
          <w:lang w:val="en-US"/>
        </w:rPr>
        <w:t xml:space="preserve"> </w:t>
      </w:r>
      <w:r w:rsidR="00527611" w:rsidRPr="00D87A60">
        <w:rPr>
          <w:rFonts w:ascii="Times" w:eastAsiaTheme="minorEastAsia" w:hAnsi="Times"/>
          <w:sz w:val="22"/>
          <w:szCs w:val="22"/>
          <w:lang w:val="en-US"/>
        </w:rPr>
        <w:fldChar w:fldCharType="begin"/>
      </w:r>
      <w:r w:rsidR="00527611" w:rsidRPr="00D87A60">
        <w:rPr>
          <w:rFonts w:ascii="Times" w:eastAsiaTheme="minorEastAsia" w:hAnsi="Times"/>
          <w:sz w:val="22"/>
          <w:szCs w:val="22"/>
          <w:lang w:val="en-US"/>
        </w:rPr>
        <w:instrText xml:space="preserve"> ADDIN ZOTERO_ITEM CSL_CITATION {"citationID":"jcVIKcfR","properties":{"formattedCitation":"(Hartvig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27611" w:rsidRPr="00D87A60">
        <w:rPr>
          <w:rFonts w:ascii="Times" w:eastAsiaTheme="minorEastAsia" w:hAnsi="Times"/>
          <w:sz w:val="22"/>
          <w:szCs w:val="22"/>
          <w:lang w:val="en-US"/>
        </w:rPr>
        <w:fldChar w:fldCharType="separate"/>
      </w:r>
      <w:r w:rsidR="00527611" w:rsidRPr="00D87A60">
        <w:rPr>
          <w:rFonts w:ascii="Times" w:hAnsi="Times" w:cs="Times New Roman"/>
          <w:sz w:val="22"/>
          <w:szCs w:val="22"/>
        </w:rPr>
        <w:t xml:space="preserve">(Hartvig </w:t>
      </w:r>
      <w:r w:rsidR="00527611" w:rsidRPr="00D87A60">
        <w:rPr>
          <w:rFonts w:ascii="Times" w:hAnsi="Times" w:cs="Times New Roman"/>
          <w:i/>
          <w:iCs/>
          <w:sz w:val="22"/>
          <w:szCs w:val="22"/>
        </w:rPr>
        <w:t>et al.</w:t>
      </w:r>
      <w:r w:rsidR="00527611" w:rsidRPr="00D87A60">
        <w:rPr>
          <w:rFonts w:ascii="Times" w:hAnsi="Times" w:cs="Times New Roman"/>
          <w:sz w:val="22"/>
          <w:szCs w:val="22"/>
        </w:rPr>
        <w:t xml:space="preserve"> 2011)</w:t>
      </w:r>
      <w:r w:rsidR="00527611" w:rsidRPr="00D87A60">
        <w:rPr>
          <w:rFonts w:ascii="Times" w:eastAsiaTheme="minorEastAsia" w:hAnsi="Times"/>
          <w:sz w:val="22"/>
          <w:szCs w:val="22"/>
          <w:lang w:val="en-US"/>
        </w:rPr>
        <w:fldChar w:fldCharType="end"/>
      </w:r>
      <w:r w:rsidR="007B2E57" w:rsidRPr="00D87A60">
        <w:rPr>
          <w:rFonts w:ascii="Times" w:eastAsiaTheme="minorEastAsia" w:hAnsi="Times"/>
          <w:sz w:val="22"/>
          <w:szCs w:val="22"/>
          <w:lang w:val="en-US"/>
        </w:rPr>
        <w:t xml:space="preserve">. </w:t>
      </w:r>
      <w:r w:rsidR="00D57E6E" w:rsidRPr="00D87A60">
        <w:rPr>
          <w:rFonts w:ascii="Times" w:eastAsiaTheme="minorEastAsia" w:hAnsi="Times"/>
          <w:sz w:val="22"/>
          <w:szCs w:val="22"/>
          <w:lang w:val="en-US"/>
        </w:rPr>
        <w:t xml:space="preserve">Reproduction is </w:t>
      </w:r>
      <w:r w:rsidR="00D64DF0" w:rsidRPr="00D87A60">
        <w:rPr>
          <w:rFonts w:ascii="Times" w:eastAsiaTheme="minorEastAsia" w:hAnsi="Times"/>
          <w:sz w:val="22"/>
          <w:szCs w:val="22"/>
          <w:lang w:val="en-US"/>
        </w:rPr>
        <w:t>given</w:t>
      </w:r>
      <w:r w:rsidR="000B5283" w:rsidRPr="00D87A60">
        <w:rPr>
          <w:rFonts w:ascii="Times" w:eastAsiaTheme="minorEastAsia" w:hAnsi="Times"/>
          <w:sz w:val="22"/>
          <w:szCs w:val="22"/>
          <w:lang w:val="en-US"/>
        </w:rPr>
        <w:t xml:space="preserve"> </w:t>
      </w:r>
      <w:r w:rsidR="00D57E6E" w:rsidRPr="00D87A60">
        <w:rPr>
          <w:rFonts w:ascii="Times" w:eastAsiaTheme="minorEastAsia" w:hAnsi="Times"/>
          <w:sz w:val="22"/>
          <w:szCs w:val="22"/>
          <w:lang w:val="en-US"/>
        </w:rPr>
        <w:t xml:space="preserve">by the </w:t>
      </w:r>
      <w:r w:rsidR="00DC53DD" w:rsidRPr="00D87A60">
        <w:rPr>
          <w:rFonts w:ascii="Times" w:eastAsiaTheme="minorEastAsia" w:hAnsi="Times"/>
          <w:sz w:val="22"/>
          <w:szCs w:val="22"/>
          <w:lang w:val="en-US"/>
        </w:rPr>
        <w:t xml:space="preserve">total egg-production </w:t>
      </w:r>
      <w:r w:rsidR="002A267D" w:rsidRPr="00D87A60">
        <w:rPr>
          <w:rFonts w:ascii="Times" w:eastAsiaTheme="minorEastAsia" w:hAnsi="Times"/>
          <w:sz w:val="22"/>
          <w:szCs w:val="22"/>
          <w:lang w:val="en-US"/>
        </w:rPr>
        <w:t xml:space="preserve">in numbers, which is the integral of </w:t>
      </w:r>
      <w:r w:rsidR="00F405C3" w:rsidRPr="00D87A60">
        <w:rPr>
          <w:rFonts w:ascii="Times" w:eastAsiaTheme="minorEastAsia" w:hAnsi="Times"/>
          <w:sz w:val="22"/>
          <w:szCs w:val="22"/>
          <w:lang w:val="en-US"/>
        </w:rPr>
        <w:t>the energy allocated to reproduction multiplied by an efficiency factor (</w:t>
      </w:r>
      <m:oMath>
        <m:r>
          <w:rPr>
            <w:rFonts w:ascii="Cambria Math" w:eastAsiaTheme="minorEastAsia" w:hAnsi="Cambria Math"/>
            <w:sz w:val="22"/>
            <w:szCs w:val="22"/>
            <w:lang w:val="en-US"/>
          </w:rPr>
          <m:t>ϵ, erepro</m:t>
        </m:r>
      </m:oMath>
      <w:r w:rsidR="00F405C3" w:rsidRPr="00D87A60">
        <w:rPr>
          <w:rFonts w:ascii="Times" w:eastAsiaTheme="minorEastAsia" w:hAnsi="Times"/>
          <w:sz w:val="22"/>
          <w:szCs w:val="22"/>
          <w:lang w:val="en-US"/>
        </w:rPr>
        <w:t xml:space="preserve">) divided by the egg weight,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0</m:t>
            </m:r>
          </m:sub>
        </m:sSub>
      </m:oMath>
      <w:r w:rsidR="00F405C3" w:rsidRPr="00D87A60">
        <w:rPr>
          <w:rFonts w:ascii="Times" w:eastAsiaTheme="minorEastAsia" w:hAnsi="Times"/>
          <w:sz w:val="22"/>
          <w:szCs w:val="22"/>
          <w:lang w:val="en-US"/>
        </w:rPr>
        <w:t>:</w:t>
      </w:r>
    </w:p>
    <w:p w14:paraId="5A1D3FA1" w14:textId="77777777" w:rsidR="0044140F" w:rsidRPr="00D87A60" w:rsidRDefault="001E0B3A" w:rsidP="00182BA9">
      <w:pPr>
        <w:spacing w:line="480" w:lineRule="auto"/>
        <w:contextualSpacing/>
        <w:jc w:val="center"/>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ϵ</m:t>
              </m:r>
            </m:num>
            <m:den>
              <m:r>
                <w:rPr>
                  <w:rFonts w:ascii="Cambria Math" w:eastAsiaTheme="minorEastAsia" w:hAnsi="Cambria Math"/>
                  <w:sz w:val="22"/>
                  <w:szCs w:val="22"/>
                  <w:lang w:val="en-US"/>
                </w:rPr>
                <m:t>2</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0</m:t>
                  </m:r>
                </m:sub>
              </m:sSub>
            </m:den>
          </m:f>
          <m:nary>
            <m:naryPr>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i</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dw</m:t>
              </m:r>
            </m:e>
          </m:nary>
        </m:oMath>
      </m:oMathPara>
    </w:p>
    <w:p w14:paraId="39CD93A1" w14:textId="5F4C6BEE" w:rsidR="00737F5B" w:rsidRPr="00D87A60" w:rsidRDefault="00DE5303" w:rsidP="00182BA9">
      <w:pPr>
        <w:spacing w:line="480" w:lineRule="auto"/>
        <w:contextualSpacing/>
        <w:jc w:val="both"/>
        <w:rPr>
          <w:rFonts w:ascii="Times" w:eastAsiaTheme="minorEastAsia" w:hAnsi="Times"/>
          <w:sz w:val="22"/>
          <w:szCs w:val="22"/>
          <w:lang w:val="en-US"/>
        </w:rPr>
      </w:pPr>
      <w:r w:rsidRPr="00D87A60">
        <w:rPr>
          <w:rFonts w:ascii="Times" w:hAnsi="Times"/>
          <w:sz w:val="22"/>
          <w:szCs w:val="22"/>
          <w:lang w:val="en-US"/>
        </w:rPr>
        <w:t>The r</w:t>
      </w:r>
      <w:r w:rsidR="000B3B73" w:rsidRPr="00D87A60">
        <w:rPr>
          <w:rFonts w:ascii="Times" w:hAnsi="Times"/>
          <w:sz w:val="22"/>
          <w:szCs w:val="22"/>
          <w:lang w:val="en-US"/>
        </w:rPr>
        <w:t xml:space="preserve">ecruitment </w:t>
      </w:r>
      <w:r w:rsidRPr="00D87A60">
        <w:rPr>
          <w:rFonts w:ascii="Times" w:hAnsi="Times"/>
          <w:sz w:val="22"/>
          <w:szCs w:val="22"/>
          <w:lang w:val="en-US"/>
        </w:rPr>
        <w:t xml:space="preserve">of offspring to each species </w:t>
      </w:r>
      <w:r w:rsidR="001762CE" w:rsidRPr="00D87A60">
        <w:rPr>
          <w:rFonts w:ascii="Times" w:hAnsi="Times"/>
          <w:sz w:val="22"/>
          <w:szCs w:val="22"/>
          <w:lang w:val="en-US"/>
        </w:rPr>
        <w:t xml:space="preserve">related to the total egg production </w:t>
      </w:r>
      <w:r w:rsidR="00AD0C4D" w:rsidRPr="00D87A60">
        <w:rPr>
          <w:rFonts w:ascii="Times" w:hAnsi="Times"/>
          <w:sz w:val="22"/>
          <w:szCs w:val="22"/>
          <w:lang w:val="en-US"/>
        </w:rPr>
        <w:t xml:space="preserve">via a Beverton-Holt stock recruit </w:t>
      </w:r>
      <w:r w:rsidR="00A81C1A" w:rsidRPr="00D87A60">
        <w:rPr>
          <w:rFonts w:ascii="Times" w:hAnsi="Times"/>
          <w:sz w:val="22"/>
          <w:szCs w:val="22"/>
          <w:lang w:val="en-US"/>
        </w:rPr>
        <w:t>relationship</w:t>
      </w:r>
      <w:r w:rsidR="00737F5B" w:rsidRPr="00D87A60">
        <w:rPr>
          <w:rFonts w:ascii="Times" w:hAnsi="Times"/>
          <w:sz w:val="22"/>
          <w:szCs w:val="22"/>
          <w:lang w:val="en-US"/>
        </w:rPr>
        <w:t>, such that recruitment reaches a maximum as the egg production increases</w:t>
      </w:r>
      <w:r w:rsidR="00553E13" w:rsidRPr="00D87A60">
        <w:rPr>
          <w:rFonts w:ascii="Times" w:hAnsi="Times"/>
          <w:sz w:val="22"/>
          <w:szCs w:val="22"/>
          <w:lang w:val="en-US"/>
        </w:rPr>
        <w:t>:</w:t>
      </w:r>
    </w:p>
    <w:p w14:paraId="62B7D62D" w14:textId="0B0CFC7C" w:rsidR="006E235A" w:rsidRPr="00D87A60" w:rsidRDefault="001E0B3A" w:rsidP="00182BA9">
      <w:pPr>
        <w:spacing w:line="480" w:lineRule="auto"/>
        <w:contextualSpacing/>
        <w:jc w:val="center"/>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den>
          </m:f>
        </m:oMath>
      </m:oMathPara>
    </w:p>
    <w:p w14:paraId="6AE05D51" w14:textId="54145072" w:rsidR="00053E8C" w:rsidRPr="00D87A60" w:rsidRDefault="0030010C" w:rsidP="00182BA9">
      <w:pPr>
        <w:spacing w:line="480" w:lineRule="auto"/>
        <w:contextualSpacing/>
        <w:jc w:val="both"/>
        <w:rPr>
          <w:rFonts w:ascii="Times" w:eastAsiaTheme="minorEastAsia" w:hAnsi="Times"/>
          <w:sz w:val="22"/>
          <w:szCs w:val="22"/>
          <w:lang w:val="en-US"/>
        </w:rPr>
      </w:pPr>
      <w:r w:rsidRPr="00D87A60">
        <w:rPr>
          <w:rFonts w:ascii="Times"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oMath>
      <w:r w:rsidRPr="00D87A60">
        <w:rPr>
          <w:rFonts w:ascii="Times" w:eastAsiaTheme="minorEastAsia" w:hAnsi="Times"/>
          <w:sz w:val="22"/>
          <w:szCs w:val="22"/>
          <w:lang w:val="en-US"/>
        </w:rPr>
        <w:t xml:space="preserve"> is the maximum recruitment of each species</w:t>
      </w:r>
      <w:r w:rsidR="006A6E77" w:rsidRPr="00D87A60">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oMath>
      <w:r w:rsidR="006A6E77" w:rsidRPr="00D87A60">
        <w:rPr>
          <w:rFonts w:ascii="Times" w:eastAsiaTheme="minorEastAsia" w:hAnsi="Times"/>
          <w:sz w:val="22"/>
          <w:szCs w:val="22"/>
          <w:lang w:val="en-US"/>
        </w:rPr>
        <w:t xml:space="preserve"> is here treated as a free parameter that is found in the calibration process by </w:t>
      </w:r>
      <w:r w:rsidR="006D5A07" w:rsidRPr="00D87A60">
        <w:rPr>
          <w:rFonts w:ascii="Times" w:eastAsiaTheme="minorEastAsia" w:hAnsi="Times"/>
          <w:sz w:val="22"/>
          <w:szCs w:val="22"/>
          <w:lang w:val="en-US"/>
        </w:rPr>
        <w:t>minimizing the residual sum of squares between</w:t>
      </w:r>
      <w:r w:rsidR="001715DB" w:rsidRPr="00D87A60">
        <w:rPr>
          <w:rFonts w:ascii="Times" w:eastAsiaTheme="minorEastAsia" w:hAnsi="Times"/>
          <w:sz w:val="22"/>
          <w:szCs w:val="22"/>
          <w:lang w:val="en-US"/>
        </w:rPr>
        <w:t xml:space="preserve"> </w:t>
      </w:r>
      <w:r w:rsidR="00EC4BDD" w:rsidRPr="00D87A60">
        <w:rPr>
          <w:rFonts w:ascii="Times" w:eastAsiaTheme="minorEastAsia" w:hAnsi="Times"/>
          <w:sz w:val="22"/>
          <w:szCs w:val="22"/>
          <w:lang w:val="en-US"/>
        </w:rPr>
        <w:t>spawning stock biomass from stock assessment and the MSSM.</w:t>
      </w:r>
      <w:r w:rsidR="003A114D" w:rsidRPr="00D87A60">
        <w:rPr>
          <w:rFonts w:ascii="Times" w:eastAsiaTheme="minorEastAsia" w:hAnsi="Times"/>
          <w:sz w:val="22"/>
          <w:szCs w:val="22"/>
          <w:lang w:val="en-US"/>
        </w:rPr>
        <w:t xml:space="preserve"> In doing so, it also ensures that the species coexist</w:t>
      </w:r>
      <w:r w:rsidR="00F1104C" w:rsidRPr="00D87A60">
        <w:rPr>
          <w:rFonts w:ascii="Times" w:eastAsiaTheme="minorEastAsia" w:hAnsi="Times"/>
          <w:sz w:val="22"/>
          <w:szCs w:val="22"/>
          <w:lang w:val="en-US"/>
        </w:rPr>
        <w:t xml:space="preserve"> </w:t>
      </w:r>
      <w:r w:rsidR="00565B11" w:rsidRPr="00D87A60">
        <w:rPr>
          <w:rFonts w:ascii="Times" w:eastAsiaTheme="minorEastAsia" w:hAnsi="Times"/>
          <w:sz w:val="22"/>
          <w:szCs w:val="22"/>
          <w:lang w:val="en-US"/>
        </w:rPr>
        <w:fldChar w:fldCharType="begin"/>
      </w:r>
      <w:r w:rsidR="00565B11" w:rsidRPr="00D87A60">
        <w:rPr>
          <w:rFonts w:ascii="Times" w:eastAsiaTheme="minorEastAsia" w:hAnsi="Times"/>
          <w:sz w:val="22"/>
          <w:szCs w:val="22"/>
          <w:lang w:val="en-US"/>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sidRPr="00D87A60">
        <w:rPr>
          <w:rFonts w:ascii="Times" w:eastAsiaTheme="minorEastAsia" w:hAnsi="Times"/>
          <w:sz w:val="22"/>
          <w:szCs w:val="22"/>
          <w:lang w:val="en-US"/>
        </w:rPr>
        <w:fldChar w:fldCharType="separate"/>
      </w:r>
      <w:r w:rsidR="00565B11" w:rsidRPr="00D87A60">
        <w:rPr>
          <w:rFonts w:ascii="Times" w:hAnsi="Times" w:cs="Times New Roman"/>
          <w:sz w:val="22"/>
          <w:szCs w:val="22"/>
        </w:rPr>
        <w:t xml:space="preserve">(Hartvig </w:t>
      </w:r>
      <w:r w:rsidR="00565B11" w:rsidRPr="00D87A60">
        <w:rPr>
          <w:rFonts w:ascii="Times" w:hAnsi="Times" w:cs="Times New Roman"/>
          <w:i/>
          <w:iCs/>
          <w:sz w:val="22"/>
          <w:szCs w:val="22"/>
        </w:rPr>
        <w:t>et al.</w:t>
      </w:r>
      <w:r w:rsidR="00565B11" w:rsidRPr="00D87A60">
        <w:rPr>
          <w:rFonts w:ascii="Times" w:hAnsi="Times" w:cs="Times New Roman"/>
          <w:sz w:val="22"/>
          <w:szCs w:val="22"/>
        </w:rPr>
        <w:t xml:space="preserve"> 2011)</w:t>
      </w:r>
      <w:r w:rsidR="00565B11" w:rsidRPr="00D87A60">
        <w:rPr>
          <w:rFonts w:ascii="Times" w:eastAsiaTheme="minorEastAsia" w:hAnsi="Times"/>
          <w:sz w:val="22"/>
          <w:szCs w:val="22"/>
          <w:lang w:val="en-US"/>
        </w:rPr>
        <w:fldChar w:fldCharType="end"/>
      </w:r>
      <w:r w:rsidR="00D14E66" w:rsidRPr="00D87A60">
        <w:rPr>
          <w:rFonts w:ascii="Times" w:eastAsiaTheme="minorEastAsia" w:hAnsi="Times"/>
          <w:sz w:val="22"/>
          <w:szCs w:val="22"/>
          <w:lang w:val="en-US"/>
        </w:rPr>
        <w:t>.</w:t>
      </w:r>
    </w:p>
    <w:p w14:paraId="3E6A08A1" w14:textId="6351DAD4" w:rsidR="008B10AB" w:rsidRPr="00D87A60" w:rsidRDefault="008B10AB" w:rsidP="00182BA9">
      <w:pPr>
        <w:spacing w:line="480" w:lineRule="auto"/>
        <w:ind w:firstLine="357"/>
        <w:contextualSpacing/>
        <w:jc w:val="both"/>
        <w:rPr>
          <w:rFonts w:ascii="Times" w:hAnsi="Times"/>
          <w:sz w:val="22"/>
          <w:szCs w:val="22"/>
          <w:lang w:val="en-US"/>
        </w:rPr>
      </w:pPr>
      <w:r w:rsidRPr="00D87A60">
        <w:rPr>
          <w:rFonts w:ascii="Times" w:hAnsi="Times"/>
          <w:sz w:val="22"/>
          <w:szCs w:val="22"/>
          <w:lang w:val="en-US"/>
        </w:rPr>
        <w:t xml:space="preserve">The </w:t>
      </w:r>
      <w:commentRangeStart w:id="13"/>
      <w:commentRangeStart w:id="14"/>
      <w:r w:rsidRPr="00D87A60">
        <w:rPr>
          <w:rFonts w:ascii="Times" w:hAnsi="Times"/>
          <w:sz w:val="22"/>
          <w:szCs w:val="22"/>
          <w:lang w:val="en-US"/>
        </w:rPr>
        <w:t xml:space="preserve">temporal </w:t>
      </w:r>
      <w:r w:rsidR="00046D33" w:rsidRPr="00D87A60">
        <w:rPr>
          <w:rFonts w:ascii="Times" w:hAnsi="Times"/>
          <w:sz w:val="22"/>
          <w:szCs w:val="22"/>
          <w:lang w:val="en-US"/>
        </w:rPr>
        <w:t>dynamics</w:t>
      </w:r>
      <w:r w:rsidRPr="00D87A60">
        <w:rPr>
          <w:rFonts w:ascii="Times" w:hAnsi="Times"/>
          <w:sz w:val="22"/>
          <w:szCs w:val="22"/>
          <w:lang w:val="en-US"/>
        </w:rPr>
        <w:t xml:space="preserve"> o</w:t>
      </w:r>
      <w:commentRangeEnd w:id="13"/>
      <w:r w:rsidR="00E153D5" w:rsidRPr="00D87A60">
        <w:rPr>
          <w:rStyle w:val="CommentReference"/>
          <w:rFonts w:ascii="Times" w:hAnsi="Times"/>
          <w:sz w:val="22"/>
          <w:szCs w:val="22"/>
        </w:rPr>
        <w:commentReference w:id="13"/>
      </w:r>
      <w:commentRangeEnd w:id="14"/>
      <w:r w:rsidR="00046D33" w:rsidRPr="00D87A60">
        <w:rPr>
          <w:rStyle w:val="CommentReference"/>
          <w:rFonts w:ascii="Times" w:hAnsi="Times"/>
          <w:sz w:val="22"/>
          <w:szCs w:val="22"/>
        </w:rPr>
        <w:commentReference w:id="14"/>
      </w:r>
      <w:r w:rsidRPr="00D87A60">
        <w:rPr>
          <w:rFonts w:ascii="Times" w:hAnsi="Times"/>
          <w:sz w:val="22"/>
          <w:szCs w:val="22"/>
          <w:lang w:val="en-US"/>
        </w:rPr>
        <w:t>f the background resource</w:t>
      </w:r>
      <w:r w:rsidR="008C73F9" w:rsidRPr="00D87A60">
        <w:rPr>
          <w:rFonts w:ascii="Times" w:hAnsi="Times"/>
          <w:sz w:val="22"/>
          <w:szCs w:val="22"/>
          <w:lang w:val="en-US"/>
        </w:rPr>
        <w:t xml:space="preserve"> (</w:t>
      </w:r>
      <m:oMath>
        <m:r>
          <w:rPr>
            <w:rFonts w:ascii="Cambria Math" w:hAnsi="Cambria Math"/>
            <w:sz w:val="22"/>
            <w:szCs w:val="22"/>
            <w:lang w:val="en-US"/>
          </w:rPr>
          <m:t>R</m:t>
        </m:r>
      </m:oMath>
      <w:r w:rsidR="008C73F9" w:rsidRPr="00D87A60">
        <w:rPr>
          <w:rFonts w:ascii="Times" w:hAnsi="Times"/>
          <w:sz w:val="22"/>
          <w:szCs w:val="22"/>
          <w:lang w:val="en-US"/>
        </w:rPr>
        <w:t>)</w:t>
      </w:r>
      <w:r w:rsidRPr="00D87A60">
        <w:rPr>
          <w:rFonts w:ascii="Times" w:hAnsi="Times"/>
          <w:sz w:val="22"/>
          <w:szCs w:val="22"/>
          <w:lang w:val="en-US"/>
        </w:rPr>
        <w:t xml:space="preserve"> spectra </w:t>
      </w:r>
      <w:r w:rsidR="004A6FEB" w:rsidRPr="00D87A60">
        <w:rPr>
          <w:rFonts w:ascii="Times" w:hAnsi="Times"/>
          <w:sz w:val="22"/>
          <w:szCs w:val="22"/>
          <w:lang w:val="en-US"/>
        </w:rPr>
        <w:t xml:space="preserve">(benthic </w:t>
      </w:r>
      <w:r w:rsidR="002947F2" w:rsidRPr="00D87A60">
        <w:rPr>
          <w:rFonts w:ascii="Times" w:hAnsi="Times"/>
          <w:sz w:val="22"/>
          <w:szCs w:val="22"/>
          <w:lang w:val="en-US"/>
        </w:rPr>
        <w:t xml:space="preserve">or </w:t>
      </w:r>
      <w:r w:rsidR="004A6FEB" w:rsidRPr="00D87A60">
        <w:rPr>
          <w:rFonts w:ascii="Times" w:hAnsi="Times"/>
          <w:sz w:val="22"/>
          <w:szCs w:val="22"/>
          <w:lang w:val="en-US"/>
        </w:rPr>
        <w:t xml:space="preserve">pelagic) </w:t>
      </w:r>
      <w:r w:rsidRPr="00D87A60">
        <w:rPr>
          <w:rFonts w:ascii="Times" w:hAnsi="Times"/>
          <w:sz w:val="22"/>
          <w:szCs w:val="22"/>
          <w:lang w:val="en-US"/>
        </w:rPr>
        <w:t>is defined as:</w:t>
      </w:r>
    </w:p>
    <w:p w14:paraId="04D9EA33" w14:textId="5A8A46E8" w:rsidR="008B10AB" w:rsidRPr="00D87A60" w:rsidRDefault="001E0B3A" w:rsidP="00182BA9">
      <w:pPr>
        <w:spacing w:line="480" w:lineRule="auto"/>
        <w:ind w:left="360"/>
        <w:contextualSpacing/>
        <w:jc w:val="both"/>
        <w:rPr>
          <w:rFonts w:ascii="Times" w:eastAsiaTheme="minorEastAsia" w:hAnsi="Times"/>
          <w:sz w:val="22"/>
          <w:szCs w:val="22"/>
          <w:lang w:val="en-US"/>
        </w:rPr>
      </w:pPr>
      <m:oMathPara>
        <m:oMath>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z w:val="22"/>
                  <w:szCs w:val="22"/>
                </w:rPr>
                <m:t>(w,t)</m:t>
              </m:r>
            </m:num>
            <m:den>
              <m:r>
                <w:rPr>
                  <w:rFonts w:ascii="Cambria Math" w:hAnsi="Cambria Math"/>
                  <w:sz w:val="22"/>
                  <w:szCs w:val="22"/>
                </w:rPr>
                <m:t>∂t</m:t>
              </m:r>
            </m:den>
          </m:f>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o</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d>
            <m:dPr>
              <m:begChr m:val="["/>
              <m:endChr m:val="]"/>
              <m:ctrlPr>
                <w:rPr>
                  <w:rFonts w:ascii="Cambria Math" w:eastAsiaTheme="minorEastAsia" w:hAnsi="Cambria Math"/>
                  <w:i/>
                  <w:sz w:val="22"/>
                  <w:szCs w:val="22"/>
                  <w:lang w:val="en-US"/>
                </w:rPr>
              </m:ctrlPr>
            </m:dPr>
            <m:e>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rPr>
                    <m:t>-</m:t>
                  </m:r>
                  <m:r>
                    <w:rPr>
                      <w:rFonts w:ascii="Cambria Math" w:hAnsi="Cambria Math" w:cstheme="minorHAnsi"/>
                      <w:sz w:val="22"/>
                      <w:szCs w:val="22"/>
                    </w:rPr>
                    <m:t>λ</m:t>
                  </m:r>
                </m:sup>
              </m:sSup>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w:commentRangeStart w:id="15"/>
                  <m:r>
                    <w:rPr>
                      <w:rFonts w:ascii="Cambria Math" w:eastAsiaTheme="minorEastAsia" w:hAnsi="Cambria Math"/>
                      <w:sz w:val="22"/>
                      <w:szCs w:val="22"/>
                      <w:lang w:val="en-US"/>
                    </w:rPr>
                    <m:t>R</m:t>
                  </m:r>
                  <w:commentRangeEnd w:id="15"/>
                  <m:r>
                    <m:rPr>
                      <m:sty m:val="p"/>
                    </m:rPr>
                    <w:rPr>
                      <w:rStyle w:val="CommentReference"/>
                      <w:rFonts w:ascii="Cambria Math" w:hAnsi="Cambria Math"/>
                      <w:sz w:val="22"/>
                      <w:szCs w:val="22"/>
                    </w:rPr>
                    <w:commentReference w:id="15"/>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w,t</m:t>
                  </m:r>
                </m:e>
              </m:d>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R</m:t>
              </m:r>
            </m:sub>
          </m:sSub>
          <m:r>
            <w:rPr>
              <w:rFonts w:ascii="Cambria Math" w:eastAsiaTheme="minorEastAsia" w:hAnsi="Cambria Math"/>
              <w:sz w:val="22"/>
              <w:szCs w:val="22"/>
              <w:lang w:val="en-US"/>
            </w:rPr>
            <m:t xml:space="preserve">(w,t) </m:t>
          </m:r>
        </m:oMath>
      </m:oMathPara>
    </w:p>
    <w:p w14:paraId="365F2CBA" w14:textId="2BAB9D79" w:rsidR="00C572FC" w:rsidRPr="00D87A60" w:rsidRDefault="008B10AB" w:rsidP="00182BA9">
      <w:pPr>
        <w:spacing w:line="480" w:lineRule="auto"/>
        <w:contextualSpacing/>
        <w:jc w:val="both"/>
        <w:rPr>
          <w:rFonts w:ascii="Times" w:eastAsiaTheme="minorEastAsia" w:hAnsi="Times"/>
          <w:sz w:val="22"/>
          <w:szCs w:val="22"/>
          <w:lang w:val="en-US"/>
        </w:rPr>
      </w:pPr>
      <w:r w:rsidRPr="00D87A60">
        <w:rPr>
          <w:rFonts w:ascii="Times" w:eastAsiaTheme="minorEastAsia" w:hAnsi="Times"/>
          <w:sz w:val="22"/>
          <w:szCs w:val="22"/>
          <w:lang w:val="en-US"/>
        </w:rPr>
        <w:t xml:space="preserve">, 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o</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oMath>
      <w:r w:rsidRPr="00D87A60">
        <w:rPr>
          <w:rFonts w:ascii="Times" w:eastAsiaTheme="minorEastAsia" w:hAnsi="Times"/>
          <w:sz w:val="22"/>
          <w:szCs w:val="22"/>
          <w:lang w:val="en-US"/>
        </w:rPr>
        <w:t xml:space="preserve"> is the population regeneration rate, </w:t>
      </w:r>
      <m:oMath>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lang w:val="en-US"/>
              </w:rPr>
              <m:t>-</m:t>
            </m:r>
            <m:r>
              <w:rPr>
                <w:rFonts w:ascii="Cambria Math" w:hAnsi="Cambria Math" w:cstheme="minorHAnsi"/>
                <w:sz w:val="22"/>
                <w:szCs w:val="22"/>
              </w:rPr>
              <m:t>λ</m:t>
            </m:r>
          </m:sup>
        </m:sSup>
      </m:oMath>
      <w:r w:rsidRPr="00D87A60">
        <w:rPr>
          <w:rFonts w:ascii="Times" w:eastAsiaTheme="minorEastAsia" w:hAnsi="Times"/>
          <w:sz w:val="22"/>
          <w:szCs w:val="22"/>
          <w:lang w:val="en-US"/>
        </w:rPr>
        <w:t xml:space="preserve"> is the population carrying capacity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m:t>
            </m:r>
          </m:sub>
        </m:sSub>
      </m:oMath>
      <w:r w:rsidRPr="00D87A60">
        <w:rPr>
          <w:rFonts w:ascii="Times" w:eastAsiaTheme="minorEastAsia" w:hAnsi="Times"/>
          <w:sz w:val="22"/>
          <w:szCs w:val="22"/>
          <w:lang w:val="en-US"/>
        </w:rPr>
        <w:t xml:space="preserve"> is predation mortality</w:t>
      </w:r>
      <w:r w:rsidR="00E153D5" w:rsidRPr="00D87A60">
        <w:rPr>
          <w:rFonts w:ascii="Times" w:eastAsiaTheme="minorEastAsia" w:hAnsi="Times"/>
          <w:sz w:val="22"/>
          <w:szCs w:val="22"/>
          <w:lang w:val="en-US"/>
        </w:rPr>
        <w:t xml:space="preserve">, and lambda is </w:t>
      </w:r>
      <w:r w:rsidR="00F47AE5" w:rsidRPr="00D87A60">
        <w:rPr>
          <w:rFonts w:ascii="Times" w:eastAsiaTheme="minorEastAsia" w:hAnsi="Times"/>
          <w:sz w:val="22"/>
          <w:szCs w:val="22"/>
          <w:lang w:val="en-US"/>
        </w:rPr>
        <w:t xml:space="preserve">defined as </w:t>
      </w:r>
      <m:oMath>
        <m:r>
          <w:rPr>
            <w:rFonts w:ascii="Cambria Math" w:eastAsiaTheme="minorEastAsia" w:hAnsi="Cambria Math"/>
            <w:sz w:val="22"/>
            <w:szCs w:val="22"/>
            <w:lang w:val="en-US"/>
          </w:rPr>
          <m:t>-2-q+n</m:t>
        </m:r>
      </m:oMath>
      <w:r w:rsidRPr="00D87A60">
        <w:rPr>
          <w:rFonts w:ascii="Times" w:eastAsiaTheme="minorEastAsia" w:hAnsi="Times"/>
          <w:sz w:val="22"/>
          <w:szCs w:val="22"/>
          <w:lang w:val="en-US"/>
        </w:rPr>
        <w:t>.</w:t>
      </w:r>
    </w:p>
    <w:p w14:paraId="69094652" w14:textId="77777777" w:rsidR="009A5ACC" w:rsidRPr="00ED493C" w:rsidRDefault="009A5ACC" w:rsidP="00182BA9">
      <w:pPr>
        <w:spacing w:line="480" w:lineRule="auto"/>
        <w:contextualSpacing/>
        <w:jc w:val="both"/>
        <w:rPr>
          <w:color w:val="FF0000"/>
          <w:sz w:val="22"/>
          <w:szCs w:val="22"/>
          <w:lang w:val="en-US"/>
        </w:rPr>
      </w:pPr>
    </w:p>
    <w:p w14:paraId="415CDCCA" w14:textId="3F5A3530" w:rsidR="00FC4AA1" w:rsidRDefault="00FC4AA1" w:rsidP="00182BA9">
      <w:pPr>
        <w:spacing w:line="480" w:lineRule="auto"/>
        <w:contextualSpacing/>
        <w:jc w:val="both"/>
        <w:rPr>
          <w:i/>
          <w:sz w:val="22"/>
          <w:szCs w:val="22"/>
          <w:lang w:val="en-US"/>
        </w:rPr>
      </w:pPr>
      <w:r w:rsidRPr="00ED493C">
        <w:rPr>
          <w:i/>
          <w:sz w:val="22"/>
          <w:szCs w:val="22"/>
          <w:lang w:val="en-US"/>
        </w:rPr>
        <w:t>Temperature</w:t>
      </w:r>
      <w:r w:rsidR="00947007">
        <w:rPr>
          <w:i/>
          <w:sz w:val="22"/>
          <w:szCs w:val="22"/>
          <w:lang w:val="en-US"/>
        </w:rPr>
        <w:t xml:space="preserve"> </w:t>
      </w:r>
      <w:commentRangeStart w:id="16"/>
      <w:r w:rsidR="00947007">
        <w:rPr>
          <w:i/>
          <w:sz w:val="22"/>
          <w:szCs w:val="22"/>
          <w:lang w:val="en-US"/>
        </w:rPr>
        <w:t>dependence</w:t>
      </w:r>
      <w:commentRangeEnd w:id="16"/>
      <w:r w:rsidR="008E4449">
        <w:rPr>
          <w:rStyle w:val="CommentReference"/>
        </w:rPr>
        <w:commentReference w:id="16"/>
      </w:r>
    </w:p>
    <w:p w14:paraId="6FF555D7" w14:textId="397538BF" w:rsidR="008E4449" w:rsidRDefault="000A518C" w:rsidP="008E4449">
      <w:pPr>
        <w:spacing w:line="480" w:lineRule="auto"/>
        <w:jc w:val="both"/>
        <w:rPr>
          <w:rFonts w:ascii="Times" w:hAnsi="Times"/>
          <w:sz w:val="22"/>
          <w:szCs w:val="22"/>
          <w:lang w:val="en-US"/>
        </w:rPr>
      </w:pPr>
      <w:r>
        <w:rPr>
          <w:rFonts w:ascii="Times" w:hAnsi="Times"/>
          <w:sz w:val="22"/>
          <w:szCs w:val="22"/>
          <w:lang w:val="en-US"/>
        </w:rPr>
        <w:t xml:space="preserve">We want to scale both resource and physio. Which rates? Physio easy. It’s the main parameters, cite peters for not scaling assimilation etc. </w:t>
      </w:r>
      <w:r w:rsidR="006A11C3">
        <w:rPr>
          <w:rFonts w:ascii="Times" w:hAnsi="Times"/>
          <w:sz w:val="22"/>
          <w:szCs w:val="22"/>
          <w:lang w:val="en-US"/>
        </w:rPr>
        <w:t>common in other models as well</w:t>
      </w:r>
      <w:r w:rsidR="00BE551F">
        <w:rPr>
          <w:rFonts w:ascii="Times" w:hAnsi="Times"/>
          <w:sz w:val="22"/>
          <w:szCs w:val="22"/>
          <w:lang w:val="en-US"/>
        </w:rPr>
        <w:t xml:space="preserve"> (Fussman)</w:t>
      </w:r>
      <w:r w:rsidR="00680190">
        <w:rPr>
          <w:rFonts w:ascii="Times" w:hAnsi="Times"/>
          <w:sz w:val="22"/>
          <w:szCs w:val="22"/>
          <w:lang w:val="en-US"/>
        </w:rPr>
        <w:t xml:space="preserve">. </w:t>
      </w:r>
      <w:r w:rsidR="00694D10">
        <w:rPr>
          <w:rFonts w:ascii="Times" w:hAnsi="Times"/>
          <w:sz w:val="22"/>
          <w:szCs w:val="22"/>
          <w:lang w:val="en-US"/>
        </w:rPr>
        <w:t>Background resources however – see documents.</w:t>
      </w:r>
    </w:p>
    <w:p w14:paraId="4AD40440" w14:textId="067AE989" w:rsidR="001E5CC8" w:rsidRDefault="00E153D5" w:rsidP="001E5CC8">
      <w:pPr>
        <w:pStyle w:val="ListParagraph"/>
        <w:numPr>
          <w:ilvl w:val="0"/>
          <w:numId w:val="18"/>
        </w:numPr>
        <w:spacing w:line="480" w:lineRule="auto"/>
        <w:jc w:val="both"/>
        <w:rPr>
          <w:rFonts w:ascii="Times" w:eastAsiaTheme="minorEastAsia" w:hAnsi="Times"/>
          <w:sz w:val="22"/>
          <w:szCs w:val="22"/>
          <w:lang w:val="en-US"/>
        </w:rPr>
      </w:pPr>
      <w:r w:rsidRPr="00D87A60">
        <w:rPr>
          <w:rFonts w:ascii="Times" w:eastAsiaTheme="minorEastAsia" w:hAnsi="Times"/>
          <w:iCs/>
          <w:sz w:val="22"/>
          <w:szCs w:val="22"/>
          <w:lang w:val="en-US"/>
        </w:rPr>
        <w:t>Here we need a good justification about why we assume certain ways that temperature will affect processes. Why maximum intake and not search rate? Why mortality? Any references? I know we decided that last year, but we will need to back it up with refs</w:t>
      </w:r>
      <w:r w:rsidR="0019797F" w:rsidRPr="00D87A60">
        <w:rPr>
          <w:rFonts w:ascii="Times" w:eastAsiaTheme="minorEastAsia" w:hAnsi="Times"/>
          <w:iCs/>
          <w:sz w:val="22"/>
          <w:szCs w:val="22"/>
          <w:lang w:val="en-US"/>
        </w:rPr>
        <w:t xml:space="preserve">. </w:t>
      </w:r>
      <w:r w:rsidR="00480961" w:rsidRPr="00D87A60">
        <w:rPr>
          <w:rFonts w:ascii="Times" w:eastAsiaTheme="minorEastAsia" w:hAnsi="Times"/>
          <w:sz w:val="22"/>
          <w:szCs w:val="22"/>
          <w:lang w:val="en-US"/>
        </w:rPr>
        <w:t>Motivation for which rates are temperature dependent and how (MTE and meta-analysis in another thesis chapter)</w:t>
      </w:r>
    </w:p>
    <w:p w14:paraId="345DD468" w14:textId="3271C058" w:rsidR="001E5CC8" w:rsidRPr="001E5CC8" w:rsidRDefault="001E5CC8" w:rsidP="001E5CC8">
      <w:pPr>
        <w:spacing w:line="480" w:lineRule="auto"/>
        <w:jc w:val="both"/>
        <w:rPr>
          <w:rFonts w:ascii="Times" w:eastAsiaTheme="minorEastAsia" w:hAnsi="Times"/>
          <w:sz w:val="22"/>
          <w:szCs w:val="22"/>
          <w:lang w:val="en-US"/>
        </w:rPr>
      </w:pPr>
      <w:r>
        <w:rPr>
          <w:rFonts w:ascii="Times" w:eastAsiaTheme="minorEastAsia" w:hAnsi="Times"/>
          <w:sz w:val="22"/>
          <w:szCs w:val="22"/>
          <w:lang w:val="en-US"/>
        </w:rPr>
        <w:t xml:space="preserve">We use the following </w:t>
      </w:r>
      <w:r w:rsidR="00981D29">
        <w:rPr>
          <w:rFonts w:ascii="Times" w:eastAsiaTheme="minorEastAsia" w:hAnsi="Times"/>
          <w:sz w:val="22"/>
          <w:szCs w:val="22"/>
          <w:lang w:val="en-US"/>
        </w:rPr>
        <w:t>equation… why not optimum?</w:t>
      </w:r>
      <w:bookmarkStart w:id="17" w:name="_GoBack"/>
      <w:bookmarkEnd w:id="17"/>
    </w:p>
    <w:p w14:paraId="09596A60" w14:textId="4A447E88" w:rsidR="00170E13" w:rsidRPr="00D87A60" w:rsidRDefault="00170E13" w:rsidP="00182BA9">
      <w:pPr>
        <w:pStyle w:val="ListParagraph"/>
        <w:numPr>
          <w:ilvl w:val="0"/>
          <w:numId w:val="18"/>
        </w:numPr>
        <w:spacing w:line="480" w:lineRule="auto"/>
        <w:jc w:val="both"/>
        <w:rPr>
          <w:rFonts w:ascii="Times" w:eastAsiaTheme="minorEastAsia" w:hAnsi="Times"/>
          <w:iCs/>
          <w:sz w:val="22"/>
          <w:szCs w:val="22"/>
          <w:lang w:val="en-US"/>
        </w:rPr>
      </w:pPr>
      <w:r w:rsidRPr="00D87A60">
        <w:rPr>
          <w:rFonts w:ascii="Times" w:eastAsiaTheme="minorEastAsia" w:hAnsi="Times"/>
          <w:iCs/>
          <w:sz w:val="22"/>
          <w:szCs w:val="22"/>
          <w:lang w:val="en-US"/>
        </w:rPr>
        <w:t xml:space="preserve">This equation describes a general size-and temperature-dependent rate, based on a generalized version of the MTE equation. Here it applies to maximum intake rate, metabolism and mortality.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0"/>
        <w:gridCol w:w="516"/>
      </w:tblGrid>
      <w:tr w:rsidR="00295178" w:rsidRPr="00D87A60" w14:paraId="581AE28E" w14:textId="77777777" w:rsidTr="00295178">
        <w:trPr>
          <w:trHeight w:val="768"/>
        </w:trPr>
        <w:tc>
          <w:tcPr>
            <w:tcW w:w="7780" w:type="dxa"/>
          </w:tcPr>
          <w:p w14:paraId="6874346B" w14:textId="191C3CDF" w:rsidR="00295178" w:rsidRPr="00D87A60" w:rsidRDefault="00295178" w:rsidP="00182BA9">
            <w:pPr>
              <w:pStyle w:val="ListParagraph"/>
              <w:spacing w:line="480" w:lineRule="auto"/>
              <w:jc w:val="both"/>
              <w:rPr>
                <w:rFonts w:ascii="Times" w:eastAsiaTheme="minorEastAsia" w:hAnsi="Times"/>
                <w:iCs/>
                <w:sz w:val="22"/>
                <w:szCs w:val="22"/>
                <w:lang w:val="en-US"/>
              </w:rPr>
            </w:pPr>
            <m:oMathPara>
              <m:oMath>
                <m:r>
                  <w:rPr>
                    <w:rFonts w:ascii="Cambria Math" w:hAnsi="Cambria Math"/>
                    <w:sz w:val="22"/>
                    <w:szCs w:val="22"/>
                    <w:lang w:val="en-US"/>
                  </w:rPr>
                  <m:t>r=a</m:t>
                </m:r>
                <m:sSup>
                  <m:sSupPr>
                    <m:ctrlPr>
                      <w:rPr>
                        <w:rFonts w:ascii="Cambria Math" w:hAnsi="Cambria Math"/>
                        <w:i/>
                        <w:sz w:val="22"/>
                        <w:szCs w:val="22"/>
                        <w:lang w:val="en-US"/>
                      </w:rPr>
                    </m:ctrlPr>
                  </m:sSupPr>
                  <m:e>
                    <m:r>
                      <w:rPr>
                        <w:rFonts w:ascii="Cambria Math" w:hAnsi="Cambria Math"/>
                        <w:sz w:val="22"/>
                        <w:szCs w:val="22"/>
                        <w:lang w:val="en-US"/>
                      </w:rPr>
                      <m:t>M</m:t>
                    </m:r>
                  </m:e>
                  <m:sup>
                    <m:r>
                      <w:rPr>
                        <w:rFonts w:ascii="Cambria Math" w:hAnsi="Cambria Math"/>
                        <w:sz w:val="22"/>
                        <w:szCs w:val="22"/>
                        <w:lang w:val="en-US"/>
                      </w:rPr>
                      <m:t>(b+c(</m:t>
                    </m:r>
                    <m:sSub>
                      <m:sSubPr>
                        <m:ctrlPr>
                          <w:rPr>
                            <w:rFonts w:ascii="Cambria Math" w:hAnsi="Cambria Math"/>
                            <w:i/>
                            <w:sz w:val="22"/>
                            <w:szCs w:val="22"/>
                            <w:lang w:val="en-US"/>
                          </w:rPr>
                        </m:ctrlPr>
                      </m:sSubPr>
                      <m:e>
                        <m:r>
                          <w:rPr>
                            <w:rFonts w:ascii="Cambria Math" w:hAnsi="Cambria Math"/>
                            <w:sz w:val="22"/>
                            <w:szCs w:val="22"/>
                            <w:lang w:val="en-US"/>
                          </w:rPr>
                          <m:t>T-T</m:t>
                        </m:r>
                      </m:e>
                      <m:sub>
                        <m:r>
                          <w:rPr>
                            <w:rFonts w:ascii="Cambria Math" w:hAnsi="Cambria Math"/>
                            <w:sz w:val="22"/>
                            <w:szCs w:val="22"/>
                            <w:lang w:val="en-US"/>
                          </w:rPr>
                          <m:t>ref</m:t>
                        </m:r>
                      </m:sub>
                    </m:sSub>
                    <m:r>
                      <w:rPr>
                        <w:rFonts w:ascii="Cambria Math" w:hAnsi="Cambria Math"/>
                        <w:sz w:val="22"/>
                        <w:szCs w:val="22"/>
                        <w:lang w:val="en-US"/>
                      </w:rPr>
                      <m:t>))</m:t>
                    </m:r>
                  </m:sup>
                </m:sSup>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E(T-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r>
                          <w:rPr>
                            <w:rFonts w:ascii="Cambria Math" w:eastAsiaTheme="minorEastAsia" w:hAnsi="Cambria Math"/>
                            <w:sz w:val="22"/>
                            <w:szCs w:val="22"/>
                            <w:lang w:val="en-US"/>
                          </w:rPr>
                          <m:t>)</m:t>
                        </m:r>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m:oMathPara>
          </w:p>
        </w:tc>
        <w:tc>
          <w:tcPr>
            <w:tcW w:w="516" w:type="dxa"/>
          </w:tcPr>
          <w:p w14:paraId="4D0BC895" w14:textId="6D7C0574" w:rsidR="00295178" w:rsidRPr="00D87A60" w:rsidRDefault="00295178" w:rsidP="00182BA9">
            <w:pPr>
              <w:pStyle w:val="ListParagraph"/>
              <w:spacing w:line="480" w:lineRule="auto"/>
              <w:ind w:left="0"/>
              <w:jc w:val="both"/>
              <w:rPr>
                <w:rFonts w:ascii="Times" w:eastAsiaTheme="minorEastAsia" w:hAnsi="Times"/>
                <w:iCs/>
                <w:sz w:val="22"/>
                <w:szCs w:val="22"/>
                <w:lang w:val="en-US"/>
              </w:rPr>
            </w:pPr>
            <w:r w:rsidRPr="00D87A60">
              <w:rPr>
                <w:rFonts w:ascii="Times" w:eastAsiaTheme="minorEastAsia" w:hAnsi="Times"/>
                <w:iCs/>
                <w:sz w:val="22"/>
                <w:szCs w:val="22"/>
                <w:lang w:val="en-US"/>
              </w:rPr>
              <w:t>(1)</w:t>
            </w:r>
          </w:p>
        </w:tc>
      </w:tr>
    </w:tbl>
    <w:p w14:paraId="621ACB9C" w14:textId="3712E892" w:rsidR="00170E13" w:rsidRPr="00D87A60" w:rsidRDefault="00170E13" w:rsidP="00182BA9">
      <w:pPr>
        <w:pStyle w:val="ListParagraph"/>
        <w:numPr>
          <w:ilvl w:val="0"/>
          <w:numId w:val="18"/>
        </w:numPr>
        <w:spacing w:line="480" w:lineRule="auto"/>
        <w:jc w:val="both"/>
        <w:rPr>
          <w:rFonts w:ascii="Times" w:eastAsiaTheme="minorEastAsia" w:hAnsi="Times"/>
          <w:i/>
          <w:sz w:val="22"/>
          <w:szCs w:val="22"/>
          <w:lang w:val="en-US"/>
        </w:rPr>
      </w:pPr>
      <w:r w:rsidRPr="00D87A60">
        <w:rPr>
          <w:rFonts w:ascii="Times" w:eastAsiaTheme="minorEastAsia" w:hAnsi="Times"/>
          <w:iCs/>
          <w:sz w:val="22"/>
          <w:szCs w:val="22"/>
          <w:lang w:val="en-US"/>
        </w:rPr>
        <w:t>For resource parameters, we</w:t>
      </w:r>
      <w:r w:rsidR="00257A9B" w:rsidRPr="00D87A60">
        <w:rPr>
          <w:rFonts w:ascii="Times" w:eastAsiaTheme="minorEastAsia" w:hAnsi="Times"/>
          <w:iCs/>
          <w:sz w:val="22"/>
          <w:szCs w:val="22"/>
          <w:lang w:val="en-US"/>
        </w:rPr>
        <w:t xml:space="preserve"> only scale the allometric functions</w:t>
      </w:r>
      <w:r w:rsidR="00E10DAE" w:rsidRPr="00D87A60">
        <w:rPr>
          <w:rFonts w:ascii="Times" w:eastAsiaTheme="minorEastAsia" w:hAnsi="Times"/>
          <w:iCs/>
          <w:sz w:val="22"/>
          <w:szCs w:val="22"/>
          <w:lang w:val="en-US"/>
        </w:rPr>
        <w:t xml:space="preserve"> describing growth rate and carrying capacity, so no temp-size-intera</w:t>
      </w:r>
      <w:commentRangeStart w:id="18"/>
      <w:r w:rsidR="00E10DAE" w:rsidRPr="00D87A60">
        <w:rPr>
          <w:rFonts w:ascii="Times" w:eastAsiaTheme="minorEastAsia" w:hAnsi="Times"/>
          <w:iCs/>
          <w:sz w:val="22"/>
          <w:szCs w:val="22"/>
          <w:lang w:val="en-US"/>
        </w:rPr>
        <w:t>ction here.</w:t>
      </w:r>
      <w:commentRangeEnd w:id="18"/>
      <w:r w:rsidR="00E153D5" w:rsidRPr="00D87A60">
        <w:rPr>
          <w:rStyle w:val="CommentReference"/>
          <w:rFonts w:ascii="Times" w:hAnsi="Times"/>
          <w:sz w:val="22"/>
          <w:szCs w:val="22"/>
        </w:rPr>
        <w:commentReference w:id="18"/>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0"/>
        <w:gridCol w:w="516"/>
      </w:tblGrid>
      <w:tr w:rsidR="00295178" w:rsidRPr="00D87A60" w14:paraId="65C6480E" w14:textId="77777777" w:rsidTr="00AF5803">
        <w:trPr>
          <w:trHeight w:val="768"/>
        </w:trPr>
        <w:tc>
          <w:tcPr>
            <w:tcW w:w="7780" w:type="dxa"/>
          </w:tcPr>
          <w:p w14:paraId="0BDDFCAC" w14:textId="09131581" w:rsidR="00295178" w:rsidRPr="00D87A60" w:rsidRDefault="001E0B3A" w:rsidP="00182BA9">
            <w:pPr>
              <w:pStyle w:val="ListParagraph"/>
              <w:spacing w:line="480" w:lineRule="auto"/>
              <w:jc w:val="both"/>
              <w:rPr>
                <w:rFonts w:ascii="Times" w:eastAsiaTheme="minorEastAsia" w:hAnsi="Times"/>
                <w:i/>
                <w:sz w:val="22"/>
                <w:szCs w:val="22"/>
                <w:lang w:val="en-US"/>
              </w:rPr>
            </w:pPr>
            <m:oMathPara>
              <m:oMath>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E(T-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r>
                          <w:rPr>
                            <w:rFonts w:ascii="Cambria Math" w:eastAsiaTheme="minorEastAsia" w:hAnsi="Cambria Math"/>
                            <w:sz w:val="22"/>
                            <w:szCs w:val="22"/>
                            <w:lang w:val="en-US"/>
                          </w:rPr>
                          <m:t>)</m:t>
                        </m:r>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m:oMathPara>
          </w:p>
        </w:tc>
        <w:tc>
          <w:tcPr>
            <w:tcW w:w="516" w:type="dxa"/>
          </w:tcPr>
          <w:p w14:paraId="5E330150" w14:textId="626A7BD0" w:rsidR="00295178" w:rsidRPr="00D87A60" w:rsidRDefault="00295178" w:rsidP="00182BA9">
            <w:pPr>
              <w:pStyle w:val="ListParagraph"/>
              <w:spacing w:line="480" w:lineRule="auto"/>
              <w:ind w:left="0"/>
              <w:jc w:val="both"/>
              <w:rPr>
                <w:rFonts w:ascii="Times" w:eastAsiaTheme="minorEastAsia" w:hAnsi="Times"/>
                <w:iCs/>
                <w:sz w:val="22"/>
                <w:szCs w:val="22"/>
                <w:lang w:val="en-US"/>
              </w:rPr>
            </w:pPr>
            <w:r w:rsidRPr="00D87A60">
              <w:rPr>
                <w:rFonts w:ascii="Times" w:eastAsiaTheme="minorEastAsia" w:hAnsi="Times"/>
                <w:iCs/>
                <w:sz w:val="22"/>
                <w:szCs w:val="22"/>
                <w:lang w:val="en-US"/>
              </w:rPr>
              <w:t>(2)</w:t>
            </w:r>
          </w:p>
        </w:tc>
      </w:tr>
    </w:tbl>
    <w:p w14:paraId="664791B1" w14:textId="73EED516" w:rsidR="006F73D7" w:rsidRPr="00D87A60" w:rsidRDefault="006F73D7" w:rsidP="00182BA9">
      <w:pPr>
        <w:pStyle w:val="ListParagraph"/>
        <w:numPr>
          <w:ilvl w:val="0"/>
          <w:numId w:val="16"/>
        </w:numPr>
        <w:spacing w:line="480" w:lineRule="auto"/>
        <w:ind w:left="714" w:hanging="357"/>
        <w:jc w:val="both"/>
        <w:rPr>
          <w:rFonts w:ascii="Times" w:eastAsiaTheme="minorEastAsia" w:hAnsi="Times"/>
          <w:sz w:val="22"/>
          <w:szCs w:val="22"/>
          <w:lang w:val="en-US"/>
        </w:rPr>
      </w:pPr>
      <w:r w:rsidRPr="00D87A60">
        <w:rPr>
          <w:rFonts w:ascii="Times" w:eastAsiaTheme="minorEastAsia" w:hAnsi="Times"/>
          <w:sz w:val="22"/>
          <w:szCs w:val="22"/>
          <w:lang w:val="en-US"/>
        </w:rPr>
        <w:t xml:space="preserve">The </w:t>
      </w:r>
      <w:commentRangeStart w:id="19"/>
      <w:r w:rsidRPr="00D87A60">
        <w:rPr>
          <w:rFonts w:ascii="Times" w:eastAsiaTheme="minorEastAsia" w:hAnsi="Times"/>
          <w:sz w:val="22"/>
          <w:szCs w:val="22"/>
          <w:lang w:val="en-US"/>
        </w:rPr>
        <w:t>random activation energies on bot</w:t>
      </w:r>
      <w:commentRangeEnd w:id="19"/>
      <w:r w:rsidR="00E153D5" w:rsidRPr="00D87A60">
        <w:rPr>
          <w:rStyle w:val="CommentReference"/>
          <w:rFonts w:ascii="Times" w:hAnsi="Times"/>
          <w:sz w:val="22"/>
          <w:szCs w:val="22"/>
        </w:rPr>
        <w:commentReference w:id="19"/>
      </w:r>
      <w:r w:rsidRPr="00D87A60">
        <w:rPr>
          <w:rFonts w:ascii="Times" w:eastAsiaTheme="minorEastAsia" w:hAnsi="Times"/>
          <w:sz w:val="22"/>
          <w:szCs w:val="22"/>
          <w:lang w:val="en-US"/>
        </w:rPr>
        <w:t>h physiological rates and resource parameters allows us to look into the importance of bottom up vs top down effects of warming</w:t>
      </w:r>
      <w:commentRangeStart w:id="20"/>
      <w:r w:rsidR="00843760" w:rsidRPr="00D87A60">
        <w:rPr>
          <w:rFonts w:ascii="Times" w:eastAsiaTheme="minorEastAsia" w:hAnsi="Times"/>
          <w:sz w:val="22"/>
          <w:szCs w:val="22"/>
          <w:lang w:val="en-US"/>
        </w:rPr>
        <w:t xml:space="preserve"> </w:t>
      </w:r>
      <w:commentRangeEnd w:id="20"/>
      <w:r w:rsidR="00B713F8" w:rsidRPr="00D87A60">
        <w:rPr>
          <w:rStyle w:val="CommentReference"/>
          <w:rFonts w:ascii="Times" w:hAnsi="Times"/>
          <w:sz w:val="22"/>
          <w:szCs w:val="22"/>
        </w:rPr>
        <w:commentReference w:id="20"/>
      </w:r>
    </w:p>
    <w:p w14:paraId="15C9D65F" w14:textId="77777777" w:rsidR="000C71C3" w:rsidRPr="00D87A60" w:rsidRDefault="000C71C3" w:rsidP="00B07983">
      <w:pPr>
        <w:pStyle w:val="ListParagraph"/>
        <w:spacing w:line="480" w:lineRule="auto"/>
        <w:ind w:left="714"/>
        <w:jc w:val="both"/>
        <w:rPr>
          <w:rFonts w:ascii="Times" w:eastAsiaTheme="minorEastAsia" w:hAnsi="Times"/>
          <w:sz w:val="22"/>
          <w:szCs w:val="22"/>
          <w:lang w:val="en-US"/>
        </w:rPr>
      </w:pPr>
    </w:p>
    <w:p w14:paraId="7AC15E5F" w14:textId="77777777" w:rsidR="001B012A" w:rsidRPr="00ED493C" w:rsidRDefault="001B012A" w:rsidP="001B012A">
      <w:pPr>
        <w:spacing w:line="480" w:lineRule="auto"/>
        <w:contextualSpacing/>
        <w:jc w:val="both"/>
        <w:rPr>
          <w:i/>
          <w:sz w:val="22"/>
          <w:szCs w:val="22"/>
          <w:lang w:val="en-US"/>
        </w:rPr>
      </w:pPr>
      <w:r w:rsidRPr="00ED493C">
        <w:rPr>
          <w:i/>
          <w:sz w:val="22"/>
          <w:szCs w:val="22"/>
          <w:lang w:val="en-US"/>
        </w:rPr>
        <w:t>Model calibration and analyses</w:t>
      </w:r>
    </w:p>
    <w:p w14:paraId="674E5DD7" w14:textId="464A0035" w:rsidR="001B012A" w:rsidRPr="00D87A60" w:rsidRDefault="001B012A" w:rsidP="001B012A">
      <w:pPr>
        <w:spacing w:line="480" w:lineRule="auto"/>
        <w:contextualSpacing/>
        <w:jc w:val="both"/>
        <w:rPr>
          <w:rFonts w:ascii="Times" w:hAnsi="Times"/>
          <w:sz w:val="22"/>
          <w:szCs w:val="22"/>
          <w:lang w:val="en-US"/>
        </w:rPr>
      </w:pPr>
      <w:r w:rsidRPr="00D87A60">
        <w:rPr>
          <w:rFonts w:ascii="Times" w:hAnsi="Times"/>
          <w:sz w:val="22"/>
          <w:szCs w:val="22"/>
          <w:lang w:val="en-US"/>
        </w:rPr>
        <w:t xml:space="preserve">The Baltic Sea offshore food web has experienced dramatic structure changes over the last decades, which makes it difficult to identify a period of relative stability for model calibration. We chose to </w:t>
      </w:r>
      <w:r w:rsidRPr="00D87A60">
        <w:rPr>
          <w:rFonts w:ascii="Times" w:hAnsi="Times"/>
          <w:sz w:val="22"/>
          <w:szCs w:val="22"/>
          <w:lang w:val="en-US"/>
        </w:rPr>
        <w:lastRenderedPageBreak/>
        <w:t xml:space="preserve">calibrate our model to the time period 1992-2002, as in </w:t>
      </w:r>
      <w:r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lang w:val="en-US"/>
        </w:rPr>
        <w:t xml:space="preserve">(Jacobsen </w:t>
      </w:r>
      <w:r w:rsidRPr="00D87A60">
        <w:rPr>
          <w:rFonts w:ascii="Times" w:hAnsi="Times" w:cs="Times New Roman"/>
          <w:i/>
          <w:iCs/>
          <w:sz w:val="22"/>
          <w:szCs w:val="22"/>
          <w:lang w:val="en-US"/>
        </w:rPr>
        <w:t>et al.</w:t>
      </w:r>
      <w:r w:rsidRPr="00D87A60">
        <w:rPr>
          <w:rFonts w:ascii="Times" w:hAnsi="Times" w:cs="Times New Roman"/>
          <w:sz w:val="22"/>
          <w:szCs w:val="22"/>
          <w:lang w:val="en-US"/>
        </w:rPr>
        <w:t xml:space="preserve"> 2017)</w:t>
      </w:r>
      <w:r w:rsidRPr="00D87A60">
        <w:rPr>
          <w:rFonts w:ascii="Times" w:hAnsi="Times"/>
          <w:sz w:val="22"/>
          <w:szCs w:val="22"/>
          <w:lang w:val="en-US"/>
        </w:rPr>
        <w:fldChar w:fldCharType="end"/>
      </w:r>
      <w:r w:rsidRPr="00D87A60">
        <w:rPr>
          <w:rFonts w:ascii="Times" w:hAnsi="Times"/>
          <w:sz w:val="22"/>
          <w:szCs w:val="22"/>
          <w:lang w:val="en-US"/>
        </w:rPr>
        <w:t>, which is a post-regime shift period characterized by high fishing mortality (</w:t>
      </w:r>
      <w:r w:rsidR="000B3760" w:rsidRPr="00D87A60">
        <w:rPr>
          <w:rFonts w:ascii="Times" w:hAnsi="Times"/>
          <w:sz w:val="22"/>
          <w:szCs w:val="22"/>
          <w:lang w:val="en-US"/>
        </w:rPr>
        <w:t>F</w:t>
      </w:r>
      <w:r w:rsidRPr="00D87A60">
        <w:rPr>
          <w:rFonts w:ascii="Times" w:hAnsi="Times"/>
          <w:sz w:val="22"/>
          <w:szCs w:val="22"/>
          <w:lang w:val="en-US"/>
        </w:rPr>
        <w:t xml:space="preserve">) on cod, low cod and herring abundance and high sprat abundance </w:t>
      </w:r>
      <w:r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rPr>
        <w:t xml:space="preserve">(Gårdmark </w:t>
      </w:r>
      <w:r w:rsidRPr="00D87A60">
        <w:rPr>
          <w:rFonts w:ascii="Times" w:hAnsi="Times" w:cs="Times New Roman"/>
          <w:i/>
          <w:iCs/>
          <w:sz w:val="22"/>
          <w:szCs w:val="22"/>
        </w:rPr>
        <w:t>et al.</w:t>
      </w:r>
      <w:r w:rsidRPr="00D87A60">
        <w:rPr>
          <w:rFonts w:ascii="Times" w:hAnsi="Times" w:cs="Times New Roman"/>
          <w:sz w:val="22"/>
          <w:szCs w:val="22"/>
        </w:rPr>
        <w:t xml:space="preserve"> 2015)</w:t>
      </w:r>
      <w:r w:rsidRPr="00D87A60">
        <w:rPr>
          <w:rFonts w:ascii="Times" w:hAnsi="Times"/>
          <w:sz w:val="22"/>
          <w:szCs w:val="22"/>
          <w:lang w:val="en-US"/>
        </w:rPr>
        <w:fldChar w:fldCharType="end"/>
      </w:r>
      <w:r w:rsidRPr="00D87A60">
        <w:rPr>
          <w:rFonts w:ascii="Times" w:hAnsi="Times"/>
          <w:sz w:val="22"/>
          <w:szCs w:val="22"/>
          <w:lang w:val="en-US"/>
        </w:rPr>
        <w:t>. The cutoff at 2002 also ensures that we do not calibrate the model to years when the physiological state of cod started to drastically deteriorate, i.e. mid 2000’s and onwards</w:t>
      </w:r>
      <w:r w:rsidR="00810FE6" w:rsidRPr="00D87A60">
        <w:rPr>
          <w:rFonts w:ascii="Times" w:hAnsi="Times"/>
          <w:sz w:val="22"/>
          <w:szCs w:val="22"/>
          <w:lang w:val="en-US"/>
        </w:rPr>
        <w:t xml:space="preserve"> when the</w:t>
      </w:r>
      <w:r w:rsidR="009D0A4F" w:rsidRPr="00D87A60">
        <w:rPr>
          <w:rFonts w:ascii="Times" w:hAnsi="Times"/>
          <w:sz w:val="22"/>
          <w:szCs w:val="22"/>
          <w:lang w:val="en-US"/>
        </w:rPr>
        <w:t xml:space="preserve"> </w:t>
      </w:r>
      <w:r w:rsidR="00810FE6" w:rsidRPr="00D87A60">
        <w:rPr>
          <w:rFonts w:ascii="Times" w:hAnsi="Times"/>
          <w:sz w:val="22"/>
          <w:szCs w:val="22"/>
          <w:lang w:val="en-US"/>
        </w:rPr>
        <w:t xml:space="preserve"> </w:t>
      </w:r>
      <w:r w:rsidRPr="00D87A60">
        <w:rPr>
          <w:rFonts w:ascii="Times" w:hAnsi="Times"/>
          <w:sz w:val="22"/>
          <w:szCs w:val="22"/>
          <w:lang w:val="en-US"/>
        </w:rPr>
        <w:t xml:space="preserve">growth capacity, condition, proportion of large fish in the population and reproductive capacity </w:t>
      </w:r>
      <w:r w:rsidR="00810FE6" w:rsidRPr="00D87A60">
        <w:rPr>
          <w:rFonts w:ascii="Times" w:hAnsi="Times"/>
          <w:sz w:val="22"/>
          <w:szCs w:val="22"/>
          <w:lang w:val="en-US"/>
        </w:rPr>
        <w:t xml:space="preserve">started to </w:t>
      </w:r>
      <w:r w:rsidRPr="00D87A60">
        <w:rPr>
          <w:rFonts w:ascii="Times" w:hAnsi="Times"/>
          <w:sz w:val="22"/>
          <w:szCs w:val="22"/>
          <w:lang w:val="en-US"/>
        </w:rPr>
        <w:t xml:space="preserve">decline </w:t>
      </w:r>
      <w:r w:rsidR="00810FE6" w:rsidRPr="00D87A60">
        <w:rPr>
          <w:rFonts w:ascii="Times" w:hAnsi="Times"/>
          <w:sz w:val="22"/>
          <w:szCs w:val="22"/>
          <w:lang w:val="en-US"/>
        </w:rPr>
        <w:fldChar w:fldCharType="begin"/>
      </w:r>
      <w:r w:rsidR="00BA262D" w:rsidRPr="00D87A60">
        <w:rPr>
          <w:rFonts w:ascii="Times" w:hAnsi="Times"/>
          <w:sz w:val="22"/>
          <w:szCs w:val="22"/>
          <w:lang w:val="en-US"/>
        </w:rPr>
        <w:instrText xml:space="preserve"> ADDIN ZOTERO_ITEM CSL_CITATION {"citationID":"b28PAfjh","properties":{"formattedCitation":"(Sved\\uc0\\u228{}ng &amp; Hornborg 2014; Mion {\\i{}et al.} 2018; Neuenfeldt {\\i{}et al.} 2019)","plainCitation":"(Svedäng &amp; Hornborg 2014;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CKQJ1ax4/4D2oBMPI","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D87A60">
        <w:rPr>
          <w:rFonts w:ascii="Times" w:hAnsi="Times"/>
          <w:sz w:val="22"/>
          <w:szCs w:val="22"/>
          <w:lang w:val="en-US"/>
        </w:rPr>
        <w:fldChar w:fldCharType="separate"/>
      </w:r>
      <w:r w:rsidR="00810FE6" w:rsidRPr="00D87A60">
        <w:rPr>
          <w:rFonts w:ascii="Times" w:hAnsi="Times" w:cs="Times New Roman"/>
          <w:sz w:val="22"/>
          <w:szCs w:val="22"/>
        </w:rPr>
        <w:t xml:space="preserve">(Svedäng &amp; Hornborg 2014; Mion </w:t>
      </w:r>
      <w:r w:rsidR="00810FE6" w:rsidRPr="00D87A60">
        <w:rPr>
          <w:rFonts w:ascii="Times" w:hAnsi="Times" w:cs="Times New Roman"/>
          <w:i/>
          <w:iCs/>
          <w:sz w:val="22"/>
          <w:szCs w:val="22"/>
        </w:rPr>
        <w:t>et al.</w:t>
      </w:r>
      <w:r w:rsidR="00810FE6" w:rsidRPr="00D87A60">
        <w:rPr>
          <w:rFonts w:ascii="Times" w:hAnsi="Times" w:cs="Times New Roman"/>
          <w:sz w:val="22"/>
          <w:szCs w:val="22"/>
        </w:rPr>
        <w:t xml:space="preserve"> 2018; Neuenfeldt </w:t>
      </w:r>
      <w:r w:rsidR="00810FE6" w:rsidRPr="00D87A60">
        <w:rPr>
          <w:rFonts w:ascii="Times" w:hAnsi="Times" w:cs="Times New Roman"/>
          <w:i/>
          <w:iCs/>
          <w:sz w:val="22"/>
          <w:szCs w:val="22"/>
        </w:rPr>
        <w:t>et al.</w:t>
      </w:r>
      <w:r w:rsidR="00810FE6" w:rsidRPr="00D87A60">
        <w:rPr>
          <w:rFonts w:ascii="Times" w:hAnsi="Times" w:cs="Times New Roman"/>
          <w:sz w:val="22"/>
          <w:szCs w:val="22"/>
        </w:rPr>
        <w:t xml:space="preserve"> 2019)</w:t>
      </w:r>
      <w:r w:rsidR="00810FE6" w:rsidRPr="00D87A60">
        <w:rPr>
          <w:rFonts w:ascii="Times" w:hAnsi="Times"/>
          <w:sz w:val="22"/>
          <w:szCs w:val="22"/>
          <w:lang w:val="en-US"/>
        </w:rPr>
        <w:fldChar w:fldCharType="end"/>
      </w:r>
      <w:r w:rsidR="00810FE6" w:rsidRPr="00D87A60">
        <w:rPr>
          <w:rFonts w:ascii="Times" w:hAnsi="Times"/>
          <w:sz w:val="22"/>
          <w:szCs w:val="22"/>
          <w:lang w:val="en-US"/>
        </w:rPr>
        <w:t>.</w:t>
      </w:r>
      <w:r w:rsidRPr="00D87A60">
        <w:rPr>
          <w:rFonts w:ascii="Times" w:hAnsi="Times"/>
          <w:sz w:val="22"/>
          <w:szCs w:val="22"/>
          <w:lang w:val="en-US"/>
        </w:rPr>
        <w:t xml:space="preserve"> </w:t>
      </w:r>
    </w:p>
    <w:p w14:paraId="447300B5" w14:textId="3CDE8F3A" w:rsidR="001B012A" w:rsidRPr="00D87A60" w:rsidRDefault="001B012A" w:rsidP="002C1624">
      <w:pPr>
        <w:spacing w:line="480" w:lineRule="auto"/>
        <w:ind w:firstLine="284"/>
        <w:contextualSpacing/>
        <w:jc w:val="both"/>
        <w:rPr>
          <w:rFonts w:ascii="Times" w:hAnsi="Times"/>
          <w:sz w:val="22"/>
          <w:szCs w:val="22"/>
          <w:lang w:val="en-US"/>
        </w:rPr>
      </w:pPr>
      <w:commentRangeStart w:id="21"/>
      <w:r w:rsidRPr="00D87A60">
        <w:rPr>
          <w:rFonts w:ascii="Times" w:hAnsi="Times" w:cstheme="minorHAnsi"/>
          <w:sz w:val="22"/>
          <w:szCs w:val="22"/>
          <w:lang w:val="en-US"/>
        </w:rPr>
        <w:t>We calibrate</w:t>
      </w:r>
      <w:r w:rsidR="00981EBE" w:rsidRPr="00D87A60">
        <w:rPr>
          <w:rFonts w:ascii="Times" w:hAnsi="Times" w:cstheme="minorHAnsi"/>
          <w:sz w:val="22"/>
          <w:szCs w:val="22"/>
          <w:lang w:val="en-US"/>
        </w:rPr>
        <w:t>d</w:t>
      </w:r>
      <w:r w:rsidRPr="00D87A60">
        <w:rPr>
          <w:rFonts w:ascii="Times" w:hAnsi="Times" w:cstheme="minorHAnsi"/>
          <w:sz w:val="22"/>
          <w:szCs w:val="22"/>
          <w:lang w:val="en-US"/>
        </w:rPr>
        <w:t xml:space="preserve"> the system to the Baltic Sea by finding the vector of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max,i</m:t>
            </m:r>
          </m:sub>
        </m:sSub>
      </m:oMath>
      <w:r w:rsidRPr="00D87A60">
        <w:rPr>
          <w:rFonts w:ascii="Times" w:eastAsiaTheme="minorEastAsia" w:hAnsi="Times" w:cstheme="minorHAnsi"/>
          <w:sz w:val="22"/>
          <w:szCs w:val="22"/>
          <w:lang w:val="en-US"/>
        </w:rPr>
        <w:t>-values that minimize</w:t>
      </w:r>
      <w:r w:rsidRPr="00D87A60">
        <w:rPr>
          <w:rFonts w:ascii="Times" w:hAnsi="Times" w:cstheme="minorHAnsi"/>
          <w:sz w:val="22"/>
          <w:szCs w:val="22"/>
          <w:lang w:val="en-US"/>
        </w:rPr>
        <w:t xml:space="preserve"> the residual sum of square between </w:t>
      </w:r>
      <w:r w:rsidR="00F10C30" w:rsidRPr="00D87A60">
        <w:rPr>
          <w:rFonts w:ascii="Times" w:hAnsi="Times" w:cstheme="minorHAnsi"/>
          <w:sz w:val="22"/>
          <w:szCs w:val="22"/>
          <w:lang w:val="en-US"/>
        </w:rPr>
        <w:t xml:space="preserve">the natural log of </w:t>
      </w:r>
      <w:r w:rsidRPr="00D87A60">
        <w:rPr>
          <w:rFonts w:ascii="Times" w:hAnsi="Times" w:cstheme="minorHAnsi"/>
          <w:sz w:val="22"/>
          <w:szCs w:val="22"/>
          <w:lang w:val="en-US"/>
        </w:rPr>
        <w:t>spawning stock biomass (</w:t>
      </w:r>
      <w:commentRangeStart w:id="22"/>
      <w:commentRangeStart w:id="23"/>
      <w:r w:rsidRPr="00D87A60">
        <w:rPr>
          <w:rFonts w:ascii="Times" w:hAnsi="Times" w:cstheme="minorHAnsi"/>
          <w:sz w:val="22"/>
          <w:szCs w:val="22"/>
          <w:lang w:val="en-US"/>
        </w:rPr>
        <w:t>SSB</w:t>
      </w:r>
      <w:commentRangeEnd w:id="22"/>
      <w:r w:rsidRPr="00D87A60">
        <w:rPr>
          <w:rFonts w:ascii="Times" w:hAnsi="Times" w:cstheme="minorHAnsi"/>
          <w:sz w:val="22"/>
          <w:szCs w:val="22"/>
          <w:lang w:val="en-US"/>
        </w:rPr>
        <w:t>)</w:t>
      </w:r>
      <w:r w:rsidRPr="00D87A60">
        <w:rPr>
          <w:rStyle w:val="CommentReference"/>
          <w:rFonts w:ascii="Times" w:hAnsi="Times"/>
          <w:sz w:val="22"/>
          <w:szCs w:val="22"/>
        </w:rPr>
        <w:commentReference w:id="22"/>
      </w:r>
      <w:commentRangeEnd w:id="23"/>
      <w:r w:rsidRPr="00D87A60">
        <w:rPr>
          <w:rStyle w:val="CommentReference"/>
          <w:rFonts w:ascii="Times" w:hAnsi="Times"/>
          <w:sz w:val="22"/>
          <w:szCs w:val="22"/>
        </w:rPr>
        <w:commentReference w:id="23"/>
      </w:r>
      <w:r w:rsidRPr="00D87A60">
        <w:rPr>
          <w:rFonts w:ascii="Times" w:hAnsi="Times" w:cstheme="minorHAnsi"/>
          <w:sz w:val="22"/>
          <w:szCs w:val="22"/>
          <w:lang w:val="en-US"/>
        </w:rPr>
        <w:t xml:space="preserve"> from stock assessment output and modelled SSB, using the</w:t>
      </w:r>
      <w:r w:rsidR="00C50809" w:rsidRPr="00D87A60">
        <w:rPr>
          <w:rFonts w:ascii="Times" w:hAnsi="Times" w:cstheme="minorHAnsi"/>
          <w:sz w:val="22"/>
          <w:szCs w:val="22"/>
          <w:lang w:val="en-US"/>
        </w:rPr>
        <w:t xml:space="preserve"> "L-BFGS-B" algorithm in the</w:t>
      </w:r>
      <w:r w:rsidRPr="00D87A60">
        <w:rPr>
          <w:rFonts w:ascii="Times" w:hAnsi="Times" w:cstheme="minorHAnsi"/>
          <w:sz w:val="22"/>
          <w:szCs w:val="22"/>
          <w:lang w:val="en-US"/>
        </w:rPr>
        <w:t xml:space="preserve"> </w:t>
      </w:r>
      <w:r w:rsidR="00264E8E" w:rsidRPr="00D87A60">
        <w:rPr>
          <w:rFonts w:ascii="Times" w:hAnsi="Times" w:cstheme="minorHAnsi"/>
          <w:sz w:val="22"/>
          <w:szCs w:val="22"/>
          <w:lang w:val="en-US"/>
        </w:rPr>
        <w:t xml:space="preserve">‘R’-optimization function </w:t>
      </w:r>
      <w:r w:rsidRPr="00D87A60">
        <w:rPr>
          <w:rFonts w:ascii="Times" w:hAnsi="Times" w:cstheme="minorHAnsi"/>
          <w:sz w:val="22"/>
          <w:szCs w:val="22"/>
          <w:lang w:val="en-US"/>
        </w:rPr>
        <w:t>‘</w:t>
      </w:r>
      <w:r w:rsidRPr="00D87A60">
        <w:rPr>
          <w:rFonts w:ascii="Times" w:hAnsi="Times" w:cstheme="minorHAnsi"/>
          <w:i/>
          <w:sz w:val="22"/>
          <w:szCs w:val="22"/>
          <w:lang w:val="en-US"/>
        </w:rPr>
        <w:t>optim’</w:t>
      </w:r>
      <w:r w:rsidR="00BE2B88" w:rsidRPr="00D87A60">
        <w:rPr>
          <w:rFonts w:ascii="Times" w:hAnsi="Times" w:cstheme="minorHAnsi"/>
          <w:iCs/>
          <w:sz w:val="22"/>
          <w:szCs w:val="22"/>
          <w:lang w:val="en-US"/>
        </w:rPr>
        <w:t xml:space="preserve">. </w:t>
      </w:r>
      <w:r w:rsidR="00224733" w:rsidRPr="00D87A60">
        <w:rPr>
          <w:rFonts w:ascii="Times" w:hAnsi="Times" w:cstheme="minorHAnsi"/>
          <w:sz w:val="22"/>
          <w:szCs w:val="22"/>
          <w:lang w:val="en-US"/>
        </w:rPr>
        <w:t>M</w:t>
      </w:r>
      <w:r w:rsidR="00C00F2E" w:rsidRPr="00D87A60">
        <w:rPr>
          <w:rFonts w:ascii="Times" w:hAnsi="Times" w:cstheme="minorHAnsi"/>
          <w:sz w:val="22"/>
          <w:szCs w:val="22"/>
          <w:lang w:val="en-US"/>
        </w:rPr>
        <w:t>ean</w:t>
      </w:r>
      <w:r w:rsidR="000B3760" w:rsidRPr="00D87A60">
        <w:rPr>
          <w:rFonts w:ascii="Times" w:hAnsi="Times" w:cstheme="minorHAnsi"/>
          <w:sz w:val="22"/>
          <w:szCs w:val="22"/>
          <w:lang w:val="en-US"/>
        </w:rPr>
        <w:t xml:space="preserve"> SSB and F </w:t>
      </w:r>
      <w:r w:rsidR="00F91896" w:rsidRPr="00D87A60">
        <w:rPr>
          <w:rFonts w:ascii="Times" w:hAnsi="Times" w:cstheme="minorHAnsi"/>
          <w:sz w:val="22"/>
          <w:szCs w:val="22"/>
          <w:lang w:val="en-US"/>
        </w:rPr>
        <w:t xml:space="preserve">during the calibration time period (1992-2002) </w:t>
      </w:r>
      <w:r w:rsidR="000B3760" w:rsidRPr="00D87A60">
        <w:rPr>
          <w:rFonts w:ascii="Times" w:hAnsi="Times" w:cstheme="minorHAnsi"/>
          <w:sz w:val="22"/>
          <w:szCs w:val="22"/>
          <w:lang w:val="en-US"/>
        </w:rPr>
        <w:t xml:space="preserve">from stock assessment </w:t>
      </w:r>
      <w:r w:rsidRPr="00D87A60">
        <w:rPr>
          <w:rFonts w:ascii="Times" w:hAnsi="Times"/>
          <w:sz w:val="22"/>
          <w:szCs w:val="22"/>
          <w:lang w:val="en-US"/>
        </w:rPr>
        <w:t>we</w:t>
      </w:r>
      <w:r w:rsidR="000B3760" w:rsidRPr="00D87A60">
        <w:rPr>
          <w:rFonts w:ascii="Times" w:hAnsi="Times"/>
          <w:sz w:val="22"/>
          <w:szCs w:val="22"/>
          <w:lang w:val="en-US"/>
        </w:rPr>
        <w:t>re</w:t>
      </w:r>
      <w:r w:rsidRPr="00D87A60">
        <w:rPr>
          <w:rFonts w:ascii="Times" w:hAnsi="Times"/>
          <w:sz w:val="22"/>
          <w:szCs w:val="22"/>
          <w:lang w:val="en-US"/>
        </w:rPr>
        <w:t xml:space="preserve"> acquired from ICES Working Group Reports </w:t>
      </w:r>
      <w:r w:rsidRPr="00D87A60">
        <w:rPr>
          <w:rFonts w:ascii="Times" w:hAnsi="Times"/>
          <w:sz w:val="22"/>
          <w:szCs w:val="22"/>
          <w:lang w:val="en-US"/>
        </w:rPr>
        <w:fldChar w:fldCharType="begin"/>
      </w:r>
      <w:r w:rsidR="00BA262D" w:rsidRPr="00D87A60">
        <w:rPr>
          <w:rFonts w:ascii="Times" w:hAnsi="Times"/>
          <w:sz w:val="22"/>
          <w:szCs w:val="22"/>
          <w:lang w:val="en-US"/>
        </w:rPr>
        <w:instrText xml:space="preserve"> ADDIN ZOTERO_ITEM CSL_CITATION {"citationID":"x5wbJgp6","properties":{"formattedCitation":"(ICES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CKQJ1ax4/r9UV0KOi","uris":["http://zotero.org/users/local/FTg3Qpza/items/5BPR42FJ"],"uri":["http://zotero.org/users/local/FTg3Qpza/items/5BPR42FJ"],"itemData":{"id":1578,"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lang w:val="en-US"/>
        </w:rPr>
        <w:t>(ICES 2013, 2015)</w:t>
      </w:r>
      <w:r w:rsidRPr="00D87A60">
        <w:rPr>
          <w:rFonts w:ascii="Times" w:hAnsi="Times"/>
          <w:sz w:val="22"/>
          <w:szCs w:val="22"/>
          <w:lang w:val="en-US"/>
        </w:rPr>
        <w:fldChar w:fldCharType="end"/>
      </w:r>
      <w:r w:rsidR="00CF37DA" w:rsidRPr="00D87A60">
        <w:rPr>
          <w:rFonts w:ascii="Times" w:hAnsi="Times"/>
          <w:sz w:val="22"/>
          <w:szCs w:val="22"/>
          <w:lang w:val="en-US"/>
        </w:rPr>
        <w:t xml:space="preserve">, and are in </w:t>
      </w:r>
      <w:r w:rsidR="00B713B2" w:rsidRPr="00D87A60">
        <w:rPr>
          <w:rFonts w:ascii="Times" w:hAnsi="Times"/>
          <w:sz w:val="22"/>
          <w:szCs w:val="22"/>
          <w:lang w:val="en-US"/>
        </w:rPr>
        <w:t xml:space="preserve">unit </w:t>
      </w:r>
      <w:r w:rsidR="00852664" w:rsidRPr="00D87A60">
        <w:rPr>
          <w:rFonts w:ascii="Times" w:eastAsiaTheme="minorEastAsia" w:hAnsi="Times" w:cstheme="minorHAnsi"/>
          <w:sz w:val="22"/>
          <w:szCs w:val="22"/>
          <w:lang w:val="en-US"/>
        </w:rPr>
        <w:t>10</w:t>
      </w:r>
      <w:r w:rsidR="00852664" w:rsidRPr="00D87A60">
        <w:rPr>
          <w:rFonts w:ascii="Times" w:eastAsiaTheme="minorEastAsia" w:hAnsi="Times" w:cstheme="minorHAnsi"/>
          <w:sz w:val="22"/>
          <w:szCs w:val="22"/>
          <w:vertAlign w:val="superscript"/>
          <w:lang w:val="en-US"/>
        </w:rPr>
        <w:t>6</w:t>
      </w:r>
      <w:r w:rsidR="00852664" w:rsidRPr="00D87A60">
        <w:rPr>
          <w:rFonts w:ascii="Times" w:eastAsiaTheme="minorEastAsia" w:hAnsi="Times" w:cstheme="minorHAnsi"/>
          <w:sz w:val="22"/>
          <w:szCs w:val="22"/>
          <w:lang w:val="en-US"/>
        </w:rPr>
        <w:t xml:space="preserve"> kg/area</w:t>
      </w:r>
      <w:r w:rsidR="004B5788" w:rsidRPr="00D87A60">
        <w:rPr>
          <w:rFonts w:ascii="Times" w:eastAsiaTheme="minorEastAsia" w:hAnsi="Times" w:cstheme="minorHAnsi"/>
          <w:sz w:val="22"/>
          <w:szCs w:val="22"/>
          <w:lang w:val="en-US"/>
        </w:rPr>
        <w:t>.</w:t>
      </w:r>
      <w:r w:rsidR="00AD4FDE" w:rsidRPr="00D87A60">
        <w:rPr>
          <w:rFonts w:ascii="Times" w:eastAsiaTheme="minorEastAsia" w:hAnsi="Times" w:cstheme="minorHAnsi"/>
          <w:sz w:val="22"/>
          <w:szCs w:val="22"/>
          <w:lang w:val="en-US"/>
        </w:rPr>
        <w:t xml:space="preserve"> </w:t>
      </w:r>
      <w:r w:rsidR="004B5788" w:rsidRPr="00D87A60">
        <w:rPr>
          <w:rFonts w:ascii="Times" w:eastAsiaTheme="minorEastAsia" w:hAnsi="Times" w:cstheme="minorHAnsi"/>
          <w:sz w:val="22"/>
          <w:szCs w:val="22"/>
          <w:lang w:val="en-US"/>
        </w:rPr>
        <w:t>T</w:t>
      </w:r>
      <w:r w:rsidR="00AD4FDE" w:rsidRPr="00D87A60">
        <w:rPr>
          <w:rFonts w:ascii="Times" w:eastAsiaTheme="minorEastAsia" w:hAnsi="Times" w:cstheme="minorHAnsi"/>
          <w:sz w:val="22"/>
          <w:szCs w:val="22"/>
          <w:lang w:val="en-US"/>
        </w:rPr>
        <w:t>h</w:t>
      </w:r>
      <w:r w:rsidR="004B5788" w:rsidRPr="00D87A60">
        <w:rPr>
          <w:rFonts w:ascii="Times" w:eastAsiaTheme="minorEastAsia" w:hAnsi="Times" w:cstheme="minorHAnsi"/>
          <w:sz w:val="22"/>
          <w:szCs w:val="22"/>
          <w:lang w:val="en-US"/>
        </w:rPr>
        <w:t>is</w:t>
      </w:r>
      <w:r w:rsidR="00AD4FDE" w:rsidRPr="00D87A60">
        <w:rPr>
          <w:rFonts w:ascii="Times" w:eastAsiaTheme="minorEastAsia" w:hAnsi="Times" w:cstheme="minorHAnsi"/>
          <w:sz w:val="22"/>
          <w:szCs w:val="22"/>
          <w:lang w:val="en-US"/>
        </w:rPr>
        <w:t xml:space="preserve"> area corresponds to ICES </w:t>
      </w:r>
      <w:r w:rsidR="007A0913" w:rsidRPr="00D87A60">
        <w:rPr>
          <w:rFonts w:ascii="Times" w:eastAsiaTheme="minorEastAsia" w:hAnsi="Times" w:cstheme="minorHAnsi"/>
          <w:sz w:val="22"/>
          <w:szCs w:val="22"/>
          <w:lang w:val="en-US"/>
        </w:rPr>
        <w:t>subdivisions</w:t>
      </w:r>
      <w:r w:rsidR="00AD4FDE" w:rsidRPr="00D87A60">
        <w:rPr>
          <w:rFonts w:ascii="Times" w:eastAsiaTheme="minorEastAsia" w:hAnsi="Times" w:cstheme="minorHAnsi"/>
          <w:sz w:val="22"/>
          <w:szCs w:val="22"/>
          <w:lang w:val="en-US"/>
        </w:rPr>
        <w:t xml:space="preserve"> </w:t>
      </w:r>
      <w:r w:rsidR="00852664" w:rsidRPr="00D87A60">
        <w:rPr>
          <w:rFonts w:ascii="Times" w:eastAsiaTheme="minorEastAsia" w:hAnsi="Times" w:cstheme="minorHAnsi"/>
          <w:sz w:val="22"/>
          <w:szCs w:val="22"/>
          <w:lang w:val="en-US"/>
        </w:rPr>
        <w:t>25-29+32</w:t>
      </w:r>
      <w:r w:rsidR="004B5788" w:rsidRPr="00D87A60">
        <w:rPr>
          <w:rFonts w:ascii="Times" w:eastAsiaTheme="minorEastAsia" w:hAnsi="Times" w:cstheme="minorHAnsi"/>
          <w:sz w:val="22"/>
          <w:szCs w:val="22"/>
          <w:lang w:val="en-US"/>
        </w:rPr>
        <w:t xml:space="preserve">, which equals </w:t>
      </w:r>
      <w:r w:rsidR="006C2317" w:rsidRPr="00D87A60">
        <w:rPr>
          <w:rFonts w:ascii="Times" w:eastAsiaTheme="minorEastAsia" w:hAnsi="Times" w:cstheme="minorHAnsi"/>
          <w:sz w:val="22"/>
          <w:szCs w:val="22"/>
          <w:lang w:val="en-US"/>
        </w:rPr>
        <w:t xml:space="preserve">approximately </w:t>
      </w:r>
      <w:r w:rsidR="004B5788" w:rsidRPr="00D87A60">
        <w:rPr>
          <w:rFonts w:ascii="Times" w:eastAsiaTheme="minorEastAsia" w:hAnsi="Times" w:cstheme="minorHAnsi"/>
          <w:sz w:val="22"/>
          <w:szCs w:val="22"/>
          <w:lang w:val="en-US"/>
        </w:rPr>
        <w:t>2.49E+11 m</w:t>
      </w:r>
      <w:r w:rsidR="004B5788" w:rsidRPr="00D87A60">
        <w:rPr>
          <w:rFonts w:ascii="Times" w:eastAsiaTheme="minorEastAsia" w:hAnsi="Times" w:cstheme="minorHAnsi"/>
          <w:sz w:val="22"/>
          <w:szCs w:val="22"/>
          <w:vertAlign w:val="superscript"/>
          <w:lang w:val="en-US"/>
        </w:rPr>
        <w:t>2</w:t>
      </w:r>
      <w:r w:rsidR="006F1636" w:rsidRPr="00D87A60">
        <w:rPr>
          <w:rFonts w:ascii="Times" w:eastAsiaTheme="minorEastAsia" w:hAnsi="Times" w:cstheme="minorHAnsi"/>
          <w:sz w:val="22"/>
          <w:szCs w:val="22"/>
          <w:lang w:val="en-US"/>
        </w:rPr>
        <w:t xml:space="preserve"> (estimated using ICES shapefiles in ArcGIS</w:t>
      </w:r>
      <w:r w:rsidR="006F1636" w:rsidRPr="00D87A60">
        <w:rPr>
          <w:rFonts w:ascii="Times" w:hAnsi="Times"/>
          <w:sz w:val="22"/>
          <w:szCs w:val="22"/>
          <w:lang w:val="en-US"/>
        </w:rPr>
        <w:t>)</w:t>
      </w:r>
      <w:r w:rsidR="009931B7" w:rsidRPr="00D87A60">
        <w:rPr>
          <w:rFonts w:ascii="Times" w:hAnsi="Times"/>
          <w:sz w:val="22"/>
          <w:szCs w:val="22"/>
          <w:lang w:val="en-US"/>
        </w:rPr>
        <w:t xml:space="preserve">. </w:t>
      </w:r>
      <w:r w:rsidR="00E57707" w:rsidRPr="00D87A60">
        <w:rPr>
          <w:rFonts w:ascii="Times" w:hAnsi="Times"/>
          <w:sz w:val="22"/>
          <w:szCs w:val="22"/>
          <w:lang w:val="en-US"/>
        </w:rPr>
        <w:t xml:space="preserve">To express the modelled SSB </w:t>
      </w:r>
      <w:r w:rsidR="00990DF0" w:rsidRPr="00D87A60">
        <w:rPr>
          <w:rFonts w:ascii="Times" w:hAnsi="Times"/>
          <w:sz w:val="22"/>
          <w:szCs w:val="22"/>
          <w:lang w:val="en-US"/>
        </w:rPr>
        <w:t xml:space="preserve">in the same </w:t>
      </w:r>
      <w:r w:rsidR="003B04CF" w:rsidRPr="00D87A60">
        <w:rPr>
          <w:rFonts w:ascii="Times" w:hAnsi="Times"/>
          <w:sz w:val="22"/>
          <w:szCs w:val="22"/>
          <w:lang w:val="en-US"/>
        </w:rPr>
        <w:t>scale</w:t>
      </w:r>
      <w:r w:rsidR="00E57707" w:rsidRPr="00D87A60">
        <w:rPr>
          <w:rFonts w:ascii="Times" w:hAnsi="Times"/>
          <w:sz w:val="22"/>
          <w:szCs w:val="22"/>
          <w:lang w:val="en-US"/>
        </w:rPr>
        <w:t xml:space="preserve">, we </w:t>
      </w:r>
      <w:r w:rsidR="00F72831" w:rsidRPr="00D87A60">
        <w:rPr>
          <w:rFonts w:ascii="Times" w:hAnsi="Times"/>
          <w:sz w:val="22"/>
          <w:szCs w:val="22"/>
          <w:lang w:val="en-US"/>
        </w:rPr>
        <w:t>first defined it in the units g/m</w:t>
      </w:r>
      <w:r w:rsidR="00F72831" w:rsidRPr="00D87A60">
        <w:rPr>
          <w:rFonts w:ascii="Times" w:hAnsi="Times"/>
          <w:sz w:val="22"/>
          <w:szCs w:val="22"/>
          <w:vertAlign w:val="superscript"/>
          <w:lang w:val="en-US"/>
        </w:rPr>
        <w:t>2</w:t>
      </w:r>
      <w:r w:rsidR="00F72831" w:rsidRPr="00D87A60">
        <w:rPr>
          <w:rFonts w:ascii="Times" w:hAnsi="Times"/>
          <w:sz w:val="22"/>
          <w:szCs w:val="22"/>
          <w:lang w:val="en-US"/>
        </w:rPr>
        <w:t xml:space="preserve"> and then used the converting factor </w:t>
      </w:r>
      <w:r w:rsidR="00F72831" w:rsidRPr="00D87A60">
        <w:rPr>
          <w:rFonts w:ascii="Times" w:eastAsiaTheme="minorEastAsia" w:hAnsi="Times" w:cstheme="minorHAnsi"/>
          <w:sz w:val="22"/>
          <w:szCs w:val="22"/>
          <w:lang w:val="en-US"/>
        </w:rPr>
        <w:t xml:space="preserve">240.342. </w:t>
      </w:r>
      <w:r w:rsidR="00EE5A2D" w:rsidRPr="00D87A60">
        <w:rPr>
          <w:rFonts w:ascii="Times" w:eastAsiaTheme="minorEastAsia" w:hAnsi="Times" w:cstheme="minorHAnsi"/>
          <w:sz w:val="22"/>
          <w:szCs w:val="22"/>
          <w:lang w:val="en-US"/>
        </w:rPr>
        <w:t>Given that the North Sea is approximately 1E11 m</w:t>
      </w:r>
      <w:r w:rsidR="00EE5A2D" w:rsidRPr="00D87A60">
        <w:rPr>
          <w:rFonts w:ascii="Times" w:eastAsiaTheme="minorEastAsia" w:hAnsi="Times" w:cstheme="minorHAnsi"/>
          <w:sz w:val="22"/>
          <w:szCs w:val="22"/>
          <w:vertAlign w:val="superscript"/>
          <w:lang w:val="en-US"/>
        </w:rPr>
        <w:t>2</w:t>
      </w:r>
      <w:r w:rsidR="00EE5A2D" w:rsidRPr="00D87A60">
        <w:rPr>
          <w:rFonts w:ascii="Times" w:eastAsiaTheme="minorEastAsia" w:hAnsi="Times" w:cstheme="minorHAnsi"/>
          <w:sz w:val="22"/>
          <w:szCs w:val="22"/>
          <w:lang w:val="en-US"/>
        </w:rPr>
        <w:t xml:space="preserve">, we used the </w:t>
      </w:r>
      <m:oMath>
        <m:r>
          <w:rPr>
            <w:rFonts w:ascii="Cambria Math" w:hAnsi="Cambria Math" w:cstheme="minorHAnsi"/>
            <w:sz w:val="22"/>
            <w:szCs w:val="22"/>
          </w:rPr>
          <m:t>κ</m:t>
        </m:r>
      </m:oMath>
      <w:r w:rsidR="00EE5A2D" w:rsidRPr="00D87A60">
        <w:rPr>
          <w:rFonts w:ascii="Times" w:eastAsiaTheme="minorEastAsia" w:hAnsi="Times" w:cstheme="minorHAnsi"/>
          <w:sz w:val="22"/>
          <w:szCs w:val="22"/>
        </w:rPr>
        <w:t xml:space="preserve"> and</w:t>
      </w:r>
      <w:r w:rsidR="00EE5A2D" w:rsidRPr="00D87A60">
        <w:rPr>
          <w:rFonts w:ascii="Times" w:eastAsiaTheme="minorEastAsia" w:hAnsi="Times"/>
          <w:sz w:val="22"/>
          <w:szCs w:val="22"/>
          <w:lang w:val="en-US"/>
        </w:rPr>
        <w:t xml:space="preserv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max, i</m:t>
            </m:r>
          </m:sub>
        </m:sSub>
      </m:oMath>
      <w:r w:rsidR="00EE5A2D" w:rsidRPr="00D87A60">
        <w:rPr>
          <w:rFonts w:ascii="Times" w:eastAsiaTheme="minorEastAsia" w:hAnsi="Times" w:cstheme="minorHAnsi"/>
          <w:sz w:val="22"/>
          <w:szCs w:val="22"/>
          <w:lang w:val="en-US"/>
        </w:rPr>
        <w:t xml:space="preserve"> divided by 1E11 as starting values, before calibrating the model. This resulted in a starting value for </w:t>
      </w:r>
      <m:oMath>
        <m:sSub>
          <m:sSubPr>
            <m:ctrlPr>
              <w:rPr>
                <w:rFonts w:ascii="Cambria Math" w:hAnsi="Cambria Math" w:cstheme="minorHAnsi"/>
                <w:i/>
                <w:sz w:val="22"/>
                <w:szCs w:val="22"/>
              </w:rPr>
            </m:ctrlPr>
          </m:sSubPr>
          <m:e>
            <m:r>
              <w:rPr>
                <w:rFonts w:ascii="Cambria Math" w:hAnsi="Cambria Math" w:cstheme="minorHAnsi"/>
                <w:sz w:val="22"/>
                <w:szCs w:val="22"/>
              </w:rPr>
              <m:t>κ</m:t>
            </m:r>
          </m:e>
          <m:sub>
            <m:r>
              <w:rPr>
                <w:rFonts w:ascii="Cambria Math" w:hAnsi="Cambria Math" w:cstheme="minorHAnsi"/>
                <w:sz w:val="22"/>
                <w:szCs w:val="22"/>
              </w:rPr>
              <m:t>B</m:t>
            </m:r>
          </m:sub>
        </m:sSub>
      </m:oMath>
      <w:r w:rsidR="00EE5A2D" w:rsidRPr="00D87A60">
        <w:rPr>
          <w:rFonts w:ascii="Times" w:eastAsiaTheme="minorEastAsia" w:hAnsi="Times" w:cstheme="minorHAnsi"/>
          <w:sz w:val="22"/>
          <w:szCs w:val="22"/>
        </w:rPr>
        <w:t xml:space="preserve"> and </w:t>
      </w:r>
      <m:oMath>
        <m:sSub>
          <m:sSubPr>
            <m:ctrlPr>
              <w:rPr>
                <w:rFonts w:ascii="Cambria Math" w:hAnsi="Cambria Math" w:cstheme="minorHAnsi"/>
                <w:i/>
                <w:sz w:val="22"/>
                <w:szCs w:val="22"/>
              </w:rPr>
            </m:ctrlPr>
          </m:sSubPr>
          <m:e>
            <m:r>
              <w:rPr>
                <w:rFonts w:ascii="Cambria Math" w:hAnsi="Cambria Math" w:cstheme="minorHAnsi"/>
                <w:sz w:val="22"/>
                <w:szCs w:val="22"/>
              </w:rPr>
              <m:t>κ</m:t>
            </m:r>
          </m:e>
          <m:sub>
            <m:r>
              <w:rPr>
                <w:rFonts w:ascii="Cambria Math" w:hAnsi="Cambria Math" w:cstheme="minorHAnsi"/>
                <w:sz w:val="22"/>
                <w:szCs w:val="22"/>
              </w:rPr>
              <m:t>P</m:t>
            </m:r>
          </m:sub>
        </m:sSub>
      </m:oMath>
      <w:r w:rsidR="00EE5A2D" w:rsidRPr="00D87A60">
        <w:rPr>
          <w:rFonts w:ascii="Times" w:eastAsiaTheme="minorEastAsia" w:hAnsi="Times" w:cstheme="minorHAnsi"/>
          <w:sz w:val="22"/>
          <w:szCs w:val="22"/>
        </w:rPr>
        <w:t xml:space="preserve"> of </w:t>
      </w:r>
      <m:oMath>
        <m:r>
          <w:rPr>
            <w:rFonts w:ascii="Cambria Math" w:eastAsiaTheme="minorEastAsia" w:hAnsi="Cambria Math" w:cstheme="minorHAnsi"/>
            <w:sz w:val="22"/>
            <w:szCs w:val="22"/>
          </w:rPr>
          <m:t>~</m:t>
        </m:r>
      </m:oMath>
      <w:r w:rsidR="00EE5A2D" w:rsidRPr="00D87A60">
        <w:rPr>
          <w:rFonts w:ascii="Times" w:eastAsiaTheme="minorEastAsia" w:hAnsi="Times" w:cstheme="minorHAnsi"/>
          <w:sz w:val="22"/>
          <w:szCs w:val="22"/>
        </w:rPr>
        <w:t>1</w:t>
      </w:r>
      <w:r w:rsidR="00EE5A2D" w:rsidRPr="00D87A60">
        <w:rPr>
          <w:rFonts w:ascii="Times" w:hAnsi="Times"/>
          <w:sz w:val="22"/>
          <w:szCs w:val="22"/>
          <w:lang w:val="en-US"/>
        </w:rPr>
        <w:t>.</w:t>
      </w:r>
      <w:r w:rsidR="00AE749B" w:rsidRPr="00D87A60">
        <w:rPr>
          <w:rFonts w:ascii="Times" w:hAnsi="Times" w:cstheme="minorHAnsi"/>
          <w:sz w:val="22"/>
          <w:szCs w:val="22"/>
          <w:lang w:val="en-US"/>
        </w:rPr>
        <w:t xml:space="preserve"> </w:t>
      </w:r>
      <w:commentRangeEnd w:id="21"/>
      <w:r w:rsidR="00762CE6" w:rsidRPr="00D87A60">
        <w:rPr>
          <w:rStyle w:val="CommentReference"/>
          <w:rFonts w:ascii="Times" w:hAnsi="Times"/>
          <w:sz w:val="22"/>
          <w:szCs w:val="22"/>
        </w:rPr>
        <w:commentReference w:id="21"/>
      </w:r>
      <w:r w:rsidR="00A11D73" w:rsidRPr="00D87A60">
        <w:rPr>
          <w:rFonts w:ascii="Times" w:hAnsi="Times" w:cstheme="minorHAnsi"/>
          <w:sz w:val="22"/>
          <w:szCs w:val="22"/>
          <w:lang w:val="en-US"/>
        </w:rPr>
        <w:t xml:space="preserve">We also </w:t>
      </w:r>
      <w:r w:rsidRPr="00D87A60">
        <w:rPr>
          <w:rFonts w:ascii="Times" w:hAnsi="Times" w:cstheme="minorHAnsi"/>
          <w:sz w:val="22"/>
          <w:szCs w:val="22"/>
          <w:lang w:val="en-US"/>
        </w:rPr>
        <w:t>ensure</w:t>
      </w:r>
      <w:r w:rsidR="00A11D73" w:rsidRPr="00D87A60">
        <w:rPr>
          <w:rFonts w:ascii="Times" w:hAnsi="Times" w:cstheme="minorHAnsi"/>
          <w:sz w:val="22"/>
          <w:szCs w:val="22"/>
          <w:lang w:val="en-US"/>
        </w:rPr>
        <w:t>d</w:t>
      </w:r>
      <w:r w:rsidRPr="00D87A60">
        <w:rPr>
          <w:rFonts w:ascii="Times" w:hAnsi="Times" w:cstheme="minorHAnsi"/>
          <w:sz w:val="22"/>
          <w:szCs w:val="22"/>
          <w:lang w:val="en-US"/>
        </w:rPr>
        <w:t xml:space="preserve"> that also growth-rates </w:t>
      </w:r>
      <w:r w:rsidR="001A62CD" w:rsidRPr="00D87A60">
        <w:rPr>
          <w:rFonts w:ascii="Times" w:hAnsi="Times" w:cstheme="minorHAnsi"/>
          <w:sz w:val="22"/>
          <w:szCs w:val="22"/>
          <w:lang w:val="en-US"/>
        </w:rPr>
        <w:t xml:space="preserve">were realistic by comparing them to VBGE curves fitted to trawl survey data, and that </w:t>
      </w:r>
      <w:r w:rsidR="00397157" w:rsidRPr="00D87A60">
        <w:rPr>
          <w:rFonts w:ascii="Times" w:hAnsi="Times" w:cstheme="minorHAnsi"/>
          <w:sz w:val="22"/>
          <w:szCs w:val="22"/>
          <w:lang w:val="en-US"/>
        </w:rPr>
        <w:t xml:space="preserve">the </w:t>
      </w:r>
      <w:r w:rsidRPr="00D87A60">
        <w:rPr>
          <w:rFonts w:ascii="Times" w:hAnsi="Times" w:cstheme="minorHAnsi"/>
          <w:sz w:val="22"/>
          <w:szCs w:val="22"/>
          <w:lang w:val="en-US"/>
        </w:rPr>
        <w:t>density dependence</w:t>
      </w:r>
      <w:r w:rsidR="00397157" w:rsidRPr="00D87A60">
        <w:rPr>
          <w:rFonts w:ascii="Times" w:hAnsi="Times" w:cstheme="minorHAnsi"/>
          <w:sz w:val="22"/>
          <w:szCs w:val="22"/>
          <w:lang w:val="en-US"/>
        </w:rPr>
        <w:t xml:space="preserve"> due to the stock-recruit function was </w:t>
      </w:r>
      <w:r w:rsidR="00E82D42" w:rsidRPr="00D87A60">
        <w:rPr>
          <w:rFonts w:ascii="Times" w:hAnsi="Times" w:cstheme="minorHAnsi"/>
          <w:sz w:val="22"/>
          <w:szCs w:val="22"/>
          <w:lang w:val="en-US"/>
        </w:rPr>
        <w:t>appropriate</w:t>
      </w:r>
      <w:r w:rsidR="00D11890" w:rsidRPr="00D87A60">
        <w:rPr>
          <w:rFonts w:ascii="Times" w:hAnsi="Times" w:cstheme="minorHAnsi"/>
          <w:sz w:val="22"/>
          <w:szCs w:val="22"/>
          <w:lang w:val="en-US"/>
        </w:rPr>
        <w:t>. This was assessed</w:t>
      </w:r>
      <w:r w:rsidR="00A51889" w:rsidRPr="00D87A60">
        <w:rPr>
          <w:rFonts w:ascii="Times" w:hAnsi="Times" w:cstheme="minorHAnsi"/>
          <w:sz w:val="22"/>
          <w:szCs w:val="22"/>
          <w:lang w:val="en-US"/>
        </w:rPr>
        <w:t xml:space="preserve"> from the </w:t>
      </w:r>
      <w:r w:rsidR="003670FB" w:rsidRPr="00D87A60">
        <w:rPr>
          <w:rFonts w:ascii="Times" w:hAnsi="Times" w:cstheme="minorHAnsi"/>
          <w:sz w:val="22"/>
          <w:szCs w:val="22"/>
          <w:lang w:val="en-US"/>
        </w:rPr>
        <w:t>ratio of recruitment before and after stock-</w:t>
      </w:r>
      <w:r w:rsidR="00EE1C47" w:rsidRPr="00D87A60">
        <w:rPr>
          <w:rFonts w:ascii="Times" w:hAnsi="Times" w:cstheme="minorHAnsi"/>
          <w:sz w:val="22"/>
          <w:szCs w:val="22"/>
          <w:lang w:val="en-US"/>
        </w:rPr>
        <w:t>recruitment</w:t>
      </w:r>
      <w:r w:rsidR="003670FB" w:rsidRPr="00D87A60">
        <w:rPr>
          <w:rFonts w:ascii="Times" w:hAnsi="Times" w:cstheme="minorHAnsi"/>
          <w:sz w:val="22"/>
          <w:szCs w:val="22"/>
          <w:lang w:val="en-US"/>
        </w:rPr>
        <w:t xml:space="preserve"> density dependence was applied</w:t>
      </w:r>
      <w:r w:rsidR="00E82D42" w:rsidRPr="00D87A60">
        <w:rPr>
          <w:rFonts w:ascii="Times" w:hAnsi="Times" w:cstheme="minorHAnsi"/>
          <w:sz w:val="22"/>
          <w:szCs w:val="22"/>
          <w:lang w:val="en-US"/>
        </w:rPr>
        <w:t xml:space="preserve"> </w:t>
      </w:r>
      <w:r w:rsidR="003D6E5A" w:rsidRPr="00D87A60">
        <w:rPr>
          <w:rFonts w:ascii="Times" w:hAnsi="Times" w:cstheme="minorHAnsi"/>
          <w:sz w:val="22"/>
          <w:szCs w:val="22"/>
          <w:lang w:val="en-US"/>
        </w:rPr>
        <w:fldChar w:fldCharType="begin"/>
      </w:r>
      <w:r w:rsidR="003D6E5A" w:rsidRPr="00D87A60">
        <w:rPr>
          <w:rFonts w:ascii="Times" w:hAnsi="Times" w:cstheme="minorHAnsi"/>
          <w:sz w:val="22"/>
          <w:szCs w:val="22"/>
          <w:lang w:val="en-US"/>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D87A60">
        <w:rPr>
          <w:rFonts w:ascii="Times" w:hAnsi="Times" w:cstheme="minorHAnsi"/>
          <w:sz w:val="22"/>
          <w:szCs w:val="22"/>
          <w:lang w:val="en-US"/>
        </w:rPr>
        <w:fldChar w:fldCharType="separate"/>
      </w:r>
      <w:r w:rsidR="003D6E5A" w:rsidRPr="00D87A60">
        <w:rPr>
          <w:rFonts w:ascii="Times" w:hAnsi="Times" w:cs="Times New Roman"/>
          <w:sz w:val="22"/>
          <w:szCs w:val="22"/>
        </w:rPr>
        <w:t xml:space="preserve">(Jacobsen </w:t>
      </w:r>
      <w:r w:rsidR="003D6E5A" w:rsidRPr="00D87A60">
        <w:rPr>
          <w:rFonts w:ascii="Times" w:hAnsi="Times" w:cs="Times New Roman"/>
          <w:i/>
          <w:iCs/>
          <w:sz w:val="22"/>
          <w:szCs w:val="22"/>
        </w:rPr>
        <w:t>et al.</w:t>
      </w:r>
      <w:r w:rsidR="003D6E5A" w:rsidRPr="00D87A60">
        <w:rPr>
          <w:rFonts w:ascii="Times" w:hAnsi="Times" w:cs="Times New Roman"/>
          <w:sz w:val="22"/>
          <w:szCs w:val="22"/>
        </w:rPr>
        <w:t xml:space="preserve"> 2017)</w:t>
      </w:r>
      <w:r w:rsidR="003D6E5A" w:rsidRPr="00D87A60">
        <w:rPr>
          <w:rFonts w:ascii="Times" w:hAnsi="Times" w:cstheme="minorHAnsi"/>
          <w:sz w:val="22"/>
          <w:szCs w:val="22"/>
          <w:lang w:val="en-US"/>
        </w:rPr>
        <w:fldChar w:fldCharType="end"/>
      </w:r>
      <w:r w:rsidRPr="00D87A60">
        <w:rPr>
          <w:rFonts w:ascii="Times" w:hAnsi="Times" w:cstheme="minorHAnsi"/>
          <w:sz w:val="22"/>
          <w:szCs w:val="22"/>
          <w:lang w:val="en-US"/>
        </w:rPr>
        <w:t>. Lastly, we compare</w:t>
      </w:r>
      <w:r w:rsidR="00AC73D9" w:rsidRPr="00D87A60">
        <w:rPr>
          <w:rFonts w:ascii="Times" w:hAnsi="Times" w:cstheme="minorHAnsi"/>
          <w:sz w:val="22"/>
          <w:szCs w:val="22"/>
          <w:lang w:val="en-US"/>
        </w:rPr>
        <w:t>d</w:t>
      </w:r>
      <w:r w:rsidRPr="00D87A60">
        <w:rPr>
          <w:rFonts w:ascii="Times" w:hAnsi="Times" w:cstheme="minorHAnsi"/>
          <w:sz w:val="22"/>
          <w:szCs w:val="22"/>
          <w:lang w:val="en-US"/>
        </w:rPr>
        <w:t xml:space="preserve"> time series of model output simulated together with historical temperature and fishing effort data with stock assessment output. </w:t>
      </w:r>
      <w:r w:rsidR="000B5E8E" w:rsidRPr="00D87A60">
        <w:rPr>
          <w:rFonts w:ascii="Times" w:hAnsi="Times" w:cstheme="minorHAnsi"/>
          <w:sz w:val="22"/>
          <w:szCs w:val="22"/>
          <w:lang w:val="en-US"/>
        </w:rPr>
        <w:t xml:space="preserve">A detailed description of the step-by-step calibration protocol used in this study, </w:t>
      </w:r>
      <w:r w:rsidRPr="00D87A60">
        <w:rPr>
          <w:rFonts w:ascii="Times" w:hAnsi="Times"/>
          <w:sz w:val="22"/>
          <w:szCs w:val="22"/>
          <w:lang w:val="en-US"/>
        </w:rPr>
        <w:t xml:space="preserve">inspired by </w:t>
      </w:r>
      <w:r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{"citationID":"PwVcrkGF","properties":{"formattedCitation":"(Jacobsen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lang w:val="en-US"/>
        </w:rPr>
        <w:t xml:space="preserve">(Jacobsen </w:t>
      </w:r>
      <w:r w:rsidRPr="00D87A60">
        <w:rPr>
          <w:rFonts w:ascii="Times" w:hAnsi="Times" w:cs="Times New Roman"/>
          <w:i/>
          <w:iCs/>
          <w:sz w:val="22"/>
          <w:szCs w:val="22"/>
          <w:lang w:val="en-US"/>
        </w:rPr>
        <w:t>et al.</w:t>
      </w:r>
      <w:r w:rsidRPr="00D87A60">
        <w:rPr>
          <w:rFonts w:ascii="Times" w:hAnsi="Times" w:cs="Times New Roman"/>
          <w:sz w:val="22"/>
          <w:szCs w:val="22"/>
          <w:lang w:val="en-US"/>
        </w:rPr>
        <w:t xml:space="preserve"> 2017)</w:t>
      </w:r>
      <w:r w:rsidRPr="00D87A60">
        <w:rPr>
          <w:rFonts w:ascii="Times" w:hAnsi="Times"/>
          <w:sz w:val="22"/>
          <w:szCs w:val="22"/>
          <w:lang w:val="en-US"/>
        </w:rPr>
        <w:fldChar w:fldCharType="end"/>
      </w:r>
      <w:r w:rsidR="000B5E8E" w:rsidRPr="00D87A60">
        <w:rPr>
          <w:rFonts w:ascii="Times" w:hAnsi="Times"/>
          <w:sz w:val="22"/>
          <w:szCs w:val="22"/>
          <w:lang w:val="en-US"/>
        </w:rPr>
        <w:t>, can be found in Appendix S1</w:t>
      </w:r>
      <w:r w:rsidRPr="00D87A60">
        <w:rPr>
          <w:rFonts w:ascii="Times" w:hAnsi="Times"/>
          <w:sz w:val="22"/>
          <w:szCs w:val="22"/>
          <w:lang w:val="en-US"/>
        </w:rPr>
        <w:t xml:space="preserve">. </w:t>
      </w:r>
    </w:p>
    <w:p w14:paraId="3B153FD4" w14:textId="77777777" w:rsidR="001B012A" w:rsidRPr="001B012A" w:rsidRDefault="001B012A" w:rsidP="00182BA9">
      <w:pPr>
        <w:spacing w:line="480" w:lineRule="auto"/>
        <w:rPr>
          <w:lang w:val="en-US"/>
        </w:rPr>
      </w:pPr>
    </w:p>
    <w:p w14:paraId="220EBAD0" w14:textId="4F18FFF1" w:rsidR="00525BB3" w:rsidRPr="00ED493C" w:rsidRDefault="00525BB3" w:rsidP="00182BA9">
      <w:pPr>
        <w:pStyle w:val="Caption"/>
        <w:keepNext/>
        <w:spacing w:line="480" w:lineRule="auto"/>
        <w:rPr>
          <w:color w:val="auto"/>
          <w:sz w:val="22"/>
          <w:szCs w:val="22"/>
        </w:rPr>
      </w:pPr>
      <w:r w:rsidRPr="00ED493C">
        <w:rPr>
          <w:color w:val="auto"/>
          <w:sz w:val="22"/>
          <w:szCs w:val="22"/>
        </w:rPr>
        <w:lastRenderedPageBreak/>
        <w:t xml:space="preserve">Table </w:t>
      </w:r>
      <w:r w:rsidRPr="00ED493C">
        <w:rPr>
          <w:color w:val="auto"/>
          <w:sz w:val="22"/>
          <w:szCs w:val="22"/>
        </w:rPr>
        <w:fldChar w:fldCharType="begin"/>
      </w:r>
      <w:r w:rsidRPr="00ED493C">
        <w:rPr>
          <w:color w:val="auto"/>
          <w:sz w:val="22"/>
          <w:szCs w:val="22"/>
        </w:rPr>
        <w:instrText xml:space="preserve"> SEQ Table \* ARABIC </w:instrText>
      </w:r>
      <w:r w:rsidRPr="00ED493C">
        <w:rPr>
          <w:color w:val="auto"/>
          <w:sz w:val="22"/>
          <w:szCs w:val="22"/>
        </w:rPr>
        <w:fldChar w:fldCharType="separate"/>
      </w:r>
      <w:r w:rsidRPr="00ED493C">
        <w:rPr>
          <w:noProof/>
          <w:color w:val="auto"/>
          <w:sz w:val="22"/>
          <w:szCs w:val="22"/>
        </w:rPr>
        <w:t>1</w:t>
      </w:r>
      <w:r w:rsidRPr="00ED493C">
        <w:rPr>
          <w:color w:val="auto"/>
          <w:sz w:val="22"/>
          <w:szCs w:val="22"/>
        </w:rPr>
        <w:fldChar w:fldCharType="end"/>
      </w:r>
      <w:r w:rsidRPr="00ED493C">
        <w:rPr>
          <w:color w:val="auto"/>
          <w:sz w:val="22"/>
          <w:szCs w:val="22"/>
        </w:rPr>
        <w:t xml:space="preserve"> </w:t>
      </w:r>
      <w:r w:rsidR="0091478A" w:rsidRPr="00ED493C">
        <w:rPr>
          <w:color w:val="auto"/>
          <w:sz w:val="22"/>
          <w:szCs w:val="22"/>
        </w:rPr>
        <w:t xml:space="preserve">Parameters of distributions describing </w:t>
      </w:r>
      <w:r w:rsidR="00BE22A6" w:rsidRPr="00ED493C">
        <w:rPr>
          <w:color w:val="auto"/>
          <w:sz w:val="22"/>
          <w:szCs w:val="22"/>
        </w:rPr>
        <w:t>activation energies</w:t>
      </w:r>
      <w:r w:rsidR="001D54E6" w:rsidRPr="00ED493C">
        <w:rPr>
          <w:color w:val="auto"/>
          <w:sz w:val="22"/>
          <w:szCs w:val="22"/>
        </w:rPr>
        <w:t xml:space="preserve"> of temperature-dependent rates in the size-spectrum model</w:t>
      </w:r>
      <w:r w:rsidR="00BE22A6" w:rsidRPr="00ED493C">
        <w:rPr>
          <w:color w:val="auto"/>
          <w:sz w:val="22"/>
          <w:szCs w:val="22"/>
        </w:rPr>
        <w:t xml:space="preserve">. </w:t>
      </w:r>
      <w:r w:rsidR="008B1D68" w:rsidRPr="00ED493C">
        <w:rPr>
          <w:color w:val="auto"/>
          <w:sz w:val="22"/>
          <w:szCs w:val="22"/>
        </w:rPr>
        <w:t>See figure 2 for</w:t>
      </w:r>
      <w:r w:rsidR="00224998" w:rsidRPr="00ED493C">
        <w:rPr>
          <w:color w:val="auto"/>
          <w:sz w:val="22"/>
          <w:szCs w:val="22"/>
        </w:rPr>
        <w:t xml:space="preserve"> 200</w:t>
      </w:r>
      <w:r w:rsidR="008B1D68" w:rsidRPr="00ED493C">
        <w:rPr>
          <w:color w:val="auto"/>
          <w:sz w:val="22"/>
          <w:szCs w:val="22"/>
        </w:rPr>
        <w:t xml:space="preserve"> random draws from these distributions</w:t>
      </w:r>
      <w:r w:rsidR="00224998" w:rsidRPr="00ED493C">
        <w:rPr>
          <w:color w:val="auto"/>
          <w:sz w:val="22"/>
          <w:szCs w:val="22"/>
        </w:rPr>
        <w:t xml:space="preserve"> which were used as input in projections</w:t>
      </w:r>
      <w:r w:rsidR="00F40D10" w:rsidRPr="00ED493C">
        <w:rPr>
          <w:color w:val="auto"/>
          <w:sz w:val="22"/>
          <w:szCs w:val="22"/>
        </w:rPr>
        <w:t>.</w:t>
      </w:r>
    </w:p>
    <w:tbl>
      <w:tblPr>
        <w:tblStyle w:val="GridTable1Light-Accent6"/>
        <w:tblW w:w="9016" w:type="dxa"/>
        <w:tblLayout w:type="fixed"/>
        <w:tblLook w:val="04A0" w:firstRow="1" w:lastRow="0" w:firstColumn="1" w:lastColumn="0" w:noHBand="0" w:noVBand="1"/>
      </w:tblPr>
      <w:tblGrid>
        <w:gridCol w:w="1179"/>
        <w:gridCol w:w="1793"/>
        <w:gridCol w:w="2552"/>
        <w:gridCol w:w="3492"/>
      </w:tblGrid>
      <w:tr w:rsidR="00532020" w:rsidRPr="00ED493C" w14:paraId="6CC373AA" w14:textId="77777777" w:rsidTr="00532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2A813558" w14:textId="77777777" w:rsidR="00550746" w:rsidRPr="00ED493C" w:rsidRDefault="00550746" w:rsidP="00182BA9">
            <w:pPr>
              <w:spacing w:line="480" w:lineRule="auto"/>
              <w:contextualSpacing/>
              <w:jc w:val="both"/>
              <w:rPr>
                <w:rFonts w:cstheme="minorHAnsi"/>
                <w:b w:val="0"/>
                <w:sz w:val="22"/>
                <w:szCs w:val="22"/>
                <w:lang w:val="en-US"/>
              </w:rPr>
            </w:pPr>
            <w:r w:rsidRPr="00ED493C">
              <w:rPr>
                <w:rFonts w:cstheme="minorHAnsi"/>
                <w:sz w:val="22"/>
                <w:szCs w:val="22"/>
                <w:lang w:val="en-US"/>
              </w:rPr>
              <w:t>Symbol</w:t>
            </w:r>
          </w:p>
        </w:tc>
        <w:tc>
          <w:tcPr>
            <w:tcW w:w="1793" w:type="dxa"/>
          </w:tcPr>
          <w:p w14:paraId="39E84CAF" w14:textId="287209F9" w:rsidR="00550746" w:rsidRPr="00ED493C" w:rsidRDefault="00532020"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ED493C">
              <w:rPr>
                <w:rFonts w:cstheme="minorHAnsi"/>
                <w:sz w:val="22"/>
                <w:szCs w:val="22"/>
                <w:lang w:val="en-US"/>
              </w:rPr>
              <w:t>Rate</w:t>
            </w:r>
          </w:p>
        </w:tc>
        <w:tc>
          <w:tcPr>
            <w:tcW w:w="2552" w:type="dxa"/>
          </w:tcPr>
          <w:p w14:paraId="5D504413" w14:textId="09A7863A" w:rsidR="00550746" w:rsidRPr="00ED493C" w:rsidRDefault="00C66B07"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sz w:val="22"/>
                <w:szCs w:val="22"/>
                <w:lang w:val="en-US"/>
              </w:rPr>
              <w:t>Distribution</w:t>
            </w:r>
          </w:p>
        </w:tc>
        <w:tc>
          <w:tcPr>
            <w:tcW w:w="3492" w:type="dxa"/>
          </w:tcPr>
          <w:p w14:paraId="1FD295A4" w14:textId="3052388D" w:rsidR="00550746" w:rsidRPr="00ED493C" w:rsidRDefault="00550746"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ED493C">
              <w:rPr>
                <w:rFonts w:cstheme="minorHAnsi"/>
                <w:sz w:val="22"/>
                <w:szCs w:val="22"/>
                <w:lang w:val="en-US"/>
              </w:rPr>
              <w:t>Source</w:t>
            </w:r>
          </w:p>
        </w:tc>
      </w:tr>
      <w:tr w:rsidR="00532020" w:rsidRPr="006166E1" w14:paraId="5522B43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1393EB7" w14:textId="3034976E" w:rsidR="00550746" w:rsidRPr="00ED493C" w:rsidRDefault="001E0B3A"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met</m:t>
                    </m:r>
                  </m:sub>
                </m:sSub>
              </m:oMath>
            </m:oMathPara>
          </w:p>
        </w:tc>
        <w:tc>
          <w:tcPr>
            <w:tcW w:w="1793" w:type="dxa"/>
          </w:tcPr>
          <w:p w14:paraId="2C27B2FF" w14:textId="2024F427"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Metabolism</w:t>
            </w:r>
          </w:p>
        </w:tc>
        <w:tc>
          <w:tcPr>
            <w:tcW w:w="2552" w:type="dxa"/>
          </w:tcPr>
          <w:p w14:paraId="0925DA4F" w14:textId="73D92D61"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Normal(0.62, 0.03)</m:t>
                </m:r>
              </m:oMath>
            </m:oMathPara>
          </w:p>
        </w:tc>
        <w:tc>
          <w:tcPr>
            <w:tcW w:w="3492" w:type="dxa"/>
          </w:tcPr>
          <w:p w14:paraId="0A0AA32D" w14:textId="13D76188"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t xml:space="preserve">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in prep</w:t>
            </w:r>
            <w:r w:rsidRPr="00ED493C">
              <w:rPr>
                <w:rFonts w:cstheme="minorHAnsi"/>
                <w:sz w:val="22"/>
                <w:szCs w:val="22"/>
                <w:lang w:val="sv-SE"/>
              </w:rPr>
              <w:t>)</w:t>
            </w:r>
          </w:p>
        </w:tc>
      </w:tr>
      <w:tr w:rsidR="00532020" w:rsidRPr="00ED493C" w14:paraId="4EECE80C"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F6864AB" w14:textId="01CF8961" w:rsidR="00550746" w:rsidRPr="00ED493C" w:rsidRDefault="001E0B3A"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mor</m:t>
                    </m:r>
                  </m:sub>
                </m:sSub>
              </m:oMath>
            </m:oMathPara>
          </w:p>
        </w:tc>
        <w:tc>
          <w:tcPr>
            <w:tcW w:w="1793" w:type="dxa"/>
          </w:tcPr>
          <w:p w14:paraId="52EAC0EC" w14:textId="6145ACED"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Background mortality</w:t>
            </w:r>
          </w:p>
        </w:tc>
        <w:tc>
          <w:tcPr>
            <w:tcW w:w="2552" w:type="dxa"/>
          </w:tcPr>
          <w:p w14:paraId="5CAE2CD5" w14:textId="3326FFC1"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Normal(0.62, 0.03)</m:t>
                </m:r>
              </m:oMath>
            </m:oMathPara>
          </w:p>
        </w:tc>
        <w:tc>
          <w:tcPr>
            <w:tcW w:w="3492" w:type="dxa"/>
          </w:tcPr>
          <w:p w14:paraId="12F7FE8B" w14:textId="0CBC8B30"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fldChar w:fldCharType="begin"/>
            </w:r>
            <w:r w:rsidR="00BA262D">
              <w:rPr>
                <w:rFonts w:cstheme="minorHAnsi"/>
                <w:sz w:val="22"/>
                <w:szCs w:val="22"/>
                <w:lang w:val="sv-SE"/>
              </w:rPr>
              <w:instrText xml:space="preserve"> ADDIN ZOTERO_ITEM CSL_CITATION {"citationID":"8XbfYq3S","properties":{"formattedCitation":"(Brown {\\i{}et al.} 2004)","plainCitation":"(Brown et al. 2004)","noteIndex":0},"citationItems":[{"id":"CKQJ1ax4/hOtcD1y0","uris":["http://zotero.org/users/6116610/items/U72KD5M3"],"uri":["http://zotero.org/users/6116610/items/U72KD5M3"],"itemData":{"id":834,"type":"article-journal","title":"Toward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ED493C">
              <w:rPr>
                <w:rFonts w:cstheme="minorHAnsi"/>
                <w:sz w:val="22"/>
                <w:szCs w:val="22"/>
                <w:lang w:val="sv-SE"/>
              </w:rPr>
              <w:fldChar w:fldCharType="separate"/>
            </w:r>
            <w:r w:rsidRPr="00ED493C">
              <w:rPr>
                <w:rFonts w:ascii="Times New Roman" w:cs="Times New Roman"/>
                <w:sz w:val="22"/>
                <w:szCs w:val="22"/>
                <w:lang w:val="sv-SE"/>
              </w:rPr>
              <w:t xml:space="preserve">(Brown </w:t>
            </w:r>
            <w:r w:rsidRPr="00ED493C">
              <w:rPr>
                <w:rFonts w:ascii="Times New Roman" w:cs="Times New Roman"/>
                <w:i/>
                <w:iCs/>
                <w:sz w:val="22"/>
                <w:szCs w:val="22"/>
                <w:lang w:val="sv-SE"/>
              </w:rPr>
              <w:t>et al.</w:t>
            </w:r>
            <w:r w:rsidRPr="00ED493C">
              <w:rPr>
                <w:rFonts w:ascii="Times New Roman" w:cs="Times New Roman"/>
                <w:sz w:val="22"/>
                <w:szCs w:val="22"/>
                <w:lang w:val="sv-SE"/>
              </w:rPr>
              <w:t xml:space="preserve"> 2004)</w:t>
            </w:r>
            <w:r w:rsidRPr="00ED493C">
              <w:rPr>
                <w:rFonts w:cstheme="minorHAnsi"/>
                <w:sz w:val="22"/>
                <w:szCs w:val="22"/>
                <w:lang w:val="sv-SE"/>
              </w:rPr>
              <w:fldChar w:fldCharType="end"/>
            </w:r>
            <w:r w:rsidRPr="00ED493C">
              <w:rPr>
                <w:rFonts w:cstheme="minorHAnsi"/>
                <w:sz w:val="22"/>
                <w:szCs w:val="22"/>
                <w:lang w:val="sv-SE"/>
              </w:rPr>
              <w:t xml:space="preserve">; 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in prep</w:t>
            </w:r>
            <w:r w:rsidRPr="00ED493C">
              <w:rPr>
                <w:rFonts w:cstheme="minorHAnsi"/>
                <w:sz w:val="22"/>
                <w:szCs w:val="22"/>
                <w:lang w:val="sv-SE"/>
              </w:rPr>
              <w:t>)</w:t>
            </w:r>
          </w:p>
        </w:tc>
      </w:tr>
      <w:tr w:rsidR="00532020" w:rsidRPr="006166E1" w14:paraId="6CCF4A43"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718EEE1F" w14:textId="006D4E0B" w:rsidR="00550746" w:rsidRPr="00ED493C" w:rsidRDefault="001E0B3A"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int</m:t>
                    </m:r>
                  </m:sub>
                </m:sSub>
              </m:oMath>
            </m:oMathPara>
          </w:p>
        </w:tc>
        <w:tc>
          <w:tcPr>
            <w:tcW w:w="1793" w:type="dxa"/>
          </w:tcPr>
          <w:p w14:paraId="13520C55" w14:textId="72C0E823"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Maximum consumption</w:t>
            </w:r>
          </w:p>
        </w:tc>
        <w:tc>
          <w:tcPr>
            <w:tcW w:w="2552" w:type="dxa"/>
          </w:tcPr>
          <w:p w14:paraId="4E8E561E" w14:textId="4911E81F"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Normal(0.67, 0.08)</m:t>
                </m:r>
              </m:oMath>
            </m:oMathPara>
          </w:p>
        </w:tc>
        <w:tc>
          <w:tcPr>
            <w:tcW w:w="3492" w:type="dxa"/>
          </w:tcPr>
          <w:p w14:paraId="4DAFD01A" w14:textId="1D89FF9A"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t xml:space="preserve">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in prep</w:t>
            </w:r>
            <w:r w:rsidRPr="00ED493C">
              <w:rPr>
                <w:rFonts w:cstheme="minorHAnsi"/>
                <w:sz w:val="22"/>
                <w:szCs w:val="22"/>
                <w:lang w:val="sv-SE"/>
              </w:rPr>
              <w:t>)</w:t>
            </w:r>
          </w:p>
        </w:tc>
      </w:tr>
      <w:tr w:rsidR="00532020" w:rsidRPr="00ED493C" w14:paraId="7648747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6760DDDB" w14:textId="376FEC80" w:rsidR="00550746" w:rsidRPr="00ED493C" w:rsidRDefault="001E0B3A" w:rsidP="00182BA9">
            <w:pPr>
              <w:pStyle w:val="Default"/>
              <w:spacing w:line="480" w:lineRule="auto"/>
              <w:contextualSpacing/>
              <w:rPr>
                <w:rFonts w:asciiTheme="minorHAnsi" w:eastAsiaTheme="minorEastAsia" w:hAnsiTheme="minorHAnsi" w:cstheme="minorHAnsi"/>
                <w:b w:val="0"/>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car</m:t>
                    </m:r>
                  </m:sub>
                </m:sSub>
              </m:oMath>
            </m:oMathPara>
          </w:p>
        </w:tc>
        <w:tc>
          <w:tcPr>
            <w:tcW w:w="1793" w:type="dxa"/>
          </w:tcPr>
          <w:p w14:paraId="0A2BFB98" w14:textId="699D882A"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ED493C">
              <w:rPr>
                <w:rFonts w:cstheme="minorHAnsi"/>
                <w:iCs/>
                <w:sz w:val="22"/>
                <w:szCs w:val="22"/>
              </w:rPr>
              <w:t>Background resource carrying capacity</w:t>
            </w:r>
          </w:p>
        </w:tc>
        <w:tc>
          <w:tcPr>
            <w:tcW w:w="2552" w:type="dxa"/>
          </w:tcPr>
          <w:p w14:paraId="74073CD3" w14:textId="1CBF7D79" w:rsidR="00550746" w:rsidRPr="00ED493C" w:rsidRDefault="001D79F8"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color w:val="FF0000"/>
                <w:sz w:val="22"/>
                <w:szCs w:val="22"/>
              </w:rPr>
            </w:pPr>
            <m:oMathPara>
              <m:oMath>
                <m:r>
                  <w:rPr>
                    <w:rFonts w:ascii="Cambria Math" w:hAnsi="Cambria Math" w:cstheme="minorHAnsi"/>
                    <w:sz w:val="22"/>
                    <w:szCs w:val="22"/>
                    <w:lang w:val="en-US"/>
                  </w:rPr>
                  <m:t>Uniform(-0.8,0)</m:t>
                </m:r>
              </m:oMath>
            </m:oMathPara>
          </w:p>
        </w:tc>
        <w:tc>
          <w:tcPr>
            <w:tcW w:w="3492" w:type="dxa"/>
          </w:tcPr>
          <w:p w14:paraId="545FB24F" w14:textId="4665C263"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lang w:val="en-US"/>
              </w:rPr>
            </w:pPr>
            <w:r w:rsidRPr="00ED493C">
              <w:rPr>
                <w:rFonts w:eastAsiaTheme="minorEastAsia" w:cstheme="minorHAnsi"/>
                <w:iCs/>
                <w:sz w:val="22"/>
                <w:szCs w:val="22"/>
              </w:rPr>
              <w:fldChar w:fldCharType="begin"/>
            </w:r>
            <w:r w:rsidR="001F7145" w:rsidRPr="00ED493C">
              <w:rPr>
                <w:rFonts w:eastAsiaTheme="minorEastAsia" w:cstheme="minorHAnsi"/>
                <w:iCs/>
                <w:sz w:val="22"/>
                <w:szCs w:val="22"/>
                <w:lang w:val="sv-SE"/>
              </w:rPr>
              <w:instrText xml:space="preserve"> ADDIN ZOTERO_ITEM CSL_CITATION {"citationID":"hJrLGAPG","properties":{"formattedCitation":"(Gilbert {\\i{}et al.} 2014)","plainCitation":"(Gilbert et al. 2014)","noteIndex":0},"citationItems":[{"id":505,"uris":["http://zotero.org/users/6116610/items/RLHZ2SYU"],"uri":["http://zotero.org/users/6116610/items/RLHZ2SYU"],"itemData":{"id":505,"type":"article-journal","abstract":"Changing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001F7145" w:rsidRPr="00ED493C">
              <w:rPr>
                <w:rFonts w:eastAsiaTheme="minorEastAsia" w:cstheme="minorHAnsi"/>
                <w:iCs/>
                <w:sz w:val="22"/>
                <w:szCs w:val="22"/>
                <w:lang w:val="en-US"/>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Pr="00ED493C">
              <w:rPr>
                <w:rFonts w:eastAsiaTheme="minorEastAsia" w:cstheme="minorHAnsi"/>
                <w:iCs/>
                <w:sz w:val="22"/>
                <w:szCs w:val="22"/>
              </w:rPr>
              <w:fldChar w:fldCharType="separate"/>
            </w:r>
            <w:r w:rsidRPr="00ED493C">
              <w:rPr>
                <w:rFonts w:ascii="Times New Roman" w:cs="Times New Roman"/>
                <w:sz w:val="22"/>
                <w:szCs w:val="22"/>
                <w:lang w:val="en-US"/>
              </w:rPr>
              <w:t xml:space="preserve">(Gilbert </w:t>
            </w:r>
            <w:r w:rsidRPr="00ED493C">
              <w:rPr>
                <w:rFonts w:ascii="Times New Roman" w:cs="Times New Roman"/>
                <w:i/>
                <w:iCs/>
                <w:sz w:val="22"/>
                <w:szCs w:val="22"/>
                <w:lang w:val="en-US"/>
              </w:rPr>
              <w:t>et al.</w:t>
            </w:r>
            <w:r w:rsidRPr="00ED493C">
              <w:rPr>
                <w:rFonts w:ascii="Times New Roman" w:cs="Times New Roman"/>
                <w:sz w:val="22"/>
                <w:szCs w:val="22"/>
                <w:lang w:val="en-US"/>
              </w:rPr>
              <w:t xml:space="preserve"> 2014)</w:t>
            </w:r>
            <w:r w:rsidRPr="00ED493C">
              <w:rPr>
                <w:rFonts w:eastAsiaTheme="minorEastAsia" w:cstheme="minorHAnsi"/>
                <w:iCs/>
                <w:sz w:val="22"/>
                <w:szCs w:val="22"/>
              </w:rPr>
              <w:fldChar w:fldCharType="end"/>
            </w:r>
            <w:r w:rsidRPr="00ED493C">
              <w:rPr>
                <w:rFonts w:eastAsiaTheme="minorEastAsia" w:cstheme="minorHAnsi"/>
                <w:iCs/>
                <w:sz w:val="22"/>
                <w:szCs w:val="22"/>
                <w:lang w:val="en-US"/>
              </w:rPr>
              <w:t xml:space="preserve">; </w:t>
            </w:r>
            <w:r w:rsidRPr="00ED493C">
              <w:rPr>
                <w:rFonts w:eastAsiaTheme="minorEastAsia" w:cstheme="minorHAnsi"/>
                <w:iCs/>
                <w:sz w:val="22"/>
                <w:szCs w:val="22"/>
              </w:rPr>
              <w:fldChar w:fldCharType="begin"/>
            </w:r>
            <w:r w:rsidR="001F7145" w:rsidRPr="00ED493C">
              <w:rPr>
                <w:rFonts w:eastAsiaTheme="minorEastAsia" w:cstheme="minorHAnsi"/>
                <w:iCs/>
                <w:sz w:val="22"/>
                <w:szCs w:val="22"/>
                <w:lang w:val="en-US"/>
              </w:rPr>
              <w:instrText xml:space="preserve"> ADDIN ZOTERO_ITEM CSL_CITATION {"citationID":"sipyrhy6","properties":{"formattedCitation":"(Savage {\\i{}et al.} 2004)","plainCitation":"(Savage et al. 2004)","noteIndex":0},"citationItems":[{"id":729,"uris":["http://zotero.org/users/6116610/items/5EKRHGLR"],"uri":["http://zotero.org/users/6116610/items/5EKRHGLR"],"itemData":{"id":729,"type":"article-journal","container-title":"The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Pr="00ED493C">
              <w:rPr>
                <w:rFonts w:eastAsiaTheme="minorEastAsia" w:cstheme="minorHAnsi"/>
                <w:iCs/>
                <w:sz w:val="22"/>
                <w:szCs w:val="22"/>
              </w:rPr>
              <w:fldChar w:fldCharType="separate"/>
            </w:r>
            <w:r w:rsidRPr="00ED493C">
              <w:rPr>
                <w:rFonts w:ascii="Times New Roman" w:cs="Times New Roman"/>
                <w:sz w:val="22"/>
                <w:szCs w:val="22"/>
                <w:lang w:val="en-US"/>
              </w:rPr>
              <w:t xml:space="preserve">(Savage </w:t>
            </w:r>
            <w:r w:rsidRPr="00ED493C">
              <w:rPr>
                <w:rFonts w:ascii="Times New Roman" w:cs="Times New Roman"/>
                <w:i/>
                <w:iCs/>
                <w:sz w:val="22"/>
                <w:szCs w:val="22"/>
                <w:lang w:val="en-US"/>
              </w:rPr>
              <w:t>et al.</w:t>
            </w:r>
            <w:r w:rsidRPr="00ED493C">
              <w:rPr>
                <w:rFonts w:ascii="Times New Roman" w:cs="Times New Roman"/>
                <w:sz w:val="22"/>
                <w:szCs w:val="22"/>
                <w:lang w:val="en-US"/>
              </w:rPr>
              <w:t xml:space="preserve"> 2004)</w:t>
            </w:r>
            <w:r w:rsidRPr="00ED493C">
              <w:rPr>
                <w:rFonts w:eastAsiaTheme="minorEastAsia" w:cstheme="minorHAnsi"/>
                <w:iCs/>
                <w:sz w:val="22"/>
                <w:szCs w:val="22"/>
              </w:rPr>
              <w:fldChar w:fldCharType="end"/>
            </w:r>
          </w:p>
        </w:tc>
      </w:tr>
      <w:tr w:rsidR="00532020" w:rsidRPr="00ED493C" w14:paraId="6645ACD1"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1FB7556F" w14:textId="5B12A72E" w:rsidR="00550746" w:rsidRPr="00ED493C" w:rsidRDefault="001E0B3A" w:rsidP="00182BA9">
            <w:pPr>
              <w:pStyle w:val="Default"/>
              <w:spacing w:line="480" w:lineRule="auto"/>
              <w:contextualSpacing/>
              <w:rPr>
                <w:rFonts w:ascii="Times New Roman" w:eastAsia="Times New Roman" w:hAnsi="Times New Roman" w:cs="Times New Roman"/>
                <w:b w:val="0"/>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gro</m:t>
                    </m:r>
                  </m:sub>
                </m:sSub>
              </m:oMath>
            </m:oMathPara>
          </w:p>
        </w:tc>
        <w:tc>
          <w:tcPr>
            <w:tcW w:w="1793" w:type="dxa"/>
          </w:tcPr>
          <w:p w14:paraId="57553AEB" w14:textId="340F6A6E"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ED493C">
              <w:rPr>
                <w:rFonts w:cstheme="minorHAnsi"/>
                <w:iCs/>
                <w:sz w:val="22"/>
                <w:szCs w:val="22"/>
              </w:rPr>
              <w:t>Background resource growth rate</w:t>
            </w:r>
          </w:p>
        </w:tc>
        <w:tc>
          <w:tcPr>
            <w:tcW w:w="2552" w:type="dxa"/>
          </w:tcPr>
          <w:p w14:paraId="4DDFB02B" w14:textId="6663E689"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color w:val="FF0000"/>
                <w:sz w:val="22"/>
                <w:szCs w:val="22"/>
              </w:rPr>
            </w:pPr>
            <m:oMathPara>
              <m:oMath>
                <m:r>
                  <w:rPr>
                    <w:rFonts w:ascii="Cambria Math" w:hAnsi="Cambria Math" w:cstheme="minorHAnsi"/>
                    <w:sz w:val="22"/>
                    <w:szCs w:val="22"/>
                    <w:lang w:val="en-US"/>
                  </w:rPr>
                  <m:t>Normal(0.8, 0.13)</m:t>
                </m:r>
              </m:oMath>
            </m:oMathPara>
          </w:p>
        </w:tc>
        <w:tc>
          <w:tcPr>
            <w:tcW w:w="3492" w:type="dxa"/>
          </w:tcPr>
          <w:p w14:paraId="7BC24107" w14:textId="63D83139"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rPr>
            </w:pPr>
            <w:r w:rsidRPr="00ED493C">
              <w:rPr>
                <w:rFonts w:eastAsiaTheme="minorEastAsia" w:cstheme="minorHAnsi"/>
                <w:iCs/>
                <w:sz w:val="22"/>
                <w:szCs w:val="22"/>
              </w:rPr>
              <w:fldChar w:fldCharType="begin"/>
            </w:r>
            <w:r w:rsidR="001F7145" w:rsidRPr="00ED493C">
              <w:rPr>
                <w:rFonts w:eastAsiaTheme="minorEastAsia" w:cstheme="minorHAnsi"/>
                <w:iCs/>
                <w:sz w:val="22"/>
                <w:szCs w:val="22"/>
                <w:lang w:val="en-US"/>
              </w:rPr>
              <w:instrText xml:space="preserve"> ADDIN ZOTERO_ITEM CSL_CITATION {"citationID":"IOi759OP","properties":{"formattedCitation":"(Savage {\\i{}et al.} 2004)","plainCitation":"(Savage et al. 2004)","noteIndex":0},"citationItems":[{"id":729,"uris":["http://zotero.org/users/6116610/items/5EKRHGLR"],"uri":["http://zotero.org/users/6116610/items/5EKRHGLR"],"itemData":{"id":729,"type":"article-journal","container-title":"The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Pr="00ED493C">
              <w:rPr>
                <w:rFonts w:eastAsiaTheme="minorEastAsia" w:cstheme="minorHAnsi"/>
                <w:iCs/>
                <w:sz w:val="22"/>
                <w:szCs w:val="22"/>
              </w:rPr>
              <w:fldChar w:fldCharType="separate"/>
            </w:r>
            <w:r w:rsidRPr="00ED493C">
              <w:rPr>
                <w:rFonts w:ascii="Times New Roman" w:cs="Times New Roman"/>
                <w:sz w:val="22"/>
                <w:szCs w:val="22"/>
                <w:lang w:val="sv-SE"/>
              </w:rPr>
              <w:t xml:space="preserve">(Savage </w:t>
            </w:r>
            <w:r w:rsidRPr="00ED493C">
              <w:rPr>
                <w:rFonts w:ascii="Times New Roman" w:cs="Times New Roman"/>
                <w:i/>
                <w:iCs/>
                <w:sz w:val="22"/>
                <w:szCs w:val="22"/>
                <w:lang w:val="sv-SE"/>
              </w:rPr>
              <w:t>et al.</w:t>
            </w:r>
            <w:r w:rsidRPr="00ED493C">
              <w:rPr>
                <w:rFonts w:ascii="Times New Roman" w:cs="Times New Roman"/>
                <w:sz w:val="22"/>
                <w:szCs w:val="22"/>
                <w:lang w:val="sv-SE"/>
              </w:rPr>
              <w:t xml:space="preserve"> 2004)</w:t>
            </w:r>
            <w:r w:rsidRPr="00ED493C">
              <w:rPr>
                <w:rFonts w:eastAsiaTheme="minorEastAsia" w:cstheme="minorHAnsi"/>
                <w:iCs/>
                <w:sz w:val="22"/>
                <w:szCs w:val="22"/>
              </w:rPr>
              <w:fldChar w:fldCharType="end"/>
            </w:r>
          </w:p>
        </w:tc>
      </w:tr>
    </w:tbl>
    <w:p w14:paraId="2A7DB2F2" w14:textId="1C163120" w:rsidR="00ED3013" w:rsidRDefault="00ED3013" w:rsidP="00182BA9">
      <w:pPr>
        <w:spacing w:line="480" w:lineRule="auto"/>
        <w:contextualSpacing/>
        <w:jc w:val="both"/>
        <w:rPr>
          <w:color w:val="FF0000"/>
          <w:sz w:val="22"/>
          <w:szCs w:val="22"/>
          <w:lang w:val="en-US"/>
        </w:rPr>
      </w:pPr>
    </w:p>
    <w:p w14:paraId="56060A8B" w14:textId="2C87EA11" w:rsidR="009B62C3" w:rsidRDefault="009B62C3" w:rsidP="00182BA9">
      <w:pPr>
        <w:spacing w:line="480" w:lineRule="auto"/>
        <w:contextualSpacing/>
        <w:jc w:val="both"/>
        <w:rPr>
          <w:color w:val="FF0000"/>
          <w:sz w:val="22"/>
          <w:szCs w:val="22"/>
          <w:lang w:val="en-US"/>
        </w:rPr>
      </w:pPr>
    </w:p>
    <w:p w14:paraId="752B4B50" w14:textId="73D21216" w:rsidR="009B62C3" w:rsidRDefault="009B62C3" w:rsidP="00182BA9">
      <w:pPr>
        <w:spacing w:line="480" w:lineRule="auto"/>
        <w:contextualSpacing/>
        <w:jc w:val="both"/>
        <w:rPr>
          <w:color w:val="FF0000"/>
          <w:sz w:val="22"/>
          <w:szCs w:val="22"/>
          <w:lang w:val="en-US"/>
        </w:rPr>
      </w:pPr>
    </w:p>
    <w:p w14:paraId="5D0CCF99" w14:textId="385A5896" w:rsidR="009B62C3" w:rsidRDefault="009B62C3" w:rsidP="00182BA9">
      <w:pPr>
        <w:spacing w:line="480" w:lineRule="auto"/>
        <w:contextualSpacing/>
        <w:jc w:val="both"/>
        <w:rPr>
          <w:color w:val="FF0000"/>
          <w:sz w:val="22"/>
          <w:szCs w:val="22"/>
          <w:lang w:val="en-US"/>
        </w:rPr>
      </w:pPr>
    </w:p>
    <w:p w14:paraId="7D05370C" w14:textId="15C20F6C" w:rsidR="009B62C3" w:rsidRDefault="009B62C3" w:rsidP="00182BA9">
      <w:pPr>
        <w:spacing w:line="480" w:lineRule="auto"/>
        <w:contextualSpacing/>
        <w:jc w:val="both"/>
        <w:rPr>
          <w:color w:val="FF0000"/>
          <w:sz w:val="22"/>
          <w:szCs w:val="22"/>
          <w:lang w:val="en-US"/>
        </w:rPr>
      </w:pPr>
    </w:p>
    <w:p w14:paraId="50D67208" w14:textId="02970168" w:rsidR="009B62C3" w:rsidRDefault="009B62C3" w:rsidP="00182BA9">
      <w:pPr>
        <w:spacing w:line="480" w:lineRule="auto"/>
        <w:contextualSpacing/>
        <w:jc w:val="both"/>
        <w:rPr>
          <w:color w:val="FF0000"/>
          <w:sz w:val="22"/>
          <w:szCs w:val="22"/>
          <w:lang w:val="en-US"/>
        </w:rPr>
      </w:pPr>
    </w:p>
    <w:p w14:paraId="761DB457" w14:textId="24246F96" w:rsidR="009B62C3" w:rsidRDefault="009B62C3" w:rsidP="00182BA9">
      <w:pPr>
        <w:spacing w:line="480" w:lineRule="auto"/>
        <w:contextualSpacing/>
        <w:jc w:val="both"/>
        <w:rPr>
          <w:color w:val="FF0000"/>
          <w:sz w:val="22"/>
          <w:szCs w:val="22"/>
          <w:lang w:val="en-US"/>
        </w:rPr>
      </w:pPr>
    </w:p>
    <w:p w14:paraId="24D982EB" w14:textId="1ECDA47C" w:rsidR="009B62C3" w:rsidRDefault="009B62C3" w:rsidP="00182BA9">
      <w:pPr>
        <w:spacing w:line="480" w:lineRule="auto"/>
        <w:contextualSpacing/>
        <w:jc w:val="both"/>
        <w:rPr>
          <w:color w:val="FF0000"/>
          <w:sz w:val="22"/>
          <w:szCs w:val="22"/>
          <w:lang w:val="en-US"/>
        </w:rPr>
      </w:pPr>
    </w:p>
    <w:p w14:paraId="522BD9C0" w14:textId="532D1582" w:rsidR="009B62C3" w:rsidRDefault="009B62C3" w:rsidP="00182BA9">
      <w:pPr>
        <w:spacing w:line="480" w:lineRule="auto"/>
        <w:contextualSpacing/>
        <w:jc w:val="both"/>
        <w:rPr>
          <w:color w:val="FF0000"/>
          <w:sz w:val="22"/>
          <w:szCs w:val="22"/>
          <w:lang w:val="en-US"/>
        </w:rPr>
      </w:pPr>
    </w:p>
    <w:p w14:paraId="039EF073" w14:textId="02079467" w:rsidR="009B62C3" w:rsidRDefault="009B62C3" w:rsidP="00182BA9">
      <w:pPr>
        <w:spacing w:line="480" w:lineRule="auto"/>
        <w:contextualSpacing/>
        <w:jc w:val="both"/>
        <w:rPr>
          <w:color w:val="FF0000"/>
          <w:sz w:val="22"/>
          <w:szCs w:val="22"/>
          <w:lang w:val="en-US"/>
        </w:rPr>
      </w:pPr>
    </w:p>
    <w:p w14:paraId="77D4D26F" w14:textId="7DF200B8" w:rsidR="009B62C3" w:rsidRDefault="009B62C3" w:rsidP="00182BA9">
      <w:pPr>
        <w:spacing w:line="480" w:lineRule="auto"/>
        <w:contextualSpacing/>
        <w:jc w:val="both"/>
        <w:rPr>
          <w:color w:val="FF0000"/>
          <w:sz w:val="22"/>
          <w:szCs w:val="22"/>
          <w:lang w:val="en-US"/>
        </w:rPr>
      </w:pPr>
    </w:p>
    <w:p w14:paraId="48129D89" w14:textId="5A187CF2" w:rsidR="009B62C3" w:rsidRDefault="009B62C3" w:rsidP="00182BA9">
      <w:pPr>
        <w:spacing w:line="480" w:lineRule="auto"/>
        <w:contextualSpacing/>
        <w:jc w:val="both"/>
        <w:rPr>
          <w:color w:val="FF0000"/>
          <w:sz w:val="22"/>
          <w:szCs w:val="22"/>
          <w:lang w:val="en-US"/>
        </w:rPr>
      </w:pPr>
    </w:p>
    <w:p w14:paraId="787E42C7" w14:textId="04699FB0" w:rsidR="009B62C3" w:rsidRDefault="009B62C3" w:rsidP="00182BA9">
      <w:pPr>
        <w:spacing w:line="480" w:lineRule="auto"/>
        <w:contextualSpacing/>
        <w:jc w:val="both"/>
        <w:rPr>
          <w:color w:val="FF0000"/>
          <w:sz w:val="22"/>
          <w:szCs w:val="22"/>
          <w:lang w:val="en-US"/>
        </w:rPr>
      </w:pPr>
    </w:p>
    <w:p w14:paraId="631FC58D" w14:textId="67FFF5A9" w:rsidR="009B62C3" w:rsidRDefault="009B62C3" w:rsidP="00182BA9">
      <w:pPr>
        <w:spacing w:line="480" w:lineRule="auto"/>
        <w:contextualSpacing/>
        <w:jc w:val="both"/>
        <w:rPr>
          <w:color w:val="FF0000"/>
          <w:sz w:val="22"/>
          <w:szCs w:val="22"/>
          <w:lang w:val="en-US"/>
        </w:rPr>
      </w:pPr>
    </w:p>
    <w:p w14:paraId="6180320E" w14:textId="313C53BA" w:rsidR="009B62C3" w:rsidRDefault="009B62C3" w:rsidP="00182BA9">
      <w:pPr>
        <w:spacing w:line="480" w:lineRule="auto"/>
        <w:contextualSpacing/>
        <w:jc w:val="both"/>
        <w:rPr>
          <w:color w:val="FF0000"/>
          <w:sz w:val="22"/>
          <w:szCs w:val="22"/>
          <w:lang w:val="en-US"/>
        </w:rPr>
      </w:pPr>
    </w:p>
    <w:p w14:paraId="7264C32F" w14:textId="0EF28644" w:rsidR="009B62C3" w:rsidRDefault="009B62C3" w:rsidP="00182BA9">
      <w:pPr>
        <w:spacing w:line="480" w:lineRule="auto"/>
        <w:contextualSpacing/>
        <w:jc w:val="both"/>
        <w:rPr>
          <w:color w:val="FF0000"/>
          <w:sz w:val="22"/>
          <w:szCs w:val="22"/>
          <w:lang w:val="en-US"/>
        </w:rPr>
      </w:pPr>
    </w:p>
    <w:p w14:paraId="03135D94" w14:textId="0BF9C535" w:rsidR="009B62C3" w:rsidRPr="00ED493C" w:rsidRDefault="009B62C3" w:rsidP="00182BA9">
      <w:pPr>
        <w:spacing w:line="480" w:lineRule="auto"/>
        <w:contextualSpacing/>
        <w:jc w:val="both"/>
        <w:rPr>
          <w:color w:val="FF0000"/>
          <w:sz w:val="22"/>
          <w:szCs w:val="22"/>
          <w:lang w:val="en-US"/>
        </w:rPr>
      </w:pPr>
      <w:r w:rsidRPr="00ED493C">
        <w:rPr>
          <w:noProof/>
          <w:color w:val="FF0000"/>
          <w:sz w:val="22"/>
          <w:szCs w:val="22"/>
          <w:lang w:val="en-US"/>
        </w:rPr>
        <w:drawing>
          <wp:inline distT="0" distB="0" distL="0" distR="0" wp14:anchorId="080F3E46" wp14:editId="4BD4C9DD">
            <wp:extent cx="4906736" cy="4906736"/>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ffort_tem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6736" cy="4906736"/>
                    </a:xfrm>
                    <a:prstGeom prst="rect">
                      <a:avLst/>
                    </a:prstGeom>
                  </pic:spPr>
                </pic:pic>
              </a:graphicData>
            </a:graphic>
          </wp:inline>
        </w:drawing>
      </w:r>
    </w:p>
    <w:p w14:paraId="3346A6C9" w14:textId="324EE5CA" w:rsidR="00ED3013" w:rsidRPr="00D87A60" w:rsidRDefault="00ED3013" w:rsidP="00182BA9">
      <w:pPr>
        <w:pStyle w:val="Caption"/>
        <w:spacing w:line="480" w:lineRule="auto"/>
        <w:contextualSpacing/>
        <w:jc w:val="both"/>
        <w:rPr>
          <w:rFonts w:ascii="Times" w:eastAsiaTheme="minorEastAsia" w:hAnsi="Times" w:cs="Times New Roman"/>
          <w:color w:val="auto"/>
          <w:sz w:val="22"/>
          <w:szCs w:val="22"/>
          <w:lang w:val="en-US"/>
        </w:rPr>
      </w:pPr>
      <w:r w:rsidRPr="00D87A60">
        <w:rPr>
          <w:rFonts w:ascii="Times" w:hAnsi="Times" w:cs="Times New Roman"/>
          <w:color w:val="auto"/>
          <w:sz w:val="22"/>
          <w:szCs w:val="22"/>
          <w:lang w:val="en-US"/>
        </w:rPr>
        <w:t>Figure 1</w:t>
      </w:r>
      <w:r w:rsidRPr="00D87A60">
        <w:rPr>
          <w:rFonts w:ascii="Times" w:hAnsi="Times" w:cs="Times New Roman"/>
          <w:color w:val="auto"/>
          <w:sz w:val="22"/>
          <w:szCs w:val="22"/>
        </w:rPr>
        <w:t>.</w:t>
      </w:r>
      <w:r w:rsidRPr="00D87A60">
        <w:rPr>
          <w:rFonts w:ascii="Times" w:hAnsi="Times" w:cs="Times New Roman"/>
          <w:color w:val="auto"/>
          <w:sz w:val="22"/>
          <w:szCs w:val="22"/>
          <w:lang w:val="en-US"/>
        </w:rPr>
        <w:t xml:space="preserve"> Time series of (A) effort by species and (B) temperature from the regional coupled model system </w:t>
      </w:r>
      <w:commentRangeStart w:id="24"/>
      <w:r w:rsidRPr="00D87A60">
        <w:rPr>
          <w:rFonts w:ascii="Times" w:hAnsi="Times" w:cs="Times New Roman"/>
          <w:color w:val="auto"/>
          <w:sz w:val="22"/>
          <w:szCs w:val="22"/>
          <w:lang w:val="en-US"/>
        </w:rPr>
        <w:t>RCA4-NEMO</w:t>
      </w:r>
      <w:commentRangeEnd w:id="24"/>
      <w:r w:rsidRPr="00D87A60">
        <w:rPr>
          <w:rStyle w:val="CommentReference"/>
          <w:rFonts w:ascii="Times" w:hAnsi="Times" w:cs="Times New Roman"/>
          <w:i w:val="0"/>
          <w:iCs w:val="0"/>
          <w:color w:val="auto"/>
          <w:sz w:val="22"/>
          <w:szCs w:val="22"/>
        </w:rPr>
        <w:commentReference w:id="24"/>
      </w:r>
      <w:r w:rsidRPr="00D87A60">
        <w:rPr>
          <w:rFonts w:ascii="Times" w:hAnsi="Times" w:cs="Times New Roman"/>
          <w:color w:val="auto"/>
          <w:sz w:val="22"/>
          <w:szCs w:val="22"/>
          <w:lang w:val="en-US"/>
        </w:rPr>
        <w:t xml:space="preserve"> using the RCP 8.5 scenario. In panel A, the light grey area corresponds to years with </w:t>
      </w:r>
      <m:oMath>
        <m:r>
          <w:rPr>
            <w:rFonts w:ascii="Cambria Math" w:hAnsi="Cambria Math" w:cs="Times New Roman"/>
            <w:color w:val="auto"/>
            <w:sz w:val="22"/>
            <w:szCs w:val="22"/>
            <w:lang w:val="en-US"/>
          </w:rPr>
          <m:t>F</m:t>
        </m:r>
      </m:oMath>
      <w:r w:rsidRPr="00D87A60">
        <w:rPr>
          <w:rFonts w:ascii="Times" w:eastAsiaTheme="minorEastAsia" w:hAnsi="Times" w:cs="Times New Roman"/>
          <w:color w:val="auto"/>
          <w:sz w:val="22"/>
          <w:szCs w:val="22"/>
          <w:lang w:val="en-US"/>
        </w:rPr>
        <w:t xml:space="preserve"> from stock assessment. The dark grey area is the calibration time period. </w:t>
      </w:r>
      <w:r w:rsidR="001062DF" w:rsidRPr="00D87A60">
        <w:rPr>
          <w:rFonts w:ascii="Times" w:eastAsiaTheme="minorEastAsia" w:hAnsi="Times" w:cs="Times New Roman"/>
          <w:color w:val="auto"/>
          <w:sz w:val="22"/>
          <w:szCs w:val="22"/>
          <w:lang w:val="en-US"/>
        </w:rPr>
        <w:t xml:space="preserve">We treat the </w:t>
      </w:r>
      <w:r w:rsidR="003F071C" w:rsidRPr="00D87A60">
        <w:rPr>
          <w:rFonts w:ascii="Times" w:eastAsiaTheme="minorEastAsia" w:hAnsi="Times" w:cs="Times New Roman"/>
          <w:color w:val="auto"/>
          <w:sz w:val="22"/>
          <w:szCs w:val="22"/>
          <w:lang w:val="en-US"/>
        </w:rPr>
        <w:t xml:space="preserve">60 </w:t>
      </w:r>
      <w:r w:rsidR="001062DF" w:rsidRPr="00D87A60">
        <w:rPr>
          <w:rFonts w:ascii="Times" w:eastAsiaTheme="minorEastAsia" w:hAnsi="Times" w:cs="Times New Roman"/>
          <w:color w:val="auto"/>
          <w:sz w:val="22"/>
          <w:szCs w:val="22"/>
          <w:lang w:val="en-US"/>
        </w:rPr>
        <w:t xml:space="preserve">years prior to </w:t>
      </w:r>
      <w:r w:rsidR="00714622" w:rsidRPr="00D87A60">
        <w:rPr>
          <w:rFonts w:ascii="Times" w:eastAsiaTheme="minorEastAsia" w:hAnsi="Times" w:cs="Times New Roman"/>
          <w:color w:val="auto"/>
          <w:sz w:val="22"/>
          <w:szCs w:val="22"/>
          <w:lang w:val="en-US"/>
        </w:rPr>
        <w:t xml:space="preserve">the start of the F-time series </w:t>
      </w:r>
      <w:r w:rsidR="001062DF" w:rsidRPr="00D87A60">
        <w:rPr>
          <w:rFonts w:ascii="Times" w:eastAsiaTheme="minorEastAsia" w:hAnsi="Times" w:cs="Times New Roman"/>
          <w:color w:val="auto"/>
          <w:sz w:val="22"/>
          <w:szCs w:val="22"/>
          <w:lang w:val="en-US"/>
        </w:rPr>
        <w:t xml:space="preserve">as burn-in and keep the </w:t>
      </w:r>
      <m:oMath>
        <m:r>
          <w:rPr>
            <w:rFonts w:ascii="Cambria Math" w:eastAsiaTheme="minorEastAsia" w:hAnsi="Cambria Math" w:cs="Times New Roman"/>
            <w:color w:val="auto"/>
            <w:sz w:val="22"/>
            <w:szCs w:val="22"/>
            <w:lang w:val="en-US"/>
          </w:rPr>
          <m:t>F</m:t>
        </m:r>
      </m:oMath>
      <w:r w:rsidR="001062DF" w:rsidRPr="00D87A60">
        <w:rPr>
          <w:rFonts w:ascii="Times" w:eastAsiaTheme="minorEastAsia" w:hAnsi="Times" w:cs="Times New Roman"/>
          <w:color w:val="auto"/>
          <w:sz w:val="22"/>
          <w:szCs w:val="22"/>
          <w:lang w:val="en-US"/>
        </w:rPr>
        <w:t xml:space="preserve"> constant and equal to the first </w:t>
      </w:r>
      <m:oMath>
        <m:r>
          <w:rPr>
            <w:rFonts w:ascii="Cambria Math" w:eastAsiaTheme="minorEastAsia" w:hAnsi="Cambria Math" w:cs="Times New Roman"/>
            <w:color w:val="auto"/>
            <w:sz w:val="22"/>
            <w:szCs w:val="22"/>
            <w:lang w:val="en-US"/>
          </w:rPr>
          <m:t>F</m:t>
        </m:r>
      </m:oMath>
      <w:r w:rsidR="001062DF" w:rsidRPr="00D87A60">
        <w:rPr>
          <w:rFonts w:ascii="Times" w:eastAsiaTheme="minorEastAsia" w:hAnsi="Times" w:cs="Times New Roman"/>
          <w:color w:val="auto"/>
          <w:sz w:val="22"/>
          <w:szCs w:val="22"/>
          <w:lang w:val="en-US"/>
        </w:rPr>
        <w:t xml:space="preserve"> time series</w:t>
      </w:r>
      <w:r w:rsidR="00A1057B" w:rsidRPr="00D87A60">
        <w:rPr>
          <w:rFonts w:ascii="Times" w:eastAsiaTheme="minorEastAsia" w:hAnsi="Times" w:cs="Times New Roman"/>
          <w:color w:val="auto"/>
          <w:sz w:val="22"/>
          <w:szCs w:val="22"/>
          <w:lang w:val="en-US"/>
        </w:rPr>
        <w:t xml:space="preserve"> (in year 1974).</w:t>
      </w:r>
      <w:r w:rsidR="001062DF" w:rsidRPr="00D87A60">
        <w:rPr>
          <w:rFonts w:ascii="Times" w:eastAsiaTheme="minorEastAsia" w:hAnsi="Times" w:cs="Times New Roman"/>
          <w:color w:val="auto"/>
          <w:sz w:val="22"/>
          <w:szCs w:val="22"/>
          <w:lang w:val="en-US"/>
        </w:rPr>
        <w:t xml:space="preserve"> </w:t>
      </w:r>
      <w:commentRangeStart w:id="25"/>
      <w:commentRangeStart w:id="26"/>
      <w:commentRangeStart w:id="27"/>
      <w:r w:rsidRPr="00D87A60">
        <w:rPr>
          <w:rFonts w:ascii="Times" w:eastAsiaTheme="minorEastAsia" w:hAnsi="Times" w:cs="Times New Roman"/>
          <w:color w:val="auto"/>
          <w:sz w:val="22"/>
          <w:szCs w:val="22"/>
          <w:lang w:val="en-US"/>
        </w:rPr>
        <w:t>The future projections correspond to</w:t>
      </w:r>
      <w:r w:rsidRPr="00D87A60">
        <w:rPr>
          <w:rFonts w:ascii="Times" w:hAnsi="Times" w:cs="Times New Roman"/>
          <w:color w:val="auto"/>
          <w:sz w:val="22"/>
          <w:szCs w:val="22"/>
        </w:rPr>
        <w:t xml:space="preserve"> the </w:t>
      </w:r>
      <w:r w:rsidR="00AE34B3" w:rsidRPr="00D87A60">
        <w:rPr>
          <w:rFonts w:ascii="Times" w:eastAsiaTheme="minorEastAsia" w:hAnsi="Times" w:cs="Times New Roman"/>
          <w:color w:val="auto"/>
          <w:sz w:val="22"/>
          <w:szCs w:val="22"/>
          <w:lang w:val="en-US"/>
        </w:rPr>
        <w:t>mean</w:t>
      </w:r>
      <w:r w:rsidR="00367170" w:rsidRPr="00D87A60">
        <w:rPr>
          <w:rFonts w:ascii="Times" w:eastAsiaTheme="minorEastAsia" w:hAnsi="Times" w:cs="Times New Roman"/>
          <w:color w:val="auto"/>
          <w:sz w:val="22"/>
          <w:szCs w:val="22"/>
          <w:lang w:val="en-US"/>
        </w:rPr>
        <w:t xml:space="preserve"> FMSY</w:t>
      </w:r>
      <w:r w:rsidRPr="00D87A60">
        <w:rPr>
          <w:rFonts w:ascii="Times" w:eastAsiaTheme="minorEastAsia" w:hAnsi="Times" w:cs="Times New Roman"/>
          <w:color w:val="auto"/>
          <w:sz w:val="22"/>
          <w:szCs w:val="22"/>
          <w:lang w:val="en-US"/>
        </w:rPr>
        <w:t xml:space="preserve"> f</w:t>
      </w:r>
      <w:r w:rsidR="00367170" w:rsidRPr="00D87A60">
        <w:rPr>
          <w:rFonts w:ascii="Times" w:eastAsiaTheme="minorEastAsia" w:hAnsi="Times" w:cs="Times New Roman"/>
          <w:color w:val="auto"/>
          <w:sz w:val="22"/>
          <w:szCs w:val="22"/>
          <w:lang w:val="en-US"/>
        </w:rPr>
        <w:t>rom</w:t>
      </w:r>
      <w:r w:rsidRPr="00D87A60">
        <w:rPr>
          <w:rFonts w:ascii="Times" w:eastAsiaTheme="minorEastAsia" w:hAnsi="Times" w:cs="Times New Roman"/>
          <w:color w:val="auto"/>
          <w:sz w:val="22"/>
          <w:szCs w:val="22"/>
          <w:lang w:val="en-US"/>
        </w:rPr>
        <w:t xml:space="preserve"> the multispecies stock assessments’ estimates </w:t>
      </w:r>
      <w:r w:rsidR="0004009E" w:rsidRPr="00D87A60">
        <w:rPr>
          <w:rFonts w:ascii="Times" w:eastAsiaTheme="minorEastAsia" w:hAnsi="Times" w:cs="Times New Roman"/>
          <w:color w:val="auto"/>
          <w:sz w:val="22"/>
          <w:szCs w:val="22"/>
          <w:lang w:val="en-US"/>
        </w:rPr>
        <w:t>and the size-spectrum model</w:t>
      </w:r>
      <w:commentRangeEnd w:id="25"/>
      <w:r w:rsidR="00474B82" w:rsidRPr="00D87A60">
        <w:rPr>
          <w:rFonts w:ascii="Times" w:eastAsiaTheme="minorEastAsia" w:hAnsi="Times" w:cs="Times New Roman"/>
          <w:color w:val="auto"/>
          <w:sz w:val="22"/>
          <w:szCs w:val="22"/>
          <w:lang w:val="en-US"/>
        </w:rPr>
        <w:t xml:space="preserve"> (estimated by keeping each species at their </w:t>
      </w:r>
      <w:r w:rsidR="00364A9D" w:rsidRPr="00D87A60">
        <w:rPr>
          <w:rFonts w:ascii="Times" w:eastAsiaTheme="minorEastAsia" w:hAnsi="Times" w:cs="Times New Roman"/>
          <w:color w:val="auto"/>
          <w:sz w:val="22"/>
          <w:szCs w:val="22"/>
          <w:lang w:val="en-US"/>
        </w:rPr>
        <w:t>mean assessment FMSY)</w:t>
      </w:r>
      <w:r w:rsidR="00372CC3" w:rsidRPr="00D87A60">
        <w:rPr>
          <w:rStyle w:val="CommentReference"/>
          <w:rFonts w:ascii="Times" w:hAnsi="Times"/>
          <w:i w:val="0"/>
          <w:iCs w:val="0"/>
          <w:color w:val="auto"/>
          <w:sz w:val="22"/>
          <w:szCs w:val="22"/>
        </w:rPr>
        <w:commentReference w:id="25"/>
      </w:r>
      <w:commentRangeEnd w:id="26"/>
      <w:r w:rsidR="0022728D" w:rsidRPr="00D87A60">
        <w:rPr>
          <w:rStyle w:val="CommentReference"/>
          <w:rFonts w:ascii="Times" w:hAnsi="Times"/>
          <w:i w:val="0"/>
          <w:iCs w:val="0"/>
          <w:color w:val="auto"/>
          <w:sz w:val="22"/>
          <w:szCs w:val="22"/>
        </w:rPr>
        <w:commentReference w:id="26"/>
      </w:r>
      <w:commentRangeEnd w:id="27"/>
      <w:r w:rsidR="00D01345" w:rsidRPr="00D87A60">
        <w:rPr>
          <w:rStyle w:val="CommentReference"/>
          <w:rFonts w:ascii="Times" w:hAnsi="Times"/>
          <w:i w:val="0"/>
          <w:iCs w:val="0"/>
          <w:color w:val="auto"/>
          <w:sz w:val="22"/>
          <w:szCs w:val="22"/>
        </w:rPr>
        <w:commentReference w:id="27"/>
      </w:r>
      <w:r w:rsidR="00D01345" w:rsidRPr="00D87A60">
        <w:rPr>
          <w:rFonts w:ascii="Times" w:eastAsiaTheme="minorEastAsia" w:hAnsi="Times" w:cs="Times New Roman"/>
          <w:color w:val="auto"/>
          <w:sz w:val="22"/>
          <w:szCs w:val="22"/>
          <w:lang w:val="en-US"/>
        </w:rPr>
        <w:t xml:space="preserve">. </w:t>
      </w:r>
      <w:r w:rsidRPr="00D87A60">
        <w:rPr>
          <w:rFonts w:ascii="Times" w:eastAsiaTheme="minorEastAsia" w:hAnsi="Times" w:cs="Times New Roman"/>
          <w:color w:val="auto"/>
          <w:sz w:val="22"/>
          <w:szCs w:val="22"/>
          <w:lang w:val="en-US"/>
        </w:rPr>
        <w:t>In panel B, temperature is shown as deviations from the average in 1970-1999.</w:t>
      </w:r>
      <w:r w:rsidR="00DA1A55" w:rsidRPr="00D87A60">
        <w:rPr>
          <w:rFonts w:ascii="Times" w:eastAsiaTheme="minorEastAsia" w:hAnsi="Times" w:cs="Times New Roman"/>
          <w:color w:val="auto"/>
          <w:sz w:val="22"/>
          <w:szCs w:val="22"/>
          <w:lang w:val="en-US"/>
        </w:rPr>
        <w:t xml:space="preserve"> Note the different </w:t>
      </w:r>
      <w:r w:rsidR="000466B2" w:rsidRPr="00D87A60">
        <w:rPr>
          <w:rFonts w:ascii="Times" w:eastAsiaTheme="minorEastAsia" w:hAnsi="Times" w:cs="Times New Roman"/>
          <w:color w:val="auto"/>
          <w:sz w:val="22"/>
          <w:szCs w:val="22"/>
          <w:lang w:val="en-US"/>
        </w:rPr>
        <w:t xml:space="preserve">x-axis </w:t>
      </w:r>
      <w:r w:rsidR="00DA1A55" w:rsidRPr="00D87A60">
        <w:rPr>
          <w:rFonts w:ascii="Times" w:eastAsiaTheme="minorEastAsia" w:hAnsi="Times" w:cs="Times New Roman"/>
          <w:color w:val="auto"/>
          <w:sz w:val="22"/>
          <w:szCs w:val="22"/>
          <w:lang w:val="en-US"/>
        </w:rPr>
        <w:t>of the figures.</w:t>
      </w:r>
    </w:p>
    <w:p w14:paraId="5F2A11D4" w14:textId="412CD2B7" w:rsidR="005F6AB4" w:rsidRDefault="005F6AB4" w:rsidP="00182BA9">
      <w:pPr>
        <w:spacing w:line="480" w:lineRule="auto"/>
        <w:contextualSpacing/>
        <w:jc w:val="both"/>
        <w:rPr>
          <w:rFonts w:cstheme="minorHAnsi"/>
          <w:b/>
          <w:lang w:val="en-US"/>
        </w:rPr>
      </w:pPr>
    </w:p>
    <w:p w14:paraId="20550FE6" w14:textId="3E83BE58" w:rsidR="00AD548E" w:rsidRDefault="00AD548E" w:rsidP="00182BA9">
      <w:pPr>
        <w:spacing w:line="480" w:lineRule="auto"/>
        <w:contextualSpacing/>
        <w:jc w:val="both"/>
        <w:rPr>
          <w:rFonts w:cstheme="minorHAnsi"/>
          <w:b/>
          <w:lang w:val="en-US"/>
        </w:rPr>
      </w:pPr>
      <w:r w:rsidRPr="006A09B3">
        <w:rPr>
          <w:rFonts w:cstheme="minorHAnsi"/>
          <w:b/>
          <w:lang w:val="en-US"/>
        </w:rPr>
        <w:t>Results</w:t>
      </w:r>
      <w:r w:rsidR="00513C4D">
        <w:rPr>
          <w:rFonts w:cstheme="minorHAnsi"/>
          <w:b/>
          <w:lang w:val="en-US"/>
        </w:rPr>
        <w:t xml:space="preserve"> </w:t>
      </w:r>
      <w:commentRangeStart w:id="28"/>
      <w:r w:rsidR="00513C4D">
        <w:rPr>
          <w:rFonts w:cstheme="minorHAnsi"/>
          <w:b/>
          <w:lang w:val="en-US"/>
        </w:rPr>
        <w:t xml:space="preserve">and </w:t>
      </w:r>
      <w:r w:rsidR="001A16A9">
        <w:rPr>
          <w:rFonts w:cstheme="minorHAnsi"/>
          <w:b/>
          <w:lang w:val="en-US"/>
        </w:rPr>
        <w:t>d</w:t>
      </w:r>
      <w:r w:rsidR="00513C4D">
        <w:rPr>
          <w:rFonts w:cstheme="minorHAnsi"/>
          <w:b/>
          <w:lang w:val="en-US"/>
        </w:rPr>
        <w:t>iscussion</w:t>
      </w:r>
      <w:commentRangeEnd w:id="28"/>
      <w:r w:rsidR="00BD141C">
        <w:rPr>
          <w:rStyle w:val="CommentReference"/>
        </w:rPr>
        <w:commentReference w:id="28"/>
      </w:r>
    </w:p>
    <w:p w14:paraId="684A34D1" w14:textId="6212B18C" w:rsidR="00B60DF1" w:rsidRDefault="006230C5" w:rsidP="00182BA9">
      <w:pPr>
        <w:spacing w:line="480" w:lineRule="auto"/>
        <w:jc w:val="center"/>
        <w:rPr>
          <w:rFonts w:cstheme="minorHAnsi"/>
          <w:b/>
          <w:bCs/>
          <w:color w:val="FF0000"/>
          <w:lang w:val="en-US"/>
        </w:rPr>
      </w:pPr>
      <w:r>
        <w:rPr>
          <w:rFonts w:cstheme="minorHAnsi"/>
          <w:b/>
          <w:bCs/>
          <w:noProof/>
          <w:color w:val="FF0000"/>
          <w:lang w:val="en-US"/>
        </w:rPr>
        <w:drawing>
          <wp:inline distT="0" distB="0" distL="0" distR="0" wp14:anchorId="02324405" wp14:editId="5906D035">
            <wp:extent cx="4921858" cy="4921858"/>
            <wp:effectExtent l="0" t="0" r="6350" b="635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owth_projec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8776" cy="4928776"/>
                    </a:xfrm>
                    <a:prstGeom prst="rect">
                      <a:avLst/>
                    </a:prstGeom>
                  </pic:spPr>
                </pic:pic>
              </a:graphicData>
            </a:graphic>
          </wp:inline>
        </w:drawing>
      </w:r>
    </w:p>
    <w:p w14:paraId="723987F8" w14:textId="5FB8229A" w:rsidR="001B3620" w:rsidRPr="00D87A60" w:rsidRDefault="00DE1988" w:rsidP="00182BA9">
      <w:pPr>
        <w:spacing w:line="480" w:lineRule="auto"/>
        <w:jc w:val="both"/>
        <w:rPr>
          <w:rFonts w:ascii="Times New Roman" w:eastAsiaTheme="minorEastAsia" w:hAnsi="Times New Roman" w:cs="Times New Roman"/>
          <w:i/>
          <w:iCs/>
          <w:sz w:val="22"/>
          <w:szCs w:val="22"/>
          <w:lang w:val="en-US"/>
        </w:rPr>
      </w:pPr>
      <w:commentRangeStart w:id="29"/>
      <w:commentRangeStart w:id="30"/>
      <w:r w:rsidRPr="00D87A60">
        <w:rPr>
          <w:rFonts w:cstheme="minorHAnsi"/>
          <w:i/>
          <w:iCs/>
          <w:sz w:val="22"/>
          <w:szCs w:val="22"/>
          <w:lang w:val="en-US"/>
        </w:rPr>
        <w:t xml:space="preserve">Figure </w:t>
      </w:r>
      <w:r w:rsidR="00A30E00" w:rsidRPr="00D87A60">
        <w:rPr>
          <w:rFonts w:cstheme="minorHAnsi"/>
          <w:i/>
          <w:iCs/>
          <w:sz w:val="22"/>
          <w:szCs w:val="22"/>
          <w:lang w:val="en-US"/>
        </w:rPr>
        <w:t>3</w:t>
      </w:r>
      <w:commentRangeEnd w:id="29"/>
      <w:r w:rsidR="004A0D66" w:rsidRPr="00D87A60">
        <w:rPr>
          <w:rStyle w:val="CommentReference"/>
          <w:sz w:val="22"/>
          <w:szCs w:val="22"/>
        </w:rPr>
        <w:commentReference w:id="29"/>
      </w:r>
      <w:r w:rsidRPr="00D87A60">
        <w:rPr>
          <w:rFonts w:cstheme="minorHAnsi"/>
          <w:i/>
          <w:iCs/>
          <w:sz w:val="22"/>
          <w:szCs w:val="22"/>
          <w:lang w:val="en-US"/>
        </w:rPr>
        <w:t xml:space="preserve">. </w:t>
      </w:r>
      <w:commentRangeEnd w:id="30"/>
      <w:r w:rsidR="00FC0A34" w:rsidRPr="00D87A60">
        <w:rPr>
          <w:rStyle w:val="CommentReference"/>
          <w:sz w:val="22"/>
          <w:szCs w:val="22"/>
        </w:rPr>
        <w:commentReference w:id="30"/>
      </w:r>
      <w:r w:rsidRPr="00D87A60">
        <w:rPr>
          <w:rFonts w:cstheme="minorHAnsi"/>
          <w:i/>
          <w:iCs/>
          <w:sz w:val="22"/>
          <w:szCs w:val="22"/>
          <w:lang w:val="en-US"/>
        </w:rPr>
        <w:t>Individual growth trajectories of sprat</w:t>
      </w:r>
      <w:r w:rsidR="00285017" w:rsidRPr="00D87A60">
        <w:rPr>
          <w:rFonts w:cstheme="minorHAnsi"/>
          <w:i/>
          <w:iCs/>
          <w:sz w:val="22"/>
          <w:szCs w:val="22"/>
          <w:lang w:val="en-US"/>
        </w:rPr>
        <w:t>, herring and cod</w:t>
      </w:r>
      <w:r w:rsidR="00EA429B" w:rsidRPr="00D87A60">
        <w:rPr>
          <w:rFonts w:cstheme="minorHAnsi"/>
          <w:i/>
          <w:iCs/>
          <w:sz w:val="22"/>
          <w:szCs w:val="22"/>
          <w:lang w:val="en-US"/>
        </w:rPr>
        <w:t xml:space="preserve"> from model projections.</w:t>
      </w:r>
      <w:r w:rsidR="00A804B0" w:rsidRPr="00D87A60">
        <w:rPr>
          <w:rFonts w:cstheme="minorHAnsi"/>
          <w:i/>
          <w:iCs/>
          <w:sz w:val="22"/>
          <w:szCs w:val="22"/>
          <w:lang w:val="en-US"/>
        </w:rPr>
        <w:t xml:space="preserve"> Top row shows size-at-age in 2050 assuming fishing mortality </w:t>
      </w:r>
      <w:r w:rsidR="00435C98" w:rsidRPr="00D87A60">
        <w:rPr>
          <w:rFonts w:cstheme="minorHAnsi"/>
          <w:i/>
          <w:iCs/>
          <w:sz w:val="22"/>
          <w:szCs w:val="22"/>
          <w:lang w:val="en-US"/>
        </w:rPr>
        <w:t>held at mean FMSY levels (Figure 1A</w:t>
      </w:r>
      <w:r w:rsidR="007D1FB3" w:rsidRPr="00D87A60">
        <w:rPr>
          <w:rFonts w:cstheme="minorHAnsi"/>
          <w:i/>
          <w:iCs/>
          <w:sz w:val="22"/>
          <w:szCs w:val="22"/>
          <w:lang w:val="en-US"/>
        </w:rPr>
        <w:t>)</w:t>
      </w:r>
      <w:r w:rsidR="00435C98" w:rsidRPr="00D87A60">
        <w:rPr>
          <w:rFonts w:cstheme="minorHAnsi"/>
          <w:i/>
          <w:iCs/>
          <w:sz w:val="22"/>
          <w:szCs w:val="22"/>
          <w:lang w:val="en-US"/>
        </w:rPr>
        <w:t xml:space="preserve"> from different stock assessment estimates</w:t>
      </w:r>
      <w:r w:rsidR="007D1FB3" w:rsidRPr="00D87A60">
        <w:rPr>
          <w:rFonts w:cstheme="minorHAnsi"/>
          <w:i/>
          <w:iCs/>
          <w:sz w:val="22"/>
          <w:szCs w:val="22"/>
          <w:lang w:val="en-US"/>
        </w:rPr>
        <w:t xml:space="preserve"> </w:t>
      </w:r>
      <w:r w:rsidR="00E37F4D" w:rsidRPr="00D87A60">
        <w:rPr>
          <w:rFonts w:cstheme="minorHAnsi"/>
          <w:i/>
          <w:iCs/>
          <w:sz w:val="22"/>
          <w:szCs w:val="22"/>
          <w:lang w:val="en-US"/>
        </w:rPr>
        <w:t xml:space="preserve">and this model </w:t>
      </w:r>
      <w:r w:rsidR="007D1FB3" w:rsidRPr="00D87A60">
        <w:rPr>
          <w:rFonts w:cstheme="minorHAnsi"/>
          <w:i/>
          <w:iCs/>
          <w:sz w:val="22"/>
          <w:szCs w:val="22"/>
          <w:lang w:val="en-US"/>
        </w:rPr>
        <w:t>(Fig. S7)</w:t>
      </w:r>
      <w:r w:rsidR="008D3889" w:rsidRPr="00D87A60">
        <w:rPr>
          <w:rFonts w:cstheme="minorHAnsi"/>
          <w:i/>
          <w:iCs/>
          <w:sz w:val="22"/>
          <w:szCs w:val="22"/>
          <w:lang w:val="en-US"/>
        </w:rPr>
        <w:t xml:space="preserve"> and a temperature increase in the Baltic Sea in line with the projection from the </w:t>
      </w:r>
      <w:r w:rsidR="008D3889" w:rsidRPr="00D87A60">
        <w:rPr>
          <w:rFonts w:ascii="Times New Roman" w:hAnsi="Times New Roman" w:cs="Times New Roman"/>
          <w:i/>
          <w:iCs/>
          <w:sz w:val="22"/>
          <w:szCs w:val="22"/>
          <w:lang w:val="en-US"/>
        </w:rPr>
        <w:t>RCA4-NEMO assuming the RCP 8.5 emission scenario</w:t>
      </w:r>
      <w:r w:rsidR="00F45E83" w:rsidRPr="00D87A60">
        <w:rPr>
          <w:rFonts w:ascii="Times New Roman" w:hAnsi="Times New Roman" w:cs="Times New Roman"/>
          <w:i/>
          <w:iCs/>
          <w:sz w:val="22"/>
          <w:szCs w:val="22"/>
          <w:lang w:val="en-US"/>
        </w:rPr>
        <w:t xml:space="preserve"> (Figure 1B</w:t>
      </w:r>
      <w:r w:rsidR="00967358" w:rsidRPr="00D87A60">
        <w:rPr>
          <w:rFonts w:ascii="Times New Roman" w:hAnsi="Times New Roman" w:cs="Times New Roman"/>
          <w:i/>
          <w:iCs/>
          <w:sz w:val="22"/>
          <w:szCs w:val="22"/>
          <w:lang w:val="en-US"/>
        </w:rPr>
        <w:t xml:space="preserve">). The dashed line </w:t>
      </w:r>
      <w:r w:rsidR="00E37F4D" w:rsidRPr="00D87A60">
        <w:rPr>
          <w:rFonts w:ascii="Times New Roman" w:hAnsi="Times New Roman" w:cs="Times New Roman"/>
          <w:i/>
          <w:iCs/>
          <w:sz w:val="22"/>
          <w:szCs w:val="22"/>
          <w:lang w:val="en-US"/>
        </w:rPr>
        <w:t xml:space="preserve">in the top row </w:t>
      </w:r>
      <w:r w:rsidR="00967358" w:rsidRPr="00D87A60">
        <w:rPr>
          <w:rFonts w:ascii="Times New Roman" w:hAnsi="Times New Roman" w:cs="Times New Roman"/>
          <w:i/>
          <w:iCs/>
          <w:sz w:val="22"/>
          <w:szCs w:val="22"/>
          <w:lang w:val="en-US"/>
        </w:rPr>
        <w:t>depicts projectio</w:t>
      </w:r>
      <w:r w:rsidR="00C235AF" w:rsidRPr="00D87A60">
        <w:rPr>
          <w:rFonts w:ascii="Times New Roman" w:hAnsi="Times New Roman" w:cs="Times New Roman"/>
          <w:i/>
          <w:iCs/>
          <w:sz w:val="22"/>
          <w:szCs w:val="22"/>
          <w:lang w:val="en-US"/>
        </w:rPr>
        <w:t xml:space="preserve">ns assuming no scaling of physiological rates and are therefore equivalent to constant temperatures. </w:t>
      </w:r>
      <w:r w:rsidR="00C95F1E" w:rsidRPr="00D87A60">
        <w:rPr>
          <w:rFonts w:ascii="Times New Roman" w:hAnsi="Times New Roman" w:cs="Times New Roman"/>
          <w:i/>
          <w:iCs/>
          <w:sz w:val="22"/>
          <w:szCs w:val="22"/>
          <w:lang w:val="en-US"/>
        </w:rPr>
        <w:t>In both the g</w:t>
      </w:r>
      <w:r w:rsidR="00255EB0" w:rsidRPr="00D87A60">
        <w:rPr>
          <w:rFonts w:ascii="Times New Roman" w:hAnsi="Times New Roman" w:cs="Times New Roman"/>
          <w:i/>
          <w:iCs/>
          <w:sz w:val="22"/>
          <w:szCs w:val="22"/>
          <w:lang w:val="en-US"/>
        </w:rPr>
        <w:t>reen</w:t>
      </w:r>
      <w:r w:rsidR="00C235AF" w:rsidRPr="00D87A60">
        <w:rPr>
          <w:rFonts w:ascii="Times New Roman" w:hAnsi="Times New Roman" w:cs="Times New Roman"/>
          <w:i/>
          <w:iCs/>
          <w:sz w:val="22"/>
          <w:szCs w:val="22"/>
          <w:lang w:val="en-US"/>
        </w:rPr>
        <w:t xml:space="preserve"> and </w:t>
      </w:r>
      <w:r w:rsidR="00255EB0" w:rsidRPr="00D87A60">
        <w:rPr>
          <w:rFonts w:ascii="Times New Roman" w:hAnsi="Times New Roman" w:cs="Times New Roman"/>
          <w:i/>
          <w:iCs/>
          <w:sz w:val="22"/>
          <w:szCs w:val="22"/>
          <w:lang w:val="en-US"/>
        </w:rPr>
        <w:t xml:space="preserve">pink </w:t>
      </w:r>
      <w:r w:rsidR="00C95F1E" w:rsidRPr="00D87A60">
        <w:rPr>
          <w:rFonts w:ascii="Times New Roman" w:hAnsi="Times New Roman" w:cs="Times New Roman"/>
          <w:i/>
          <w:iCs/>
          <w:sz w:val="22"/>
          <w:szCs w:val="22"/>
          <w:lang w:val="en-US"/>
        </w:rPr>
        <w:t xml:space="preserve">projections </w:t>
      </w:r>
      <w:r w:rsidR="00C235AF" w:rsidRPr="00D87A60">
        <w:rPr>
          <w:rFonts w:ascii="Times New Roman" w:hAnsi="Times New Roman" w:cs="Times New Roman"/>
          <w:i/>
          <w:iCs/>
          <w:sz w:val="22"/>
          <w:szCs w:val="22"/>
          <w:lang w:val="en-US"/>
        </w:rPr>
        <w:t xml:space="preserve">physiological </w:t>
      </w:r>
      <w:r w:rsidR="00C95F1E" w:rsidRPr="00D87A60">
        <w:rPr>
          <w:rFonts w:ascii="Times New Roman" w:hAnsi="Times New Roman" w:cs="Times New Roman"/>
          <w:i/>
          <w:iCs/>
          <w:sz w:val="22"/>
          <w:szCs w:val="22"/>
          <w:lang w:val="en-US"/>
        </w:rPr>
        <w:t>rates are temperature dependent</w:t>
      </w:r>
      <w:r w:rsidR="00C235AF" w:rsidRPr="00D87A60">
        <w:rPr>
          <w:rFonts w:ascii="Times New Roman" w:hAnsi="Times New Roman" w:cs="Times New Roman"/>
          <w:i/>
          <w:iCs/>
          <w:sz w:val="22"/>
          <w:szCs w:val="22"/>
          <w:lang w:val="en-US"/>
        </w:rPr>
        <w:t xml:space="preserve">, and </w:t>
      </w:r>
      <w:r w:rsidR="00C95F1E" w:rsidRPr="00D87A60">
        <w:rPr>
          <w:rFonts w:ascii="Times New Roman" w:hAnsi="Times New Roman" w:cs="Times New Roman"/>
          <w:i/>
          <w:iCs/>
          <w:sz w:val="22"/>
          <w:szCs w:val="22"/>
          <w:lang w:val="en-US"/>
        </w:rPr>
        <w:t xml:space="preserve">in the pink projections also background resources are temperature-dependent via their </w:t>
      </w:r>
      <w:r w:rsidR="00282315" w:rsidRPr="00D87A60">
        <w:rPr>
          <w:rFonts w:ascii="Times New Roman" w:hAnsi="Times New Roman" w:cs="Times New Roman"/>
          <w:i/>
          <w:iCs/>
          <w:sz w:val="22"/>
          <w:szCs w:val="22"/>
          <w:lang w:val="en-US"/>
        </w:rPr>
        <w:t>growth rates and carrying capacities</w:t>
      </w:r>
      <w:r w:rsidR="00C235AF" w:rsidRPr="00D87A60">
        <w:rPr>
          <w:rFonts w:ascii="Times New Roman" w:hAnsi="Times New Roman" w:cs="Times New Roman"/>
          <w:i/>
          <w:iCs/>
          <w:sz w:val="22"/>
          <w:szCs w:val="22"/>
          <w:lang w:val="en-US"/>
        </w:rPr>
        <w:t xml:space="preserve">. </w:t>
      </w:r>
      <w:r w:rsidR="001B3620" w:rsidRPr="00D87A60">
        <w:rPr>
          <w:rFonts w:ascii="Times New Roman" w:hAnsi="Times New Roman" w:cs="Times New Roman"/>
          <w:i/>
          <w:iCs/>
          <w:sz w:val="22"/>
          <w:szCs w:val="22"/>
          <w:lang w:val="en-US"/>
        </w:rPr>
        <w:t>The shaded area corresponds to minimum and maximum size at age (or relative size at age) that stem from the random parameterization of individual-level scalars.</w:t>
      </w:r>
      <w:r w:rsidR="00351651" w:rsidRPr="00D87A60">
        <w:rPr>
          <w:rFonts w:ascii="Times New Roman" w:hAnsi="Times New Roman" w:cs="Times New Roman"/>
          <w:i/>
          <w:iCs/>
          <w:sz w:val="22"/>
          <w:szCs w:val="22"/>
          <w:lang w:val="en-US"/>
        </w:rPr>
        <w:t xml:space="preserve"> </w:t>
      </w:r>
      <w:r w:rsidR="00BD141C" w:rsidRPr="00D87A60">
        <w:rPr>
          <w:rFonts w:ascii="Times New Roman" w:eastAsiaTheme="minorEastAsia" w:hAnsi="Times New Roman" w:cs="Times New Roman"/>
          <w:i/>
          <w:iCs/>
          <w:sz w:val="22"/>
          <w:szCs w:val="22"/>
          <w:lang w:val="en-US"/>
        </w:rPr>
        <w:t>For fit of size-at-age to data, see Figure S4.</w:t>
      </w:r>
    </w:p>
    <w:p w14:paraId="73FB2637" w14:textId="77777777" w:rsidR="00E37F4D" w:rsidRPr="00ED493C" w:rsidRDefault="00E37F4D" w:rsidP="00182BA9">
      <w:pPr>
        <w:spacing w:line="480" w:lineRule="auto"/>
        <w:jc w:val="both"/>
        <w:rPr>
          <w:rFonts w:ascii="Times New Roman" w:eastAsiaTheme="minorEastAsia" w:hAnsi="Times New Roman" w:cs="Times New Roman"/>
          <w:i/>
          <w:iCs/>
          <w:sz w:val="22"/>
          <w:szCs w:val="22"/>
          <w:lang w:val="en-US"/>
        </w:rPr>
      </w:pPr>
    </w:p>
    <w:p w14:paraId="2E5C0FFC" w14:textId="450BC7FC" w:rsidR="00E37F4D" w:rsidRPr="00ED493C" w:rsidRDefault="005C3D24"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With the random combinations activation energies that we believe are more of less realistic, and for scenarios with/without effects of temperature on the background resources,</w:t>
      </w:r>
      <w:r w:rsidR="00E21873" w:rsidRPr="00ED493C">
        <w:rPr>
          <w:rFonts w:eastAsiaTheme="minorEastAsia"/>
          <w:sz w:val="22"/>
          <w:szCs w:val="22"/>
          <w:lang w:val="en-US"/>
        </w:rPr>
        <w:t xml:space="preserve"> body growth rates increase</w:t>
      </w:r>
      <w:r w:rsidRPr="00ED493C">
        <w:rPr>
          <w:rFonts w:eastAsiaTheme="minorEastAsia"/>
          <w:sz w:val="22"/>
          <w:szCs w:val="22"/>
          <w:lang w:val="en-US"/>
        </w:rPr>
        <w:t xml:space="preserve"> with warming.</w:t>
      </w:r>
    </w:p>
    <w:p w14:paraId="3419BA46" w14:textId="4D39C680" w:rsidR="005C3D24" w:rsidRPr="00ED493C" w:rsidRDefault="005C3D24"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The positive effect of warming </w:t>
      </w:r>
      <w:r w:rsidR="00056D99" w:rsidRPr="00ED493C">
        <w:rPr>
          <w:rFonts w:eastAsiaTheme="minorEastAsia"/>
          <w:sz w:val="22"/>
          <w:szCs w:val="22"/>
          <w:lang w:val="en-US"/>
        </w:rPr>
        <w:t>diminishes</w:t>
      </w:r>
      <w:r w:rsidRPr="00ED493C">
        <w:rPr>
          <w:rFonts w:eastAsiaTheme="minorEastAsia"/>
          <w:sz w:val="22"/>
          <w:szCs w:val="22"/>
          <w:lang w:val="en-US"/>
        </w:rPr>
        <w:t xml:space="preserve"> with age.</w:t>
      </w:r>
    </w:p>
    <w:p w14:paraId="431262BB" w14:textId="3AAD3A0B" w:rsidR="005C3D24" w:rsidRPr="00ED493C" w:rsidRDefault="005C3D24"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For herring and sprat, warming </w:t>
      </w:r>
      <w:r w:rsidR="00CD1D46" w:rsidRPr="00ED493C">
        <w:rPr>
          <w:rFonts w:eastAsiaTheme="minorEastAsia"/>
          <w:sz w:val="22"/>
          <w:szCs w:val="22"/>
          <w:lang w:val="en-US"/>
        </w:rPr>
        <w:t>always has a positive effect on growth given the temperature increase we model (</w:t>
      </w:r>
      <w:r w:rsidR="009840AC" w:rsidRPr="00ED493C">
        <w:rPr>
          <w:rFonts w:eastAsiaTheme="minorEastAsia"/>
          <w:sz w:val="22"/>
          <w:szCs w:val="22"/>
          <w:lang w:val="en-US"/>
        </w:rPr>
        <w:t>which is about +1.5C</w:t>
      </w:r>
      <w:r w:rsidR="00062D9E" w:rsidRPr="00ED493C">
        <w:rPr>
          <w:rFonts w:eastAsiaTheme="minorEastAsia"/>
          <w:sz w:val="22"/>
          <w:szCs w:val="22"/>
          <w:lang w:val="en-US"/>
        </w:rPr>
        <w:t>,</w:t>
      </w:r>
      <w:r w:rsidR="009840AC" w:rsidRPr="00ED493C">
        <w:rPr>
          <w:rFonts w:eastAsiaTheme="minorEastAsia"/>
          <w:sz w:val="22"/>
          <w:szCs w:val="22"/>
          <w:lang w:val="en-US"/>
        </w:rPr>
        <w:t xml:space="preserve"> </w:t>
      </w:r>
      <w:r w:rsidR="00CD1D46" w:rsidRPr="00ED493C">
        <w:rPr>
          <w:rFonts w:eastAsiaTheme="minorEastAsia"/>
          <w:sz w:val="22"/>
          <w:szCs w:val="22"/>
          <w:lang w:val="en-US"/>
        </w:rPr>
        <w:t>see Figure S11 for the scenario here)</w:t>
      </w:r>
      <w:r w:rsidR="00DC77E3" w:rsidRPr="00ED493C">
        <w:rPr>
          <w:rFonts w:eastAsiaTheme="minorEastAsia"/>
          <w:sz w:val="22"/>
          <w:szCs w:val="22"/>
          <w:lang w:val="en-US"/>
        </w:rPr>
        <w:t xml:space="preserve"> – even in the most “unfortunate” parameter combination.</w:t>
      </w:r>
    </w:p>
    <w:p w14:paraId="5020FE40" w14:textId="06D8C1CD" w:rsidR="009840AC" w:rsidRPr="00ED493C" w:rsidRDefault="009840AC"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For cod, </w:t>
      </w:r>
      <w:r w:rsidR="00062D9E" w:rsidRPr="00ED493C">
        <w:rPr>
          <w:rFonts w:eastAsiaTheme="minorEastAsia"/>
          <w:sz w:val="22"/>
          <w:szCs w:val="22"/>
          <w:lang w:val="en-US"/>
        </w:rPr>
        <w:t xml:space="preserve">the “confidence bands” go below 1 in some combinations of parameters, with and without resource temperature-dependence, suggesting warming </w:t>
      </w:r>
      <w:commentRangeStart w:id="31"/>
      <w:r w:rsidR="00062D9E" w:rsidRPr="00ED493C">
        <w:rPr>
          <w:rFonts w:eastAsiaTheme="minorEastAsia"/>
          <w:sz w:val="22"/>
          <w:szCs w:val="22"/>
          <w:lang w:val="en-US"/>
        </w:rPr>
        <w:t xml:space="preserve">has </w:t>
      </w:r>
      <w:commentRangeEnd w:id="31"/>
      <w:r w:rsidR="00A73C26" w:rsidRPr="00ED493C">
        <w:rPr>
          <w:rStyle w:val="CommentReference"/>
          <w:sz w:val="22"/>
          <w:szCs w:val="22"/>
        </w:rPr>
        <w:commentReference w:id="31"/>
      </w:r>
      <w:r w:rsidR="00062D9E" w:rsidRPr="00ED493C">
        <w:rPr>
          <w:rFonts w:eastAsiaTheme="minorEastAsia"/>
          <w:sz w:val="22"/>
          <w:szCs w:val="22"/>
          <w:lang w:val="en-US"/>
        </w:rPr>
        <w:t>a negative effect on size at age</w:t>
      </w:r>
      <w:r w:rsidR="00912F76" w:rsidRPr="00ED493C">
        <w:rPr>
          <w:rFonts w:eastAsiaTheme="minorEastAsia"/>
          <w:sz w:val="22"/>
          <w:szCs w:val="22"/>
          <w:lang w:val="en-US"/>
        </w:rPr>
        <w:t xml:space="preserve"> even with a 1.5C</w:t>
      </w:r>
      <w:r w:rsidR="006B69CE" w:rsidRPr="00ED493C">
        <w:rPr>
          <w:rFonts w:eastAsiaTheme="minorEastAsia"/>
          <w:sz w:val="22"/>
          <w:szCs w:val="22"/>
          <w:lang w:val="en-US"/>
        </w:rPr>
        <w:t xml:space="preserve"> increase in temperature.</w:t>
      </w:r>
    </w:p>
    <w:p w14:paraId="448F86B3" w14:textId="0A5658F4" w:rsidR="005A58A9" w:rsidRPr="00ED493C" w:rsidRDefault="00A81C20"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These results show that the effect of warming on growth rates does not depend that much on how growth of </w:t>
      </w:r>
      <w:commentRangeStart w:id="32"/>
      <w:r w:rsidRPr="00ED493C">
        <w:rPr>
          <w:rFonts w:eastAsiaTheme="minorEastAsia"/>
          <w:sz w:val="22"/>
          <w:szCs w:val="22"/>
          <w:lang w:val="en-US"/>
        </w:rPr>
        <w:t xml:space="preserve">background resources vary with temperature, as the two lines </w:t>
      </w:r>
      <w:r w:rsidR="00F667B9" w:rsidRPr="00ED493C">
        <w:rPr>
          <w:rFonts w:eastAsiaTheme="minorEastAsia"/>
          <w:sz w:val="22"/>
          <w:szCs w:val="22"/>
          <w:lang w:val="en-US"/>
        </w:rPr>
        <w:t>follow each other and largely overlap.</w:t>
      </w:r>
      <w:commentRangeEnd w:id="32"/>
      <w:r w:rsidR="00057344" w:rsidRPr="00ED493C">
        <w:rPr>
          <w:rStyle w:val="CommentReference"/>
          <w:sz w:val="22"/>
          <w:szCs w:val="22"/>
        </w:rPr>
        <w:commentReference w:id="32"/>
      </w:r>
    </w:p>
    <w:p w14:paraId="2D9F4B54" w14:textId="1AA9520D" w:rsidR="00F667B9" w:rsidRPr="00ED493C" w:rsidRDefault="00F667B9"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I also note that the distributions of activation energies are relatively tight, which makes the </w:t>
      </w:r>
      <w:r w:rsidR="00F52C7A" w:rsidRPr="00ED493C">
        <w:rPr>
          <w:rFonts w:eastAsiaTheme="minorEastAsia"/>
          <w:sz w:val="22"/>
          <w:szCs w:val="22"/>
          <w:lang w:val="en-US"/>
        </w:rPr>
        <w:t>“</w:t>
      </w:r>
      <w:r w:rsidRPr="00ED493C">
        <w:rPr>
          <w:rFonts w:eastAsiaTheme="minorEastAsia"/>
          <w:sz w:val="22"/>
          <w:szCs w:val="22"/>
          <w:lang w:val="en-US"/>
        </w:rPr>
        <w:t xml:space="preserve">confidence </w:t>
      </w:r>
      <w:r w:rsidR="00F52C7A" w:rsidRPr="00ED493C">
        <w:rPr>
          <w:rFonts w:eastAsiaTheme="minorEastAsia"/>
          <w:sz w:val="22"/>
          <w:szCs w:val="22"/>
          <w:lang w:val="en-US"/>
        </w:rPr>
        <w:t>bands” pretty tight. This is because it’s not very likely that we draw one really good activation energy for intake and one really bad for metabolic rate at the same time. This is also why I plot the minimum and maximum rather than some quantile.</w:t>
      </w:r>
    </w:p>
    <w:p w14:paraId="69FE3445" w14:textId="06EAB83D" w:rsidR="00A81C20" w:rsidRPr="00ED493C" w:rsidRDefault="00842019"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w:t>
      </w:r>
      <w:r w:rsidR="00A81C20" w:rsidRPr="00ED493C">
        <w:rPr>
          <w:rFonts w:eastAsiaTheme="minorEastAsia"/>
          <w:sz w:val="22"/>
          <w:szCs w:val="22"/>
          <w:lang w:val="en-US"/>
        </w:rPr>
        <w:t xml:space="preserve">Suggested sensitivity analysis: </w:t>
      </w:r>
      <w:r w:rsidR="00126321" w:rsidRPr="00ED493C">
        <w:rPr>
          <w:rFonts w:eastAsiaTheme="minorEastAsia"/>
          <w:sz w:val="22"/>
          <w:szCs w:val="22"/>
          <w:lang w:val="en-US"/>
        </w:rPr>
        <w:t>redo this analysis in a constant temperature and effort setting (not time-varying), and explore extremes of activation energies to get a better feeling for what the effects are.</w:t>
      </w:r>
      <w:r w:rsidRPr="00ED493C">
        <w:rPr>
          <w:rFonts w:eastAsiaTheme="minorEastAsia"/>
          <w:sz w:val="22"/>
          <w:szCs w:val="22"/>
          <w:lang w:val="en-US"/>
        </w:rPr>
        <w:t xml:space="preserve"> Will also show which the actual activation energies are that give the min, max and mean response that correspond to the ribbons.)</w:t>
      </w:r>
    </w:p>
    <w:p w14:paraId="2F4BA7E1" w14:textId="68D233FB" w:rsidR="008611D6" w:rsidRPr="00ED493C" w:rsidRDefault="00F728AE" w:rsidP="00182BA9">
      <w:pPr>
        <w:spacing w:line="480" w:lineRule="auto"/>
        <w:jc w:val="center"/>
        <w:rPr>
          <w:rFonts w:cstheme="minorHAnsi"/>
          <w:color w:val="FF0000"/>
          <w:sz w:val="22"/>
          <w:szCs w:val="22"/>
          <w:lang w:val="en-US"/>
        </w:rPr>
      </w:pPr>
      <w:r w:rsidRPr="00ED493C">
        <w:rPr>
          <w:rFonts w:cstheme="minorHAnsi"/>
          <w:noProof/>
          <w:color w:val="FF0000"/>
          <w:sz w:val="22"/>
          <w:szCs w:val="22"/>
          <w:lang w:val="en-US"/>
        </w:rPr>
        <w:lastRenderedPageBreak/>
        <w:drawing>
          <wp:inline distT="0" distB="0" distL="0" distR="0" wp14:anchorId="63211506" wp14:editId="27BD0FF8">
            <wp:extent cx="5731510" cy="573151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ectra_projec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E28D88C" w14:textId="5AB74A4C" w:rsidR="00FC4855" w:rsidRPr="00D87A60" w:rsidRDefault="00FC4855" w:rsidP="00182BA9">
      <w:pPr>
        <w:spacing w:line="480" w:lineRule="auto"/>
        <w:jc w:val="both"/>
        <w:rPr>
          <w:rFonts w:ascii="Times New Roman" w:hAnsi="Times New Roman" w:cs="Times New Roman"/>
          <w:i/>
          <w:iCs/>
          <w:sz w:val="22"/>
          <w:szCs w:val="22"/>
          <w:lang w:val="en-US"/>
        </w:rPr>
      </w:pPr>
      <w:commentRangeStart w:id="33"/>
      <w:commentRangeStart w:id="34"/>
      <w:r w:rsidRPr="00D87A60">
        <w:rPr>
          <w:rFonts w:cstheme="minorHAnsi"/>
          <w:i/>
          <w:iCs/>
          <w:sz w:val="22"/>
          <w:szCs w:val="22"/>
          <w:lang w:val="en-US"/>
        </w:rPr>
        <w:t>Figure 4</w:t>
      </w:r>
      <w:commentRangeEnd w:id="33"/>
      <w:r w:rsidR="00FE5942" w:rsidRPr="00D87A60">
        <w:rPr>
          <w:rStyle w:val="CommentReference"/>
          <w:sz w:val="22"/>
          <w:szCs w:val="22"/>
        </w:rPr>
        <w:commentReference w:id="33"/>
      </w:r>
      <w:r w:rsidRPr="00D87A60">
        <w:rPr>
          <w:rFonts w:cstheme="minorHAnsi"/>
          <w:i/>
          <w:iCs/>
          <w:sz w:val="22"/>
          <w:szCs w:val="22"/>
          <w:lang w:val="en-US"/>
        </w:rPr>
        <w:t xml:space="preserve">. </w:t>
      </w:r>
      <w:commentRangeEnd w:id="34"/>
      <w:r w:rsidR="00E27677" w:rsidRPr="00D87A60">
        <w:rPr>
          <w:rStyle w:val="CommentReference"/>
          <w:sz w:val="22"/>
          <w:szCs w:val="22"/>
        </w:rPr>
        <w:commentReference w:id="34"/>
      </w:r>
      <w:r w:rsidR="00761435" w:rsidRPr="00D87A60">
        <w:rPr>
          <w:rFonts w:cstheme="minorHAnsi"/>
          <w:i/>
          <w:iCs/>
          <w:sz w:val="22"/>
          <w:szCs w:val="22"/>
          <w:lang w:val="en-US"/>
        </w:rPr>
        <w:t>A</w:t>
      </w:r>
      <w:r w:rsidR="00F654AC" w:rsidRPr="00D87A60">
        <w:rPr>
          <w:rFonts w:cstheme="minorHAnsi"/>
          <w:i/>
          <w:iCs/>
          <w:sz w:val="22"/>
          <w:szCs w:val="22"/>
          <w:lang w:val="en-US"/>
        </w:rPr>
        <w:t>bundance-at-size</w:t>
      </w:r>
      <w:r w:rsidR="009D47FA" w:rsidRPr="00D87A60">
        <w:rPr>
          <w:rFonts w:cstheme="minorHAnsi"/>
          <w:i/>
          <w:iCs/>
          <w:sz w:val="22"/>
          <w:szCs w:val="22"/>
          <w:lang w:val="en-US"/>
        </w:rPr>
        <w:t xml:space="preserve"> (abundance </w:t>
      </w:r>
      <w:r w:rsidR="00054DBB" w:rsidRPr="00D87A60">
        <w:rPr>
          <w:rFonts w:cstheme="minorHAnsi"/>
          <w:i/>
          <w:iCs/>
          <w:sz w:val="22"/>
          <w:szCs w:val="22"/>
          <w:lang w:val="en-US"/>
        </w:rPr>
        <w:t>spectrum</w:t>
      </w:r>
      <w:r w:rsidR="009D47FA" w:rsidRPr="00D87A60">
        <w:rPr>
          <w:rFonts w:cstheme="minorHAnsi"/>
          <w:i/>
          <w:iCs/>
          <w:sz w:val="22"/>
          <w:szCs w:val="22"/>
          <w:lang w:val="en-US"/>
        </w:rPr>
        <w:t>)</w:t>
      </w:r>
      <w:r w:rsidR="00F654AC" w:rsidRPr="00D87A60">
        <w:rPr>
          <w:rFonts w:cstheme="minorHAnsi"/>
          <w:i/>
          <w:iCs/>
          <w:sz w:val="22"/>
          <w:szCs w:val="22"/>
          <w:lang w:val="en-US"/>
        </w:rPr>
        <w:t xml:space="preserve"> of </w:t>
      </w:r>
      <w:r w:rsidR="00A723B2" w:rsidRPr="00D87A60">
        <w:rPr>
          <w:rFonts w:cstheme="minorHAnsi"/>
          <w:i/>
          <w:iCs/>
          <w:sz w:val="22"/>
          <w:szCs w:val="22"/>
          <w:lang w:val="en-US"/>
        </w:rPr>
        <w:t xml:space="preserve">sprat, </w:t>
      </w:r>
      <w:commentRangeStart w:id="35"/>
      <w:r w:rsidRPr="00D87A60">
        <w:rPr>
          <w:rFonts w:cstheme="minorHAnsi"/>
          <w:i/>
          <w:iCs/>
          <w:sz w:val="22"/>
          <w:szCs w:val="22"/>
          <w:lang w:val="en-US"/>
        </w:rPr>
        <w:t>herring</w:t>
      </w:r>
      <w:commentRangeEnd w:id="35"/>
      <w:r w:rsidR="00057344" w:rsidRPr="00D87A60">
        <w:rPr>
          <w:rStyle w:val="CommentReference"/>
          <w:sz w:val="22"/>
          <w:szCs w:val="22"/>
        </w:rPr>
        <w:commentReference w:id="35"/>
      </w:r>
      <w:r w:rsidRPr="00D87A60">
        <w:rPr>
          <w:rFonts w:cstheme="minorHAnsi"/>
          <w:i/>
          <w:iCs/>
          <w:sz w:val="22"/>
          <w:szCs w:val="22"/>
          <w:lang w:val="en-US"/>
        </w:rPr>
        <w:t xml:space="preserve"> and cod</w:t>
      </w:r>
      <w:r w:rsidR="00746D1B" w:rsidRPr="00D87A60">
        <w:rPr>
          <w:rFonts w:cstheme="minorHAnsi"/>
          <w:i/>
          <w:iCs/>
          <w:sz w:val="22"/>
          <w:szCs w:val="22"/>
          <w:lang w:val="en-US"/>
        </w:rPr>
        <w:t xml:space="preserve"> </w:t>
      </w:r>
      <w:r w:rsidR="00C53DD5" w:rsidRPr="00D87A60">
        <w:rPr>
          <w:rFonts w:cstheme="minorHAnsi"/>
          <w:i/>
          <w:iCs/>
          <w:sz w:val="22"/>
          <w:szCs w:val="22"/>
          <w:lang w:val="en-US"/>
        </w:rPr>
        <w:t xml:space="preserve">in 2050 </w:t>
      </w:r>
      <w:r w:rsidR="00746D1B" w:rsidRPr="00D87A60">
        <w:rPr>
          <w:rFonts w:cstheme="minorHAnsi"/>
          <w:i/>
          <w:iCs/>
          <w:sz w:val="22"/>
          <w:szCs w:val="22"/>
          <w:lang w:val="en-US"/>
        </w:rPr>
        <w:t>relative to projection with constant temperature after 2007 (see Figure S10)</w:t>
      </w:r>
      <w:r w:rsidR="000513E5" w:rsidRPr="00D87A60">
        <w:rPr>
          <w:rFonts w:cstheme="minorHAnsi"/>
          <w:i/>
          <w:iCs/>
          <w:sz w:val="22"/>
          <w:szCs w:val="22"/>
          <w:lang w:val="en-US"/>
        </w:rPr>
        <w:t xml:space="preserve"> assuming different </w:t>
      </w:r>
      <w:r w:rsidR="00310486" w:rsidRPr="00D87A60">
        <w:rPr>
          <w:rFonts w:cstheme="minorHAnsi"/>
          <w:i/>
          <w:iCs/>
          <w:sz w:val="22"/>
          <w:szCs w:val="22"/>
          <w:lang w:val="en-US"/>
        </w:rPr>
        <w:t>fishing mortalities, here implemented as scalars to average FMSY from stock assessments and size-spectrum models</w:t>
      </w:r>
      <w:r w:rsidR="0024051B" w:rsidRPr="00D87A60">
        <w:rPr>
          <w:rFonts w:cstheme="minorHAnsi"/>
          <w:i/>
          <w:iCs/>
          <w:sz w:val="22"/>
          <w:szCs w:val="22"/>
          <w:lang w:val="en-US"/>
        </w:rPr>
        <w:t xml:space="preserve">. </w:t>
      </w:r>
      <w:r w:rsidR="00280819" w:rsidRPr="00D87A60">
        <w:rPr>
          <w:rFonts w:cstheme="minorHAnsi"/>
          <w:i/>
          <w:iCs/>
          <w:sz w:val="22"/>
          <w:szCs w:val="22"/>
          <w:lang w:val="en-US"/>
        </w:rPr>
        <w:t>The top row corresponds to no temperature increase, hence the pink line which shows the average FMSY scenario is at y=1. The middle and bottom rows show scenarios without and with temperature depended resource dynamics, respectively.</w:t>
      </w:r>
    </w:p>
    <w:p w14:paraId="4A30344A" w14:textId="5A3AF1C9" w:rsidR="00FC4855" w:rsidRPr="00ED493C" w:rsidRDefault="00FC4855" w:rsidP="00182BA9">
      <w:pPr>
        <w:spacing w:line="480" w:lineRule="auto"/>
        <w:jc w:val="both"/>
        <w:rPr>
          <w:rFonts w:cstheme="minorHAnsi"/>
          <w:color w:val="FF0000"/>
          <w:sz w:val="22"/>
          <w:szCs w:val="22"/>
          <w:lang w:val="en-US"/>
        </w:rPr>
      </w:pPr>
    </w:p>
    <w:p w14:paraId="4CC398E1" w14:textId="6B08FC41" w:rsidR="00BC3781" w:rsidRPr="00ED493C" w:rsidRDefault="001512DF"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lastRenderedPageBreak/>
        <w:t>T</w:t>
      </w:r>
      <w:r w:rsidR="00E46C9A" w:rsidRPr="00ED493C">
        <w:rPr>
          <w:rFonts w:eastAsiaTheme="minorEastAsia"/>
          <w:sz w:val="22"/>
          <w:szCs w:val="22"/>
          <w:lang w:val="en-US"/>
        </w:rPr>
        <w:t xml:space="preserve">he rate of fishing changes the </w:t>
      </w:r>
      <w:r w:rsidR="008F5A1A" w:rsidRPr="00ED493C">
        <w:rPr>
          <w:rFonts w:eastAsiaTheme="minorEastAsia"/>
          <w:sz w:val="22"/>
          <w:szCs w:val="22"/>
          <w:lang w:val="en-US"/>
        </w:rPr>
        <w:t xml:space="preserve">abundance spectrum </w:t>
      </w:r>
      <w:r w:rsidRPr="00ED493C">
        <w:rPr>
          <w:rFonts w:eastAsiaTheme="minorEastAsia"/>
          <w:sz w:val="22"/>
          <w:szCs w:val="22"/>
          <w:lang w:val="en-US"/>
        </w:rPr>
        <w:t xml:space="preserve">quite drastically - higher fishing means removal of large fish and more biomass of medium sized fish, where’s low fishing rates increase the abundance of large fish. </w:t>
      </w:r>
    </w:p>
    <w:p w14:paraId="32FBE0F6" w14:textId="77777777" w:rsidR="00A93294" w:rsidRPr="00ED493C" w:rsidRDefault="009E797D"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The qualitative and quantitative effect of warming on the size spectra depends on how the resources are temperature-dependent (</w:t>
      </w:r>
      <w:r w:rsidRPr="00ED493C">
        <w:rPr>
          <w:rFonts w:eastAsiaTheme="minorEastAsia"/>
          <w:sz w:val="22"/>
          <w:szCs w:val="22"/>
          <w:u w:val="single"/>
          <w:lang w:val="en-US"/>
        </w:rPr>
        <w:t>more so than the growth rates do</w:t>
      </w:r>
      <w:r w:rsidRPr="00ED493C">
        <w:rPr>
          <w:rFonts w:eastAsiaTheme="minorEastAsia"/>
          <w:sz w:val="22"/>
          <w:szCs w:val="22"/>
          <w:lang w:val="en-US"/>
        </w:rPr>
        <w:t>)</w:t>
      </w:r>
      <w:r w:rsidR="00446F8E" w:rsidRPr="00ED493C">
        <w:rPr>
          <w:rFonts w:eastAsiaTheme="minorEastAsia"/>
          <w:sz w:val="22"/>
          <w:szCs w:val="22"/>
          <w:lang w:val="en-US"/>
        </w:rPr>
        <w:t xml:space="preserve">. </w:t>
      </w:r>
    </w:p>
    <w:p w14:paraId="5D6B6C67" w14:textId="77777777" w:rsidR="00A93294" w:rsidRPr="00ED493C" w:rsidRDefault="00446F8E" w:rsidP="00182BA9">
      <w:pPr>
        <w:pStyle w:val="ListParagraph"/>
        <w:numPr>
          <w:ilvl w:val="1"/>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If growth rates do not increase with temperature and </w:t>
      </w:r>
      <w:r w:rsidR="00323C1B" w:rsidRPr="00ED493C">
        <w:rPr>
          <w:rFonts w:eastAsiaTheme="minorEastAsia"/>
          <w:sz w:val="22"/>
          <w:szCs w:val="22"/>
          <w:lang w:val="en-US"/>
        </w:rPr>
        <w:t>the carrying capacity is unchanged</w:t>
      </w:r>
      <w:r w:rsidR="001E2F3B" w:rsidRPr="00ED493C">
        <w:rPr>
          <w:rFonts w:eastAsiaTheme="minorEastAsia"/>
          <w:sz w:val="22"/>
          <w:szCs w:val="22"/>
          <w:lang w:val="en-US"/>
        </w:rPr>
        <w:t>, warming leads to a lower abundance-at-size for all species given the same fishing effort</w:t>
      </w:r>
      <w:r w:rsidR="00A13F33" w:rsidRPr="00ED493C">
        <w:rPr>
          <w:rFonts w:eastAsiaTheme="minorEastAsia"/>
          <w:sz w:val="22"/>
          <w:szCs w:val="22"/>
          <w:lang w:val="en-US"/>
        </w:rPr>
        <w:t xml:space="preserve"> – especially for the large fish (the pink lines increase initially but fall down after a certain size along the size-axis).</w:t>
      </w:r>
      <w:r w:rsidR="00A93294" w:rsidRPr="00ED493C">
        <w:rPr>
          <w:rFonts w:eastAsiaTheme="minorEastAsia"/>
          <w:sz w:val="22"/>
          <w:szCs w:val="22"/>
          <w:lang w:val="en-US"/>
        </w:rPr>
        <w:t xml:space="preserve"> </w:t>
      </w:r>
    </w:p>
    <w:p w14:paraId="732A4775" w14:textId="43794630" w:rsidR="001512DF" w:rsidRDefault="00A93294" w:rsidP="00182BA9">
      <w:pPr>
        <w:pStyle w:val="ListParagraph"/>
        <w:numPr>
          <w:ilvl w:val="1"/>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If resource growth rates increase with temperature </w:t>
      </w:r>
      <w:r w:rsidR="00D3322B" w:rsidRPr="00ED493C">
        <w:rPr>
          <w:rFonts w:eastAsiaTheme="minorEastAsia"/>
          <w:sz w:val="22"/>
          <w:szCs w:val="22"/>
          <w:lang w:val="en-US"/>
        </w:rPr>
        <w:t xml:space="preserve">abundance increases for medium sized </w:t>
      </w:r>
      <w:r w:rsidR="003A7450" w:rsidRPr="00ED493C">
        <w:rPr>
          <w:rFonts w:eastAsiaTheme="minorEastAsia"/>
          <w:sz w:val="22"/>
          <w:szCs w:val="22"/>
          <w:lang w:val="en-US"/>
        </w:rPr>
        <w:t>fish but</w:t>
      </w:r>
      <w:r w:rsidR="00D3322B" w:rsidRPr="00ED493C">
        <w:rPr>
          <w:rFonts w:eastAsiaTheme="minorEastAsia"/>
          <w:sz w:val="22"/>
          <w:szCs w:val="22"/>
          <w:lang w:val="en-US"/>
        </w:rPr>
        <w:t xml:space="preserve"> decreases for large and small fish.</w:t>
      </w:r>
    </w:p>
    <w:p w14:paraId="797071E7" w14:textId="37EBF001" w:rsidR="00FC4855" w:rsidRPr="00ED493C" w:rsidRDefault="00FC4855" w:rsidP="00182BA9">
      <w:pPr>
        <w:spacing w:line="480" w:lineRule="auto"/>
        <w:jc w:val="both"/>
        <w:rPr>
          <w:rFonts w:cstheme="minorHAnsi"/>
          <w:color w:val="FF0000"/>
          <w:sz w:val="22"/>
          <w:szCs w:val="22"/>
          <w:lang w:val="en-US"/>
        </w:rPr>
      </w:pPr>
    </w:p>
    <w:p w14:paraId="27F2E221" w14:textId="50EDAF2A" w:rsidR="00EC53E3" w:rsidRPr="00D87A60" w:rsidRDefault="00EC53E3" w:rsidP="00426B8E">
      <w:pPr>
        <w:spacing w:line="480" w:lineRule="auto"/>
        <w:jc w:val="center"/>
        <w:rPr>
          <w:rFonts w:ascii="Times" w:hAnsi="Times" w:cs="Times New Roman"/>
          <w:i/>
          <w:iCs/>
          <w:sz w:val="22"/>
          <w:szCs w:val="22"/>
          <w:lang w:val="en-US"/>
        </w:rPr>
      </w:pPr>
      <w:r>
        <w:rPr>
          <w:rFonts w:eastAsiaTheme="minorEastAsia"/>
          <w:noProof/>
          <w:sz w:val="22"/>
          <w:szCs w:val="22"/>
          <w:lang w:val="en-US"/>
        </w:rPr>
        <w:drawing>
          <wp:inline distT="0" distB="0" distL="0" distR="0" wp14:anchorId="4965B04E" wp14:editId="7BD82DB4">
            <wp:extent cx="5756744" cy="2156558"/>
            <wp:effectExtent l="0" t="0" r="0" b="254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MSY_warm_cold.png"/>
                    <pic:cNvPicPr/>
                  </pic:nvPicPr>
                  <pic:blipFill rotWithShape="1">
                    <a:blip r:embed="rId20" cstate="print">
                      <a:extLst>
                        <a:ext uri="{28A0092B-C50C-407E-A947-70E740481C1C}">
                          <a14:useLocalDpi xmlns:a14="http://schemas.microsoft.com/office/drawing/2010/main" val="0"/>
                        </a:ext>
                      </a:extLst>
                    </a:blip>
                    <a:srcRect t="30382" b="32157"/>
                    <a:stretch/>
                  </pic:blipFill>
                  <pic:spPr bwMode="auto">
                    <a:xfrm>
                      <a:off x="0" y="0"/>
                      <a:ext cx="5802620" cy="2173744"/>
                    </a:xfrm>
                    <a:prstGeom prst="rect">
                      <a:avLst/>
                    </a:prstGeom>
                    <a:ln>
                      <a:noFill/>
                    </a:ln>
                    <a:extLst>
                      <a:ext uri="{53640926-AAD7-44D8-BBD7-CCE9431645EC}">
                        <a14:shadowObscured xmlns:a14="http://schemas.microsoft.com/office/drawing/2010/main"/>
                      </a:ext>
                    </a:extLst>
                  </pic:spPr>
                </pic:pic>
              </a:graphicData>
            </a:graphic>
          </wp:inline>
        </w:drawing>
      </w:r>
    </w:p>
    <w:p w14:paraId="38320DCA" w14:textId="00B9B85B" w:rsidR="00EC53E3" w:rsidRDefault="00EC53E3" w:rsidP="00EC53E3">
      <w:pPr>
        <w:spacing w:line="480" w:lineRule="auto"/>
        <w:jc w:val="both"/>
        <w:rPr>
          <w:rFonts w:ascii="Times" w:eastAsiaTheme="minorEastAsia" w:hAnsi="Times" w:cstheme="minorHAnsi"/>
          <w:i/>
          <w:iCs/>
          <w:sz w:val="22"/>
          <w:szCs w:val="22"/>
          <w:lang w:val="en-US"/>
        </w:rPr>
      </w:pPr>
      <w:commentRangeStart w:id="36"/>
      <w:r w:rsidRPr="00D87A60">
        <w:rPr>
          <w:rFonts w:ascii="Times" w:hAnsi="Times" w:cstheme="minorHAnsi"/>
          <w:i/>
          <w:iCs/>
          <w:sz w:val="22"/>
          <w:szCs w:val="22"/>
          <w:lang w:val="en-US"/>
        </w:rPr>
        <w:t>Figure 5</w:t>
      </w:r>
      <w:commentRangeEnd w:id="36"/>
      <w:r w:rsidRPr="00D87A60">
        <w:rPr>
          <w:rStyle w:val="CommentReference"/>
          <w:rFonts w:ascii="Times" w:hAnsi="Times"/>
          <w:sz w:val="22"/>
          <w:szCs w:val="22"/>
        </w:rPr>
        <w:commentReference w:id="36"/>
      </w:r>
      <w:r w:rsidRPr="00D87A60">
        <w:rPr>
          <w:rFonts w:ascii="Times" w:hAnsi="Times" w:cstheme="minorHAnsi"/>
          <w:i/>
          <w:iCs/>
          <w:sz w:val="22"/>
          <w:szCs w:val="22"/>
          <w:lang w:val="en-US"/>
        </w:rPr>
        <w:t xml:space="preserve">. Spawning stock biomass (SSB) and fishery yield (assuming knife edge selectivity at maturation size) under constant temperatures at steady state. Cold =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Pr="00D87A60">
        <w:rPr>
          <w:rFonts w:ascii="Times" w:hAnsi="Times" w:cstheme="minorHAnsi"/>
          <w:i/>
          <w:iCs/>
          <w:sz w:val="22"/>
          <w:szCs w:val="22"/>
          <w:lang w:val="en-US"/>
        </w:rPr>
        <w:t xml:space="preserve">, i.e. no temperature effects, and warm is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Pr="00D87A60">
        <w:rPr>
          <w:rFonts w:ascii="Times" w:eastAsiaTheme="minorEastAsia" w:hAnsi="Times" w:cstheme="minorHAnsi"/>
          <w:i/>
          <w:iCs/>
          <w:sz w:val="22"/>
          <w:szCs w:val="22"/>
          <w:lang w:val="en-US"/>
        </w:rPr>
        <w:t>+</w:t>
      </w:r>
      <w:r w:rsidRPr="00D87A60">
        <w:rPr>
          <w:rFonts w:ascii="Times" w:hAnsi="Times" w:cstheme="minorHAnsi"/>
          <w:i/>
          <w:iCs/>
          <w:sz w:val="22"/>
          <w:szCs w:val="22"/>
          <w:lang w:val="en-US"/>
        </w:rPr>
        <w:t>2</w:t>
      </w:r>
      <m:oMath>
        <m:r>
          <w:rPr>
            <w:rFonts w:ascii="Cambria Math" w:hAnsi="Cambria Math" w:cstheme="minorHAnsi"/>
            <w:sz w:val="22"/>
            <w:szCs w:val="22"/>
            <w:lang w:val="en-US"/>
          </w:rPr>
          <m:t>℃</m:t>
        </m:r>
      </m:oMath>
      <w:r w:rsidRPr="00D87A60">
        <w:rPr>
          <w:rFonts w:ascii="Times" w:eastAsiaTheme="minorEastAsia" w:hAnsi="Times" w:cstheme="minorHAnsi"/>
          <w:i/>
          <w:iCs/>
          <w:sz w:val="22"/>
          <w:szCs w:val="22"/>
          <w:lang w:val="en-US"/>
        </w:rPr>
        <w:t xml:space="preserve">. </w:t>
      </w:r>
      <w:r w:rsidR="007C7338">
        <w:rPr>
          <w:rFonts w:ascii="Times" w:eastAsiaTheme="minorEastAsia" w:hAnsi="Times" w:cstheme="minorHAnsi"/>
          <w:i/>
          <w:iCs/>
          <w:sz w:val="22"/>
          <w:szCs w:val="22"/>
          <w:lang w:val="en-US"/>
        </w:rPr>
        <w:t>Arrows indicate F that leads to maximum sustainable yield.</w:t>
      </w:r>
    </w:p>
    <w:p w14:paraId="42218B6E" w14:textId="77777777" w:rsidR="00E75CCF" w:rsidRPr="00ED493C" w:rsidRDefault="00E75CCF" w:rsidP="00182BA9">
      <w:pPr>
        <w:spacing w:line="480" w:lineRule="auto"/>
        <w:jc w:val="both"/>
        <w:rPr>
          <w:rFonts w:cstheme="minorHAnsi"/>
          <w:color w:val="FF0000"/>
          <w:sz w:val="22"/>
          <w:szCs w:val="22"/>
          <w:lang w:val="en-US"/>
        </w:rPr>
      </w:pPr>
    </w:p>
    <w:p w14:paraId="3264B4CD" w14:textId="54839E8F" w:rsidR="00492934" w:rsidRPr="00ED493C" w:rsidRDefault="00492934"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The rate of fishing changes the abundance spectrum quite drastically - higher fishing means removal of large fish and more biomass of medium sized fish, where’s low fishing rates increase the abundance of large fish. </w:t>
      </w:r>
    </w:p>
    <w:p w14:paraId="5866C683" w14:textId="77777777" w:rsidR="00E010B2" w:rsidRPr="00ED493C" w:rsidRDefault="00E010B2" w:rsidP="00182BA9">
      <w:pPr>
        <w:pStyle w:val="ListParagraph"/>
        <w:spacing w:line="480" w:lineRule="auto"/>
        <w:jc w:val="both"/>
        <w:rPr>
          <w:rFonts w:eastAsiaTheme="minorEastAsia"/>
          <w:sz w:val="22"/>
          <w:szCs w:val="22"/>
          <w:lang w:val="en-US"/>
        </w:rPr>
      </w:pPr>
    </w:p>
    <w:p w14:paraId="131AC9A5" w14:textId="46C7D731" w:rsidR="00C858B3" w:rsidRPr="00ED493C" w:rsidRDefault="00E61FED" w:rsidP="00182BA9">
      <w:pPr>
        <w:spacing w:line="480" w:lineRule="auto"/>
        <w:jc w:val="center"/>
        <w:rPr>
          <w:rFonts w:cstheme="minorHAnsi"/>
          <w:color w:val="FF0000"/>
          <w:sz w:val="22"/>
          <w:szCs w:val="22"/>
          <w:lang w:val="en-US"/>
        </w:rPr>
      </w:pPr>
      <w:commentRangeStart w:id="37"/>
      <w:commentRangeEnd w:id="37"/>
      <w:r w:rsidRPr="00ED493C">
        <w:rPr>
          <w:rStyle w:val="CommentReference"/>
          <w:sz w:val="22"/>
          <w:szCs w:val="22"/>
        </w:rPr>
        <w:lastRenderedPageBreak/>
        <w:commentReference w:id="37"/>
      </w:r>
      <w:r w:rsidR="00E010B2" w:rsidRPr="00ED493C">
        <w:rPr>
          <w:rFonts w:cstheme="minorHAnsi"/>
          <w:noProof/>
          <w:color w:val="FF0000"/>
          <w:sz w:val="22"/>
          <w:szCs w:val="22"/>
          <w:lang w:val="en-US"/>
        </w:rPr>
        <w:drawing>
          <wp:inline distT="0" distB="0" distL="0" distR="0" wp14:anchorId="7B97485E" wp14:editId="01971B52">
            <wp:extent cx="5731324" cy="2578814"/>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ield_heat.png"/>
                    <pic:cNvPicPr/>
                  </pic:nvPicPr>
                  <pic:blipFill rotWithShape="1">
                    <a:blip r:embed="rId21" cstate="print">
                      <a:extLst>
                        <a:ext uri="{28A0092B-C50C-407E-A947-70E740481C1C}">
                          <a14:useLocalDpi xmlns:a14="http://schemas.microsoft.com/office/drawing/2010/main" val="0"/>
                        </a:ext>
                      </a:extLst>
                    </a:blip>
                    <a:srcRect t="26710" b="28295"/>
                    <a:stretch/>
                  </pic:blipFill>
                  <pic:spPr bwMode="auto">
                    <a:xfrm>
                      <a:off x="0" y="0"/>
                      <a:ext cx="5731510" cy="2578897"/>
                    </a:xfrm>
                    <a:prstGeom prst="rect">
                      <a:avLst/>
                    </a:prstGeom>
                    <a:ln>
                      <a:noFill/>
                    </a:ln>
                    <a:extLst>
                      <a:ext uri="{53640926-AAD7-44D8-BBD7-CCE9431645EC}">
                        <a14:shadowObscured xmlns:a14="http://schemas.microsoft.com/office/drawing/2010/main"/>
                      </a:ext>
                    </a:extLst>
                  </pic:spPr>
                </pic:pic>
              </a:graphicData>
            </a:graphic>
          </wp:inline>
        </w:drawing>
      </w:r>
    </w:p>
    <w:p w14:paraId="16D4DCBA" w14:textId="2B12C4AE" w:rsidR="0001645E" w:rsidRPr="00ED493C" w:rsidRDefault="0001645E" w:rsidP="00182BA9">
      <w:pPr>
        <w:spacing w:line="480" w:lineRule="auto"/>
        <w:jc w:val="both"/>
        <w:rPr>
          <w:rFonts w:eastAsiaTheme="minorEastAsia" w:cstheme="minorHAnsi"/>
          <w:i/>
          <w:iCs/>
          <w:sz w:val="22"/>
          <w:szCs w:val="22"/>
          <w:lang w:val="en-US"/>
        </w:rPr>
      </w:pPr>
      <w:r w:rsidRPr="00ED493C">
        <w:rPr>
          <w:rFonts w:cstheme="minorHAnsi"/>
          <w:i/>
          <w:iCs/>
          <w:sz w:val="22"/>
          <w:szCs w:val="22"/>
          <w:lang w:val="en-US"/>
        </w:rPr>
        <w:t xml:space="preserve">Figure </w:t>
      </w:r>
      <w:r w:rsidR="00E75CCF" w:rsidRPr="00ED493C">
        <w:rPr>
          <w:rFonts w:cstheme="minorHAnsi"/>
          <w:i/>
          <w:iCs/>
          <w:sz w:val="22"/>
          <w:szCs w:val="22"/>
          <w:lang w:val="en-US"/>
        </w:rPr>
        <w:t>6</w:t>
      </w:r>
      <w:r w:rsidRPr="00ED493C">
        <w:rPr>
          <w:rFonts w:cstheme="minorHAnsi"/>
          <w:i/>
          <w:iCs/>
          <w:sz w:val="22"/>
          <w:szCs w:val="22"/>
          <w:lang w:val="en-US"/>
        </w:rPr>
        <w:t xml:space="preserve">. </w:t>
      </w:r>
      <w:r w:rsidR="00BE6B84" w:rsidRPr="00ED493C">
        <w:rPr>
          <w:rFonts w:cstheme="minorHAnsi"/>
          <w:i/>
          <w:iCs/>
          <w:sz w:val="22"/>
          <w:szCs w:val="22"/>
          <w:lang w:val="en-US"/>
        </w:rPr>
        <w:t>Fisheries y</w:t>
      </w:r>
      <w:r w:rsidR="00054DBB" w:rsidRPr="00ED493C">
        <w:rPr>
          <w:rFonts w:cstheme="minorHAnsi"/>
          <w:i/>
          <w:iCs/>
          <w:sz w:val="22"/>
          <w:szCs w:val="22"/>
          <w:lang w:val="en-US"/>
        </w:rPr>
        <w:t>ield</w:t>
      </w:r>
      <w:r w:rsidR="006560BA" w:rsidRPr="00ED493C">
        <w:rPr>
          <w:rFonts w:cstheme="minorHAnsi"/>
          <w:i/>
          <w:iCs/>
          <w:sz w:val="22"/>
          <w:szCs w:val="22"/>
          <w:lang w:val="en-US"/>
        </w:rPr>
        <w:t xml:space="preserve"> relative </w:t>
      </w:r>
      <w:r w:rsidR="00186C9C" w:rsidRPr="00ED493C">
        <w:rPr>
          <w:rFonts w:cstheme="minorHAnsi"/>
          <w:i/>
          <w:iCs/>
          <w:sz w:val="22"/>
          <w:szCs w:val="22"/>
          <w:lang w:val="en-US"/>
        </w:rPr>
        <w:t xml:space="preserve">to a scenario with </w:t>
      </w:r>
      <w:r w:rsidR="0047599C" w:rsidRPr="00ED493C">
        <w:rPr>
          <w:rFonts w:cstheme="minorHAnsi"/>
          <w:i/>
          <w:iCs/>
          <w:sz w:val="22"/>
          <w:szCs w:val="22"/>
          <w:lang w:val="en-US"/>
        </w:rPr>
        <w:t>constant temperature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47599C" w:rsidRPr="00ED493C">
        <w:rPr>
          <w:rFonts w:cstheme="minorHAnsi"/>
          <w:i/>
          <w:iCs/>
          <w:sz w:val="22"/>
          <w:szCs w:val="22"/>
          <w:lang w:val="en-US"/>
        </w:rPr>
        <w:t>)</w:t>
      </w:r>
      <w:r w:rsidR="00301973" w:rsidRPr="00ED493C">
        <w:rPr>
          <w:rFonts w:cstheme="minorHAnsi"/>
          <w:i/>
          <w:iCs/>
          <w:sz w:val="22"/>
          <w:szCs w:val="22"/>
          <w:lang w:val="en-US"/>
        </w:rPr>
        <w:t xml:space="preserve"> and average FMSY</w:t>
      </w:r>
      <w:r w:rsidR="00EC246B" w:rsidRPr="00ED493C">
        <w:rPr>
          <w:rFonts w:cstheme="minorHAnsi"/>
          <w:i/>
          <w:iCs/>
          <w:sz w:val="22"/>
          <w:szCs w:val="22"/>
          <w:lang w:val="en-US"/>
        </w:rPr>
        <w:t xml:space="preserve">. The x-axis shows the scaling factor to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r>
          <w:rPr>
            <w:rFonts w:ascii="Cambria Math" w:hAnsi="Cambria Math" w:cstheme="minorHAnsi"/>
            <w:sz w:val="22"/>
            <w:szCs w:val="22"/>
            <w:lang w:val="en-US"/>
          </w:rPr>
          <m:t xml:space="preserve"> </m:t>
        </m:r>
      </m:oMath>
      <w:r w:rsidR="004F602D" w:rsidRPr="00ED493C">
        <w:rPr>
          <w:rFonts w:eastAsiaTheme="minorEastAsia" w:cstheme="minorHAnsi"/>
          <w:i/>
          <w:iCs/>
          <w:sz w:val="22"/>
          <w:szCs w:val="22"/>
          <w:lang w:val="en-US"/>
        </w:rPr>
        <w:t>and the y-axis is a scalar to the average FMSY from model and stock assessment</w:t>
      </w:r>
      <w:r w:rsidR="00595B5A" w:rsidRPr="00ED493C">
        <w:rPr>
          <w:rFonts w:eastAsiaTheme="minorEastAsia" w:cstheme="minorHAnsi"/>
          <w:i/>
          <w:iCs/>
          <w:sz w:val="22"/>
          <w:szCs w:val="22"/>
          <w:lang w:val="en-US"/>
        </w:rPr>
        <w:t>.</w:t>
      </w:r>
      <w:r w:rsidR="00054DBB" w:rsidRPr="00ED493C">
        <w:rPr>
          <w:rFonts w:cstheme="minorHAnsi"/>
          <w:i/>
          <w:iCs/>
          <w:sz w:val="22"/>
          <w:szCs w:val="22"/>
          <w:lang w:val="en-US"/>
        </w:rPr>
        <w:t xml:space="preserve"> </w:t>
      </w:r>
    </w:p>
    <w:p w14:paraId="2BC819B9" w14:textId="42FF85AA" w:rsidR="00D87DD5" w:rsidRPr="00ED493C" w:rsidRDefault="00D87DD5" w:rsidP="00182BA9">
      <w:pPr>
        <w:spacing w:line="480" w:lineRule="auto"/>
        <w:jc w:val="both"/>
        <w:rPr>
          <w:rFonts w:cstheme="minorHAnsi"/>
          <w:color w:val="FF0000"/>
          <w:sz w:val="22"/>
          <w:szCs w:val="22"/>
          <w:lang w:val="en-US"/>
        </w:rPr>
      </w:pPr>
    </w:p>
    <w:p w14:paraId="68DD96CE" w14:textId="77777777" w:rsidR="002E6BD8" w:rsidRPr="00ED493C" w:rsidRDefault="00C83AB7"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I need to look into this more… </w:t>
      </w:r>
    </w:p>
    <w:p w14:paraId="0EDB0251" w14:textId="77777777" w:rsidR="002E6BD8" w:rsidRPr="00ED493C" w:rsidRDefault="00C83AB7"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 xml:space="preserve">Remember how I used </w:t>
      </w:r>
      <w:r w:rsidR="002E6BD8" w:rsidRPr="00ED493C">
        <w:rPr>
          <w:rFonts w:eastAsiaTheme="minorEastAsia"/>
          <w:sz w:val="22"/>
          <w:szCs w:val="22"/>
          <w:lang w:val="en-US"/>
        </w:rPr>
        <w:t xml:space="preserve">the overall average FMSY in the projections? (See comment on Figure 1). That is not very good I think because cod SSM-FMSY is below the assessment-FMSY, but the other two are above. So the difference between species here is likely due to the scalar putting the species away from their SSM-FMSY in slightly different directions. </w:t>
      </w:r>
    </w:p>
    <w:p w14:paraId="75B4A295" w14:textId="452C1C95" w:rsidR="006F7F60" w:rsidRPr="00ED493C" w:rsidRDefault="002E6BD8"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 xml:space="preserve">For this figure, I will simply just use the model FMSY to make the cross-species comparison relevant. I will also do it with 2*3 plot (probably), corresponding to </w:t>
      </w:r>
      <w:r w:rsidR="00225B88" w:rsidRPr="00ED493C">
        <w:rPr>
          <w:rFonts w:eastAsiaTheme="minorEastAsia"/>
          <w:sz w:val="22"/>
          <w:szCs w:val="22"/>
          <w:lang w:val="en-US"/>
        </w:rPr>
        <w:t>models with and without temperature dependence on resource dynamics…</w:t>
      </w:r>
    </w:p>
    <w:p w14:paraId="48514E47" w14:textId="3C6D0616" w:rsidR="005B3364" w:rsidRPr="00ED493C" w:rsidRDefault="005B3364" w:rsidP="00182BA9">
      <w:pPr>
        <w:pStyle w:val="ListParagraph"/>
        <w:numPr>
          <w:ilvl w:val="0"/>
          <w:numId w:val="21"/>
        </w:numPr>
        <w:spacing w:line="480" w:lineRule="auto"/>
        <w:jc w:val="both"/>
        <w:rPr>
          <w:rFonts w:eastAsiaTheme="minorEastAsia"/>
          <w:sz w:val="22"/>
          <w:szCs w:val="22"/>
          <w:lang w:val="en-US"/>
        </w:rPr>
      </w:pPr>
      <w:r w:rsidRPr="00ED493C">
        <w:rPr>
          <w:rFonts w:eastAsiaTheme="minorEastAsia"/>
          <w:sz w:val="22"/>
          <w:szCs w:val="22"/>
          <w:lang w:val="en-US"/>
        </w:rPr>
        <w:t>BUT! What seems to come out is that warming reduces yield. This is despite it enhancing growth rates (Figure 3)</w:t>
      </w:r>
      <w:r w:rsidR="009D0724" w:rsidRPr="00ED493C">
        <w:rPr>
          <w:rFonts w:eastAsiaTheme="minorEastAsia"/>
          <w:sz w:val="22"/>
          <w:szCs w:val="22"/>
          <w:lang w:val="en-US"/>
        </w:rPr>
        <w:t xml:space="preserve">, and </w:t>
      </w:r>
      <w:r w:rsidR="003A6347" w:rsidRPr="00ED493C">
        <w:rPr>
          <w:rFonts w:eastAsiaTheme="minorEastAsia"/>
          <w:sz w:val="22"/>
          <w:szCs w:val="22"/>
          <w:lang w:val="en-US"/>
        </w:rPr>
        <w:t>is likely connected to the reductions in SSB and abundance-at-most-size</w:t>
      </w:r>
      <w:r w:rsidR="00ED1318" w:rsidRPr="00ED493C">
        <w:rPr>
          <w:rFonts w:eastAsiaTheme="minorEastAsia"/>
          <w:sz w:val="22"/>
          <w:szCs w:val="22"/>
          <w:lang w:val="en-US"/>
        </w:rPr>
        <w:t>s (especially larger ones or above maturation size which is the selection cut off.)</w:t>
      </w:r>
    </w:p>
    <w:p w14:paraId="0082066E" w14:textId="676074A5" w:rsidR="009D0724" w:rsidRPr="00ED493C" w:rsidRDefault="009D0724" w:rsidP="00182BA9">
      <w:pPr>
        <w:pStyle w:val="ListParagraph"/>
        <w:numPr>
          <w:ilvl w:val="0"/>
          <w:numId w:val="21"/>
        </w:numPr>
        <w:spacing w:line="480" w:lineRule="auto"/>
        <w:jc w:val="both"/>
        <w:rPr>
          <w:rFonts w:eastAsiaTheme="minorEastAsia"/>
          <w:sz w:val="22"/>
          <w:szCs w:val="22"/>
          <w:lang w:val="en-US"/>
        </w:rPr>
      </w:pPr>
      <w:r w:rsidRPr="00ED493C">
        <w:rPr>
          <w:rFonts w:eastAsiaTheme="minorEastAsia"/>
          <w:sz w:val="22"/>
          <w:szCs w:val="22"/>
          <w:lang w:val="en-US"/>
        </w:rPr>
        <w:t xml:space="preserve">Note also that there might be some variation </w:t>
      </w:r>
      <w:r w:rsidR="00366343" w:rsidRPr="00ED493C">
        <w:rPr>
          <w:rFonts w:eastAsiaTheme="minorEastAsia"/>
          <w:sz w:val="22"/>
          <w:szCs w:val="22"/>
          <w:lang w:val="en-US"/>
        </w:rPr>
        <w:t>between the time-varying temperature and effort scenarios and the constant ones</w:t>
      </w:r>
      <w:r w:rsidR="00255211" w:rsidRPr="00ED493C">
        <w:rPr>
          <w:rFonts w:eastAsiaTheme="minorEastAsia"/>
          <w:sz w:val="22"/>
          <w:szCs w:val="22"/>
          <w:lang w:val="en-US"/>
        </w:rPr>
        <w:t xml:space="preserve">. I’m not entirely sure yet but will look into it more. Guessing it has something to do with starting values. Anyway, I don’t think I’m comfortable comparing </w:t>
      </w:r>
      <w:r w:rsidR="00255211" w:rsidRPr="00ED493C">
        <w:rPr>
          <w:rFonts w:eastAsiaTheme="minorEastAsia"/>
          <w:sz w:val="22"/>
          <w:szCs w:val="22"/>
          <w:lang w:val="en-US"/>
        </w:rPr>
        <w:lastRenderedPageBreak/>
        <w:t>this too much with Figures 3-4 (which are from time-varying projections), because of this. So I will maybe redo this figure based on time-varying projections.</w:t>
      </w:r>
    </w:p>
    <w:p w14:paraId="5FB7A68B" w14:textId="77777777" w:rsidR="006F7F60" w:rsidRPr="00ED493C" w:rsidRDefault="006F7F60" w:rsidP="00182BA9">
      <w:pPr>
        <w:spacing w:line="480" w:lineRule="auto"/>
        <w:jc w:val="both"/>
        <w:rPr>
          <w:rFonts w:cstheme="minorHAnsi"/>
          <w:color w:val="FF0000"/>
          <w:sz w:val="22"/>
          <w:szCs w:val="22"/>
          <w:lang w:val="en-US"/>
        </w:rPr>
      </w:pPr>
    </w:p>
    <w:p w14:paraId="56835DBC" w14:textId="3C1B5141" w:rsidR="00B60537" w:rsidRPr="00ED493C" w:rsidRDefault="00A416CE" w:rsidP="00182BA9">
      <w:pPr>
        <w:spacing w:line="480" w:lineRule="auto"/>
        <w:jc w:val="both"/>
        <w:rPr>
          <w:rFonts w:eastAsiaTheme="minorEastAsia"/>
          <w:i/>
          <w:iCs/>
          <w:sz w:val="22"/>
          <w:szCs w:val="22"/>
          <w:lang w:val="en-US"/>
        </w:rPr>
      </w:pPr>
      <w:r w:rsidRPr="00ED493C">
        <w:rPr>
          <w:rFonts w:eastAsiaTheme="minorEastAsia"/>
          <w:i/>
          <w:iCs/>
          <w:sz w:val="22"/>
          <w:szCs w:val="22"/>
          <w:lang w:val="en-US"/>
        </w:rPr>
        <w:t>Extra analysis</w:t>
      </w:r>
    </w:p>
    <w:p w14:paraId="326F127E" w14:textId="7CF9C545" w:rsidR="00A416CE" w:rsidRPr="00ED493C" w:rsidRDefault="00A416CE"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Mean body size of populations (variations on Fig. 3</w:t>
      </w:r>
      <w:r w:rsidR="00DE5D77" w:rsidRPr="00ED493C">
        <w:rPr>
          <w:rFonts w:eastAsiaTheme="minorEastAsia"/>
          <w:sz w:val="22"/>
          <w:szCs w:val="22"/>
          <w:lang w:val="en-US"/>
        </w:rPr>
        <w:t>)</w:t>
      </w:r>
    </w:p>
    <w:p w14:paraId="4695E91E" w14:textId="25AA9857" w:rsidR="00DE5D77" w:rsidRPr="00ED493C" w:rsidRDefault="00CF66D9"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Look at m</w:t>
      </w:r>
      <w:r w:rsidR="00DE5D77" w:rsidRPr="00ED493C">
        <w:rPr>
          <w:rFonts w:eastAsiaTheme="minorEastAsia"/>
          <w:sz w:val="22"/>
          <w:szCs w:val="22"/>
          <w:lang w:val="en-US"/>
        </w:rPr>
        <w:t xml:space="preserve">ortality </w:t>
      </w:r>
      <w:r w:rsidRPr="00ED493C">
        <w:rPr>
          <w:rFonts w:eastAsiaTheme="minorEastAsia"/>
          <w:sz w:val="22"/>
          <w:szCs w:val="22"/>
          <w:lang w:val="en-US"/>
        </w:rPr>
        <w:t xml:space="preserve">similar to how we look at growth </w:t>
      </w:r>
      <w:r w:rsidR="00DE5D77" w:rsidRPr="00ED493C">
        <w:rPr>
          <w:rFonts w:eastAsiaTheme="minorEastAsia"/>
          <w:sz w:val="22"/>
          <w:szCs w:val="22"/>
          <w:lang w:val="en-US"/>
        </w:rPr>
        <w:t>(we have growth and size spectra already but need to show mortality as well).</w:t>
      </w:r>
    </w:p>
    <w:p w14:paraId="1CA2FD53" w14:textId="1FFEC50C" w:rsidR="000132B3" w:rsidRPr="00ED493C" w:rsidRDefault="000132B3"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Plot not only relative size-spectra but the actual size-spectra. Can also dig out equivalent plots from data as a means of validating… </w:t>
      </w:r>
    </w:p>
    <w:p w14:paraId="5BE027AA" w14:textId="00E74DF0" w:rsidR="00E87B12" w:rsidRPr="00ED493C" w:rsidRDefault="00E87B12"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What I initially wanted to look into also:</w:t>
      </w:r>
    </w:p>
    <w:p w14:paraId="49A09CFA" w14:textId="5A17BDFB" w:rsidR="00A759ED" w:rsidRPr="00ED493C" w:rsidRDefault="00A759ED"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See if the effect of fishing on e.g. abundance spectrum, depends on temperature (have not gotten this far)</w:t>
      </w:r>
    </w:p>
    <w:p w14:paraId="75ECD3F6" w14:textId="0EDE772D" w:rsidR="00E87B12" w:rsidRPr="00ED493C" w:rsidRDefault="00E87B12"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 xml:space="preserve">What is the effect of selectivity here? </w:t>
      </w:r>
      <w:r w:rsidR="00645D4F" w:rsidRPr="00ED493C">
        <w:rPr>
          <w:rFonts w:eastAsiaTheme="minorEastAsia"/>
          <w:sz w:val="22"/>
          <w:szCs w:val="22"/>
          <w:lang w:val="en-US"/>
        </w:rPr>
        <w:t xml:space="preserve">It has been suggested </w:t>
      </w:r>
      <w:r w:rsidR="00EC51EB" w:rsidRPr="00ED493C">
        <w:rPr>
          <w:rFonts w:eastAsiaTheme="minorEastAsia"/>
          <w:sz w:val="22"/>
          <w:szCs w:val="22"/>
          <w:lang w:val="en-US"/>
        </w:rPr>
        <w:t>that selectivity has increased density dependence by truncating the size-distribution</w:t>
      </w:r>
      <w:r w:rsidR="00A24B74" w:rsidRPr="00ED493C">
        <w:rPr>
          <w:rFonts w:eastAsiaTheme="minorEastAsia"/>
          <w:sz w:val="22"/>
          <w:szCs w:val="22"/>
          <w:lang w:val="en-US"/>
        </w:rPr>
        <w:t>…</w:t>
      </w:r>
      <w:r w:rsidR="004965A5" w:rsidRPr="00ED493C">
        <w:rPr>
          <w:rFonts w:eastAsiaTheme="minorEastAsia"/>
          <w:sz w:val="22"/>
          <w:szCs w:val="22"/>
          <w:lang w:val="en-US"/>
        </w:rPr>
        <w:t xml:space="preserve"> Have not thought too much about this however</w:t>
      </w:r>
      <w:r w:rsidR="007014EB" w:rsidRPr="00ED493C">
        <w:rPr>
          <w:rFonts w:eastAsiaTheme="minorEastAsia"/>
          <w:sz w:val="22"/>
          <w:szCs w:val="22"/>
          <w:lang w:val="en-US"/>
        </w:rPr>
        <w:t>.</w:t>
      </w:r>
    </w:p>
    <w:p w14:paraId="21D11C88" w14:textId="4643A15F" w:rsidR="00B60537" w:rsidRPr="00ED493C" w:rsidRDefault="00B60537" w:rsidP="00182BA9">
      <w:pPr>
        <w:spacing w:line="480" w:lineRule="auto"/>
        <w:jc w:val="both"/>
        <w:rPr>
          <w:rFonts w:cstheme="minorHAnsi"/>
          <w:color w:val="FF0000"/>
          <w:sz w:val="22"/>
          <w:szCs w:val="22"/>
          <w:lang w:val="en-US"/>
        </w:rPr>
      </w:pPr>
    </w:p>
    <w:p w14:paraId="3D8FEBC7" w14:textId="252CE09D" w:rsidR="00A23675" w:rsidRPr="00ED493C" w:rsidRDefault="00A23675" w:rsidP="00182BA9">
      <w:pPr>
        <w:spacing w:line="480" w:lineRule="auto"/>
        <w:jc w:val="both"/>
        <w:rPr>
          <w:rFonts w:eastAsiaTheme="minorEastAsia"/>
          <w:i/>
          <w:iCs/>
          <w:sz w:val="22"/>
          <w:szCs w:val="22"/>
          <w:lang w:val="en-US"/>
        </w:rPr>
      </w:pPr>
      <w:r w:rsidRPr="00ED493C">
        <w:rPr>
          <w:rFonts w:eastAsiaTheme="minorEastAsia"/>
          <w:i/>
          <w:iCs/>
          <w:sz w:val="22"/>
          <w:szCs w:val="22"/>
          <w:lang w:val="en-US"/>
        </w:rPr>
        <w:t>Preliminary conclusions</w:t>
      </w:r>
    </w:p>
    <w:p w14:paraId="7E434AB5" w14:textId="44399F90" w:rsidR="00A23675" w:rsidRPr="00ED493C" w:rsidRDefault="00CF66D9"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Top down and bottom up effects of warming </w:t>
      </w:r>
      <w:r w:rsidR="00D851A0" w:rsidRPr="00ED493C">
        <w:rPr>
          <w:rFonts w:eastAsiaTheme="minorEastAsia"/>
          <w:sz w:val="22"/>
          <w:szCs w:val="22"/>
          <w:lang w:val="en-US"/>
        </w:rPr>
        <w:t xml:space="preserve">both shape food webs. </w:t>
      </w:r>
    </w:p>
    <w:p w14:paraId="71AB33D9" w14:textId="21F4A3C3" w:rsidR="002D35FC" w:rsidRPr="00ED493C" w:rsidRDefault="00387323"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An increase in temperature with 1.5C positively affects s</w:t>
      </w:r>
      <w:r w:rsidR="00E63033" w:rsidRPr="00ED493C">
        <w:rPr>
          <w:rFonts w:eastAsiaTheme="minorEastAsia"/>
          <w:sz w:val="22"/>
          <w:szCs w:val="22"/>
          <w:lang w:val="en-US"/>
        </w:rPr>
        <w:t xml:space="preserve">ize-at-age </w:t>
      </w:r>
      <w:r w:rsidRPr="00ED493C">
        <w:rPr>
          <w:rFonts w:eastAsiaTheme="minorEastAsia"/>
          <w:sz w:val="22"/>
          <w:szCs w:val="22"/>
          <w:lang w:val="en-US"/>
        </w:rPr>
        <w:t xml:space="preserve">for all species, but the positive effect diminishes with age and often becomes negative for cod aged 5+. </w:t>
      </w:r>
      <w:r w:rsidR="00E026EC" w:rsidRPr="00ED493C">
        <w:rPr>
          <w:rFonts w:eastAsiaTheme="minorEastAsia"/>
          <w:sz w:val="22"/>
          <w:szCs w:val="22"/>
          <w:lang w:val="en-US"/>
        </w:rPr>
        <w:t>This</w:t>
      </w:r>
      <w:r w:rsidR="00BF0888" w:rsidRPr="00ED493C">
        <w:rPr>
          <w:rFonts w:eastAsiaTheme="minorEastAsia"/>
          <w:sz w:val="22"/>
          <w:szCs w:val="22"/>
          <w:lang w:val="en-US"/>
        </w:rPr>
        <w:t xml:space="preserve"> </w:t>
      </w:r>
      <w:r w:rsidR="00E026EC" w:rsidRPr="00ED493C">
        <w:rPr>
          <w:rFonts w:eastAsiaTheme="minorEastAsia"/>
          <w:sz w:val="22"/>
          <w:szCs w:val="22"/>
          <w:lang w:val="en-US"/>
        </w:rPr>
        <w:t>result is not very sensitive to temperature-driven changes in background resources.</w:t>
      </w:r>
    </w:p>
    <w:p w14:paraId="2C4EC756" w14:textId="5D7A178C" w:rsidR="002D35FC" w:rsidRPr="00ED493C" w:rsidRDefault="002D35FC"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The effect of temperature on resources (bottom up) partly determines whether or not abundance-at-size increases or decreases with warming</w:t>
      </w:r>
    </w:p>
    <w:p w14:paraId="5D8B2DD4" w14:textId="77777777" w:rsidR="00A23675" w:rsidRDefault="00A23675" w:rsidP="00182BA9">
      <w:pPr>
        <w:spacing w:line="480" w:lineRule="auto"/>
        <w:jc w:val="both"/>
        <w:rPr>
          <w:rFonts w:cstheme="minorHAnsi"/>
          <w:color w:val="FF0000"/>
          <w:lang w:val="en-US"/>
        </w:rPr>
      </w:pPr>
    </w:p>
    <w:p w14:paraId="5194EB0E" w14:textId="7B68E91A" w:rsidR="00AD548E" w:rsidRDefault="00AD548E" w:rsidP="00182BA9">
      <w:pPr>
        <w:spacing w:line="480" w:lineRule="auto"/>
        <w:contextualSpacing/>
        <w:jc w:val="both"/>
        <w:rPr>
          <w:rFonts w:cstheme="minorHAnsi"/>
          <w:b/>
          <w:lang w:val="en-US"/>
        </w:rPr>
      </w:pPr>
      <w:r w:rsidRPr="00694C2A">
        <w:rPr>
          <w:rFonts w:cstheme="minorHAnsi"/>
          <w:b/>
          <w:lang w:val="en-US"/>
        </w:rPr>
        <w:t>Discussion</w:t>
      </w:r>
    </w:p>
    <w:p w14:paraId="2A2B3FF3" w14:textId="61733593" w:rsidR="00E90515" w:rsidRPr="008A41E5" w:rsidRDefault="008A41E5" w:rsidP="008A41E5">
      <w:pPr>
        <w:pStyle w:val="ListParagraph"/>
        <w:numPr>
          <w:ilvl w:val="0"/>
          <w:numId w:val="23"/>
        </w:numPr>
        <w:spacing w:line="480" w:lineRule="auto"/>
        <w:jc w:val="both"/>
        <w:rPr>
          <w:rFonts w:cstheme="minorHAnsi"/>
          <w:bCs/>
          <w:sz w:val="22"/>
          <w:szCs w:val="22"/>
          <w:lang w:val="en-US"/>
        </w:rPr>
      </w:pPr>
      <w:r>
        <w:rPr>
          <w:rFonts w:cstheme="minorHAnsi"/>
          <w:bCs/>
          <w:sz w:val="22"/>
          <w:szCs w:val="22"/>
          <w:lang w:val="en-US"/>
        </w:rPr>
        <w:t>Compare to Wood</w:t>
      </w:r>
      <w:r w:rsidR="00A62BE6">
        <w:rPr>
          <w:rFonts w:cstheme="minorHAnsi"/>
          <w:bCs/>
          <w:sz w:val="22"/>
          <w:szCs w:val="22"/>
          <w:lang w:val="en-US"/>
        </w:rPr>
        <w:t>worth</w:t>
      </w:r>
      <w:r>
        <w:rPr>
          <w:rFonts w:cstheme="minorHAnsi"/>
          <w:bCs/>
          <w:sz w:val="22"/>
          <w:szCs w:val="22"/>
          <w:lang w:val="en-US"/>
        </w:rPr>
        <w:t>-Jefcoats</w:t>
      </w:r>
    </w:p>
    <w:p w14:paraId="44B3C746" w14:textId="77777777" w:rsidR="008A41E5" w:rsidRDefault="008A41E5" w:rsidP="00182BA9">
      <w:pPr>
        <w:spacing w:line="480" w:lineRule="auto"/>
        <w:contextualSpacing/>
        <w:jc w:val="both"/>
        <w:rPr>
          <w:rFonts w:cstheme="minorHAnsi"/>
          <w:b/>
          <w:lang w:val="en-US"/>
        </w:rPr>
      </w:pPr>
    </w:p>
    <w:p w14:paraId="4F682F15" w14:textId="12089490" w:rsidR="000E6C5E" w:rsidRDefault="000E6C5E" w:rsidP="00182BA9">
      <w:pPr>
        <w:spacing w:line="480" w:lineRule="auto"/>
        <w:contextualSpacing/>
        <w:jc w:val="both"/>
        <w:rPr>
          <w:rFonts w:cstheme="minorHAnsi"/>
          <w:b/>
          <w:lang w:val="en-US"/>
        </w:rPr>
      </w:pPr>
      <w:r>
        <w:rPr>
          <w:rFonts w:cstheme="minorHAnsi"/>
          <w:b/>
          <w:lang w:val="en-US"/>
        </w:rPr>
        <w:lastRenderedPageBreak/>
        <w:t>Acknowledgements</w:t>
      </w:r>
    </w:p>
    <w:p w14:paraId="6E8BB3C6" w14:textId="769E7557" w:rsidR="000E6C5E" w:rsidRPr="00ED493C" w:rsidRDefault="003074BC" w:rsidP="00182BA9">
      <w:pPr>
        <w:spacing w:line="480" w:lineRule="auto"/>
        <w:contextualSpacing/>
        <w:jc w:val="both"/>
        <w:rPr>
          <w:rFonts w:cstheme="minorHAnsi"/>
          <w:sz w:val="22"/>
          <w:szCs w:val="22"/>
          <w:lang w:val="en-US"/>
        </w:rPr>
      </w:pPr>
      <w:r w:rsidRPr="00ED493C">
        <w:rPr>
          <w:rFonts w:cstheme="minorHAnsi"/>
          <w:sz w:val="22"/>
          <w:szCs w:val="22"/>
          <w:lang w:val="en-US"/>
        </w:rPr>
        <w:t xml:space="preserve">Romain </w:t>
      </w:r>
      <w:r w:rsidR="006C47D9" w:rsidRPr="00ED493C">
        <w:rPr>
          <w:rFonts w:cstheme="minorHAnsi"/>
          <w:sz w:val="22"/>
          <w:szCs w:val="22"/>
          <w:lang w:val="en-US"/>
        </w:rPr>
        <w:t xml:space="preserve">Forestier </w:t>
      </w:r>
      <w:r w:rsidR="00E92C42" w:rsidRPr="00ED493C">
        <w:rPr>
          <w:rFonts w:cstheme="minorHAnsi"/>
          <w:sz w:val="22"/>
          <w:szCs w:val="22"/>
          <w:lang w:val="en-US"/>
        </w:rPr>
        <w:t>and Jon</w:t>
      </w:r>
      <w:r w:rsidR="005B1EE8">
        <w:rPr>
          <w:rFonts w:cstheme="minorHAnsi"/>
          <w:sz w:val="22"/>
          <w:szCs w:val="22"/>
          <w:lang w:val="en-US"/>
        </w:rPr>
        <w:t>atan</w:t>
      </w:r>
      <w:r w:rsidR="00E92C42" w:rsidRPr="00ED493C">
        <w:rPr>
          <w:rFonts w:cstheme="minorHAnsi"/>
          <w:sz w:val="22"/>
          <w:szCs w:val="22"/>
          <w:lang w:val="en-US"/>
        </w:rPr>
        <w:t xml:space="preserve"> Reum </w:t>
      </w:r>
      <w:r w:rsidRPr="00ED493C">
        <w:rPr>
          <w:rFonts w:cstheme="minorHAnsi"/>
          <w:sz w:val="22"/>
          <w:szCs w:val="22"/>
          <w:lang w:val="en-US"/>
        </w:rPr>
        <w:t xml:space="preserve">for </w:t>
      </w:r>
      <w:r w:rsidR="00154F46" w:rsidRPr="00ED493C">
        <w:rPr>
          <w:rFonts w:cstheme="minorHAnsi"/>
          <w:sz w:val="22"/>
          <w:szCs w:val="22"/>
          <w:lang w:val="en-US"/>
        </w:rPr>
        <w:t xml:space="preserve">contributing to developing code for this version of mizer during a workshop, </w:t>
      </w:r>
      <w:r w:rsidR="00B90582" w:rsidRPr="00ED493C">
        <w:rPr>
          <w:rFonts w:cstheme="minorHAnsi"/>
          <w:sz w:val="22"/>
          <w:szCs w:val="22"/>
          <w:lang w:val="en-US"/>
        </w:rPr>
        <w:t xml:space="preserve">Christian Dietrich for providing temperature data, </w:t>
      </w:r>
      <w:r w:rsidR="002C2B77" w:rsidRPr="00ED493C">
        <w:rPr>
          <w:rFonts w:cstheme="minorHAnsi"/>
          <w:sz w:val="22"/>
          <w:szCs w:val="22"/>
          <w:lang w:val="en-US"/>
        </w:rPr>
        <w:t>ICES staff and people involved in all stages of data collections</w:t>
      </w:r>
      <w:r w:rsidR="00A919C6" w:rsidRPr="00ED493C">
        <w:rPr>
          <w:rFonts w:cstheme="minorHAnsi"/>
          <w:sz w:val="22"/>
          <w:szCs w:val="22"/>
          <w:lang w:val="en-US"/>
        </w:rPr>
        <w:t xml:space="preserve"> and the </w:t>
      </w:r>
      <w:r w:rsidR="00E92C42" w:rsidRPr="00ED493C">
        <w:rPr>
          <w:rFonts w:cstheme="minorHAnsi"/>
          <w:sz w:val="22"/>
          <w:szCs w:val="22"/>
          <w:lang w:val="en-US"/>
        </w:rPr>
        <w:t xml:space="preserve">mizer </w:t>
      </w:r>
      <w:r w:rsidR="00A919C6" w:rsidRPr="00ED493C">
        <w:rPr>
          <w:rFonts w:cstheme="minorHAnsi"/>
          <w:sz w:val="22"/>
          <w:szCs w:val="22"/>
          <w:lang w:val="en-US"/>
        </w:rPr>
        <w:t>community</w:t>
      </w:r>
      <w:r w:rsidR="00E92C42" w:rsidRPr="00ED493C">
        <w:rPr>
          <w:rFonts w:cstheme="minorHAnsi"/>
          <w:sz w:val="22"/>
          <w:szCs w:val="22"/>
          <w:lang w:val="en-US"/>
        </w:rPr>
        <w:t>.</w:t>
      </w:r>
      <w:r w:rsidR="003E4B85" w:rsidRPr="00ED493C">
        <w:rPr>
          <w:rFonts w:cstheme="minorHAnsi"/>
          <w:sz w:val="22"/>
          <w:szCs w:val="22"/>
          <w:lang w:val="en-US"/>
        </w:rPr>
        <w:t xml:space="preserve"> </w:t>
      </w:r>
    </w:p>
    <w:p w14:paraId="04766644" w14:textId="77777777" w:rsidR="002E4E80" w:rsidRDefault="002E4E80" w:rsidP="00182BA9">
      <w:pPr>
        <w:spacing w:line="480" w:lineRule="auto"/>
        <w:contextualSpacing/>
        <w:jc w:val="both"/>
        <w:rPr>
          <w:rFonts w:cstheme="minorHAnsi"/>
          <w:b/>
          <w:lang w:val="en-US"/>
        </w:rPr>
      </w:pPr>
    </w:p>
    <w:p w14:paraId="4C6E948D" w14:textId="625630B8" w:rsidR="00DA4D0D" w:rsidRDefault="003E4B85" w:rsidP="00182BA9">
      <w:pPr>
        <w:spacing w:line="480" w:lineRule="auto"/>
        <w:contextualSpacing/>
        <w:jc w:val="both"/>
        <w:rPr>
          <w:rFonts w:cstheme="minorHAnsi"/>
          <w:b/>
          <w:lang w:val="en-US"/>
        </w:rPr>
      </w:pPr>
      <w:commentRangeStart w:id="38"/>
      <w:r>
        <w:rPr>
          <w:rFonts w:cstheme="minorHAnsi"/>
          <w:b/>
          <w:lang w:val="en-US"/>
        </w:rPr>
        <w:t>Author contributions</w:t>
      </w:r>
      <w:commentRangeEnd w:id="38"/>
      <w:r w:rsidR="00B6138F">
        <w:rPr>
          <w:rStyle w:val="CommentReference"/>
        </w:rPr>
        <w:commentReference w:id="38"/>
      </w:r>
    </w:p>
    <w:p w14:paraId="484D8E3A" w14:textId="02DAA877" w:rsidR="003E4B85" w:rsidRPr="00ED493C" w:rsidRDefault="00CF5D5A" w:rsidP="00182BA9">
      <w:pPr>
        <w:spacing w:line="480" w:lineRule="auto"/>
        <w:contextualSpacing/>
        <w:jc w:val="both"/>
        <w:rPr>
          <w:rFonts w:cstheme="minorHAnsi"/>
          <w:sz w:val="22"/>
          <w:szCs w:val="22"/>
          <w:lang w:val="en-US"/>
        </w:rPr>
      </w:pPr>
      <w:r w:rsidRPr="00ED493C">
        <w:rPr>
          <w:rFonts w:cstheme="minorHAnsi"/>
          <w:sz w:val="22"/>
          <w:szCs w:val="22"/>
          <w:lang w:val="en-US"/>
        </w:rPr>
        <w:t xml:space="preserve">The </w:t>
      </w:r>
      <w:r w:rsidR="003E4B85" w:rsidRPr="00ED493C">
        <w:rPr>
          <w:rFonts w:cstheme="minorHAnsi"/>
          <w:sz w:val="22"/>
          <w:szCs w:val="22"/>
          <w:lang w:val="en-US"/>
        </w:rPr>
        <w:t>code</w:t>
      </w:r>
      <w:r w:rsidR="005408DE" w:rsidRPr="00ED493C">
        <w:rPr>
          <w:rFonts w:cstheme="minorHAnsi"/>
          <w:sz w:val="22"/>
          <w:szCs w:val="22"/>
          <w:lang w:val="en-US"/>
        </w:rPr>
        <w:t xml:space="preserve"> </w:t>
      </w:r>
      <w:r w:rsidR="003E4B85" w:rsidRPr="00ED493C">
        <w:rPr>
          <w:rFonts w:cstheme="minorHAnsi"/>
          <w:sz w:val="22"/>
          <w:szCs w:val="22"/>
          <w:lang w:val="en-US"/>
        </w:rPr>
        <w:t xml:space="preserve">was </w:t>
      </w:r>
      <w:r w:rsidR="005408DE" w:rsidRPr="00ED493C">
        <w:rPr>
          <w:rFonts w:cstheme="minorHAnsi"/>
          <w:sz w:val="22"/>
          <w:szCs w:val="22"/>
          <w:lang w:val="en-US"/>
        </w:rPr>
        <w:t xml:space="preserve">first </w:t>
      </w:r>
      <w:r w:rsidR="003E4B85" w:rsidRPr="00ED493C">
        <w:rPr>
          <w:rFonts w:cstheme="minorHAnsi"/>
          <w:sz w:val="22"/>
          <w:szCs w:val="22"/>
          <w:lang w:val="en-US"/>
        </w:rPr>
        <w:t>developed</w:t>
      </w:r>
      <w:r w:rsidR="005408DE" w:rsidRPr="00ED493C">
        <w:rPr>
          <w:rFonts w:cstheme="minorHAnsi"/>
          <w:sz w:val="22"/>
          <w:szCs w:val="22"/>
          <w:lang w:val="en-US"/>
        </w:rPr>
        <w:t xml:space="preserve"> from mizer</w:t>
      </w:r>
      <w:r w:rsidR="00D65C53" w:rsidRPr="00ED493C">
        <w:rPr>
          <w:rFonts w:cstheme="minorHAnsi"/>
          <w:sz w:val="22"/>
          <w:szCs w:val="22"/>
          <w:lang w:val="en-US"/>
        </w:rPr>
        <w:t xml:space="preserve"> </w:t>
      </w:r>
      <w:r w:rsidR="00D65C53" w:rsidRPr="00ED493C">
        <w:rPr>
          <w:rFonts w:cstheme="minorHAnsi"/>
          <w:sz w:val="22"/>
          <w:szCs w:val="22"/>
          <w:lang w:val="en-US"/>
        </w:rPr>
        <w:fldChar w:fldCharType="begin"/>
      </w:r>
      <w:r w:rsidR="001F7145" w:rsidRPr="00ED493C">
        <w:rPr>
          <w:rFonts w:cstheme="minorHAnsi"/>
          <w:sz w:val="22"/>
          <w:szCs w:val="22"/>
          <w:lang w:val="en-US"/>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ED493C">
        <w:rPr>
          <w:rFonts w:cstheme="minorHAnsi"/>
          <w:sz w:val="22"/>
          <w:szCs w:val="22"/>
          <w:lang w:val="en-US"/>
        </w:rPr>
        <w:fldChar w:fldCharType="separate"/>
      </w:r>
      <w:r w:rsidR="00D65C53" w:rsidRPr="00ED493C">
        <w:rPr>
          <w:rFonts w:ascii="Times New Roman" w:cs="Times New Roman"/>
          <w:sz w:val="22"/>
          <w:szCs w:val="22"/>
        </w:rPr>
        <w:t xml:space="preserve">(Scott </w:t>
      </w:r>
      <w:r w:rsidR="00D65C53" w:rsidRPr="00ED493C">
        <w:rPr>
          <w:rFonts w:ascii="Times New Roman" w:cs="Times New Roman"/>
          <w:i/>
          <w:iCs/>
          <w:sz w:val="22"/>
          <w:szCs w:val="22"/>
        </w:rPr>
        <w:t>et al.</w:t>
      </w:r>
      <w:r w:rsidR="00D65C53" w:rsidRPr="00ED493C">
        <w:rPr>
          <w:rFonts w:ascii="Times New Roman" w:cs="Times New Roman"/>
          <w:sz w:val="22"/>
          <w:szCs w:val="22"/>
        </w:rPr>
        <w:t xml:space="preserve"> 2019)</w:t>
      </w:r>
      <w:r w:rsidR="00D65C53" w:rsidRPr="00ED493C">
        <w:rPr>
          <w:rFonts w:cstheme="minorHAnsi"/>
          <w:sz w:val="22"/>
          <w:szCs w:val="22"/>
          <w:lang w:val="en-US"/>
        </w:rPr>
        <w:fldChar w:fldCharType="end"/>
      </w:r>
      <w:r w:rsidR="005408DE" w:rsidRPr="00ED493C">
        <w:rPr>
          <w:rFonts w:cstheme="minorHAnsi"/>
          <w:sz w:val="22"/>
          <w:szCs w:val="22"/>
          <w:lang w:val="en-US"/>
        </w:rPr>
        <w:t xml:space="preserve"> code </w:t>
      </w:r>
      <w:r w:rsidR="004029FC" w:rsidRPr="00ED493C">
        <w:rPr>
          <w:rFonts w:cstheme="minorHAnsi"/>
          <w:sz w:val="22"/>
          <w:szCs w:val="22"/>
          <w:lang w:val="en-US"/>
        </w:rPr>
        <w:t>by</w:t>
      </w:r>
      <w:r w:rsidR="003E4B85" w:rsidRPr="00ED493C">
        <w:rPr>
          <w:rFonts w:cstheme="minorHAnsi"/>
          <w:sz w:val="22"/>
          <w:szCs w:val="22"/>
          <w:lang w:val="en-US"/>
        </w:rPr>
        <w:t xml:space="preserve"> AA, all authors contributed to tailoring it for the purpose of this study. </w:t>
      </w:r>
      <w:r w:rsidR="005B5F2F" w:rsidRPr="00ED493C">
        <w:rPr>
          <w:rFonts w:cstheme="minorHAnsi"/>
          <w:sz w:val="22"/>
          <w:szCs w:val="22"/>
          <w:lang w:val="en-US"/>
        </w:rPr>
        <w:t xml:space="preserve">ML conceived the idea. All authors contributed to study design. </w:t>
      </w:r>
      <w:r w:rsidR="003E4B85" w:rsidRPr="00ED493C">
        <w:rPr>
          <w:rFonts w:cstheme="minorHAnsi"/>
          <w:sz w:val="22"/>
          <w:szCs w:val="22"/>
          <w:lang w:val="en-US"/>
        </w:rPr>
        <w:t xml:space="preserve">ML performed analysis and wrote the first draft. All authors contributed to </w:t>
      </w:r>
      <w:r w:rsidR="007E744B" w:rsidRPr="00ED493C">
        <w:rPr>
          <w:rFonts w:cstheme="minorHAnsi"/>
          <w:sz w:val="22"/>
          <w:szCs w:val="22"/>
          <w:lang w:val="en-US"/>
        </w:rPr>
        <w:t xml:space="preserve">writing the paper and to </w:t>
      </w:r>
      <w:r w:rsidR="003E4B85" w:rsidRPr="00ED493C">
        <w:rPr>
          <w:rFonts w:cstheme="minorHAnsi"/>
          <w:sz w:val="22"/>
          <w:szCs w:val="22"/>
          <w:lang w:val="en-US"/>
        </w:rPr>
        <w:t xml:space="preserve">revisions. </w:t>
      </w:r>
    </w:p>
    <w:p w14:paraId="4945CD00" w14:textId="77777777" w:rsidR="00DA4D0D" w:rsidRDefault="00DA4D0D" w:rsidP="00182BA9">
      <w:pPr>
        <w:spacing w:line="480" w:lineRule="auto"/>
        <w:contextualSpacing/>
        <w:jc w:val="both"/>
        <w:rPr>
          <w:rFonts w:cstheme="minorHAnsi"/>
          <w:b/>
          <w:lang w:val="en-US"/>
        </w:rPr>
      </w:pPr>
    </w:p>
    <w:p w14:paraId="7AD2CFAF" w14:textId="464E7B83" w:rsidR="002E4E80" w:rsidRDefault="002E4E80" w:rsidP="00182BA9">
      <w:pPr>
        <w:spacing w:line="480" w:lineRule="auto"/>
        <w:contextualSpacing/>
        <w:jc w:val="both"/>
        <w:rPr>
          <w:rFonts w:cstheme="minorHAnsi"/>
          <w:b/>
          <w:lang w:val="en-US"/>
        </w:rPr>
      </w:pPr>
      <w:r>
        <w:rPr>
          <w:rFonts w:cstheme="minorHAnsi"/>
          <w:b/>
          <w:lang w:val="en-US"/>
        </w:rPr>
        <w:t>References</w:t>
      </w:r>
    </w:p>
    <w:p w14:paraId="4457B768" w14:textId="77777777" w:rsidR="00D93A5A" w:rsidRPr="00D93A5A" w:rsidRDefault="00C572FC" w:rsidP="00D93A5A">
      <w:pPr>
        <w:pStyle w:val="Bibliography"/>
      </w:pPr>
      <w:r>
        <w:rPr>
          <w:rFonts w:cstheme="minorHAnsi"/>
          <w:b/>
          <w:lang w:val="en-US"/>
        </w:rPr>
        <w:fldChar w:fldCharType="begin"/>
      </w:r>
      <w:r w:rsidRPr="00BA262D">
        <w:rPr>
          <w:rFonts w:cstheme="minorHAnsi"/>
          <w:b/>
          <w:lang w:val="sv-SE"/>
        </w:rPr>
        <w:instrText xml:space="preserve"> ADDIN ZOTERO_BIBL {"uncited":[],"omitted":[],"custom":[]} CSL_BIBLIOGRAPHY </w:instrText>
      </w:r>
      <w:r>
        <w:rPr>
          <w:rFonts w:cstheme="minorHAnsi"/>
          <w:b/>
          <w:lang w:val="en-US"/>
        </w:rPr>
        <w:fldChar w:fldCharType="separate"/>
      </w:r>
      <w:r w:rsidR="00D93A5A" w:rsidRPr="00D93A5A">
        <w:rPr>
          <w:lang w:val="sv-SE"/>
        </w:rPr>
        <w:t xml:space="preserve">Andersen, K.H. &amp; Beyer, J.E. (2006). </w:t>
      </w:r>
      <w:r w:rsidR="00D93A5A" w:rsidRPr="00D93A5A">
        <w:t>Asymptotic Size Determines Species Abundance in the Marine Size Spectrum., 8.</w:t>
      </w:r>
    </w:p>
    <w:p w14:paraId="7423F389" w14:textId="77777777" w:rsidR="00D93A5A" w:rsidRPr="00D93A5A" w:rsidRDefault="00D93A5A" w:rsidP="00D93A5A">
      <w:pPr>
        <w:pStyle w:val="Bibliography"/>
      </w:pPr>
      <w:r w:rsidRPr="00D93A5A">
        <w:rPr>
          <w:lang w:val="sv-SE"/>
        </w:rPr>
        <w:t xml:space="preserve">Andersen, K.Haste. &amp; Pedersen, M. (2009). </w:t>
      </w:r>
      <w:r w:rsidRPr="00D93A5A">
        <w:t xml:space="preserve">Damped trophic cascades driven by fishing in model marine ecosystems. </w:t>
      </w:r>
      <w:r w:rsidRPr="00D93A5A">
        <w:rPr>
          <w:i/>
          <w:iCs/>
        </w:rPr>
        <w:t>Proceedings of the Royal Society of London B: Biological Sciences</w:t>
      </w:r>
      <w:r w:rsidRPr="00D93A5A">
        <w:t>, 277, 795–802.</w:t>
      </w:r>
    </w:p>
    <w:p w14:paraId="2242B80C" w14:textId="77777777" w:rsidR="00D93A5A" w:rsidRPr="00D93A5A" w:rsidRDefault="00D93A5A" w:rsidP="00D93A5A">
      <w:pPr>
        <w:pStyle w:val="Bibliography"/>
      </w:pPr>
      <w:r w:rsidRPr="00D93A5A">
        <w:t xml:space="preserve">Atkinson, D. (1994). Temperature and Organism Size—A Biological Law for Ectotherms? In: </w:t>
      </w:r>
      <w:r w:rsidRPr="00D93A5A">
        <w:rPr>
          <w:i/>
          <w:iCs/>
        </w:rPr>
        <w:t>Advances in Ecological Research</w:t>
      </w:r>
      <w:r w:rsidRPr="00D93A5A">
        <w:t>. Elsevier, pp. 1–58.</w:t>
      </w:r>
    </w:p>
    <w:p w14:paraId="749B5FC6" w14:textId="77777777" w:rsidR="00D93A5A" w:rsidRPr="00D93A5A" w:rsidRDefault="00D93A5A" w:rsidP="00D93A5A">
      <w:pPr>
        <w:pStyle w:val="Bibliography"/>
      </w:pPr>
      <w:r w:rsidRPr="00D93A5A">
        <w:t xml:space="preserve">Baudron, A.R., Needle, C.L., Rijnsdorp, A.D. &amp; Marshall, C.T. (2014). Warming temperatures and smaller body sizes: synchronous changes in growth of North Sea fishes. </w:t>
      </w:r>
      <w:r w:rsidRPr="00D93A5A">
        <w:rPr>
          <w:i/>
          <w:iCs/>
        </w:rPr>
        <w:t>Global Change Biology</w:t>
      </w:r>
      <w:r w:rsidRPr="00D93A5A">
        <w:t>, 20, 1023–1031.</w:t>
      </w:r>
    </w:p>
    <w:p w14:paraId="07B630B6" w14:textId="77777777" w:rsidR="00D93A5A" w:rsidRPr="00D93A5A" w:rsidRDefault="00D93A5A" w:rsidP="00D93A5A">
      <w:pPr>
        <w:pStyle w:val="Bibliography"/>
      </w:pPr>
      <w:r w:rsidRPr="00D93A5A">
        <w:t xml:space="preserve">Belkin, I.M. (2009). Rapid warming of large marine ecosystems. </w:t>
      </w:r>
      <w:r w:rsidRPr="00D93A5A">
        <w:rPr>
          <w:i/>
          <w:iCs/>
        </w:rPr>
        <w:t>Progress in Oceanography</w:t>
      </w:r>
      <w:r w:rsidRPr="00D93A5A">
        <w:t>, 81, 207–213.</w:t>
      </w:r>
    </w:p>
    <w:p w14:paraId="73775A4E" w14:textId="77777777" w:rsidR="00D93A5A" w:rsidRPr="00D93A5A" w:rsidRDefault="00D93A5A" w:rsidP="00D93A5A">
      <w:pPr>
        <w:pStyle w:val="Bibliography"/>
      </w:pPr>
      <w:r w:rsidRPr="00D93A5A">
        <w:t xml:space="preserve">Blanchard, J.L., Andersen, K.H., Scott, F., Hintzen, N.T., Piet, G. &amp; Jennings, S. (2014). Evaluating targets and trade-offs among fisheries and conservation objectives using a multispecies size spectrum model. </w:t>
      </w:r>
      <w:r w:rsidRPr="00D93A5A">
        <w:rPr>
          <w:i/>
          <w:iCs/>
        </w:rPr>
        <w:t>Journal of Applied Ecology</w:t>
      </w:r>
      <w:r w:rsidRPr="00D93A5A">
        <w:t>, 51, 612–622.</w:t>
      </w:r>
    </w:p>
    <w:p w14:paraId="44D05846" w14:textId="77777777" w:rsidR="00D93A5A" w:rsidRPr="00D93A5A" w:rsidRDefault="00D93A5A" w:rsidP="00D93A5A">
      <w:pPr>
        <w:pStyle w:val="Bibliography"/>
      </w:pPr>
      <w:r w:rsidRPr="00D93A5A">
        <w:t xml:space="preserve">Blanchard, J.L., Heneghan, R.F., Everett, J.D., Trebilco, R. &amp; Richardson, A.J. (2017). From Bacteria to Whales: Using Functional Size Spectra to Model Marine Ecosystems. </w:t>
      </w:r>
      <w:r w:rsidRPr="00D93A5A">
        <w:rPr>
          <w:i/>
          <w:iCs/>
        </w:rPr>
        <w:t>Trends in Ecology &amp; Evolution</w:t>
      </w:r>
      <w:r w:rsidRPr="00D93A5A">
        <w:t>, 32, 174–186.</w:t>
      </w:r>
    </w:p>
    <w:p w14:paraId="07D74BAD" w14:textId="77777777" w:rsidR="00D93A5A" w:rsidRPr="00D93A5A" w:rsidRDefault="00D93A5A" w:rsidP="00D93A5A">
      <w:pPr>
        <w:pStyle w:val="Bibliography"/>
      </w:pPr>
      <w:r w:rsidRPr="00D93A5A">
        <w:t xml:space="preserve">Blanchard, J.L., Jennings, S., Holmes, R., Harle, J., Merino, G., Allen, J.I., </w:t>
      </w:r>
      <w:r w:rsidRPr="00D93A5A">
        <w:rPr>
          <w:i/>
          <w:iCs/>
        </w:rPr>
        <w:t>et al.</w:t>
      </w:r>
      <w:r w:rsidRPr="00D93A5A">
        <w:t xml:space="preserve"> (2012). Potential consequences of climate change for primary production and fish production in large marine ecosystems. </w:t>
      </w:r>
      <w:r w:rsidRPr="00D93A5A">
        <w:rPr>
          <w:i/>
          <w:iCs/>
        </w:rPr>
        <w:t>Philosophical Transactions of the Royal Society of London, Series B: Biological Sciences</w:t>
      </w:r>
      <w:r w:rsidRPr="00D93A5A">
        <w:t>, 367, 2979–2989.</w:t>
      </w:r>
    </w:p>
    <w:p w14:paraId="697EE1F2" w14:textId="77777777" w:rsidR="00D93A5A" w:rsidRPr="00D93A5A" w:rsidRDefault="00D93A5A" w:rsidP="00D93A5A">
      <w:pPr>
        <w:pStyle w:val="Bibliography"/>
      </w:pPr>
      <w:r w:rsidRPr="00D93A5A">
        <w:t xml:space="preserve">Brett, J.R., Shelbourn, J.E. &amp; Shoop, C.T. (1969). Growth Rate and Body Composition of Fingerling Sockeye Salmon, Oncorhynchus nerka, in relation to Temperature and Ration Size. </w:t>
      </w:r>
      <w:r w:rsidRPr="00D93A5A">
        <w:rPr>
          <w:i/>
          <w:iCs/>
        </w:rPr>
        <w:t>J. Fish. Res. Bd. Can.</w:t>
      </w:r>
      <w:r w:rsidRPr="00D93A5A">
        <w:t>, 26, 2363–2394.</w:t>
      </w:r>
    </w:p>
    <w:p w14:paraId="43AEE04C" w14:textId="77777777" w:rsidR="00D93A5A" w:rsidRPr="00D93A5A" w:rsidRDefault="00D93A5A" w:rsidP="00D93A5A">
      <w:pPr>
        <w:pStyle w:val="Bibliography"/>
      </w:pPr>
      <w:r w:rsidRPr="00D93A5A">
        <w:t xml:space="preserve">Brose, U. (2010). Body-mass constraints on foraging behaviour determine population and food-web dynamics. </w:t>
      </w:r>
      <w:r w:rsidRPr="00D93A5A">
        <w:rPr>
          <w:i/>
          <w:iCs/>
        </w:rPr>
        <w:t>Functional Ecology</w:t>
      </w:r>
      <w:r w:rsidRPr="00D93A5A">
        <w:t>, 24, 28–34.</w:t>
      </w:r>
    </w:p>
    <w:p w14:paraId="26DFA638" w14:textId="77777777" w:rsidR="00D93A5A" w:rsidRPr="00D93A5A" w:rsidRDefault="00D93A5A" w:rsidP="00D93A5A">
      <w:pPr>
        <w:pStyle w:val="Bibliography"/>
      </w:pPr>
      <w:r w:rsidRPr="00D93A5A">
        <w:lastRenderedPageBreak/>
        <w:t xml:space="preserve">Brown, J.H., Gillooly, J.F., Allen, A.P., Savage, V.M. &amp; West, G.B. (2004). Toward a metabolic theory of ecology. </w:t>
      </w:r>
      <w:r w:rsidRPr="00D93A5A">
        <w:rPr>
          <w:i/>
          <w:iCs/>
        </w:rPr>
        <w:t>Ecology</w:t>
      </w:r>
      <w:r w:rsidRPr="00D93A5A">
        <w:t>, 85, 1771–1789.</w:t>
      </w:r>
    </w:p>
    <w:p w14:paraId="6CF86751" w14:textId="77777777" w:rsidR="00D93A5A" w:rsidRPr="00D93A5A" w:rsidRDefault="00D93A5A" w:rsidP="00D93A5A">
      <w:pPr>
        <w:pStyle w:val="Bibliography"/>
      </w:pPr>
      <w:r w:rsidRPr="00D93A5A">
        <w:t xml:space="preserve">Cheung, W.W.L., Sarmiento, J.L., Dunne, J., Frölicher, T.L., Lam, V.W.Y., Deng Palomares, M.L., </w:t>
      </w:r>
      <w:r w:rsidRPr="00D93A5A">
        <w:rPr>
          <w:i/>
          <w:iCs/>
        </w:rPr>
        <w:t>et al.</w:t>
      </w:r>
      <w:r w:rsidRPr="00D93A5A">
        <w:t xml:space="preserve"> (2013). Shrinking of fishes exacerbates impacts of global ocean changes on marine ecosystems. </w:t>
      </w:r>
      <w:r w:rsidRPr="00D93A5A">
        <w:rPr>
          <w:i/>
          <w:iCs/>
        </w:rPr>
        <w:t>Nature Climate Change</w:t>
      </w:r>
      <w:r w:rsidRPr="00D93A5A">
        <w:t>, 3, 254–258.</w:t>
      </w:r>
    </w:p>
    <w:p w14:paraId="10A07861" w14:textId="77777777" w:rsidR="00D93A5A" w:rsidRPr="00D93A5A" w:rsidRDefault="00D93A5A" w:rsidP="00D93A5A">
      <w:pPr>
        <w:pStyle w:val="Bibliography"/>
      </w:pPr>
      <w:r w:rsidRPr="00D93A5A">
        <w:t xml:space="preserve">Curtsdotter, A., Banks, H.T., Banks, J.E., Jonsson, M., Jonsson, T., Laubmeier, A.N., </w:t>
      </w:r>
      <w:r w:rsidRPr="00D93A5A">
        <w:rPr>
          <w:i/>
          <w:iCs/>
        </w:rPr>
        <w:t>et al.</w:t>
      </w:r>
      <w:r w:rsidRPr="00D93A5A">
        <w:t xml:space="preserve"> (2019). Ecosystem function in predator–prey food webs—confronting dynamic models with empirical data. </w:t>
      </w:r>
      <w:r w:rsidRPr="00D93A5A">
        <w:rPr>
          <w:i/>
          <w:iCs/>
        </w:rPr>
        <w:t>Journal of Animal Ecology</w:t>
      </w:r>
      <w:r w:rsidRPr="00D93A5A">
        <w:t>, 88, 196–210.</w:t>
      </w:r>
    </w:p>
    <w:p w14:paraId="7736CEB7" w14:textId="77777777" w:rsidR="00D93A5A" w:rsidRPr="00D93A5A" w:rsidRDefault="00D93A5A" w:rsidP="00D93A5A">
      <w:pPr>
        <w:pStyle w:val="Bibliography"/>
      </w:pPr>
      <w:r w:rsidRPr="00D93A5A">
        <w:t xml:space="preserve">Daufresne, M., Lengfellner, K. &amp; Sommer, U. (2009). Global warming benefits the small in aquatic ecosystems. </w:t>
      </w:r>
      <w:r w:rsidRPr="00D93A5A">
        <w:rPr>
          <w:i/>
          <w:iCs/>
        </w:rPr>
        <w:t>Proceedings of the National Academy of Sciences, USA</w:t>
      </w:r>
      <w:r w:rsidRPr="00D93A5A">
        <w:t>, 106, 12788–12793.</w:t>
      </w:r>
    </w:p>
    <w:p w14:paraId="0CA54C80" w14:textId="77777777" w:rsidR="00D93A5A" w:rsidRPr="00D93A5A" w:rsidRDefault="00D93A5A" w:rsidP="00D93A5A">
      <w:pPr>
        <w:pStyle w:val="Bibliography"/>
      </w:pPr>
      <w:r w:rsidRPr="00D93A5A">
        <w:t xml:space="preserve">De Roos, A.M. &amp; Persson, L. (2001). Physiologically structured models - from versatile technique to ecological theory. </w:t>
      </w:r>
      <w:r w:rsidRPr="00D93A5A">
        <w:rPr>
          <w:i/>
          <w:iCs/>
        </w:rPr>
        <w:t>Oikos</w:t>
      </w:r>
      <w:r w:rsidRPr="00D93A5A">
        <w:t>, 94, 51–71.</w:t>
      </w:r>
    </w:p>
    <w:p w14:paraId="3C749474" w14:textId="77777777" w:rsidR="00D93A5A" w:rsidRPr="00D93A5A" w:rsidRDefault="00D93A5A" w:rsidP="00D93A5A">
      <w:pPr>
        <w:pStyle w:val="Bibliography"/>
      </w:pPr>
      <w:r w:rsidRPr="00D93A5A">
        <w:t xml:space="preserve">Dell, A.I., Pawar, S. &amp; Savage, V.M. (2011). Systematic variation in the temperature dependence of physiological and ecological traits. </w:t>
      </w:r>
      <w:r w:rsidRPr="00D93A5A">
        <w:rPr>
          <w:i/>
          <w:iCs/>
        </w:rPr>
        <w:t>Proceedings of the National Academy of Sciences</w:t>
      </w:r>
      <w:r w:rsidRPr="00D93A5A">
        <w:t>, 108, 10591–10596.</w:t>
      </w:r>
    </w:p>
    <w:p w14:paraId="5F700AB1" w14:textId="77777777" w:rsidR="00D93A5A" w:rsidRPr="00D93A5A" w:rsidRDefault="00D93A5A" w:rsidP="00D93A5A">
      <w:pPr>
        <w:pStyle w:val="Bibliography"/>
      </w:pPr>
      <w:r w:rsidRPr="00D93A5A">
        <w:t xml:space="preserve">Dieterich, C., Wang, S., Schimanke, S., Gröger, M., Klein, B., Hordoir, R., </w:t>
      </w:r>
      <w:r w:rsidRPr="00D93A5A">
        <w:rPr>
          <w:i/>
          <w:iCs/>
        </w:rPr>
        <w:t>et al.</w:t>
      </w:r>
      <w:r w:rsidRPr="00D93A5A">
        <w:t xml:space="preserve"> (2019). Surface Heat Budget over the North Sea in Climate Change Simulations. </w:t>
      </w:r>
      <w:r w:rsidRPr="00D93A5A">
        <w:rPr>
          <w:i/>
          <w:iCs/>
        </w:rPr>
        <w:t>Atmosphere</w:t>
      </w:r>
      <w:r w:rsidRPr="00D93A5A">
        <w:t>, 10, 272.</w:t>
      </w:r>
    </w:p>
    <w:p w14:paraId="68571F5C" w14:textId="77777777" w:rsidR="00D93A5A" w:rsidRPr="00D93A5A" w:rsidRDefault="00D93A5A" w:rsidP="00D93A5A">
      <w:pPr>
        <w:pStyle w:val="Bibliography"/>
      </w:pPr>
      <w:r w:rsidRPr="00D93A5A">
        <w:t xml:space="preserve">Englund, G., Öhlund, G., Hein, C.L. &amp; Diehl, S. (2011). Temperature dependence of the functional response. </w:t>
      </w:r>
      <w:r w:rsidRPr="00D93A5A">
        <w:rPr>
          <w:i/>
          <w:iCs/>
        </w:rPr>
        <w:t>Ecology Letters</w:t>
      </w:r>
      <w:r w:rsidRPr="00D93A5A">
        <w:t>, 14, 914–921.</w:t>
      </w:r>
    </w:p>
    <w:p w14:paraId="715AFE4F" w14:textId="77777777" w:rsidR="00D93A5A" w:rsidRPr="00D93A5A" w:rsidRDefault="00D93A5A" w:rsidP="00D93A5A">
      <w:pPr>
        <w:pStyle w:val="Bibliography"/>
      </w:pPr>
      <w:r w:rsidRPr="00D93A5A">
        <w:t xml:space="preserve">Frainer, A., Primicerio, R., Kortsch, S., Aune, M., Dolgov, A.V., Fossheim, M., </w:t>
      </w:r>
      <w:r w:rsidRPr="00D93A5A">
        <w:rPr>
          <w:i/>
          <w:iCs/>
        </w:rPr>
        <w:t>et al.</w:t>
      </w:r>
      <w:r w:rsidRPr="00D93A5A">
        <w:t xml:space="preserve"> (2017). Climate-driven changes in functional biogeography of Arctic marine fish communities. </w:t>
      </w:r>
      <w:r w:rsidRPr="00D93A5A">
        <w:rPr>
          <w:i/>
          <w:iCs/>
        </w:rPr>
        <w:t>Proc Natl Acad Sci USA</w:t>
      </w:r>
      <w:r w:rsidRPr="00D93A5A">
        <w:t>, 114, 12202–12207.</w:t>
      </w:r>
    </w:p>
    <w:p w14:paraId="4ADB207F" w14:textId="77777777" w:rsidR="00D93A5A" w:rsidRPr="00D93A5A" w:rsidRDefault="00D93A5A" w:rsidP="00D93A5A">
      <w:pPr>
        <w:pStyle w:val="Bibliography"/>
      </w:pPr>
      <w:r w:rsidRPr="00D93A5A">
        <w:t xml:space="preserve">Free, C.M., Thorson, J.T., Pinsky, M.L., Oken, K.L., Wiedenmann, J. &amp; Jensen, O.P. (2019). Impacts of historical warming on marine fisheries production. </w:t>
      </w:r>
      <w:r w:rsidRPr="00D93A5A">
        <w:rPr>
          <w:i/>
          <w:iCs/>
        </w:rPr>
        <w:t>Science</w:t>
      </w:r>
      <w:r w:rsidRPr="00D93A5A">
        <w:t>, 363, 979–983.</w:t>
      </w:r>
    </w:p>
    <w:p w14:paraId="537A9575" w14:textId="77777777" w:rsidR="00D93A5A" w:rsidRPr="00D93A5A" w:rsidRDefault="00D93A5A" w:rsidP="00D93A5A">
      <w:pPr>
        <w:pStyle w:val="Bibliography"/>
      </w:pPr>
      <w:r w:rsidRPr="00D93A5A">
        <w:t xml:space="preserve">Fulton, E.A., Blanchard, J.L., Melbourne-Thomas, J., Plagányi, É.E. &amp; Tulloch, V.J.D. (2019). Where the Ecological Gaps Remain, a Modelers’ Perspective. </w:t>
      </w:r>
      <w:r w:rsidRPr="00D93A5A">
        <w:rPr>
          <w:i/>
          <w:iCs/>
        </w:rPr>
        <w:t>Front. Ecol. Evol.</w:t>
      </w:r>
      <w:r w:rsidRPr="00D93A5A">
        <w:t>, 7, 424.</w:t>
      </w:r>
    </w:p>
    <w:p w14:paraId="20C483DF" w14:textId="77777777" w:rsidR="00D93A5A" w:rsidRPr="00D93A5A" w:rsidRDefault="00D93A5A" w:rsidP="00D93A5A">
      <w:pPr>
        <w:pStyle w:val="Bibliography"/>
      </w:pPr>
      <w:r w:rsidRPr="00D93A5A">
        <w:t xml:space="preserve">Fussmann, K.E., Schwarzmüller, F., Brose, U., Jousset, A. &amp; Rall, B.C. (2014). Ecological stability in response to warming. </w:t>
      </w:r>
      <w:r w:rsidRPr="00D93A5A">
        <w:rPr>
          <w:i/>
          <w:iCs/>
        </w:rPr>
        <w:t>Nature Climate Change</w:t>
      </w:r>
      <w:r w:rsidRPr="00D93A5A">
        <w:t>, 4, 206–210.</w:t>
      </w:r>
    </w:p>
    <w:p w14:paraId="2E03B7BD" w14:textId="77777777" w:rsidR="00D93A5A" w:rsidRPr="00D93A5A" w:rsidRDefault="00D93A5A" w:rsidP="00D93A5A">
      <w:pPr>
        <w:pStyle w:val="Bibliography"/>
      </w:pPr>
      <w:r w:rsidRPr="00D93A5A">
        <w:t xml:space="preserve">Gårdmark, A., Casini, M., Huss, M., van Leeuwen, A., Hjelm, J., Persson, L., </w:t>
      </w:r>
      <w:r w:rsidRPr="00D93A5A">
        <w:rPr>
          <w:i/>
          <w:iCs/>
        </w:rPr>
        <w:t>et al.</w:t>
      </w:r>
      <w:r w:rsidRPr="00D93A5A">
        <w:t xml:space="preserve"> (2015). Regime shifts in exploited marine food webs: detecting mechanisms underlying alternative stable states using size-structured community dynamics theory. </w:t>
      </w:r>
      <w:r w:rsidRPr="00D93A5A">
        <w:rPr>
          <w:i/>
          <w:iCs/>
        </w:rPr>
        <w:t>Phil. Trans. R. Soc. B</w:t>
      </w:r>
      <w:r w:rsidRPr="00D93A5A">
        <w:t>, 370, 20130262.</w:t>
      </w:r>
    </w:p>
    <w:p w14:paraId="5FAC8A33" w14:textId="77777777" w:rsidR="00D93A5A" w:rsidRPr="00D93A5A" w:rsidRDefault="00D93A5A" w:rsidP="00D93A5A">
      <w:pPr>
        <w:pStyle w:val="Bibliography"/>
      </w:pPr>
      <w:r w:rsidRPr="00D93A5A">
        <w:t xml:space="preserve">Gilbert, B., Tunney, T.D., McCann, K.S., DeLong, J.P., Vasseur, D.A., Savage, V.M., </w:t>
      </w:r>
      <w:r w:rsidRPr="00D93A5A">
        <w:rPr>
          <w:i/>
          <w:iCs/>
        </w:rPr>
        <w:t>et al.</w:t>
      </w:r>
      <w:r w:rsidRPr="00D93A5A">
        <w:t xml:space="preserve"> (2014). A bioenergetic framework for the temperature dependence of trophic interactions. </w:t>
      </w:r>
      <w:r w:rsidRPr="00D93A5A">
        <w:rPr>
          <w:i/>
          <w:iCs/>
        </w:rPr>
        <w:t>Ecology Letters</w:t>
      </w:r>
      <w:r w:rsidRPr="00D93A5A">
        <w:t>, 17, 902–914.</w:t>
      </w:r>
    </w:p>
    <w:p w14:paraId="793EBDBC" w14:textId="77777777" w:rsidR="00D93A5A" w:rsidRPr="00D93A5A" w:rsidRDefault="00D93A5A" w:rsidP="00D93A5A">
      <w:pPr>
        <w:pStyle w:val="Bibliography"/>
        <w:rPr>
          <w:lang w:val="sv-SE"/>
        </w:rPr>
      </w:pPr>
      <w:r w:rsidRPr="00D93A5A">
        <w:t xml:space="preserve">Gröger, M., Arneborg, L., Dieterich, C., Höglund, A. &amp; Meier, H.E.M. (2019). Summer hydrographic changes in the Baltic Sea, Kattegat and Skagerrak projected in an ensemble of climate scenarios downscaled with a coupled regional ocean–sea ice–atmosphere model. </w:t>
      </w:r>
      <w:r w:rsidRPr="00D93A5A">
        <w:rPr>
          <w:i/>
          <w:iCs/>
          <w:lang w:val="sv-SE"/>
        </w:rPr>
        <w:t>Clim Dyn</w:t>
      </w:r>
      <w:r w:rsidRPr="00D93A5A">
        <w:rPr>
          <w:lang w:val="sv-SE"/>
        </w:rPr>
        <w:t>, 53, 5945–5966.</w:t>
      </w:r>
    </w:p>
    <w:p w14:paraId="7701D51F" w14:textId="77777777" w:rsidR="00D93A5A" w:rsidRPr="00D93A5A" w:rsidRDefault="00D93A5A" w:rsidP="00D93A5A">
      <w:pPr>
        <w:pStyle w:val="Bibliography"/>
      </w:pPr>
      <w:r w:rsidRPr="00D93A5A">
        <w:rPr>
          <w:lang w:val="sv-SE"/>
        </w:rPr>
        <w:t xml:space="preserve">Hartvig, M., Andersen, K.H. &amp; Beyer, J.E. (2011). </w:t>
      </w:r>
      <w:r w:rsidRPr="00D93A5A">
        <w:t xml:space="preserve">Food web framework for size-structured populations. </w:t>
      </w:r>
      <w:r w:rsidRPr="00D93A5A">
        <w:rPr>
          <w:i/>
          <w:iCs/>
        </w:rPr>
        <w:t>Journal of Theoretical Biology</w:t>
      </w:r>
      <w:r w:rsidRPr="00D93A5A">
        <w:t>, 272, 113–122.</w:t>
      </w:r>
    </w:p>
    <w:p w14:paraId="1C5A01F9" w14:textId="77777777" w:rsidR="00D93A5A" w:rsidRPr="00D93A5A" w:rsidRDefault="00D93A5A" w:rsidP="00D93A5A">
      <w:pPr>
        <w:pStyle w:val="Bibliography"/>
      </w:pPr>
      <w:r w:rsidRPr="00D93A5A">
        <w:t xml:space="preserve">Huey, R.B. &amp; Kingsolver, J.G. (2019). Climate Warming, Resource Availability, and the Metabolic Meltdown of Ectotherms. </w:t>
      </w:r>
      <w:r w:rsidRPr="00D93A5A">
        <w:rPr>
          <w:i/>
          <w:iCs/>
        </w:rPr>
        <w:t>The American Naturalist</w:t>
      </w:r>
      <w:r w:rsidRPr="00D93A5A">
        <w:t>, 194, E140–E150.</w:t>
      </w:r>
    </w:p>
    <w:p w14:paraId="440A5CBD" w14:textId="77777777" w:rsidR="00D93A5A" w:rsidRPr="00D93A5A" w:rsidRDefault="00D93A5A" w:rsidP="00D93A5A">
      <w:pPr>
        <w:pStyle w:val="Bibliography"/>
      </w:pPr>
      <w:r w:rsidRPr="00D93A5A">
        <w:t xml:space="preserve">ICES. (2013). </w:t>
      </w:r>
      <w:r w:rsidRPr="00D93A5A">
        <w:rPr>
          <w:i/>
          <w:iCs/>
        </w:rPr>
        <w:t>Report of the Baltic Fisheries Assessment Working Group (WGBFAS)</w:t>
      </w:r>
      <w:r w:rsidRPr="00D93A5A">
        <w:t xml:space="preserve"> ( No. ICES CM 2013/ACOM:10.). 10-17 April 2013 ICES Headquarters, Copenhagen.</w:t>
      </w:r>
    </w:p>
    <w:p w14:paraId="5C9489BD" w14:textId="77777777" w:rsidR="00D93A5A" w:rsidRPr="00D93A5A" w:rsidRDefault="00D93A5A" w:rsidP="00D93A5A">
      <w:pPr>
        <w:pStyle w:val="Bibliography"/>
      </w:pPr>
      <w:r w:rsidRPr="00D93A5A">
        <w:t xml:space="preserve">ICES. (2015). </w:t>
      </w:r>
      <w:r w:rsidRPr="00D93A5A">
        <w:rPr>
          <w:i/>
          <w:iCs/>
        </w:rPr>
        <w:t>Report of the Baltic Fisheries Assessment Working Group (WGBFAS)</w:t>
      </w:r>
      <w:r w:rsidRPr="00D93A5A">
        <w:t xml:space="preserve"> ( No. ICES CM 2015/ACOM:10). 14-21 April 2015 ICES Headquarters, Copenhagen.</w:t>
      </w:r>
    </w:p>
    <w:p w14:paraId="4974F1A6" w14:textId="77777777" w:rsidR="00D93A5A" w:rsidRPr="00D93A5A" w:rsidRDefault="00D93A5A" w:rsidP="00D93A5A">
      <w:pPr>
        <w:pStyle w:val="Bibliography"/>
      </w:pPr>
      <w:r w:rsidRPr="00D93A5A">
        <w:lastRenderedPageBreak/>
        <w:t xml:space="preserve">Jacobsen, N.S., Burgess, M.G. &amp; Andersen, K.H. (2017). Efficiency of fisheries is increasing at the ecosystem level. </w:t>
      </w:r>
      <w:r w:rsidRPr="00D93A5A">
        <w:rPr>
          <w:i/>
          <w:iCs/>
        </w:rPr>
        <w:t>Fish and Fisheries</w:t>
      </w:r>
      <w:r w:rsidRPr="00D93A5A">
        <w:t>, 18, 199–211.</w:t>
      </w:r>
    </w:p>
    <w:p w14:paraId="26674CEA" w14:textId="77777777" w:rsidR="00D93A5A" w:rsidRPr="00D93A5A" w:rsidRDefault="00D93A5A" w:rsidP="00D93A5A">
      <w:pPr>
        <w:pStyle w:val="Bibliography"/>
      </w:pPr>
      <w:r w:rsidRPr="00D93A5A">
        <w:t xml:space="preserve">Jennings, S. &amp; Collingridge, K. (2015). Predicting consumer biomass, size-structure, production, catch potential, responses to fishing and associated uncertainties in the world’s marine ecosystems. </w:t>
      </w:r>
      <w:r w:rsidRPr="00D93A5A">
        <w:rPr>
          <w:i/>
          <w:iCs/>
        </w:rPr>
        <w:t>PLoS ONE</w:t>
      </w:r>
      <w:r w:rsidRPr="00D93A5A">
        <w:t>, 10, 1–28.</w:t>
      </w:r>
    </w:p>
    <w:p w14:paraId="63FE7E27" w14:textId="77777777" w:rsidR="00D93A5A" w:rsidRPr="00D93A5A" w:rsidRDefault="00D93A5A" w:rsidP="00D93A5A">
      <w:pPr>
        <w:pStyle w:val="Bibliography"/>
      </w:pPr>
      <w:r w:rsidRPr="00D93A5A">
        <w:t xml:space="preserve">Jutfelt, F., Norin, T., Ern, R., Overgaard, J., Wang, T., McKenzie, D.J., </w:t>
      </w:r>
      <w:r w:rsidRPr="00D93A5A">
        <w:rPr>
          <w:i/>
          <w:iCs/>
        </w:rPr>
        <w:t>et al.</w:t>
      </w:r>
      <w:r w:rsidRPr="00D93A5A">
        <w:t xml:space="preserve"> (2018). Oxygen- and capacity-limited thermal tolerance: blurring ecology and physiology. </w:t>
      </w:r>
      <w:r w:rsidRPr="00D93A5A">
        <w:rPr>
          <w:i/>
          <w:iCs/>
        </w:rPr>
        <w:t>Journal of Experimental Biology</w:t>
      </w:r>
      <w:r w:rsidRPr="00D93A5A">
        <w:t>, 221.</w:t>
      </w:r>
    </w:p>
    <w:p w14:paraId="353A9382" w14:textId="77777777" w:rsidR="00D93A5A" w:rsidRPr="00D93A5A" w:rsidRDefault="00D93A5A" w:rsidP="00D93A5A">
      <w:pPr>
        <w:pStyle w:val="Bibliography"/>
      </w:pPr>
      <w:r w:rsidRPr="00D93A5A">
        <w:t xml:space="preserve">Lefevre, S., McKenzie, D.J. &amp; Nilsson, G.E. (2018). In modelling effects of global warming, invalid assumptions lead to unrealistic projections. </w:t>
      </w:r>
      <w:r w:rsidRPr="00D93A5A">
        <w:rPr>
          <w:i/>
          <w:iCs/>
        </w:rPr>
        <w:t>Global Change Biology</w:t>
      </w:r>
      <w:r w:rsidRPr="00D93A5A">
        <w:t>, 24, 553–556.</w:t>
      </w:r>
    </w:p>
    <w:p w14:paraId="2339A6F0" w14:textId="77777777" w:rsidR="00D93A5A" w:rsidRPr="00D93A5A" w:rsidRDefault="00D93A5A" w:rsidP="00D93A5A">
      <w:pPr>
        <w:pStyle w:val="Bibliography"/>
      </w:pPr>
      <w:r w:rsidRPr="00D93A5A">
        <w:t xml:space="preserve">Lotze, H.K., Tittensor, D.P., Bryndum-Buchholz, A., Eddy, T.D., Cheung, W.W.L., Galbraith, E.D., </w:t>
      </w:r>
      <w:r w:rsidRPr="00D93A5A">
        <w:rPr>
          <w:i/>
          <w:iCs/>
        </w:rPr>
        <w:t>et al.</w:t>
      </w:r>
      <w:r w:rsidRPr="00D93A5A">
        <w:t xml:space="preserve"> (2019). Global ensemble projections reveal trophic amplification of ocean biomass declines with climate change. </w:t>
      </w:r>
      <w:r w:rsidRPr="00D93A5A">
        <w:rPr>
          <w:i/>
          <w:iCs/>
        </w:rPr>
        <w:t>Proceedings of the National Academy of Sciences</w:t>
      </w:r>
      <w:r w:rsidRPr="00D93A5A">
        <w:t>, 116, 12907–12912.</w:t>
      </w:r>
    </w:p>
    <w:p w14:paraId="75C60E51" w14:textId="77777777" w:rsidR="00D93A5A" w:rsidRPr="00D93A5A" w:rsidRDefault="00D93A5A" w:rsidP="00D93A5A">
      <w:pPr>
        <w:pStyle w:val="Bibliography"/>
      </w:pPr>
      <w:r w:rsidRPr="00D93A5A">
        <w:t xml:space="preserve">McCauley, D.J., Pinsky, M.L., Palumbi, S.R., Estes, J.A., Joyce, F.H. &amp; Warner, R.R. (2015). Marine defaunation: Animal loss in the global ocean. </w:t>
      </w:r>
      <w:r w:rsidRPr="00D93A5A">
        <w:rPr>
          <w:i/>
          <w:iCs/>
        </w:rPr>
        <w:t>Science</w:t>
      </w:r>
      <w:r w:rsidRPr="00D93A5A">
        <w:t>, 347.</w:t>
      </w:r>
    </w:p>
    <w:p w14:paraId="4A201E0E" w14:textId="77777777" w:rsidR="00D93A5A" w:rsidRPr="00D93A5A" w:rsidRDefault="00D93A5A" w:rsidP="00D93A5A">
      <w:pPr>
        <w:pStyle w:val="Bibliography"/>
      </w:pPr>
      <w:r w:rsidRPr="00D93A5A">
        <w:t xml:space="preserve">Metz, J.A.J. &amp; Diekmann, O. (1986). </w:t>
      </w:r>
      <w:r w:rsidRPr="00D93A5A">
        <w:rPr>
          <w:i/>
          <w:iCs/>
        </w:rPr>
        <w:t>The dynamics of physiologically structured populations</w:t>
      </w:r>
      <w:r w:rsidRPr="00D93A5A">
        <w:t>. Springer-Verlag, Heidelberg, Germany.</w:t>
      </w:r>
    </w:p>
    <w:p w14:paraId="4D2DD6D4" w14:textId="77777777" w:rsidR="00D93A5A" w:rsidRPr="00D93A5A" w:rsidRDefault="00D93A5A" w:rsidP="00D93A5A">
      <w:pPr>
        <w:pStyle w:val="Bibliography"/>
      </w:pPr>
      <w:r w:rsidRPr="00D93A5A">
        <w:t xml:space="preserve">Mion, M., Thorsen, A., Vitale, F., Dierking, J., Herrmann, J.P., Huwer, B., </w:t>
      </w:r>
      <w:r w:rsidRPr="00D93A5A">
        <w:rPr>
          <w:i/>
          <w:iCs/>
        </w:rPr>
        <w:t>et al.</w:t>
      </w:r>
      <w:r w:rsidRPr="00D93A5A">
        <w:t xml:space="preserve"> (2018). Effect of fish length and nutritional condition on the fecundity of distressed Atlantic cod </w:t>
      </w:r>
      <w:r w:rsidRPr="00D93A5A">
        <w:rPr>
          <w:i/>
          <w:iCs/>
        </w:rPr>
        <w:t>Gadus morhua</w:t>
      </w:r>
      <w:r w:rsidRPr="00D93A5A">
        <w:t xml:space="preserve"> from the Baltic Sea: POTENTIAL FECUNDITY OF BALTIC </w:t>
      </w:r>
      <w:r w:rsidRPr="00D93A5A">
        <w:rPr>
          <w:i/>
          <w:iCs/>
        </w:rPr>
        <w:t>G. MORHUA</w:t>
      </w:r>
      <w:r w:rsidRPr="00D93A5A">
        <w:t xml:space="preserve">. </w:t>
      </w:r>
      <w:r w:rsidRPr="00D93A5A">
        <w:rPr>
          <w:i/>
          <w:iCs/>
        </w:rPr>
        <w:t>Journal of Fish Biology</w:t>
      </w:r>
      <w:r w:rsidRPr="00D93A5A">
        <w:t>, 92, 1016–1034.</w:t>
      </w:r>
    </w:p>
    <w:p w14:paraId="72975163" w14:textId="77777777" w:rsidR="00D93A5A" w:rsidRPr="00D93A5A" w:rsidRDefault="00D93A5A" w:rsidP="00D93A5A">
      <w:pPr>
        <w:pStyle w:val="Bibliography"/>
        <w:rPr>
          <w:lang w:val="sv-SE"/>
        </w:rPr>
      </w:pPr>
      <w:r w:rsidRPr="00D93A5A">
        <w:t xml:space="preserve">Neubauer, P. &amp; Andersen, K.H. (2019). Thermal performance of fish is explained by an interplay between physiology, behaviour and ecology. </w:t>
      </w:r>
      <w:r w:rsidRPr="00D93A5A">
        <w:rPr>
          <w:i/>
          <w:iCs/>
          <w:lang w:val="sv-SE"/>
        </w:rPr>
        <w:t>Conserv Physiol</w:t>
      </w:r>
      <w:r w:rsidRPr="00D93A5A">
        <w:rPr>
          <w:lang w:val="sv-SE"/>
        </w:rPr>
        <w:t>, 7.</w:t>
      </w:r>
    </w:p>
    <w:p w14:paraId="321A4305" w14:textId="77777777" w:rsidR="00D93A5A" w:rsidRPr="00D93A5A" w:rsidRDefault="00D93A5A" w:rsidP="00D93A5A">
      <w:pPr>
        <w:pStyle w:val="Bibliography"/>
      </w:pPr>
      <w:r w:rsidRPr="00D93A5A">
        <w:rPr>
          <w:lang w:val="sv-SE"/>
        </w:rPr>
        <w:t xml:space="preserve">Neuenfeldt, S., Bartolino, V., Orio, A., Andersen, K.H., Andersen, N.G., Niiranen, S., </w:t>
      </w:r>
      <w:r w:rsidRPr="00D93A5A">
        <w:rPr>
          <w:i/>
          <w:iCs/>
          <w:lang w:val="sv-SE"/>
        </w:rPr>
        <w:t>et al.</w:t>
      </w:r>
      <w:r w:rsidRPr="00D93A5A">
        <w:rPr>
          <w:lang w:val="sv-SE"/>
        </w:rPr>
        <w:t xml:space="preserve"> </w:t>
      </w:r>
      <w:r w:rsidRPr="00D93A5A">
        <w:t xml:space="preserve">(2019). Feeding and growth of Atlantic cod (Gadus morhua L.) in the eastern Baltic Sea under environmental change. </w:t>
      </w:r>
      <w:r w:rsidRPr="00D93A5A">
        <w:rPr>
          <w:i/>
          <w:iCs/>
        </w:rPr>
        <w:t>ICES Journal of Marine Science</w:t>
      </w:r>
      <w:r w:rsidRPr="00D93A5A">
        <w:t>, fsz224.</w:t>
      </w:r>
    </w:p>
    <w:p w14:paraId="3489DAA1" w14:textId="77777777" w:rsidR="00D93A5A" w:rsidRPr="00D93A5A" w:rsidRDefault="00D93A5A" w:rsidP="00D93A5A">
      <w:pPr>
        <w:pStyle w:val="Bibliography"/>
      </w:pPr>
      <w:r w:rsidRPr="00D93A5A">
        <w:t xml:space="preserve">Persson, L. &amp; De Roos, A.M. (2013). Symmetry breaking in ecological systems through different energy efficiencies of juveniles and adults. </w:t>
      </w:r>
      <w:r w:rsidRPr="00D93A5A">
        <w:rPr>
          <w:i/>
          <w:iCs/>
        </w:rPr>
        <w:t>Ecology</w:t>
      </w:r>
      <w:r w:rsidRPr="00D93A5A">
        <w:t>, 94, 1487–1498.</w:t>
      </w:r>
    </w:p>
    <w:p w14:paraId="279514BA" w14:textId="77777777" w:rsidR="00D93A5A" w:rsidRPr="00D93A5A" w:rsidRDefault="00D93A5A" w:rsidP="00D93A5A">
      <w:pPr>
        <w:pStyle w:val="Bibliography"/>
      </w:pPr>
      <w:r w:rsidRPr="00D93A5A">
        <w:t xml:space="preserve">Pinsky, M.L., Worm, B., Fogarty, M.J., Sarmiento, J.L. &amp; Levin, S.A. (2013). Marine Taxa Track Local Climate Velocities. </w:t>
      </w:r>
      <w:r w:rsidRPr="00D93A5A">
        <w:rPr>
          <w:i/>
          <w:iCs/>
        </w:rPr>
        <w:t>Science</w:t>
      </w:r>
      <w:r w:rsidRPr="00D93A5A">
        <w:t>, 341, 1239–1242.</w:t>
      </w:r>
    </w:p>
    <w:p w14:paraId="1D48ECED" w14:textId="77777777" w:rsidR="00D93A5A" w:rsidRPr="00D93A5A" w:rsidRDefault="00D93A5A" w:rsidP="00D93A5A">
      <w:pPr>
        <w:pStyle w:val="Bibliography"/>
      </w:pPr>
      <w:r w:rsidRPr="00D93A5A">
        <w:t xml:space="preserve">Pontavice, H. du, Gascuel, D., Reygondeau, G., Maureaud, A. &amp; Cheung, W.W.L. (2019). Climate change undermines the global functioning of marine food webs. </w:t>
      </w:r>
      <w:r w:rsidRPr="00D93A5A">
        <w:rPr>
          <w:i/>
          <w:iCs/>
        </w:rPr>
        <w:t>Global Change Biology</w:t>
      </w:r>
      <w:r w:rsidRPr="00D93A5A">
        <w:t>.</w:t>
      </w:r>
    </w:p>
    <w:p w14:paraId="11B61345" w14:textId="77777777" w:rsidR="00D93A5A" w:rsidRPr="00D93A5A" w:rsidRDefault="00D93A5A" w:rsidP="00D93A5A">
      <w:pPr>
        <w:pStyle w:val="Bibliography"/>
      </w:pPr>
      <w:r w:rsidRPr="00D93A5A">
        <w:t xml:space="preserve">R Core Team. (2018). </w:t>
      </w:r>
      <w:r w:rsidRPr="00D93A5A">
        <w:rPr>
          <w:i/>
          <w:iCs/>
        </w:rPr>
        <w:t>R: A Language and Environment for Statistical Computing. R Foundation for Statistical Computing</w:t>
      </w:r>
      <w:r w:rsidRPr="00D93A5A">
        <w:t>. Vienna, Austria.</w:t>
      </w:r>
    </w:p>
    <w:p w14:paraId="110E095F" w14:textId="77777777" w:rsidR="00D93A5A" w:rsidRPr="00D93A5A" w:rsidRDefault="00D93A5A" w:rsidP="00D93A5A">
      <w:pPr>
        <w:pStyle w:val="Bibliography"/>
      </w:pPr>
      <w:r w:rsidRPr="00D93A5A">
        <w:t xml:space="preserve">Reum, J.C.P., Blanchard, J.L., Holsman, K.K., Aydin, K. &amp; Punt, A.E. (2019). Species‐specific ontogenetic diet shifts attenuate trophic cascades and lengthen food chains in exploited ecosystems. </w:t>
      </w:r>
      <w:r w:rsidRPr="00D93A5A">
        <w:rPr>
          <w:i/>
          <w:iCs/>
        </w:rPr>
        <w:t>Oikos</w:t>
      </w:r>
      <w:r w:rsidRPr="00D93A5A">
        <w:t>, 128, 1051–1064.</w:t>
      </w:r>
    </w:p>
    <w:p w14:paraId="628A4A0A" w14:textId="77777777" w:rsidR="00D93A5A" w:rsidRPr="00D93A5A" w:rsidRDefault="00D93A5A" w:rsidP="00D93A5A">
      <w:pPr>
        <w:pStyle w:val="Bibliography"/>
      </w:pPr>
      <w:r w:rsidRPr="00D93A5A">
        <w:t xml:space="preserve">Savage, V.M., Gillooly, J.F., Brown, J.H., West, G.B. &amp; Charnov, E.L. (2004). Effects of body size and temperature on population growth. </w:t>
      </w:r>
      <w:r w:rsidRPr="00D93A5A">
        <w:rPr>
          <w:i/>
          <w:iCs/>
        </w:rPr>
        <w:t>The American Naturalist</w:t>
      </w:r>
      <w:r w:rsidRPr="00D93A5A">
        <w:t>, 163, 429–441.</w:t>
      </w:r>
    </w:p>
    <w:p w14:paraId="6E475B3D" w14:textId="77777777" w:rsidR="00D93A5A" w:rsidRPr="00D93A5A" w:rsidRDefault="00D93A5A" w:rsidP="00D93A5A">
      <w:pPr>
        <w:pStyle w:val="Bibliography"/>
      </w:pPr>
      <w:r w:rsidRPr="00D93A5A">
        <w:t xml:space="preserve">Scott, F., Blanchard, J. &amp; Andersen, K. (2019). </w:t>
      </w:r>
      <w:r w:rsidRPr="00D93A5A">
        <w:rPr>
          <w:i/>
          <w:iCs/>
        </w:rPr>
        <w:t>mizer: Multi-Species sIZE Spectrum Modelling in R</w:t>
      </w:r>
      <w:r w:rsidRPr="00D93A5A">
        <w:t>. R. .</w:t>
      </w:r>
    </w:p>
    <w:p w14:paraId="42842BCB" w14:textId="77777777" w:rsidR="00D93A5A" w:rsidRPr="00D93A5A" w:rsidRDefault="00D93A5A" w:rsidP="00D93A5A">
      <w:pPr>
        <w:pStyle w:val="Bibliography"/>
      </w:pPr>
      <w:r w:rsidRPr="00D93A5A">
        <w:t xml:space="preserve">Scott, F., Blanchard, J.L. &amp; Andersen, K.Haste. (2014). mizer: An R package for multispecies, trait-based and community size spectrum ecological modelling. </w:t>
      </w:r>
      <w:r w:rsidRPr="00D93A5A">
        <w:rPr>
          <w:i/>
          <w:iCs/>
        </w:rPr>
        <w:t>Methods in Ecology and Evolution</w:t>
      </w:r>
      <w:r w:rsidRPr="00D93A5A">
        <w:t>, 5, 1121–1125.</w:t>
      </w:r>
    </w:p>
    <w:p w14:paraId="6390F5AB" w14:textId="77777777" w:rsidR="00D93A5A" w:rsidRPr="00D93A5A" w:rsidRDefault="00D93A5A" w:rsidP="00D93A5A">
      <w:pPr>
        <w:pStyle w:val="Bibliography"/>
      </w:pPr>
      <w:r w:rsidRPr="00D93A5A">
        <w:lastRenderedPageBreak/>
        <w:t xml:space="preserve">Spence, M.A., Blanchard, J.L., Rossberg, A.G., Heath, M.R., Heymans, J.J., Mackinson, S., </w:t>
      </w:r>
      <w:r w:rsidRPr="00D93A5A">
        <w:rPr>
          <w:i/>
          <w:iCs/>
        </w:rPr>
        <w:t>et al.</w:t>
      </w:r>
      <w:r w:rsidRPr="00D93A5A">
        <w:t xml:space="preserve"> (2018). A general framework for combining ecosystem models. </w:t>
      </w:r>
      <w:r w:rsidRPr="00D93A5A">
        <w:rPr>
          <w:i/>
          <w:iCs/>
        </w:rPr>
        <w:t>Fish Fish</w:t>
      </w:r>
      <w:r w:rsidRPr="00D93A5A">
        <w:t>, 19, 1031–1042.</w:t>
      </w:r>
    </w:p>
    <w:p w14:paraId="4B2D82AD" w14:textId="77777777" w:rsidR="00D93A5A" w:rsidRPr="00D93A5A" w:rsidRDefault="00D93A5A" w:rsidP="00D93A5A">
      <w:pPr>
        <w:pStyle w:val="Bibliography"/>
      </w:pPr>
      <w:r w:rsidRPr="00D93A5A">
        <w:t xml:space="preserve">Svedäng, H. &amp; Hornborg, S. (2014). Selective fishing induces density-dependent growth. </w:t>
      </w:r>
      <w:r w:rsidRPr="00D93A5A">
        <w:rPr>
          <w:i/>
          <w:iCs/>
        </w:rPr>
        <w:t>Nature Communications</w:t>
      </w:r>
      <w:r w:rsidRPr="00D93A5A">
        <w:t>, 5, 4152.</w:t>
      </w:r>
    </w:p>
    <w:p w14:paraId="2BFB13B8" w14:textId="77777777" w:rsidR="00D93A5A" w:rsidRPr="00D93A5A" w:rsidRDefault="00D93A5A" w:rsidP="00D93A5A">
      <w:pPr>
        <w:pStyle w:val="Bibliography"/>
      </w:pPr>
      <w:r w:rsidRPr="00D93A5A">
        <w:t xml:space="preserve">Ursin, E. (1967). A Mathematical Model of Some Aspects of Fish Growth, Respiration, and Mortality. </w:t>
      </w:r>
      <w:r w:rsidRPr="00D93A5A">
        <w:rPr>
          <w:i/>
          <w:iCs/>
        </w:rPr>
        <w:t>Journal of the Fisheries Research Board of Canada</w:t>
      </w:r>
      <w:r w:rsidRPr="00D93A5A">
        <w:t>, 24, 2355–2453.</w:t>
      </w:r>
    </w:p>
    <w:p w14:paraId="5A3050C2" w14:textId="77777777" w:rsidR="00D93A5A" w:rsidRPr="00D93A5A" w:rsidRDefault="00D93A5A" w:rsidP="00D93A5A">
      <w:pPr>
        <w:pStyle w:val="Bibliography"/>
      </w:pPr>
      <w:r w:rsidRPr="00D93A5A">
        <w:t xml:space="preserve">Werner, E.E. &amp; Gilliam, J.F. (1984). The ontogenetic nice and species interactions in size-structured populations. </w:t>
      </w:r>
      <w:r w:rsidRPr="00D93A5A">
        <w:rPr>
          <w:i/>
          <w:iCs/>
        </w:rPr>
        <w:t>Annual Review of Ecology and Systematics</w:t>
      </w:r>
      <w:r w:rsidRPr="00D93A5A">
        <w:t>, 15, 393–425.</w:t>
      </w:r>
    </w:p>
    <w:p w14:paraId="0A97174B" w14:textId="77777777" w:rsidR="00D93A5A" w:rsidRPr="00D93A5A" w:rsidRDefault="00D93A5A" w:rsidP="00D93A5A">
      <w:pPr>
        <w:pStyle w:val="Bibliography"/>
      </w:pPr>
      <w:r w:rsidRPr="00D93A5A">
        <w:t xml:space="preserve">Woodworth-Jefcoats, P.A., Blanchard, J.L. &amp; Drazen, J.C. (2019). Relative Impacts of Simultaneous Stressors on a Pelagic Marine Ecosystem. </w:t>
      </w:r>
      <w:r w:rsidRPr="00D93A5A">
        <w:rPr>
          <w:i/>
          <w:iCs/>
        </w:rPr>
        <w:t>Frontiers in Marine Science</w:t>
      </w:r>
      <w:r w:rsidRPr="00D93A5A">
        <w:t>, 6.</w:t>
      </w:r>
    </w:p>
    <w:p w14:paraId="6165528A" w14:textId="77777777" w:rsidR="00D93A5A" w:rsidRPr="00D93A5A" w:rsidRDefault="00D93A5A" w:rsidP="00D93A5A">
      <w:pPr>
        <w:pStyle w:val="Bibliography"/>
      </w:pPr>
      <w:r w:rsidRPr="00D93A5A">
        <w:t xml:space="preserve">Zhang, C., Chen, Y. &amp; Ren, Y. (2015). Assessing uncertainty of a multispecies size-spectrum model resulting from process and observation errors. </w:t>
      </w:r>
      <w:r w:rsidRPr="00D93A5A">
        <w:rPr>
          <w:i/>
          <w:iCs/>
        </w:rPr>
        <w:t>ICES J Mar Sci</w:t>
      </w:r>
      <w:r w:rsidRPr="00D93A5A">
        <w:t>, 72, 2223–2233.</w:t>
      </w:r>
    </w:p>
    <w:p w14:paraId="6CD5CE7B" w14:textId="10424776" w:rsidR="00AD548E" w:rsidRPr="0053282F" w:rsidRDefault="00C572FC" w:rsidP="00182BA9">
      <w:pPr>
        <w:spacing w:line="480" w:lineRule="auto"/>
        <w:contextualSpacing/>
        <w:jc w:val="both"/>
        <w:rPr>
          <w:rFonts w:cstheme="minorHAnsi"/>
          <w:b/>
          <w:lang w:val="en-US"/>
        </w:rPr>
      </w:pPr>
      <w:r>
        <w:rPr>
          <w:rFonts w:cstheme="minorHAnsi"/>
          <w:b/>
          <w:lang w:val="en-US"/>
        </w:rPr>
        <w:fldChar w:fldCharType="end"/>
      </w:r>
    </w:p>
    <w:sectPr w:rsidR="00AD548E" w:rsidRPr="0053282F" w:rsidSect="00FC4AA1">
      <w:headerReference w:type="even" r:id="rId22"/>
      <w:headerReference w:type="first" r:id="rId23"/>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sta Audzijonyte" w:date="2019-11-29T13:40:00Z" w:initials="AA">
    <w:p w14:paraId="63146409" w14:textId="7F5D4CD7" w:rsidR="00CB7E80" w:rsidRDefault="00CB7E80">
      <w:pPr>
        <w:pStyle w:val="CommentText"/>
      </w:pPr>
      <w:r>
        <w:rPr>
          <w:rStyle w:val="CommentReference"/>
        </w:rPr>
        <w:annotationRef/>
      </w:r>
      <w:r>
        <w:t>I often feel such sentences are not very informative. Of course results can inform something. Is there anything more specific you could say? E.g. reducing fishing on xx by xx will help. Or changing size selectivity? Or we expect increased xxx?</w:t>
      </w:r>
    </w:p>
  </w:comment>
  <w:comment w:id="2" w:author="Max Lindmark" w:date="2019-12-20T14:31:00Z" w:initials="ML">
    <w:p w14:paraId="768E00AF" w14:textId="77777777" w:rsidR="00CB7E80" w:rsidRDefault="00CB7E80" w:rsidP="009E5D96">
      <w:pPr>
        <w:spacing w:line="480" w:lineRule="auto"/>
        <w:jc w:val="both"/>
      </w:pPr>
      <w:r>
        <w:rPr>
          <w:rStyle w:val="CommentReference"/>
        </w:rPr>
        <w:annotationRef/>
      </w:r>
      <w:r>
        <w:t xml:space="preserve">See if I can use something from this: </w:t>
      </w:r>
    </w:p>
    <w:p w14:paraId="3378BA68" w14:textId="77777777" w:rsidR="00CB7E80" w:rsidRDefault="00CB7E80" w:rsidP="009E5D96">
      <w:pPr>
        <w:spacing w:line="480" w:lineRule="auto"/>
        <w:jc w:val="both"/>
      </w:pPr>
    </w:p>
    <w:p w14:paraId="65566D5D" w14:textId="40BD2672" w:rsidR="00CB7E80" w:rsidRDefault="00CB7E80" w:rsidP="009E5D96">
      <w:pPr>
        <w:spacing w:line="480" w:lineRule="auto"/>
        <w:jc w:val="both"/>
        <w:rPr>
          <w:rFonts w:cstheme="minorHAnsi"/>
          <w:bCs/>
          <w:sz w:val="22"/>
          <w:szCs w:val="22"/>
          <w:lang w:val="en-US"/>
        </w:rPr>
      </w:pPr>
      <w:r>
        <w:rPr>
          <w:rFonts w:cstheme="minorHAnsi"/>
          <w:bCs/>
          <w:sz w:val="22"/>
          <w:szCs w:val="22"/>
          <w:lang w:val="en-US"/>
        </w:rPr>
        <w:t xml:space="preserve">Different regions may also have different histories of exploitation from e.g. fisheries, which largely can impact their current state by affecting not only fish biomass but also density dependence and individual body growth </w:t>
      </w:r>
      <w:r>
        <w:rPr>
          <w:rFonts w:cstheme="minorHAnsi"/>
          <w:bCs/>
          <w:sz w:val="22"/>
          <w:szCs w:val="22"/>
          <w:lang w:val="en-US"/>
        </w:rPr>
        <w:fldChar w:fldCharType="begin"/>
      </w:r>
      <w:r>
        <w:rPr>
          <w:rFonts w:cstheme="minorHAnsi"/>
          <w:bCs/>
          <w:sz w:val="22"/>
          <w:szCs w:val="22"/>
          <w:lang w:val="en-US"/>
        </w:rPr>
        <w:instrText xml:space="preserve"> ADDIN ZOTERO_ITEM CSL_CITATION {"citationID":"CPi4CBfi","properties":{"formattedCitation":"(Sved\\uc0\\u228{}ng &amp; Hornborg 2014; van Gemert &amp; Andersen 2018)","plainCitation":"(Svedäng &amp; Hornborg 2014; van Gemert &amp; Andersen 2018)","noteIndex":0},"citationItems":[{"id":80,"uris":["http://zotero.org/users/6116610/items/IDYQ34SF"],"uri":["http://zotero.org/users/6116610/items/IDYQ34SF"],"itemData":{"id":80,"type":"article-journal","abstract":"Over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1636,"uris":["http://zotero.org/users/6116610/items/DZYLQTL2"],"uri":["http://zotero.org/users/6116610/items/DZYLQTL2"],"itemData":{"id":1636,"type":"article-journal","abstract":"Abstract.  During the 20th century, many large-bodied fish stocks suffered from unsustainable fishing pressure. Now, signs of recovery are appearing among previ","container-title":"ICES Journal of Marine Science","DOI":"10.1093/icesjms/fsy084","ISSN":"1054-3139","issue":"6","journalAbbreviation":"ICES J Mar Sci","language":"en","page":"1864-1870","source":"academic.oup.com","title":"Challenges to fisheries advice and management due to stock recovery","volume":"75","author":[{"family":"Gemert","given":"Rob","non-dropping-particle":"van"},{"family":"Andersen","given":"Ken H."}],"issued":{"date-parts":[["2018",12,1]]}}}],"schema":"https://github.com/citation-style-language/schema/raw/master/csl-citation.json"} </w:instrText>
      </w:r>
      <w:r>
        <w:rPr>
          <w:rFonts w:cstheme="minorHAnsi"/>
          <w:bCs/>
          <w:sz w:val="22"/>
          <w:szCs w:val="22"/>
          <w:lang w:val="en-US"/>
        </w:rPr>
        <w:fldChar w:fldCharType="separate"/>
      </w:r>
      <w:r w:rsidRPr="006F17B0">
        <w:rPr>
          <w:rFonts w:ascii="Times New Roman" w:cs="Times New Roman"/>
          <w:sz w:val="22"/>
        </w:rPr>
        <w:t>(Svedäng &amp; Hornborg 2014; van Gemert &amp; Andersen 2018)</w:t>
      </w:r>
      <w:r>
        <w:rPr>
          <w:rFonts w:cstheme="minorHAnsi"/>
          <w:bCs/>
          <w:sz w:val="22"/>
          <w:szCs w:val="22"/>
          <w:lang w:val="en-US"/>
        </w:rPr>
        <w:fldChar w:fldCharType="end"/>
      </w:r>
      <w:r>
        <w:rPr>
          <w:rFonts w:cstheme="minorHAnsi"/>
          <w:bCs/>
          <w:sz w:val="22"/>
          <w:szCs w:val="22"/>
          <w:lang w:val="en-US"/>
        </w:rPr>
        <w:t xml:space="preserve">. This can in turn alter the strength of interactions on a species level, as these typically are strongly dependent on body size and changes during ontogeny of an individual </w:t>
      </w:r>
      <w:r>
        <w:rPr>
          <w:rFonts w:cstheme="minorHAnsi"/>
          <w:bCs/>
          <w:sz w:val="22"/>
          <w:szCs w:val="22"/>
          <w:lang w:val="en-US"/>
        </w:rPr>
        <w:fldChar w:fldCharType="begin"/>
      </w:r>
      <w:r>
        <w:rPr>
          <w:rFonts w:cstheme="minorHAnsi"/>
          <w:bCs/>
          <w:sz w:val="22"/>
          <w:szCs w:val="22"/>
          <w:lang w:val="en-US"/>
        </w:rPr>
        <w:instrText xml:space="preserve"> ADDIN ZOTERO_ITEM CSL_CITATION {"citationID":"Pa9VeWGx","properties":{"formattedCitation":"(Werner &amp; Gilliam 1984; Hartvig {\\i{}et al.} 2011)","plainCitation":"(Werner &amp; Gilliam 1984; Hartvig et al. 2011)","noteIndex":0},"citationItems":[{"id":800,"uris":["http://zotero.org/users/6116610/items/2IECTKI2"],"uri":["http://zotero.org/users/6116610/items/2IECTKI2"],"itemData":{"id":800,"type":"article-journal","container-title":"Annual Review of Ecology and Systematics","page":"393–425","title":"The ontogenetic nice and species interactions in size-structured populations","volume":"15","author":[{"family":"Werner","given":"E E"},{"family":"Gilliam","given":"J F"}],"issued":{"date-parts":[["1984"]]}}},{"id":699,"uris":["http://zotero.org/users/6116610/items/DI6PRUI4"],"uri":["http://zotero.org/users/6116610/items/DI6PRUI4"],"itemData":{"id":699,"type":"article-journal","abstract":"We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Pr>
          <w:rFonts w:cstheme="minorHAnsi"/>
          <w:bCs/>
          <w:sz w:val="22"/>
          <w:szCs w:val="22"/>
          <w:lang w:val="en-US"/>
        </w:rPr>
        <w:fldChar w:fldCharType="separate"/>
      </w:r>
      <w:r w:rsidRPr="00920F30">
        <w:rPr>
          <w:rFonts w:ascii="Times New Roman" w:cs="Times New Roman"/>
          <w:sz w:val="22"/>
        </w:rPr>
        <w:t xml:space="preserve">(Werner &amp; Gilliam 1984; Hartvig </w:t>
      </w:r>
      <w:r w:rsidRPr="00920F30">
        <w:rPr>
          <w:rFonts w:ascii="Times New Roman" w:cs="Times New Roman"/>
          <w:i/>
          <w:iCs/>
          <w:sz w:val="22"/>
        </w:rPr>
        <w:t>et al.</w:t>
      </w:r>
      <w:r w:rsidRPr="00920F30">
        <w:rPr>
          <w:rFonts w:ascii="Times New Roman" w:cs="Times New Roman"/>
          <w:sz w:val="22"/>
        </w:rPr>
        <w:t xml:space="preserve"> 2011)</w:t>
      </w:r>
      <w:r>
        <w:rPr>
          <w:rFonts w:cstheme="minorHAnsi"/>
          <w:bCs/>
          <w:sz w:val="22"/>
          <w:szCs w:val="22"/>
          <w:lang w:val="en-US"/>
        </w:rPr>
        <w:fldChar w:fldCharType="end"/>
      </w:r>
      <w:r>
        <w:rPr>
          <w:rFonts w:cstheme="minorHAnsi"/>
          <w:bCs/>
          <w:sz w:val="22"/>
          <w:szCs w:val="22"/>
          <w:lang w:val="en-US"/>
        </w:rPr>
        <w:t xml:space="preserve">. </w:t>
      </w:r>
      <w:r>
        <w:rPr>
          <w:rFonts w:cstheme="minorHAnsi"/>
          <w:bCs/>
          <w:sz w:val="22"/>
          <w:szCs w:val="22"/>
          <w:lang w:val="en-US"/>
        </w:rPr>
        <w:fldChar w:fldCharType="begin"/>
      </w:r>
      <w:r>
        <w:rPr>
          <w:rFonts w:cstheme="minorHAnsi"/>
          <w:bCs/>
          <w:sz w:val="22"/>
          <w:szCs w:val="22"/>
          <w:lang w:val="en-US"/>
        </w:rPr>
        <w:instrText xml:space="preserve"> ADDIN ZOTERO_ITEM CSL_CITATION {"citationID":"Kdxm2sc2","properties":{"formattedCitation":"(Blanchard {\\i{}et al.} 2017)","plainCitation":"(Blanchard et al. 2017)","noteIndex":0},"citationItems":[{"id":1612,"uris":["http://zotero.org/users/6116610/items/QYPPUEVK"],"uri":["http://zotero.org/users/6116610/items/QYPPUEVK"],"itemData":{"id":1612,"type":"article-journal","container-title":"Trends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Pr>
          <w:rFonts w:cstheme="minorHAnsi"/>
          <w:bCs/>
          <w:sz w:val="22"/>
          <w:szCs w:val="22"/>
          <w:lang w:val="en-US"/>
        </w:rPr>
        <w:fldChar w:fldCharType="separate"/>
      </w:r>
      <w:r w:rsidRPr="00067C02">
        <w:rPr>
          <w:rFonts w:ascii="Times New Roman" w:cs="Times New Roman"/>
          <w:sz w:val="22"/>
        </w:rPr>
        <w:t xml:space="preserve">(Blanchard </w:t>
      </w:r>
      <w:r w:rsidRPr="00067C02">
        <w:rPr>
          <w:rFonts w:ascii="Times New Roman" w:cs="Times New Roman"/>
          <w:i/>
          <w:iCs/>
          <w:sz w:val="22"/>
        </w:rPr>
        <w:t>et al.</w:t>
      </w:r>
      <w:r w:rsidRPr="00067C02">
        <w:rPr>
          <w:rFonts w:ascii="Times New Roman" w:cs="Times New Roman"/>
          <w:sz w:val="22"/>
        </w:rPr>
        <w:t xml:space="preserve"> 2017)</w:t>
      </w:r>
      <w:r>
        <w:rPr>
          <w:rFonts w:cstheme="minorHAnsi"/>
          <w:bCs/>
          <w:sz w:val="22"/>
          <w:szCs w:val="22"/>
          <w:lang w:val="en-US"/>
        </w:rPr>
        <w:fldChar w:fldCharType="end"/>
      </w:r>
    </w:p>
    <w:p w14:paraId="4E081945" w14:textId="3FAE72A9" w:rsidR="00CB7E80" w:rsidRDefault="00CB7E80">
      <w:pPr>
        <w:pStyle w:val="CommentText"/>
      </w:pPr>
    </w:p>
  </w:comment>
  <w:comment w:id="3" w:author="Max Lindmark" w:date="2019-12-20T15:56:00Z" w:initials="ML">
    <w:p w14:paraId="40578B87" w14:textId="60322079" w:rsidR="00CB7E80" w:rsidRDefault="00CB7E80">
      <w:pPr>
        <w:pStyle w:val="CommentText"/>
      </w:pPr>
      <w:r>
        <w:rPr>
          <w:rStyle w:val="CommentReference"/>
        </w:rPr>
        <w:annotationRef/>
      </w:r>
      <w:r>
        <w:rPr>
          <w:rFonts w:cstheme="minorHAnsi"/>
          <w:bCs/>
          <w:sz w:val="22"/>
          <w:szCs w:val="22"/>
          <w:lang w:val="en-US"/>
        </w:rPr>
        <w:t>as the ecological and environmental processes that structure and regulate large marine ecosystems may vary across regional oceans</w:t>
      </w:r>
    </w:p>
  </w:comment>
  <w:comment w:id="4" w:author="Max Lindmark" w:date="2020-01-01T17:12:00Z" w:initials="ML">
    <w:p w14:paraId="4DA313EB" w14:textId="2C9D073E" w:rsidR="0016357E" w:rsidRPr="0016357E" w:rsidRDefault="0016357E" w:rsidP="0016357E">
      <w:pPr>
        <w:spacing w:line="480" w:lineRule="auto"/>
        <w:ind w:firstLine="284"/>
        <w:jc w:val="both"/>
        <w:rPr>
          <w:rFonts w:ascii="Times" w:hAnsi="Times" w:cstheme="minorHAnsi"/>
          <w:bCs/>
          <w:sz w:val="22"/>
          <w:szCs w:val="22"/>
          <w:lang w:val="en-US"/>
        </w:rPr>
      </w:pPr>
      <w:r>
        <w:rPr>
          <w:rStyle w:val="CommentReference"/>
        </w:rPr>
        <w:annotationRef/>
      </w:r>
      <w:r>
        <w:rPr>
          <w:rFonts w:ascii="Times" w:hAnsi="Times" w:cstheme="minorHAnsi"/>
          <w:bCs/>
          <w:sz w:val="22"/>
          <w:szCs w:val="22"/>
          <w:lang w:val="en-US"/>
        </w:rPr>
        <w:t>Overall</w:t>
      </w:r>
      <w:r w:rsidRPr="00D24176">
        <w:rPr>
          <w:rFonts w:ascii="Times" w:hAnsi="Times" w:cstheme="minorHAnsi"/>
          <w:bCs/>
          <w:sz w:val="22"/>
          <w:szCs w:val="22"/>
          <w:lang w:val="en-US"/>
        </w:rPr>
        <w:t>, MSSMs constitute a promising framework for assessing the effects of climate change, as t</w:t>
      </w:r>
      <w:r w:rsidRPr="00FC0A34">
        <w:rPr>
          <w:rFonts w:ascii="Times" w:hAnsi="Times" w:cstheme="minorHAnsi"/>
          <w:bCs/>
          <w:sz w:val="22"/>
          <w:szCs w:val="22"/>
          <w:lang w:val="en-US"/>
        </w:rPr>
        <w:t xml:space="preserve">hey can provide predictions more detailed descriptions of regional food webs while </w:t>
      </w:r>
      <w:r>
        <w:rPr>
          <w:rFonts w:ascii="Times" w:hAnsi="Times" w:cstheme="minorHAnsi"/>
          <w:bCs/>
          <w:sz w:val="22"/>
          <w:szCs w:val="22"/>
          <w:lang w:val="en-US"/>
        </w:rPr>
        <w:t xml:space="preserve">still </w:t>
      </w:r>
      <w:r w:rsidRPr="00FC0A34">
        <w:rPr>
          <w:rFonts w:ascii="Times" w:hAnsi="Times" w:cstheme="minorHAnsi"/>
          <w:bCs/>
          <w:sz w:val="22"/>
          <w:szCs w:val="22"/>
          <w:lang w:val="en-US"/>
        </w:rPr>
        <w:t xml:space="preserve">being based on general </w:t>
      </w:r>
      <w:r>
        <w:rPr>
          <w:rFonts w:ascii="Times" w:hAnsi="Times" w:cstheme="minorHAnsi"/>
          <w:bCs/>
          <w:sz w:val="22"/>
          <w:szCs w:val="22"/>
          <w:lang w:val="en-US"/>
        </w:rPr>
        <w:t>principles</w:t>
      </w:r>
      <w:r w:rsidRPr="00FC0A34">
        <w:rPr>
          <w:rFonts w:ascii="Times" w:hAnsi="Times" w:cstheme="minorHAnsi"/>
          <w:bCs/>
          <w:sz w:val="22"/>
          <w:szCs w:val="22"/>
          <w:lang w:val="en-US"/>
        </w:rPr>
        <w:t>.</w:t>
      </w:r>
    </w:p>
  </w:comment>
  <w:comment w:id="5" w:author="Max Lindmark" w:date="2019-11-08T18:27:00Z" w:initials="ML">
    <w:p w14:paraId="7CB394AA" w14:textId="77777777" w:rsidR="00362263" w:rsidRPr="00ED4883" w:rsidRDefault="00362263" w:rsidP="00362263">
      <w:r>
        <w:rPr>
          <w:rStyle w:val="CommentReference"/>
        </w:rPr>
        <w:annotationRef/>
      </w:r>
      <w:hyperlink r:id="rId1" w:history="1">
        <w:r w:rsidRPr="00A6196D">
          <w:rPr>
            <w:rStyle w:val="Hyperlink"/>
          </w:rPr>
          <w:t>https://www.smhi.se/en/research/research-departments/climate-research-rossby-centre2-552/rca4-nemo-a-high-resolution-regional-coupled-model-system-1.121105</w:t>
        </w:r>
      </w:hyperlink>
    </w:p>
    <w:p w14:paraId="105B38CB" w14:textId="77777777" w:rsidR="00362263" w:rsidRPr="00ED4883" w:rsidRDefault="00362263" w:rsidP="00362263"/>
    <w:p w14:paraId="169E811D" w14:textId="77777777" w:rsidR="00362263" w:rsidRPr="00FB3FD9" w:rsidRDefault="00362263" w:rsidP="00362263">
      <w:pPr>
        <w:rPr>
          <w:rFonts w:ascii="Times New Roman" w:hAnsi="Times New Roman"/>
        </w:rPr>
      </w:pPr>
      <w:hyperlink r:id="rId2" w:anchor="scenario=rcp85,season=year,param=temperature" w:history="1">
        <w:r w:rsidRPr="00FB3FD9">
          <w:rPr>
            <w:rStyle w:val="Hyperlink"/>
          </w:rPr>
          <w:t>https://www.smhi.se/klimat/framtidens-klimat/klimatscenarier-for-hav#scenario=rcp85,season=year,param=temperature</w:t>
        </w:r>
      </w:hyperlink>
    </w:p>
  </w:comment>
  <w:comment w:id="6" w:author="Max Lindmark" w:date="2019-12-19T09:21:00Z" w:initials="ML">
    <w:p w14:paraId="142EDC42" w14:textId="77777777" w:rsidR="00CB7E80" w:rsidRDefault="00CB7E80" w:rsidP="000D2816">
      <w:pPr>
        <w:pStyle w:val="ListParagraph"/>
        <w:numPr>
          <w:ilvl w:val="0"/>
          <w:numId w:val="15"/>
        </w:numPr>
        <w:spacing w:line="480" w:lineRule="auto"/>
        <w:ind w:left="714" w:hanging="357"/>
        <w:jc w:val="both"/>
        <w:rPr>
          <w:lang w:val="en-US"/>
        </w:rPr>
      </w:pPr>
      <w:r>
        <w:rPr>
          <w:rStyle w:val="CommentReference"/>
        </w:rPr>
        <w:annotationRef/>
      </w:r>
      <w:r>
        <w:rPr>
          <w:lang w:val="en-US"/>
        </w:rPr>
        <w:t>Describe parameterization and data sources broadly</w:t>
      </w:r>
    </w:p>
    <w:p w14:paraId="6672B9F0" w14:textId="046A4C28" w:rsidR="00CB7E80" w:rsidRPr="000D2816" w:rsidRDefault="00CB7E80" w:rsidP="000D2816">
      <w:pPr>
        <w:pStyle w:val="ListParagraph"/>
        <w:numPr>
          <w:ilvl w:val="0"/>
          <w:numId w:val="15"/>
        </w:numPr>
        <w:spacing w:line="480" w:lineRule="auto"/>
        <w:ind w:left="714" w:hanging="357"/>
        <w:jc w:val="both"/>
        <w:rPr>
          <w:lang w:val="en-US"/>
        </w:rPr>
      </w:pPr>
      <w:r>
        <w:rPr>
          <w:lang w:val="en-US"/>
        </w:rPr>
        <w:t>M</w:t>
      </w:r>
      <w:r w:rsidRPr="00190E51">
        <w:rPr>
          <w:lang w:val="en-US"/>
        </w:rPr>
        <w:t xml:space="preserve">otivations for this system given question </w:t>
      </w:r>
      <w:r>
        <w:rPr>
          <w:lang w:val="en-US"/>
        </w:rPr>
        <w:t>(i.e. species resolved with empirically derived parameters and predicted warming)</w:t>
      </w:r>
    </w:p>
  </w:comment>
  <w:comment w:id="7" w:author="Asta Audzijonyte" w:date="2019-11-29T14:03:00Z" w:initials="AA">
    <w:p w14:paraId="2B661251" w14:textId="27344A7E" w:rsidR="00CB7E80" w:rsidRDefault="00CB7E80">
      <w:pPr>
        <w:pStyle w:val="CommentText"/>
      </w:pPr>
      <w:r>
        <w:rPr>
          <w:rStyle w:val="CommentReference"/>
        </w:rPr>
        <w:annotationRef/>
      </w:r>
      <w:r>
        <w:t>Is it a “proper food web” or “Baltic proper”. I think many people will not know what the Baltic proper or these ICES subdivisions are</w:t>
      </w:r>
    </w:p>
  </w:comment>
  <w:comment w:id="8" w:author="Max Lindmark" w:date="2019-12-19T09:03:00Z" w:initials="ML">
    <w:p w14:paraId="53CBDD70" w14:textId="108128E3" w:rsidR="00CB7E80" w:rsidRDefault="00CB7E80">
      <w:pPr>
        <w:pStyle w:val="CommentText"/>
      </w:pPr>
      <w:r>
        <w:rPr>
          <w:rStyle w:val="CommentReference"/>
        </w:rPr>
        <w:annotationRef/>
      </w:r>
      <w:r>
        <w:t>I can put a map of the Baltic proper in the Appendix, but it’s roughly the southern half, the more marine part.</w:t>
      </w:r>
    </w:p>
  </w:comment>
  <w:comment w:id="9" w:author="Asta Audzijonyte" w:date="2019-11-29T14:04:00Z" w:initials="AA">
    <w:p w14:paraId="5570FE0E" w14:textId="771C97B7" w:rsidR="00CB7E80" w:rsidRDefault="00CB7E80">
      <w:pPr>
        <w:pStyle w:val="CommentText"/>
      </w:pPr>
      <w:r>
        <w:rPr>
          <w:rStyle w:val="CommentReference"/>
        </w:rPr>
        <w:annotationRef/>
      </w:r>
      <w:r>
        <w:t xml:space="preserve">Yes, how much of the total biomass is made by these species? </w:t>
      </w:r>
    </w:p>
  </w:comment>
  <w:comment w:id="10" w:author="Max Lindmark" w:date="2019-12-19T09:06:00Z" w:initials="ML">
    <w:p w14:paraId="4AF5470E" w14:textId="49EE7B66" w:rsidR="00CB7E80" w:rsidRDefault="00CB7E80">
      <w:pPr>
        <w:pStyle w:val="CommentText"/>
      </w:pPr>
      <w:r>
        <w:rPr>
          <w:rStyle w:val="CommentReference"/>
        </w:rPr>
        <w:annotationRef/>
      </w:r>
      <w:r>
        <w:t xml:space="preserve">Hm, that’s quite hard to say since they are basically the only ones that are assessed! My guess is that some flatfishes could </w:t>
      </w:r>
      <w:r w:rsidR="0011310E">
        <w:t>be up there</w:t>
      </w:r>
      <w:r>
        <w:t>, but I don’t think any other species or groups are</w:t>
      </w:r>
      <w:r w:rsidR="0011310E">
        <w:t>.</w:t>
      </w:r>
      <w:r>
        <w:t xml:space="preserve"> </w:t>
      </w:r>
    </w:p>
    <w:p w14:paraId="10A26DA3" w14:textId="77777777" w:rsidR="00CB7E80" w:rsidRDefault="00CB7E80">
      <w:pPr>
        <w:pStyle w:val="CommentText"/>
      </w:pPr>
    </w:p>
    <w:p w14:paraId="1DAD9CE0" w14:textId="77777777" w:rsidR="00CB7E80" w:rsidRDefault="00CB7E80">
      <w:pPr>
        <w:pStyle w:val="CommentText"/>
      </w:pPr>
      <w:r>
        <w:t>More recently though stickleback has increased a lot and an assessment came out in 2019 estimating that they in some years can have twice the biomass of sprat (!).</w:t>
      </w:r>
    </w:p>
    <w:p w14:paraId="5F337E5F" w14:textId="5F2816B2" w:rsidR="00CB7E80" w:rsidRDefault="001E0B3A">
      <w:pPr>
        <w:pStyle w:val="CommentText"/>
      </w:pPr>
      <w:hyperlink r:id="rId3" w:history="1">
        <w:r w:rsidR="00CB7E80" w:rsidRPr="0036613E">
          <w:rPr>
            <w:rStyle w:val="Hyperlink"/>
          </w:rPr>
          <w:t>https://academic.oup.com/icesjms/article-abstract/76/6/1653/5480400</w:t>
        </w:r>
      </w:hyperlink>
      <w:r w:rsidR="00CB7E80">
        <w:t>. Although, I think that was an extreme case and even now they are not that abundant most years. And likely not in the time periods we largely consider here.</w:t>
      </w:r>
    </w:p>
  </w:comment>
  <w:comment w:id="11" w:author="Max Lindmark" w:date="2019-12-19T09:24:00Z" w:initials="ML">
    <w:p w14:paraId="3CDF7D90" w14:textId="3F9C0646" w:rsidR="00CB7E80" w:rsidRDefault="00CB7E80" w:rsidP="006772C1">
      <w:pPr>
        <w:pStyle w:val="CommentText"/>
      </w:pPr>
      <w:r>
        <w:rPr>
          <w:rStyle w:val="CommentReference"/>
        </w:rPr>
        <w:annotationRef/>
      </w:r>
      <w:r w:rsidR="0060197D">
        <w:t>I just saw that starvation mortality i</w:t>
      </w:r>
    </w:p>
  </w:comment>
  <w:comment w:id="12" w:author="Max Lindmark" w:date="2019-12-19T14:47:00Z" w:initials="ML">
    <w:p w14:paraId="5AF284AD" w14:textId="1A798AF5" w:rsidR="00CB7E80" w:rsidRDefault="00CB7E80">
      <w:pPr>
        <w:pStyle w:val="CommentText"/>
      </w:pPr>
      <w:r>
        <w:rPr>
          <w:rStyle w:val="CommentReference"/>
        </w:rPr>
        <w:annotationRef/>
      </w:r>
      <w:r>
        <w:t>Make sure I’m consistent here, and consistent with mizer</w:t>
      </w:r>
    </w:p>
  </w:comment>
  <w:comment w:id="13" w:author="Asta Audzijonyte" w:date="2019-11-29T14:12:00Z" w:initials="AA">
    <w:p w14:paraId="6B0D31A2" w14:textId="097FDCDF" w:rsidR="00CB7E80" w:rsidRDefault="00CB7E80">
      <w:pPr>
        <w:pStyle w:val="CommentText"/>
      </w:pPr>
      <w:r>
        <w:rPr>
          <w:rStyle w:val="CommentReference"/>
        </w:rPr>
        <w:annotationRef/>
      </w:r>
      <w:r>
        <w:t xml:space="preserve">This is a potentially misleading term, because it is not really evolution. Perhaps you can say “the dynamics of the background spectra are modelled through a semi-chemostat model </w:t>
      </w:r>
    </w:p>
  </w:comment>
  <w:comment w:id="14" w:author="Max Lindmark" w:date="2019-12-19T08:47:00Z" w:initials="ML">
    <w:p w14:paraId="10FEAC70" w14:textId="3EDDD526" w:rsidR="00CB7E80" w:rsidRDefault="00B75CDE">
      <w:pPr>
        <w:pStyle w:val="CommentText"/>
      </w:pPr>
      <w:r>
        <w:t xml:space="preserve">Thanks, </w:t>
      </w:r>
      <w:r w:rsidR="00CB7E80">
        <w:rPr>
          <w:rStyle w:val="CommentReference"/>
        </w:rPr>
        <w:annotationRef/>
      </w:r>
      <w:r>
        <w:t>c</w:t>
      </w:r>
      <w:r w:rsidR="00CB7E80">
        <w:t>hanged to dynamics!</w:t>
      </w:r>
    </w:p>
  </w:comment>
  <w:comment w:id="15" w:author="Max Lindmark [2]" w:date="2019-08-03T09:59:00Z" w:initials="ML">
    <w:p w14:paraId="2DE81FCE" w14:textId="77777777" w:rsidR="00CB7E80" w:rsidRPr="00B90582" w:rsidRDefault="00CB7E80" w:rsidP="008B10AB">
      <w:pPr>
        <w:pStyle w:val="CommentText"/>
        <w:rPr>
          <w:lang w:val="en-US"/>
        </w:rPr>
      </w:pPr>
      <w:r>
        <w:rPr>
          <w:rStyle w:val="CommentReference"/>
        </w:rPr>
        <w:annotationRef/>
      </w:r>
      <w:r w:rsidRPr="00B90582">
        <w:rPr>
          <w:lang w:val="en-US"/>
        </w:rPr>
        <w:t>Check I say R for resource further down</w:t>
      </w:r>
    </w:p>
  </w:comment>
  <w:comment w:id="16" w:author="Max Lindmark" w:date="2020-01-01T17:37:00Z" w:initials="ML">
    <w:p w14:paraId="5A59F160" w14:textId="6691A8ED" w:rsidR="008E4449" w:rsidRPr="008E4449" w:rsidRDefault="008E4449">
      <w:pPr>
        <w:pStyle w:val="CommentText"/>
        <w:rPr>
          <w:lang w:val="en-US"/>
        </w:rPr>
      </w:pPr>
    </w:p>
  </w:comment>
  <w:comment w:id="18" w:author="Asta Audzijonyte" w:date="2019-11-29T14:15:00Z" w:initials="AA">
    <w:p w14:paraId="2DE96EE4" w14:textId="7BEE3CAD" w:rsidR="00CB7E80" w:rsidRDefault="00CB7E80">
      <w:pPr>
        <w:pStyle w:val="CommentText"/>
      </w:pPr>
      <w:r>
        <w:rPr>
          <w:rStyle w:val="CommentReference"/>
        </w:rPr>
        <w:annotationRef/>
      </w:r>
      <w:r>
        <w:t xml:space="preserve">Again, reviewers will ask for explanation why. There is evidence that lambda would be affected. I am not saying you should explore the effects on lambda but refs will be needed </w:t>
      </w:r>
    </w:p>
  </w:comment>
  <w:comment w:id="19" w:author="Asta Audzijonyte" w:date="2019-11-29T14:16:00Z" w:initials="AA">
    <w:p w14:paraId="02B8761A" w14:textId="6FE510CC" w:rsidR="00CB7E80" w:rsidRDefault="00CB7E80">
      <w:pPr>
        <w:pStyle w:val="CommentText"/>
      </w:pPr>
      <w:r>
        <w:rPr>
          <w:rStyle w:val="CommentReference"/>
        </w:rPr>
        <w:annotationRef/>
      </w:r>
      <w:r>
        <w:t xml:space="preserve">Not sure I understand this? Are you doing some bootstrapping and running multiple models? </w:t>
      </w:r>
    </w:p>
  </w:comment>
  <w:comment w:id="20" w:author="Max Lindmark" w:date="2019-12-27T14:45:00Z" w:initials="ML">
    <w:p w14:paraId="76C0DFD0" w14:textId="5B467A94" w:rsidR="00CB7E80" w:rsidRPr="00B713F8" w:rsidRDefault="00CB7E80" w:rsidP="00B713F8">
      <w:pPr>
        <w:pStyle w:val="Caption"/>
        <w:keepNext/>
        <w:spacing w:line="480" w:lineRule="auto"/>
        <w:rPr>
          <w:i w:val="0"/>
          <w:color w:val="FF0000"/>
          <w:sz w:val="22"/>
          <w:szCs w:val="22"/>
        </w:rPr>
      </w:pPr>
      <w:r>
        <w:rPr>
          <w:rStyle w:val="CommentReference"/>
        </w:rPr>
        <w:annotationRef/>
      </w:r>
      <w:r>
        <w:rPr>
          <w:i w:val="0"/>
          <w:color w:val="FF0000"/>
          <w:sz w:val="22"/>
          <w:szCs w:val="22"/>
        </w:rPr>
        <w:t xml:space="preserve">Asta: </w:t>
      </w:r>
      <w:r w:rsidRPr="000C71C3">
        <w:rPr>
          <w:i w:val="0"/>
          <w:color w:val="FF0000"/>
          <w:sz w:val="22"/>
          <w:szCs w:val="22"/>
        </w:rPr>
        <w:t xml:space="preserve">Max, sorry, but I am not sure I follow this. I guess more description in the methods is needed. Initially I thought you are using a few values of activation energies, but now it seems you are using lots of random draws. So are you running multiple simulations for a scenario? Are all E values changing independently? Are you exploring each effect separately or are all five E rates sampled randomly and then all applied? How many simulations? This seems like a great approach to assess uncertainty, but I just need a bit more info to follow it </w:t>
      </w:r>
    </w:p>
  </w:comment>
  <w:comment w:id="22" w:author="Julia Blanchard" w:date="2019-06-06T22:59:00Z" w:initials="JB">
    <w:p w14:paraId="0AEF0669" w14:textId="77777777" w:rsidR="00CB7E80" w:rsidRPr="00D511C7" w:rsidRDefault="00CB7E80" w:rsidP="001B012A">
      <w:pPr>
        <w:pStyle w:val="CommentText"/>
        <w:rPr>
          <w:lang w:val="en-US"/>
        </w:rPr>
      </w:pPr>
      <w:r>
        <w:rPr>
          <w:rStyle w:val="CommentReference"/>
        </w:rPr>
        <w:annotationRef/>
      </w:r>
      <w:r w:rsidRPr="003A0E5C">
        <w:rPr>
          <w:lang w:val="en-US"/>
        </w:rPr>
        <w:t xml:space="preserve">Do you have catches? One issue that has come up a lot – and see follow on papers ( Spence et al) is an issue abut using SSB. </w:t>
      </w:r>
      <w:r w:rsidRPr="00D511C7">
        <w:rPr>
          <w:lang w:val="en-US"/>
        </w:rPr>
        <w:t>On one hadn they are form statistical fitted stock assessment models so they do fit the data. But on the other hand based on very different assumptions – it is a surprise we get differences…</w:t>
      </w:r>
    </w:p>
    <w:p w14:paraId="0ED597C7" w14:textId="77777777" w:rsidR="00CB7E80" w:rsidRPr="00D511C7" w:rsidRDefault="00CB7E80" w:rsidP="001B012A">
      <w:pPr>
        <w:pStyle w:val="CommentText"/>
        <w:rPr>
          <w:lang w:val="en-US"/>
        </w:rPr>
      </w:pPr>
    </w:p>
    <w:p w14:paraId="332C7886" w14:textId="77777777" w:rsidR="00CB7E80" w:rsidRPr="003A0E5C" w:rsidRDefault="00CB7E80" w:rsidP="001B012A">
      <w:pPr>
        <w:pStyle w:val="CommentText"/>
        <w:rPr>
          <w:lang w:val="en-US"/>
        </w:rPr>
      </w:pPr>
      <w:r w:rsidRPr="003A0E5C">
        <w:rPr>
          <w:lang w:val="en-US"/>
        </w:rPr>
        <w:t>So you might want to think about comparing what happens if you fit to catches (rather than only SSB )</w:t>
      </w:r>
    </w:p>
    <w:p w14:paraId="4C186E3E" w14:textId="77777777" w:rsidR="00CB7E80" w:rsidRPr="003A0E5C" w:rsidRDefault="00CB7E80" w:rsidP="001B012A">
      <w:pPr>
        <w:pStyle w:val="CommentText"/>
        <w:rPr>
          <w:lang w:val="en-US"/>
        </w:rPr>
      </w:pPr>
    </w:p>
    <w:p w14:paraId="604A17E3" w14:textId="77777777" w:rsidR="00CB7E80" w:rsidRPr="00D511C7" w:rsidRDefault="00CB7E80" w:rsidP="001B012A">
      <w:pPr>
        <w:pStyle w:val="CommentText"/>
        <w:rPr>
          <w:lang w:val="en-US"/>
        </w:rPr>
      </w:pPr>
      <w:r w:rsidRPr="003A0E5C">
        <w:rPr>
          <w:lang w:val="en-US"/>
        </w:rPr>
        <w:t xml:space="preserve">But there is no single way to do this…. </w:t>
      </w:r>
      <w:r w:rsidRPr="00D511C7">
        <w:rPr>
          <w:lang w:val="en-US"/>
        </w:rPr>
        <w:t>So you need to also use your judgement about the system to decide what is most appropriate</w:t>
      </w:r>
    </w:p>
  </w:comment>
  <w:comment w:id="23" w:author="Max Lindmark [2]" w:date="2019-08-02T11:02:00Z" w:initials="ML">
    <w:p w14:paraId="158357BA" w14:textId="77777777" w:rsidR="00CB7E80" w:rsidRPr="00F81F48" w:rsidRDefault="00CB7E80" w:rsidP="001B012A">
      <w:pPr>
        <w:pStyle w:val="CommentText"/>
      </w:pPr>
      <w:r>
        <w:rPr>
          <w:rStyle w:val="CommentReference"/>
        </w:rPr>
        <w:annotationRef/>
      </w:r>
      <w:r w:rsidRPr="00F81F48">
        <w:rPr>
          <w:rStyle w:val="CommentReference"/>
        </w:rPr>
        <w:t>I have thought a lot about this</w:t>
      </w:r>
      <w:r>
        <w:rPr>
          <w:rStyle w:val="CommentReference"/>
        </w:rPr>
        <w:t>, but did not in the end try catches simply because the quota has not been caught since 2007, so they would not really reflect the true abundance in the same way throughout the time series</w:t>
      </w:r>
    </w:p>
  </w:comment>
  <w:comment w:id="21" w:author="Max Lindmark" w:date="2019-12-31T09:47:00Z" w:initials="ML">
    <w:p w14:paraId="40C97DBF" w14:textId="20AB91FC" w:rsidR="00762CE6" w:rsidRDefault="00762CE6">
      <w:pPr>
        <w:pStyle w:val="CommentText"/>
      </w:pPr>
      <w:r>
        <w:rPr>
          <w:rStyle w:val="CommentReference"/>
        </w:rPr>
        <w:annotationRef/>
      </w:r>
      <w:r>
        <w:t>Asta, you said it was hard to follow this in the earlier version. I tried to rewrite it, let me know if it seems O</w:t>
      </w:r>
      <w:r w:rsidR="00F50850">
        <w:t>K!</w:t>
      </w:r>
    </w:p>
  </w:comment>
  <w:comment w:id="24" w:author="Max Lindmark" w:date="2019-11-08T18:27:00Z" w:initials="ML">
    <w:p w14:paraId="7B8C04BB" w14:textId="77777777" w:rsidR="00CB7E80" w:rsidRPr="00ED4883" w:rsidRDefault="00CB7E80" w:rsidP="00ED3013">
      <w:r>
        <w:rPr>
          <w:rStyle w:val="CommentReference"/>
        </w:rPr>
        <w:annotationRef/>
      </w:r>
      <w:hyperlink r:id="rId4" w:history="1">
        <w:r w:rsidRPr="00A6196D">
          <w:rPr>
            <w:rStyle w:val="Hyperlink"/>
          </w:rPr>
          <w:t>https://www.smhi.se/en/research/research-departments/climate-research-rossby-centre2-552/rca4-nemo-a-high-resolution-regional-coupled-model-system-1.121105</w:t>
        </w:r>
      </w:hyperlink>
    </w:p>
    <w:p w14:paraId="459E714B" w14:textId="77777777" w:rsidR="00CB7E80" w:rsidRPr="00ED4883" w:rsidRDefault="00CB7E80" w:rsidP="00ED3013"/>
    <w:p w14:paraId="6A6D31B8" w14:textId="77777777" w:rsidR="00CB7E80" w:rsidRPr="00FB3FD9" w:rsidRDefault="001E0B3A" w:rsidP="00ED3013">
      <w:pPr>
        <w:rPr>
          <w:rFonts w:ascii="Times New Roman" w:hAnsi="Times New Roman"/>
        </w:rPr>
      </w:pPr>
      <w:hyperlink r:id="rId5" w:anchor="scenario=rcp85,season=year,param=temperature" w:history="1">
        <w:r w:rsidR="00CB7E80" w:rsidRPr="00FB3FD9">
          <w:rPr>
            <w:rStyle w:val="Hyperlink"/>
          </w:rPr>
          <w:t>https://www.smhi.se/klimat/framtidens-klimat/klimatscenarier-for-hav#scenario=rcp85,season=year,param=temperature</w:t>
        </w:r>
      </w:hyperlink>
    </w:p>
  </w:comment>
  <w:comment w:id="25" w:author="Max Lindmark" w:date="2019-11-20T16:22:00Z" w:initials="ML">
    <w:p w14:paraId="486FCEF9" w14:textId="77777777" w:rsidR="00CB7E80" w:rsidRDefault="00CB7E80">
      <w:pPr>
        <w:pStyle w:val="CommentText"/>
      </w:pPr>
      <w:r>
        <w:rPr>
          <w:rStyle w:val="CommentReference"/>
        </w:rPr>
        <w:annotationRef/>
      </w:r>
      <w:r>
        <w:t xml:space="preserve">The reason I went for the mean of assessmens + ssm is because I do use mean assessment F in the calibration processes, but because it’s not a perfect fit between FMSY from assessment and model, I felt that using either of those for the “default F” in future projections would be wrong for different reasons. </w:t>
      </w:r>
    </w:p>
    <w:p w14:paraId="75DAFC61" w14:textId="77777777" w:rsidR="00CB7E80" w:rsidRDefault="00CB7E80">
      <w:pPr>
        <w:pStyle w:val="CommentText"/>
      </w:pPr>
    </w:p>
    <w:p w14:paraId="4F4163FE" w14:textId="77777777" w:rsidR="00CB7E80" w:rsidRDefault="00CB7E80">
      <w:pPr>
        <w:pStyle w:val="CommentText"/>
      </w:pPr>
      <w:r>
        <w:t>If I had used SSM-FMSY in the projections that would lead to very different F’s compared to the calibration, and if I had used assessment-FMSY that would lead F’s being quite far away from what’s going on in the model.</w:t>
      </w:r>
    </w:p>
    <w:p w14:paraId="46413785" w14:textId="77777777" w:rsidR="00CB7E80" w:rsidRDefault="00CB7E80">
      <w:pPr>
        <w:pStyle w:val="CommentText"/>
      </w:pPr>
    </w:p>
    <w:p w14:paraId="7B92BB24" w14:textId="721FA85B" w:rsidR="00CB7E80" w:rsidRDefault="00CB7E80">
      <w:pPr>
        <w:pStyle w:val="CommentText"/>
      </w:pPr>
      <w:r>
        <w:t>Therefore I used simply the average of everything for the default… I plan to do some sensitivity analysis here and will put that in the appendix.</w:t>
      </w:r>
    </w:p>
  </w:comment>
  <w:comment w:id="26" w:author="Asta Audzijonyte" w:date="2019-11-29T14:21:00Z" w:initials="AA">
    <w:p w14:paraId="4CA612B1" w14:textId="3992DEA5" w:rsidR="00CB7E80" w:rsidRDefault="00CB7E80">
      <w:pPr>
        <w:pStyle w:val="CommentText"/>
      </w:pPr>
      <w:r>
        <w:rPr>
          <w:rStyle w:val="CommentReference"/>
        </w:rPr>
        <w:annotationRef/>
      </w:r>
      <w:r>
        <w:t>Makes sense. I am not sure with ssm but know that it is sometimes quite hard to put F from assessments into ssm models directly, although the North Sea model seems to have done that? I think it is not so important perhaps what the exact F level is, but rather the trend. However, it would be interesting to see what the difference is? And … how do get F from ssm? Isn’t this smth you actually put in, rather than extract? Or did I misunderstand smth here?</w:t>
      </w:r>
    </w:p>
  </w:comment>
  <w:comment w:id="27" w:author="Max Lindmark" w:date="2019-12-31T10:10:00Z" w:initials="ML">
    <w:p w14:paraId="7A50777E" w14:textId="6D7CCD56" w:rsidR="00D01345" w:rsidRDefault="00D01345">
      <w:pPr>
        <w:pStyle w:val="CommentText"/>
      </w:pPr>
      <w:r>
        <w:rPr>
          <w:rStyle w:val="CommentReference"/>
        </w:rPr>
        <w:annotationRef/>
      </w:r>
      <w:r>
        <w:t xml:space="preserve">Yes, sorry that was not well described. I mean that the projection-part of the time series corresponds to FMSY, not F. As described below, this is also now clarified in </w:t>
      </w:r>
      <w:r w:rsidRPr="00D01345">
        <w:rPr>
          <w:color w:val="FF0000"/>
        </w:rPr>
        <w:t>Fig. S8</w:t>
      </w:r>
    </w:p>
  </w:comment>
  <w:comment w:id="28" w:author="Max Lindmark" w:date="2019-11-20T14:43:00Z" w:initials="ML">
    <w:p w14:paraId="27FCFA36" w14:textId="1E8F00C8" w:rsidR="00CB7E80" w:rsidRDefault="00CB7E80">
      <w:pPr>
        <w:pStyle w:val="CommentText"/>
      </w:pPr>
      <w:r>
        <w:rPr>
          <w:rStyle w:val="CommentReference"/>
        </w:rPr>
        <w:annotationRef/>
      </w:r>
      <w:r>
        <w:t>For now I put them together in bullet point lists with each figure</w:t>
      </w:r>
    </w:p>
  </w:comment>
  <w:comment w:id="29" w:author="Max Lindmark" w:date="2019-12-31T15:15:00Z" w:initials="ML">
    <w:p w14:paraId="465AAA7F" w14:textId="7BC4E011" w:rsidR="004A0D66" w:rsidRPr="00CE7644" w:rsidRDefault="004A0D66">
      <w:pPr>
        <w:pStyle w:val="CommentText"/>
        <w:rPr>
          <w:color w:val="FF0000"/>
        </w:rPr>
      </w:pPr>
      <w:r w:rsidRPr="00CE7644">
        <w:rPr>
          <w:rStyle w:val="CommentReference"/>
          <w:color w:val="FF0000"/>
        </w:rPr>
        <w:annotationRef/>
      </w:r>
      <w:r w:rsidRPr="00CE7644">
        <w:rPr>
          <w:color w:val="FF0000"/>
        </w:rPr>
        <w:t>Update</w:t>
      </w:r>
    </w:p>
  </w:comment>
  <w:comment w:id="30" w:author="Max Lindmark" w:date="2020-01-01T15:54:00Z" w:initials="ML">
    <w:p w14:paraId="07332A9F" w14:textId="391F559C" w:rsidR="00FC0A34" w:rsidRPr="00FC0A34" w:rsidRDefault="00FC0A34">
      <w:pPr>
        <w:pStyle w:val="CommentText"/>
        <w:rPr>
          <w:color w:val="FF0000"/>
        </w:rPr>
      </w:pPr>
      <w:r w:rsidRPr="00FC0A34">
        <w:rPr>
          <w:rStyle w:val="CommentReference"/>
          <w:color w:val="FF0000"/>
        </w:rPr>
        <w:annotationRef/>
      </w:r>
      <w:r w:rsidRPr="00FC0A34">
        <w:rPr>
          <w:color w:val="FF0000"/>
        </w:rPr>
        <w:t>Get this with mean size as well??</w:t>
      </w:r>
    </w:p>
  </w:comment>
  <w:comment w:id="31" w:author="Asta Audzijonyte" w:date="2019-11-29T15:19:00Z" w:initials="AA">
    <w:p w14:paraId="299733B0" w14:textId="4DF74836" w:rsidR="00CB7E80" w:rsidRDefault="00CB7E80">
      <w:pPr>
        <w:pStyle w:val="CommentText"/>
      </w:pPr>
      <w:r>
        <w:rPr>
          <w:rStyle w:val="CommentReference"/>
        </w:rPr>
        <w:annotationRef/>
      </w:r>
      <w:r>
        <w:t>Or you mean – it can have? I assume the confidence bands also go above 1? (can’t see them)</w:t>
      </w:r>
    </w:p>
  </w:comment>
  <w:comment w:id="32" w:author="Asta Audzijonyte" w:date="2019-11-29T15:20:00Z" w:initials="AA">
    <w:p w14:paraId="20A124B2" w14:textId="2F4E08B9" w:rsidR="00CB7E80" w:rsidRDefault="00CB7E80">
      <w:pPr>
        <w:pStyle w:val="CommentText"/>
      </w:pPr>
      <w:r>
        <w:rPr>
          <w:rStyle w:val="CommentReference"/>
        </w:rPr>
        <w:annotationRef/>
      </w:r>
      <w:r>
        <w:t xml:space="preserve">The activation energies for the three rates are quite similar (at least the median), so we might expect that things will generally stay similar. Why do they grow faster? It should be possible to disentangle that. Does the feeding level improve with higher temp? </w:t>
      </w:r>
    </w:p>
  </w:comment>
  <w:comment w:id="33" w:author="Max Lindmark" w:date="2019-11-20T17:22:00Z" w:initials="ML">
    <w:p w14:paraId="7680C038" w14:textId="77777777" w:rsidR="00CB7E80" w:rsidRDefault="00CB7E80">
      <w:pPr>
        <w:pStyle w:val="CommentText"/>
      </w:pPr>
      <w:r>
        <w:rPr>
          <w:rStyle w:val="CommentReference"/>
        </w:rPr>
        <w:annotationRef/>
      </w:r>
      <w:r>
        <w:t xml:space="preserve">To make it more reader friendly I might use 0.9, 1 and 1.1 instead which reduces the number of lines… Happy to take other feedback as well! Se bullet points for what I think one should take from this figure (happy to take feedback on that too </w:t>
      </w:r>
      <w:r>
        <w:sym w:font="Wingdings" w:char="F04A"/>
      </w:r>
      <w:r>
        <w:t xml:space="preserve"> )</w:t>
      </w:r>
    </w:p>
    <w:p w14:paraId="39B53FCD" w14:textId="77777777" w:rsidR="00CB7E80" w:rsidRDefault="00CB7E80">
      <w:pPr>
        <w:pStyle w:val="CommentText"/>
      </w:pPr>
    </w:p>
    <w:p w14:paraId="5D938A3F" w14:textId="3AB9D087" w:rsidR="00CB7E80" w:rsidRDefault="00CB7E80">
      <w:pPr>
        <w:pStyle w:val="CommentText"/>
      </w:pPr>
      <w:r>
        <w:t>Another option is to remove the fishing alterations completely and just do the pink lines (maybe putting the current figure in the supplement). Instead of having three rows then I can put everything on 1 row and indicate resource scenarios with colors, in the same way as I do in Fig. 3. I think that might be better, because the results I think is most interesting is not the (predictable) effect of fishing but the difference between the resource-scenarios and how that slightly differs from the growth rateresult.</w:t>
      </w:r>
    </w:p>
  </w:comment>
  <w:comment w:id="34" w:author="Max Lindmark" w:date="2019-12-31T15:15:00Z" w:initials="ML">
    <w:p w14:paraId="0B397E73" w14:textId="52928074" w:rsidR="00E27677" w:rsidRDefault="00E27677">
      <w:pPr>
        <w:pStyle w:val="CommentText"/>
      </w:pPr>
      <w:r w:rsidRPr="00E27677">
        <w:rPr>
          <w:rStyle w:val="CommentReference"/>
          <w:color w:val="FF0000"/>
        </w:rPr>
        <w:annotationRef/>
      </w:r>
      <w:r w:rsidRPr="00E27677">
        <w:rPr>
          <w:color w:val="FF0000"/>
        </w:rPr>
        <w:t>MOVE TO APPENDIX!</w:t>
      </w:r>
      <w:r>
        <w:rPr>
          <w:color w:val="FF0000"/>
        </w:rPr>
        <w:t xml:space="preserve"> ADD THE FIGURE WITH ONLY SPECTRA? RELATIVE AND ABSOLUTE</w:t>
      </w:r>
      <w:r w:rsidR="00C00BDE">
        <w:rPr>
          <w:color w:val="FF0000"/>
        </w:rPr>
        <w:t xml:space="preserve"> IN A DOUBLE PLOT?</w:t>
      </w:r>
    </w:p>
  </w:comment>
  <w:comment w:id="35" w:author="Asta Audzijonyte" w:date="2019-11-29T15:28:00Z" w:initials="AA">
    <w:p w14:paraId="575C365E" w14:textId="5169340B" w:rsidR="00CB7E80" w:rsidRDefault="00CB7E80">
      <w:pPr>
        <w:pStyle w:val="CommentText"/>
      </w:pPr>
      <w:r>
        <w:rPr>
          <w:rStyle w:val="CommentReference"/>
        </w:rPr>
        <w:annotationRef/>
      </w:r>
      <w:r>
        <w:t xml:space="preserve">Ok, so with increased metabolic and intake rates large cod is starving because they can’t feed on resource and don’t benefit from it much and because fish has lower biomass. </w:t>
      </w:r>
    </w:p>
    <w:p w14:paraId="4BFE6EA0" w14:textId="425FB989" w:rsidR="00CB7E80" w:rsidRDefault="00CB7E80">
      <w:pPr>
        <w:pStyle w:val="CommentText"/>
      </w:pPr>
      <w:r>
        <w:t xml:space="preserve">Large herring benefits from increased kappa and regeneration (of benthos or plankton?) </w:t>
      </w:r>
    </w:p>
    <w:p w14:paraId="467EBA43" w14:textId="77777777" w:rsidR="00CB7E80" w:rsidRDefault="00CB7E80">
      <w:pPr>
        <w:pStyle w:val="CommentText"/>
      </w:pPr>
    </w:p>
    <w:p w14:paraId="0EA9A14C" w14:textId="77777777" w:rsidR="00CB7E80" w:rsidRDefault="00CB7E80">
      <w:pPr>
        <w:pStyle w:val="CommentText"/>
      </w:pPr>
      <w:r>
        <w:t xml:space="preserve">Do you know how much of the change in biomass comes from background mortality effect? Background mort can be an important driver if it is high. </w:t>
      </w:r>
    </w:p>
    <w:p w14:paraId="23BFC025" w14:textId="77777777" w:rsidR="00CB7E80" w:rsidRDefault="00CB7E80">
      <w:pPr>
        <w:pStyle w:val="CommentText"/>
      </w:pPr>
    </w:p>
    <w:p w14:paraId="3854933E" w14:textId="680F865B" w:rsidR="00CB7E80" w:rsidRDefault="00CB7E80">
      <w:pPr>
        <w:pStyle w:val="CommentText"/>
      </w:pPr>
      <w:r>
        <w:t xml:space="preserve">Whoa… I just realised that this graph is supposed to show effects of temp scaling and different fishing mortalities at the same time?? So now I don’t follow this anymore… </w:t>
      </w:r>
    </w:p>
  </w:comment>
  <w:comment w:id="36" w:author="Max Lindmark" w:date="2019-12-31T14:41:00Z" w:initials="ML">
    <w:p w14:paraId="7347C0FE" w14:textId="77777777" w:rsidR="00EC53E3" w:rsidRDefault="00EC53E3" w:rsidP="00EC53E3">
      <w:pPr>
        <w:pStyle w:val="CommentText"/>
      </w:pPr>
      <w:r>
        <w:rPr>
          <w:rStyle w:val="CommentReference"/>
        </w:rPr>
        <w:annotationRef/>
      </w:r>
      <w:r>
        <w:t>Ok, so this is interesting and something I did not reflect upon earlier, but it looks a bit strange that yield &gt; ssb? I guess that yield here should be considered a rate here? Since it’s the biomass lost through fishing mortality (which is a rate). (This can also happen in the trait-model)</w:t>
      </w:r>
    </w:p>
    <w:p w14:paraId="22C3BC79" w14:textId="77777777" w:rsidR="00EC53E3" w:rsidRDefault="00EC53E3" w:rsidP="00EC53E3">
      <w:pPr>
        <w:pStyle w:val="CommentText"/>
      </w:pPr>
    </w:p>
    <w:p w14:paraId="4A222C86" w14:textId="77777777" w:rsidR="00EC53E3" w:rsidRDefault="00EC53E3" w:rsidP="00EC53E3">
      <w:pPr>
        <w:pStyle w:val="CommentText"/>
      </w:pPr>
      <w:r>
        <w:t>I anyway will need to change the axis to give the units..</w:t>
      </w:r>
    </w:p>
  </w:comment>
  <w:comment w:id="37" w:author="Max Lindmark" w:date="2019-11-20T17:52:00Z" w:initials="ML">
    <w:p w14:paraId="6C9815E7" w14:textId="5395EBF9" w:rsidR="00B87D34" w:rsidRDefault="00CB7E80">
      <w:pPr>
        <w:pStyle w:val="CommentText"/>
      </w:pPr>
      <w:r>
        <w:rPr>
          <w:rStyle w:val="CommentReference"/>
        </w:rPr>
        <w:annotationRef/>
      </w:r>
      <w:r w:rsidR="00B87D34" w:rsidRPr="00201BB7">
        <w:rPr>
          <w:color w:val="FF0000"/>
        </w:rPr>
        <w:t>SHOULD THIS BE HERE OR THE OTHER? OR NON? USE THE TIME PROJECTION INSTEAD?</w:t>
      </w:r>
      <w:r w:rsidR="00201BB7">
        <w:rPr>
          <w:color w:val="FF0000"/>
        </w:rPr>
        <w:t xml:space="preserve"> THE REASON IS I CAN*T EXPALIN THIS SO WELL</w:t>
      </w:r>
    </w:p>
    <w:p w14:paraId="3E7CCAE5" w14:textId="77777777" w:rsidR="00B87D34" w:rsidRDefault="00B87D34">
      <w:pPr>
        <w:pStyle w:val="CommentText"/>
      </w:pPr>
    </w:p>
    <w:p w14:paraId="4D8FA0D7" w14:textId="17F9FE28" w:rsidR="00CB7E80" w:rsidRDefault="00CB7E80">
      <w:pPr>
        <w:pStyle w:val="CommentText"/>
      </w:pPr>
      <w:r>
        <w:t>The x-axis title is wrong, this is not from a projection with time-varying temperature, so it’s just a scalar to t_ref. Will fix!</w:t>
      </w:r>
    </w:p>
  </w:comment>
  <w:comment w:id="38" w:author="Max Lindmark" w:date="2019-11-20T14:29:00Z" w:initials="ML">
    <w:p w14:paraId="0758F59F" w14:textId="0EAF422A" w:rsidR="00CB7E80" w:rsidRDefault="00CB7E80">
      <w:pPr>
        <w:pStyle w:val="CommentText"/>
      </w:pPr>
      <w:r>
        <w:rPr>
          <w:rStyle w:val="CommentReference"/>
        </w:rPr>
        <w:annotationRef/>
      </w:r>
      <w:r>
        <w:t>Does this sound OK to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146409" w15:done="0"/>
  <w15:commentEx w15:paraId="4E081945" w15:done="0"/>
  <w15:commentEx w15:paraId="40578B87" w15:paraIdParent="4E081945" w15:done="0"/>
  <w15:commentEx w15:paraId="4DA313EB" w15:done="0"/>
  <w15:commentEx w15:paraId="169E811D" w15:done="0"/>
  <w15:commentEx w15:paraId="6672B9F0" w15:done="0"/>
  <w15:commentEx w15:paraId="2B661251" w15:done="0"/>
  <w15:commentEx w15:paraId="53CBDD70" w15:done="0"/>
  <w15:commentEx w15:paraId="5570FE0E" w15:done="0"/>
  <w15:commentEx w15:paraId="5F337E5F" w15:paraIdParent="5570FE0E" w15:done="0"/>
  <w15:commentEx w15:paraId="3CDF7D90" w15:done="0"/>
  <w15:commentEx w15:paraId="5AF284AD" w15:done="0"/>
  <w15:commentEx w15:paraId="6B0D31A2" w15:done="0"/>
  <w15:commentEx w15:paraId="10FEAC70" w15:paraIdParent="6B0D31A2" w15:done="0"/>
  <w15:commentEx w15:paraId="2DE81FCE" w15:done="0"/>
  <w15:commentEx w15:paraId="5A59F160" w15:done="0"/>
  <w15:commentEx w15:paraId="2DE96EE4" w15:done="0"/>
  <w15:commentEx w15:paraId="02B8761A" w15:done="0"/>
  <w15:commentEx w15:paraId="76C0DFD0" w15:done="0"/>
  <w15:commentEx w15:paraId="604A17E3" w15:done="0"/>
  <w15:commentEx w15:paraId="158357BA" w15:paraIdParent="604A17E3" w15:done="0"/>
  <w15:commentEx w15:paraId="40C97DBF" w15:done="0"/>
  <w15:commentEx w15:paraId="6A6D31B8" w15:done="0"/>
  <w15:commentEx w15:paraId="7B92BB24" w15:done="0"/>
  <w15:commentEx w15:paraId="4CA612B1" w15:paraIdParent="7B92BB24" w15:done="0"/>
  <w15:commentEx w15:paraId="7A50777E" w15:paraIdParent="7B92BB24" w15:done="0"/>
  <w15:commentEx w15:paraId="27FCFA36" w15:done="0"/>
  <w15:commentEx w15:paraId="465AAA7F" w15:done="0"/>
  <w15:commentEx w15:paraId="07332A9F" w15:done="0"/>
  <w15:commentEx w15:paraId="299733B0" w15:done="0"/>
  <w15:commentEx w15:paraId="20A124B2" w15:done="0"/>
  <w15:commentEx w15:paraId="5D938A3F" w15:done="0"/>
  <w15:commentEx w15:paraId="0B397E73" w15:done="0"/>
  <w15:commentEx w15:paraId="3854933E" w15:done="0"/>
  <w15:commentEx w15:paraId="4A222C86" w15:done="0"/>
  <w15:commentEx w15:paraId="4D8FA0D7" w15:done="0"/>
  <w15:commentEx w15:paraId="0758F5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146409" w16cid:durableId="218B9E4E"/>
  <w16cid:commentId w16cid:paraId="4E081945" w16cid:durableId="21A759AC"/>
  <w16cid:commentId w16cid:paraId="40578B87" w16cid:durableId="21A76DC0"/>
  <w16cid:commentId w16cid:paraId="4DA313EB" w16cid:durableId="21B7517D"/>
  <w16cid:commentId w16cid:paraId="169E811D" w16cid:durableId="21B751E2"/>
  <w16cid:commentId w16cid:paraId="6672B9F0" w16cid:durableId="21A5BF9E"/>
  <w16cid:commentId w16cid:paraId="2B661251" w16cid:durableId="218BA3B2"/>
  <w16cid:commentId w16cid:paraId="53CBDD70" w16cid:durableId="21A5BB64"/>
  <w16cid:commentId w16cid:paraId="5570FE0E" w16cid:durableId="218BA3F7"/>
  <w16cid:commentId w16cid:paraId="5F337E5F" w16cid:durableId="21A5BC1B"/>
  <w16cid:commentId w16cid:paraId="3CDF7D90" w16cid:durableId="21A5C048"/>
  <w16cid:commentId w16cid:paraId="5AF284AD" w16cid:durableId="21A60C0F"/>
  <w16cid:commentId w16cid:paraId="6B0D31A2" w16cid:durableId="218BA5BB"/>
  <w16cid:commentId w16cid:paraId="10FEAC70" w16cid:durableId="21A5B7A0"/>
  <w16cid:commentId w16cid:paraId="2DE81FCE" w16cid:durableId="217399D1"/>
  <w16cid:commentId w16cid:paraId="5A59F160" w16cid:durableId="21B7573F"/>
  <w16cid:commentId w16cid:paraId="2DE96EE4" w16cid:durableId="218BA673"/>
  <w16cid:commentId w16cid:paraId="02B8761A" w16cid:durableId="218BA6C2"/>
  <w16cid:commentId w16cid:paraId="76C0DFD0" w16cid:durableId="21B0978C"/>
  <w16cid:commentId w16cid:paraId="604A17E3" w16cid:durableId="216FE6C1"/>
  <w16cid:commentId w16cid:paraId="158357BA" w16cid:durableId="216FE6C2"/>
  <w16cid:commentId w16cid:paraId="40C97DBF" w16cid:durableId="21B597AD"/>
  <w16cid:commentId w16cid:paraId="6A6D31B8" w16cid:durableId="21703229"/>
  <w16cid:commentId w16cid:paraId="7B92BB24" w16cid:durableId="217FE6CA"/>
  <w16cid:commentId w16cid:paraId="4CA612B1" w16cid:durableId="218BA7FB"/>
  <w16cid:commentId w16cid:paraId="7A50777E" w16cid:durableId="21B59D17"/>
  <w16cid:commentId w16cid:paraId="27FCFA36" w16cid:durableId="217FCF8C"/>
  <w16cid:commentId w16cid:paraId="465AAA7F" w16cid:durableId="21B5E47F"/>
  <w16cid:commentId w16cid:paraId="07332A9F" w16cid:durableId="21B73F32"/>
  <w16cid:commentId w16cid:paraId="299733B0" w16cid:durableId="218BB59F"/>
  <w16cid:commentId w16cid:paraId="20A124B2" w16cid:durableId="218BB5C7"/>
  <w16cid:commentId w16cid:paraId="5D938A3F" w16cid:durableId="217FF4D2"/>
  <w16cid:commentId w16cid:paraId="0B397E73" w16cid:durableId="21B5E48C"/>
  <w16cid:commentId w16cid:paraId="3854933E" w16cid:durableId="218BB782"/>
  <w16cid:commentId w16cid:paraId="4A222C86" w16cid:durableId="21B5DC95"/>
  <w16cid:commentId w16cid:paraId="4D8FA0D7" w16cid:durableId="217FFBEB"/>
  <w16cid:commentId w16cid:paraId="0758F59F" w16cid:durableId="217FCC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100B45" w14:textId="77777777" w:rsidR="001E0B3A" w:rsidRDefault="001E0B3A" w:rsidP="00B65B3A">
      <w:r>
        <w:separator/>
      </w:r>
    </w:p>
    <w:p w14:paraId="528D0126" w14:textId="77777777" w:rsidR="001E0B3A" w:rsidRDefault="001E0B3A"/>
  </w:endnote>
  <w:endnote w:type="continuationSeparator" w:id="0">
    <w:p w14:paraId="5D835641" w14:textId="77777777" w:rsidR="001E0B3A" w:rsidRDefault="001E0B3A" w:rsidP="00B65B3A">
      <w:r>
        <w:continuationSeparator/>
      </w:r>
    </w:p>
    <w:p w14:paraId="1290EC9C" w14:textId="77777777" w:rsidR="001E0B3A" w:rsidRDefault="001E0B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467F3C" w14:textId="77777777" w:rsidR="001E0B3A" w:rsidRDefault="001E0B3A" w:rsidP="00B65B3A">
      <w:r>
        <w:separator/>
      </w:r>
    </w:p>
  </w:footnote>
  <w:footnote w:type="continuationSeparator" w:id="0">
    <w:p w14:paraId="712022A9" w14:textId="77777777" w:rsidR="001E0B3A" w:rsidRDefault="001E0B3A"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D8648" w14:textId="77777777" w:rsidR="00CB7E80" w:rsidRDefault="00CB7E80" w:rsidP="00B65B3A">
    <w:pPr>
      <w:pStyle w:val="Header"/>
      <w:spacing w:before="240" w:after="276"/>
    </w:pPr>
  </w:p>
  <w:p w14:paraId="7D056D57" w14:textId="77777777" w:rsidR="00CB7E80" w:rsidRDefault="00CB7E80" w:rsidP="00B65B3A">
    <w:pPr>
      <w:spacing w:after="276"/>
    </w:pPr>
  </w:p>
  <w:p w14:paraId="5440A61B" w14:textId="77777777" w:rsidR="00CB7E80" w:rsidRDefault="00CB7E80"/>
  <w:p w14:paraId="4F312B41" w14:textId="77777777" w:rsidR="00CB7E80" w:rsidRDefault="00CB7E8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5474" w14:textId="77777777" w:rsidR="00CB7E80" w:rsidRPr="00B30794" w:rsidRDefault="00CB7E80"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8"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0"/>
  </w:num>
  <w:num w:numId="4">
    <w:abstractNumId w:val="1"/>
  </w:num>
  <w:num w:numId="5">
    <w:abstractNumId w:val="3"/>
  </w:num>
  <w:num w:numId="6">
    <w:abstractNumId w:val="18"/>
  </w:num>
  <w:num w:numId="7">
    <w:abstractNumId w:val="16"/>
  </w:num>
  <w:num w:numId="8">
    <w:abstractNumId w:val="22"/>
  </w:num>
  <w:num w:numId="9">
    <w:abstractNumId w:val="2"/>
  </w:num>
  <w:num w:numId="10">
    <w:abstractNumId w:val="6"/>
  </w:num>
  <w:num w:numId="11">
    <w:abstractNumId w:val="17"/>
  </w:num>
  <w:num w:numId="12">
    <w:abstractNumId w:val="21"/>
  </w:num>
  <w:num w:numId="13">
    <w:abstractNumId w:val="14"/>
  </w:num>
  <w:num w:numId="14">
    <w:abstractNumId w:val="11"/>
  </w:num>
  <w:num w:numId="15">
    <w:abstractNumId w:val="8"/>
  </w:num>
  <w:num w:numId="16">
    <w:abstractNumId w:val="13"/>
  </w:num>
  <w:num w:numId="17">
    <w:abstractNumId w:val="9"/>
  </w:num>
  <w:num w:numId="18">
    <w:abstractNumId w:val="19"/>
  </w:num>
  <w:num w:numId="19">
    <w:abstractNumId w:val="5"/>
  </w:num>
  <w:num w:numId="20">
    <w:abstractNumId w:val="4"/>
  </w:num>
  <w:num w:numId="21">
    <w:abstractNumId w:val="7"/>
  </w:num>
  <w:num w:numId="22">
    <w:abstractNumId w:val="20"/>
  </w:num>
  <w:num w:numId="2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ta Audzijonyte">
    <w15:presenceInfo w15:providerId="AD" w15:userId="S::Asta.Audzijonyte@utas.edu.au::a3d30981-db3b-4423-8ad1-b5728f275541"/>
  </w15:person>
  <w15:person w15:author="Max Lindmark">
    <w15:presenceInfo w15:providerId="AD" w15:userId="S::max.lindmark@slu.se::74a91d58-1def-4e6c-a200-e80e4af38c20"/>
  </w15:person>
  <w15:person w15:author="Max Lindmark [2]">
    <w15:presenceInfo w15:providerId="AD" w15:userId="S-1-5-21-1060284298-1343024091-682003330-142419"/>
  </w15:person>
  <w15:person w15:author="Julia Blanchard">
    <w15:presenceInfo w15:providerId="AD" w15:userId="S::julia.blanchard@utas.edu.au::73adb783-d8e8-4349-9414-c15c0b292c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DC"/>
    <w:rsid w:val="000013E2"/>
    <w:rsid w:val="000023DA"/>
    <w:rsid w:val="00002EF2"/>
    <w:rsid w:val="00004671"/>
    <w:rsid w:val="00004674"/>
    <w:rsid w:val="00005A5E"/>
    <w:rsid w:val="000060C8"/>
    <w:rsid w:val="00007676"/>
    <w:rsid w:val="00007F16"/>
    <w:rsid w:val="00011540"/>
    <w:rsid w:val="00012E9F"/>
    <w:rsid w:val="000132B3"/>
    <w:rsid w:val="000138C3"/>
    <w:rsid w:val="0001390A"/>
    <w:rsid w:val="0001424C"/>
    <w:rsid w:val="0001645E"/>
    <w:rsid w:val="00017F5C"/>
    <w:rsid w:val="000200F7"/>
    <w:rsid w:val="00021281"/>
    <w:rsid w:val="0002287F"/>
    <w:rsid w:val="00022F2A"/>
    <w:rsid w:val="000230D3"/>
    <w:rsid w:val="0002347E"/>
    <w:rsid w:val="00023D26"/>
    <w:rsid w:val="0002602F"/>
    <w:rsid w:val="000260CA"/>
    <w:rsid w:val="0002640F"/>
    <w:rsid w:val="00026663"/>
    <w:rsid w:val="00027159"/>
    <w:rsid w:val="0003125C"/>
    <w:rsid w:val="00031744"/>
    <w:rsid w:val="00031861"/>
    <w:rsid w:val="00031B08"/>
    <w:rsid w:val="000331D4"/>
    <w:rsid w:val="00035E60"/>
    <w:rsid w:val="000373CA"/>
    <w:rsid w:val="0004009E"/>
    <w:rsid w:val="00040904"/>
    <w:rsid w:val="00040B9A"/>
    <w:rsid w:val="00041EDA"/>
    <w:rsid w:val="00041FFB"/>
    <w:rsid w:val="00042E84"/>
    <w:rsid w:val="00043DEE"/>
    <w:rsid w:val="0004409B"/>
    <w:rsid w:val="00044745"/>
    <w:rsid w:val="00045CFD"/>
    <w:rsid w:val="00045D9D"/>
    <w:rsid w:val="000460D1"/>
    <w:rsid w:val="000466B2"/>
    <w:rsid w:val="00046D33"/>
    <w:rsid w:val="00046F36"/>
    <w:rsid w:val="00047EF2"/>
    <w:rsid w:val="00050044"/>
    <w:rsid w:val="000513E5"/>
    <w:rsid w:val="0005173A"/>
    <w:rsid w:val="000517FD"/>
    <w:rsid w:val="000523A5"/>
    <w:rsid w:val="000535B7"/>
    <w:rsid w:val="00053E8C"/>
    <w:rsid w:val="00053E90"/>
    <w:rsid w:val="000548A1"/>
    <w:rsid w:val="00054DBB"/>
    <w:rsid w:val="00056D99"/>
    <w:rsid w:val="00057344"/>
    <w:rsid w:val="00057ED1"/>
    <w:rsid w:val="0006053F"/>
    <w:rsid w:val="00060ACD"/>
    <w:rsid w:val="00060F2D"/>
    <w:rsid w:val="00060FBE"/>
    <w:rsid w:val="000610FD"/>
    <w:rsid w:val="00062AD5"/>
    <w:rsid w:val="00062D9E"/>
    <w:rsid w:val="00064033"/>
    <w:rsid w:val="0006603E"/>
    <w:rsid w:val="00067C02"/>
    <w:rsid w:val="00067D10"/>
    <w:rsid w:val="000714CA"/>
    <w:rsid w:val="00071CB0"/>
    <w:rsid w:val="00074149"/>
    <w:rsid w:val="00074354"/>
    <w:rsid w:val="000760F9"/>
    <w:rsid w:val="00077569"/>
    <w:rsid w:val="00080EAC"/>
    <w:rsid w:val="0008130D"/>
    <w:rsid w:val="000825E4"/>
    <w:rsid w:val="00082B51"/>
    <w:rsid w:val="00083430"/>
    <w:rsid w:val="0008469F"/>
    <w:rsid w:val="000851C4"/>
    <w:rsid w:val="00085208"/>
    <w:rsid w:val="00085DC7"/>
    <w:rsid w:val="00090162"/>
    <w:rsid w:val="000907BE"/>
    <w:rsid w:val="00092011"/>
    <w:rsid w:val="0009369F"/>
    <w:rsid w:val="00095CE8"/>
    <w:rsid w:val="000A0F0E"/>
    <w:rsid w:val="000A1234"/>
    <w:rsid w:val="000A17CD"/>
    <w:rsid w:val="000A452F"/>
    <w:rsid w:val="000A47FF"/>
    <w:rsid w:val="000A518C"/>
    <w:rsid w:val="000A5292"/>
    <w:rsid w:val="000A54A7"/>
    <w:rsid w:val="000A7B94"/>
    <w:rsid w:val="000A7FFD"/>
    <w:rsid w:val="000B06EE"/>
    <w:rsid w:val="000B1194"/>
    <w:rsid w:val="000B14BE"/>
    <w:rsid w:val="000B15DC"/>
    <w:rsid w:val="000B36A8"/>
    <w:rsid w:val="000B3760"/>
    <w:rsid w:val="000B3B73"/>
    <w:rsid w:val="000B400E"/>
    <w:rsid w:val="000B4716"/>
    <w:rsid w:val="000B5283"/>
    <w:rsid w:val="000B5E8E"/>
    <w:rsid w:val="000B6344"/>
    <w:rsid w:val="000C0470"/>
    <w:rsid w:val="000C2A69"/>
    <w:rsid w:val="000C2E59"/>
    <w:rsid w:val="000C527E"/>
    <w:rsid w:val="000C69B9"/>
    <w:rsid w:val="000C7077"/>
    <w:rsid w:val="000C71C3"/>
    <w:rsid w:val="000C72A1"/>
    <w:rsid w:val="000D0023"/>
    <w:rsid w:val="000D04CC"/>
    <w:rsid w:val="000D0590"/>
    <w:rsid w:val="000D0C9C"/>
    <w:rsid w:val="000D0FE3"/>
    <w:rsid w:val="000D142F"/>
    <w:rsid w:val="000D2332"/>
    <w:rsid w:val="000D2816"/>
    <w:rsid w:val="000D28BE"/>
    <w:rsid w:val="000D2B45"/>
    <w:rsid w:val="000D2D21"/>
    <w:rsid w:val="000D3A6B"/>
    <w:rsid w:val="000D570A"/>
    <w:rsid w:val="000D5E33"/>
    <w:rsid w:val="000E1174"/>
    <w:rsid w:val="000E2D79"/>
    <w:rsid w:val="000E2FF7"/>
    <w:rsid w:val="000E5527"/>
    <w:rsid w:val="000E5DC7"/>
    <w:rsid w:val="000E619F"/>
    <w:rsid w:val="000E6C5E"/>
    <w:rsid w:val="000F0D0B"/>
    <w:rsid w:val="000F3FB8"/>
    <w:rsid w:val="000F5E03"/>
    <w:rsid w:val="001011D4"/>
    <w:rsid w:val="0010253A"/>
    <w:rsid w:val="00102648"/>
    <w:rsid w:val="001041C3"/>
    <w:rsid w:val="00104521"/>
    <w:rsid w:val="001059BB"/>
    <w:rsid w:val="00106082"/>
    <w:rsid w:val="001062DF"/>
    <w:rsid w:val="00107E1E"/>
    <w:rsid w:val="0011012D"/>
    <w:rsid w:val="0011310E"/>
    <w:rsid w:val="00113C9D"/>
    <w:rsid w:val="00114319"/>
    <w:rsid w:val="001162C0"/>
    <w:rsid w:val="00117104"/>
    <w:rsid w:val="00117CA2"/>
    <w:rsid w:val="00117DE5"/>
    <w:rsid w:val="00120149"/>
    <w:rsid w:val="001204E2"/>
    <w:rsid w:val="001206AD"/>
    <w:rsid w:val="001210CA"/>
    <w:rsid w:val="00122925"/>
    <w:rsid w:val="001231E4"/>
    <w:rsid w:val="00123473"/>
    <w:rsid w:val="00123DCF"/>
    <w:rsid w:val="00126321"/>
    <w:rsid w:val="001273AB"/>
    <w:rsid w:val="0012783F"/>
    <w:rsid w:val="00127E69"/>
    <w:rsid w:val="00130A4C"/>
    <w:rsid w:val="00135699"/>
    <w:rsid w:val="001369C8"/>
    <w:rsid w:val="00137F80"/>
    <w:rsid w:val="00137F8B"/>
    <w:rsid w:val="001404C3"/>
    <w:rsid w:val="001405C9"/>
    <w:rsid w:val="001406CC"/>
    <w:rsid w:val="001414D6"/>
    <w:rsid w:val="00141508"/>
    <w:rsid w:val="001432B4"/>
    <w:rsid w:val="00144008"/>
    <w:rsid w:val="00144853"/>
    <w:rsid w:val="00145ED4"/>
    <w:rsid w:val="00146ED4"/>
    <w:rsid w:val="00146FC9"/>
    <w:rsid w:val="001509C7"/>
    <w:rsid w:val="001512DF"/>
    <w:rsid w:val="00152970"/>
    <w:rsid w:val="00152A91"/>
    <w:rsid w:val="00152C1E"/>
    <w:rsid w:val="00153304"/>
    <w:rsid w:val="00153B94"/>
    <w:rsid w:val="00154F46"/>
    <w:rsid w:val="00156A43"/>
    <w:rsid w:val="00156E14"/>
    <w:rsid w:val="001601EF"/>
    <w:rsid w:val="0016357E"/>
    <w:rsid w:val="00163FD9"/>
    <w:rsid w:val="00170B56"/>
    <w:rsid w:val="00170E13"/>
    <w:rsid w:val="001715DB"/>
    <w:rsid w:val="00175B10"/>
    <w:rsid w:val="001762CE"/>
    <w:rsid w:val="001773D1"/>
    <w:rsid w:val="0018090A"/>
    <w:rsid w:val="00180948"/>
    <w:rsid w:val="001809C0"/>
    <w:rsid w:val="00181209"/>
    <w:rsid w:val="00182BA9"/>
    <w:rsid w:val="00182E4B"/>
    <w:rsid w:val="00183A5A"/>
    <w:rsid w:val="00183D7D"/>
    <w:rsid w:val="00184425"/>
    <w:rsid w:val="00184DC3"/>
    <w:rsid w:val="00186C9C"/>
    <w:rsid w:val="001873C4"/>
    <w:rsid w:val="001906CA"/>
    <w:rsid w:val="00190E51"/>
    <w:rsid w:val="0019179C"/>
    <w:rsid w:val="001920A5"/>
    <w:rsid w:val="00193B6A"/>
    <w:rsid w:val="00193EE9"/>
    <w:rsid w:val="00196B58"/>
    <w:rsid w:val="00196E83"/>
    <w:rsid w:val="0019797F"/>
    <w:rsid w:val="001A0347"/>
    <w:rsid w:val="001A0540"/>
    <w:rsid w:val="001A12D8"/>
    <w:rsid w:val="001A16A9"/>
    <w:rsid w:val="001A18A0"/>
    <w:rsid w:val="001A1F63"/>
    <w:rsid w:val="001A2FF6"/>
    <w:rsid w:val="001A36B6"/>
    <w:rsid w:val="001A3CE9"/>
    <w:rsid w:val="001A531D"/>
    <w:rsid w:val="001A539F"/>
    <w:rsid w:val="001A5A83"/>
    <w:rsid w:val="001A5D4A"/>
    <w:rsid w:val="001A60E8"/>
    <w:rsid w:val="001A62CD"/>
    <w:rsid w:val="001A6AD4"/>
    <w:rsid w:val="001A6E73"/>
    <w:rsid w:val="001A6F0C"/>
    <w:rsid w:val="001B012A"/>
    <w:rsid w:val="001B155A"/>
    <w:rsid w:val="001B2BC7"/>
    <w:rsid w:val="001B331B"/>
    <w:rsid w:val="001B3620"/>
    <w:rsid w:val="001B403C"/>
    <w:rsid w:val="001B43B5"/>
    <w:rsid w:val="001B47A9"/>
    <w:rsid w:val="001B7189"/>
    <w:rsid w:val="001C3335"/>
    <w:rsid w:val="001C3529"/>
    <w:rsid w:val="001C5872"/>
    <w:rsid w:val="001C6B31"/>
    <w:rsid w:val="001D1AAE"/>
    <w:rsid w:val="001D1BFD"/>
    <w:rsid w:val="001D1CAA"/>
    <w:rsid w:val="001D26F6"/>
    <w:rsid w:val="001D37C0"/>
    <w:rsid w:val="001D3DE3"/>
    <w:rsid w:val="001D4FDF"/>
    <w:rsid w:val="001D54E6"/>
    <w:rsid w:val="001D5FB0"/>
    <w:rsid w:val="001D6187"/>
    <w:rsid w:val="001D79F8"/>
    <w:rsid w:val="001E05C4"/>
    <w:rsid w:val="001E0B3A"/>
    <w:rsid w:val="001E0C17"/>
    <w:rsid w:val="001E2F3B"/>
    <w:rsid w:val="001E313A"/>
    <w:rsid w:val="001E3763"/>
    <w:rsid w:val="001E570C"/>
    <w:rsid w:val="001E5A04"/>
    <w:rsid w:val="001E5CC8"/>
    <w:rsid w:val="001F0FEB"/>
    <w:rsid w:val="001F1530"/>
    <w:rsid w:val="001F1A5F"/>
    <w:rsid w:val="001F212C"/>
    <w:rsid w:val="001F225B"/>
    <w:rsid w:val="001F2AE5"/>
    <w:rsid w:val="001F2DD1"/>
    <w:rsid w:val="001F2E59"/>
    <w:rsid w:val="001F352D"/>
    <w:rsid w:val="001F3EE3"/>
    <w:rsid w:val="001F7145"/>
    <w:rsid w:val="001F7CEE"/>
    <w:rsid w:val="00201BB7"/>
    <w:rsid w:val="00204315"/>
    <w:rsid w:val="00204555"/>
    <w:rsid w:val="0020479A"/>
    <w:rsid w:val="002070AC"/>
    <w:rsid w:val="0020724F"/>
    <w:rsid w:val="00207C29"/>
    <w:rsid w:val="00207E21"/>
    <w:rsid w:val="00207E9C"/>
    <w:rsid w:val="00211A3E"/>
    <w:rsid w:val="002127BA"/>
    <w:rsid w:val="002138E6"/>
    <w:rsid w:val="002141BA"/>
    <w:rsid w:val="00215EDF"/>
    <w:rsid w:val="002169D8"/>
    <w:rsid w:val="0021710A"/>
    <w:rsid w:val="002171D6"/>
    <w:rsid w:val="00217DC7"/>
    <w:rsid w:val="00217F25"/>
    <w:rsid w:val="0022023E"/>
    <w:rsid w:val="0022058E"/>
    <w:rsid w:val="00222B49"/>
    <w:rsid w:val="00223C69"/>
    <w:rsid w:val="00223ECB"/>
    <w:rsid w:val="00224733"/>
    <w:rsid w:val="00224998"/>
    <w:rsid w:val="002251B9"/>
    <w:rsid w:val="002258A1"/>
    <w:rsid w:val="00225B88"/>
    <w:rsid w:val="00226032"/>
    <w:rsid w:val="00226802"/>
    <w:rsid w:val="00226876"/>
    <w:rsid w:val="00226A26"/>
    <w:rsid w:val="0022728D"/>
    <w:rsid w:val="002314EA"/>
    <w:rsid w:val="0023278F"/>
    <w:rsid w:val="002329C4"/>
    <w:rsid w:val="00232AF7"/>
    <w:rsid w:val="0023473E"/>
    <w:rsid w:val="002351DC"/>
    <w:rsid w:val="00235703"/>
    <w:rsid w:val="00235D99"/>
    <w:rsid w:val="00236611"/>
    <w:rsid w:val="00237E7E"/>
    <w:rsid w:val="0024051B"/>
    <w:rsid w:val="00240FA2"/>
    <w:rsid w:val="00240FA8"/>
    <w:rsid w:val="00241BFE"/>
    <w:rsid w:val="00242DED"/>
    <w:rsid w:val="00244EF2"/>
    <w:rsid w:val="00245369"/>
    <w:rsid w:val="00245625"/>
    <w:rsid w:val="002464E4"/>
    <w:rsid w:val="002472F4"/>
    <w:rsid w:val="00251F00"/>
    <w:rsid w:val="0025227A"/>
    <w:rsid w:val="00252B96"/>
    <w:rsid w:val="00253FDD"/>
    <w:rsid w:val="00254101"/>
    <w:rsid w:val="00255211"/>
    <w:rsid w:val="00255EB0"/>
    <w:rsid w:val="00256F1B"/>
    <w:rsid w:val="00257A9B"/>
    <w:rsid w:val="00260936"/>
    <w:rsid w:val="00264E8E"/>
    <w:rsid w:val="0026574F"/>
    <w:rsid w:val="00265D48"/>
    <w:rsid w:val="00265FDB"/>
    <w:rsid w:val="00266542"/>
    <w:rsid w:val="00266BE1"/>
    <w:rsid w:val="00267C48"/>
    <w:rsid w:val="002708FD"/>
    <w:rsid w:val="0027146D"/>
    <w:rsid w:val="00271709"/>
    <w:rsid w:val="002719A0"/>
    <w:rsid w:val="00272830"/>
    <w:rsid w:val="00273A96"/>
    <w:rsid w:val="00273F3D"/>
    <w:rsid w:val="002745CB"/>
    <w:rsid w:val="002748E8"/>
    <w:rsid w:val="00274A16"/>
    <w:rsid w:val="00274D78"/>
    <w:rsid w:val="0027544A"/>
    <w:rsid w:val="00275904"/>
    <w:rsid w:val="00277AD8"/>
    <w:rsid w:val="002804B4"/>
    <w:rsid w:val="002804BC"/>
    <w:rsid w:val="00280819"/>
    <w:rsid w:val="002810F1"/>
    <w:rsid w:val="002817AF"/>
    <w:rsid w:val="00282315"/>
    <w:rsid w:val="00285017"/>
    <w:rsid w:val="00285407"/>
    <w:rsid w:val="00286EEC"/>
    <w:rsid w:val="00293030"/>
    <w:rsid w:val="002939D9"/>
    <w:rsid w:val="00293C6E"/>
    <w:rsid w:val="00294610"/>
    <w:rsid w:val="002947F2"/>
    <w:rsid w:val="00294CCA"/>
    <w:rsid w:val="00295178"/>
    <w:rsid w:val="002956BC"/>
    <w:rsid w:val="00296627"/>
    <w:rsid w:val="002A2677"/>
    <w:rsid w:val="002A267D"/>
    <w:rsid w:val="002A37CE"/>
    <w:rsid w:val="002A4034"/>
    <w:rsid w:val="002A4993"/>
    <w:rsid w:val="002A6C6D"/>
    <w:rsid w:val="002A77A7"/>
    <w:rsid w:val="002B123B"/>
    <w:rsid w:val="002B1E95"/>
    <w:rsid w:val="002B3BB4"/>
    <w:rsid w:val="002B7CFB"/>
    <w:rsid w:val="002C1624"/>
    <w:rsid w:val="002C2B77"/>
    <w:rsid w:val="002C3745"/>
    <w:rsid w:val="002C4B2B"/>
    <w:rsid w:val="002C4E91"/>
    <w:rsid w:val="002C53EC"/>
    <w:rsid w:val="002C5641"/>
    <w:rsid w:val="002C5B76"/>
    <w:rsid w:val="002C62BA"/>
    <w:rsid w:val="002C6995"/>
    <w:rsid w:val="002C7A82"/>
    <w:rsid w:val="002D068E"/>
    <w:rsid w:val="002D1497"/>
    <w:rsid w:val="002D1562"/>
    <w:rsid w:val="002D1C7C"/>
    <w:rsid w:val="002D2C6A"/>
    <w:rsid w:val="002D2FEE"/>
    <w:rsid w:val="002D304F"/>
    <w:rsid w:val="002D3583"/>
    <w:rsid w:val="002D35FC"/>
    <w:rsid w:val="002D36AC"/>
    <w:rsid w:val="002D393F"/>
    <w:rsid w:val="002D40FE"/>
    <w:rsid w:val="002D6773"/>
    <w:rsid w:val="002E14C5"/>
    <w:rsid w:val="002E1F96"/>
    <w:rsid w:val="002E2303"/>
    <w:rsid w:val="002E3AF9"/>
    <w:rsid w:val="002E4E80"/>
    <w:rsid w:val="002E6302"/>
    <w:rsid w:val="002E690F"/>
    <w:rsid w:val="002E6AE3"/>
    <w:rsid w:val="002E6BD8"/>
    <w:rsid w:val="002E7FF8"/>
    <w:rsid w:val="002F0825"/>
    <w:rsid w:val="002F09B2"/>
    <w:rsid w:val="002F0C15"/>
    <w:rsid w:val="002F26F3"/>
    <w:rsid w:val="002F3CA9"/>
    <w:rsid w:val="002F4B31"/>
    <w:rsid w:val="002F5417"/>
    <w:rsid w:val="002F5FC6"/>
    <w:rsid w:val="002F6FB0"/>
    <w:rsid w:val="002F7C4C"/>
    <w:rsid w:val="0030010C"/>
    <w:rsid w:val="00300364"/>
    <w:rsid w:val="00300437"/>
    <w:rsid w:val="00301973"/>
    <w:rsid w:val="003027FF"/>
    <w:rsid w:val="00302883"/>
    <w:rsid w:val="00302B56"/>
    <w:rsid w:val="00303DD5"/>
    <w:rsid w:val="00304F60"/>
    <w:rsid w:val="00305A15"/>
    <w:rsid w:val="003067F7"/>
    <w:rsid w:val="003074BC"/>
    <w:rsid w:val="00310486"/>
    <w:rsid w:val="00310733"/>
    <w:rsid w:val="00311086"/>
    <w:rsid w:val="0031196D"/>
    <w:rsid w:val="003121C2"/>
    <w:rsid w:val="0031227D"/>
    <w:rsid w:val="0031239F"/>
    <w:rsid w:val="00312553"/>
    <w:rsid w:val="003146A9"/>
    <w:rsid w:val="003152C4"/>
    <w:rsid w:val="00316839"/>
    <w:rsid w:val="00316A97"/>
    <w:rsid w:val="00317F11"/>
    <w:rsid w:val="003206BD"/>
    <w:rsid w:val="00321EDC"/>
    <w:rsid w:val="00323C1B"/>
    <w:rsid w:val="00324BE2"/>
    <w:rsid w:val="00325D35"/>
    <w:rsid w:val="00325D5D"/>
    <w:rsid w:val="00325F34"/>
    <w:rsid w:val="00326C3B"/>
    <w:rsid w:val="00330F5F"/>
    <w:rsid w:val="00330F69"/>
    <w:rsid w:val="00331809"/>
    <w:rsid w:val="003318EF"/>
    <w:rsid w:val="0033223F"/>
    <w:rsid w:val="00332A0F"/>
    <w:rsid w:val="00333107"/>
    <w:rsid w:val="003336BD"/>
    <w:rsid w:val="00333EF5"/>
    <w:rsid w:val="00333FEE"/>
    <w:rsid w:val="00334AAD"/>
    <w:rsid w:val="0033530B"/>
    <w:rsid w:val="00336842"/>
    <w:rsid w:val="00337A1B"/>
    <w:rsid w:val="00337E32"/>
    <w:rsid w:val="0034127E"/>
    <w:rsid w:val="003416AD"/>
    <w:rsid w:val="003417D8"/>
    <w:rsid w:val="003429C0"/>
    <w:rsid w:val="003430BA"/>
    <w:rsid w:val="003430C9"/>
    <w:rsid w:val="00344CE9"/>
    <w:rsid w:val="003452A0"/>
    <w:rsid w:val="0034538F"/>
    <w:rsid w:val="003461AA"/>
    <w:rsid w:val="00346952"/>
    <w:rsid w:val="003471EC"/>
    <w:rsid w:val="00347256"/>
    <w:rsid w:val="00347D78"/>
    <w:rsid w:val="00350195"/>
    <w:rsid w:val="003515B8"/>
    <w:rsid w:val="00351651"/>
    <w:rsid w:val="00353DB7"/>
    <w:rsid w:val="00355603"/>
    <w:rsid w:val="00355A2A"/>
    <w:rsid w:val="0035652B"/>
    <w:rsid w:val="00356CBE"/>
    <w:rsid w:val="003607CD"/>
    <w:rsid w:val="00360BDE"/>
    <w:rsid w:val="00362263"/>
    <w:rsid w:val="0036280C"/>
    <w:rsid w:val="00363839"/>
    <w:rsid w:val="00364A9D"/>
    <w:rsid w:val="00364B9D"/>
    <w:rsid w:val="00364C66"/>
    <w:rsid w:val="00366343"/>
    <w:rsid w:val="0036671A"/>
    <w:rsid w:val="0036706C"/>
    <w:rsid w:val="003670B2"/>
    <w:rsid w:val="003670FB"/>
    <w:rsid w:val="00367170"/>
    <w:rsid w:val="003711F9"/>
    <w:rsid w:val="0037156E"/>
    <w:rsid w:val="00371DB4"/>
    <w:rsid w:val="003724A6"/>
    <w:rsid w:val="00372CC3"/>
    <w:rsid w:val="00373994"/>
    <w:rsid w:val="0037403D"/>
    <w:rsid w:val="00374518"/>
    <w:rsid w:val="003753D5"/>
    <w:rsid w:val="00377740"/>
    <w:rsid w:val="00377CDF"/>
    <w:rsid w:val="00380F16"/>
    <w:rsid w:val="0038273B"/>
    <w:rsid w:val="0038348A"/>
    <w:rsid w:val="0038396B"/>
    <w:rsid w:val="00383BE8"/>
    <w:rsid w:val="00384C8B"/>
    <w:rsid w:val="00385AB3"/>
    <w:rsid w:val="003864A8"/>
    <w:rsid w:val="00387323"/>
    <w:rsid w:val="00391714"/>
    <w:rsid w:val="0039175F"/>
    <w:rsid w:val="00392E8B"/>
    <w:rsid w:val="00394CD3"/>
    <w:rsid w:val="0039592A"/>
    <w:rsid w:val="00397157"/>
    <w:rsid w:val="003A0674"/>
    <w:rsid w:val="003A114D"/>
    <w:rsid w:val="003A1295"/>
    <w:rsid w:val="003A2D1A"/>
    <w:rsid w:val="003A4C07"/>
    <w:rsid w:val="003A4C56"/>
    <w:rsid w:val="003A4E85"/>
    <w:rsid w:val="003A5378"/>
    <w:rsid w:val="003A6347"/>
    <w:rsid w:val="003A6511"/>
    <w:rsid w:val="003A65FB"/>
    <w:rsid w:val="003A7450"/>
    <w:rsid w:val="003A74C5"/>
    <w:rsid w:val="003A7CDF"/>
    <w:rsid w:val="003B04CF"/>
    <w:rsid w:val="003B21BC"/>
    <w:rsid w:val="003B2F68"/>
    <w:rsid w:val="003B4CC4"/>
    <w:rsid w:val="003B75E6"/>
    <w:rsid w:val="003C0984"/>
    <w:rsid w:val="003C2839"/>
    <w:rsid w:val="003C338F"/>
    <w:rsid w:val="003C3560"/>
    <w:rsid w:val="003C38C7"/>
    <w:rsid w:val="003C3B74"/>
    <w:rsid w:val="003C4624"/>
    <w:rsid w:val="003C64AD"/>
    <w:rsid w:val="003C72AF"/>
    <w:rsid w:val="003D0659"/>
    <w:rsid w:val="003D23F4"/>
    <w:rsid w:val="003D2A41"/>
    <w:rsid w:val="003D2E4A"/>
    <w:rsid w:val="003D2E62"/>
    <w:rsid w:val="003D479E"/>
    <w:rsid w:val="003D5E5B"/>
    <w:rsid w:val="003D634A"/>
    <w:rsid w:val="003D6BAD"/>
    <w:rsid w:val="003D6E5A"/>
    <w:rsid w:val="003D76AC"/>
    <w:rsid w:val="003D7B6A"/>
    <w:rsid w:val="003E03EE"/>
    <w:rsid w:val="003E19A8"/>
    <w:rsid w:val="003E1B33"/>
    <w:rsid w:val="003E2BE7"/>
    <w:rsid w:val="003E4B85"/>
    <w:rsid w:val="003E5DF0"/>
    <w:rsid w:val="003F03D8"/>
    <w:rsid w:val="003F071C"/>
    <w:rsid w:val="003F21EB"/>
    <w:rsid w:val="003F2282"/>
    <w:rsid w:val="003F2324"/>
    <w:rsid w:val="003F2DAA"/>
    <w:rsid w:val="003F4115"/>
    <w:rsid w:val="003F4D49"/>
    <w:rsid w:val="003F7B6B"/>
    <w:rsid w:val="003F7D4A"/>
    <w:rsid w:val="004004A4"/>
    <w:rsid w:val="004005D6"/>
    <w:rsid w:val="004009B3"/>
    <w:rsid w:val="004014C4"/>
    <w:rsid w:val="00401F0B"/>
    <w:rsid w:val="004029FC"/>
    <w:rsid w:val="004042E6"/>
    <w:rsid w:val="004045DA"/>
    <w:rsid w:val="004047E9"/>
    <w:rsid w:val="00404BA5"/>
    <w:rsid w:val="00407A56"/>
    <w:rsid w:val="00413446"/>
    <w:rsid w:val="00414565"/>
    <w:rsid w:val="00415908"/>
    <w:rsid w:val="00415BA8"/>
    <w:rsid w:val="004178D3"/>
    <w:rsid w:val="00417AA4"/>
    <w:rsid w:val="00417F51"/>
    <w:rsid w:val="00420C1A"/>
    <w:rsid w:val="004210DE"/>
    <w:rsid w:val="00421EC5"/>
    <w:rsid w:val="004227D9"/>
    <w:rsid w:val="00422E7E"/>
    <w:rsid w:val="00422EDD"/>
    <w:rsid w:val="0042579E"/>
    <w:rsid w:val="0042585E"/>
    <w:rsid w:val="00426B8E"/>
    <w:rsid w:val="00426CA6"/>
    <w:rsid w:val="00426D22"/>
    <w:rsid w:val="004317A5"/>
    <w:rsid w:val="004332BF"/>
    <w:rsid w:val="004343E5"/>
    <w:rsid w:val="00435B8B"/>
    <w:rsid w:val="00435C98"/>
    <w:rsid w:val="00436BD5"/>
    <w:rsid w:val="0044090E"/>
    <w:rsid w:val="0044140F"/>
    <w:rsid w:val="00444CD6"/>
    <w:rsid w:val="00446547"/>
    <w:rsid w:val="00446F8E"/>
    <w:rsid w:val="0044704F"/>
    <w:rsid w:val="00451071"/>
    <w:rsid w:val="004522F1"/>
    <w:rsid w:val="004524BF"/>
    <w:rsid w:val="00452F47"/>
    <w:rsid w:val="004531F8"/>
    <w:rsid w:val="00453A0C"/>
    <w:rsid w:val="00453C0B"/>
    <w:rsid w:val="00453E72"/>
    <w:rsid w:val="0045434E"/>
    <w:rsid w:val="004544D0"/>
    <w:rsid w:val="00454E00"/>
    <w:rsid w:val="00456A2A"/>
    <w:rsid w:val="00457E5E"/>
    <w:rsid w:val="00463513"/>
    <w:rsid w:val="004648EB"/>
    <w:rsid w:val="00465023"/>
    <w:rsid w:val="00467477"/>
    <w:rsid w:val="00467BCF"/>
    <w:rsid w:val="00467D20"/>
    <w:rsid w:val="00470CC5"/>
    <w:rsid w:val="00470FC3"/>
    <w:rsid w:val="00472A29"/>
    <w:rsid w:val="0047473D"/>
    <w:rsid w:val="00474B82"/>
    <w:rsid w:val="0047599C"/>
    <w:rsid w:val="00475AD4"/>
    <w:rsid w:val="00475B76"/>
    <w:rsid w:val="00475CDC"/>
    <w:rsid w:val="00477E92"/>
    <w:rsid w:val="00480961"/>
    <w:rsid w:val="00481D8A"/>
    <w:rsid w:val="004822DC"/>
    <w:rsid w:val="00482838"/>
    <w:rsid w:val="00483373"/>
    <w:rsid w:val="00483D52"/>
    <w:rsid w:val="0048505E"/>
    <w:rsid w:val="004850C3"/>
    <w:rsid w:val="004862D6"/>
    <w:rsid w:val="00486572"/>
    <w:rsid w:val="004868AD"/>
    <w:rsid w:val="00490D08"/>
    <w:rsid w:val="00490EDC"/>
    <w:rsid w:val="004919AB"/>
    <w:rsid w:val="00492934"/>
    <w:rsid w:val="00493330"/>
    <w:rsid w:val="00494158"/>
    <w:rsid w:val="00495F89"/>
    <w:rsid w:val="004965A5"/>
    <w:rsid w:val="004A0D66"/>
    <w:rsid w:val="004A178A"/>
    <w:rsid w:val="004A24BB"/>
    <w:rsid w:val="004A3478"/>
    <w:rsid w:val="004A5EAD"/>
    <w:rsid w:val="004A6FEB"/>
    <w:rsid w:val="004B0BF8"/>
    <w:rsid w:val="004B0C3B"/>
    <w:rsid w:val="004B259F"/>
    <w:rsid w:val="004B2F6E"/>
    <w:rsid w:val="004B30A2"/>
    <w:rsid w:val="004B3675"/>
    <w:rsid w:val="004B37B0"/>
    <w:rsid w:val="004B3A9E"/>
    <w:rsid w:val="004B5788"/>
    <w:rsid w:val="004B5BE9"/>
    <w:rsid w:val="004B5DF5"/>
    <w:rsid w:val="004B6550"/>
    <w:rsid w:val="004B75CA"/>
    <w:rsid w:val="004B78C7"/>
    <w:rsid w:val="004B7A2A"/>
    <w:rsid w:val="004B7ED2"/>
    <w:rsid w:val="004C064C"/>
    <w:rsid w:val="004C1476"/>
    <w:rsid w:val="004C19C5"/>
    <w:rsid w:val="004C32CA"/>
    <w:rsid w:val="004C370D"/>
    <w:rsid w:val="004C4BD5"/>
    <w:rsid w:val="004C52AF"/>
    <w:rsid w:val="004C5E0B"/>
    <w:rsid w:val="004C6385"/>
    <w:rsid w:val="004C640D"/>
    <w:rsid w:val="004C643C"/>
    <w:rsid w:val="004C7189"/>
    <w:rsid w:val="004C76D2"/>
    <w:rsid w:val="004D1F0B"/>
    <w:rsid w:val="004D25DB"/>
    <w:rsid w:val="004D269A"/>
    <w:rsid w:val="004D28A8"/>
    <w:rsid w:val="004D30FB"/>
    <w:rsid w:val="004D47C6"/>
    <w:rsid w:val="004D50EC"/>
    <w:rsid w:val="004D6C5E"/>
    <w:rsid w:val="004E1BDD"/>
    <w:rsid w:val="004E272A"/>
    <w:rsid w:val="004E57A9"/>
    <w:rsid w:val="004E63CA"/>
    <w:rsid w:val="004E6632"/>
    <w:rsid w:val="004E67D4"/>
    <w:rsid w:val="004E6914"/>
    <w:rsid w:val="004E6963"/>
    <w:rsid w:val="004E7E45"/>
    <w:rsid w:val="004F2162"/>
    <w:rsid w:val="004F2236"/>
    <w:rsid w:val="004F235F"/>
    <w:rsid w:val="004F276E"/>
    <w:rsid w:val="004F34DC"/>
    <w:rsid w:val="004F3549"/>
    <w:rsid w:val="004F3A94"/>
    <w:rsid w:val="004F589C"/>
    <w:rsid w:val="004F5B85"/>
    <w:rsid w:val="004F602C"/>
    <w:rsid w:val="004F602D"/>
    <w:rsid w:val="004F77DC"/>
    <w:rsid w:val="004F7A8F"/>
    <w:rsid w:val="00503FC4"/>
    <w:rsid w:val="00505276"/>
    <w:rsid w:val="0051121D"/>
    <w:rsid w:val="00512308"/>
    <w:rsid w:val="00512829"/>
    <w:rsid w:val="00513C4D"/>
    <w:rsid w:val="005155E1"/>
    <w:rsid w:val="0051578E"/>
    <w:rsid w:val="0051682C"/>
    <w:rsid w:val="00516F9D"/>
    <w:rsid w:val="00521C3B"/>
    <w:rsid w:val="005230A0"/>
    <w:rsid w:val="00523970"/>
    <w:rsid w:val="00524624"/>
    <w:rsid w:val="0052484B"/>
    <w:rsid w:val="00524BB1"/>
    <w:rsid w:val="005252BB"/>
    <w:rsid w:val="00525BB3"/>
    <w:rsid w:val="005267B8"/>
    <w:rsid w:val="00527611"/>
    <w:rsid w:val="00527CF2"/>
    <w:rsid w:val="0053025F"/>
    <w:rsid w:val="00530717"/>
    <w:rsid w:val="005308F5"/>
    <w:rsid w:val="00530A7E"/>
    <w:rsid w:val="00532020"/>
    <w:rsid w:val="0053267A"/>
    <w:rsid w:val="0053282F"/>
    <w:rsid w:val="00534592"/>
    <w:rsid w:val="00537193"/>
    <w:rsid w:val="005408DE"/>
    <w:rsid w:val="005409B9"/>
    <w:rsid w:val="00540B53"/>
    <w:rsid w:val="005419FA"/>
    <w:rsid w:val="005422AF"/>
    <w:rsid w:val="00544BA8"/>
    <w:rsid w:val="0054509C"/>
    <w:rsid w:val="00546AC8"/>
    <w:rsid w:val="00546F46"/>
    <w:rsid w:val="00550746"/>
    <w:rsid w:val="00550D50"/>
    <w:rsid w:val="00550DF4"/>
    <w:rsid w:val="00550E6B"/>
    <w:rsid w:val="00551AE8"/>
    <w:rsid w:val="00551B5A"/>
    <w:rsid w:val="005521F2"/>
    <w:rsid w:val="00552AFD"/>
    <w:rsid w:val="00553E13"/>
    <w:rsid w:val="00553F4C"/>
    <w:rsid w:val="00554A40"/>
    <w:rsid w:val="00554A79"/>
    <w:rsid w:val="00555634"/>
    <w:rsid w:val="00556F4D"/>
    <w:rsid w:val="00557AA8"/>
    <w:rsid w:val="005607F3"/>
    <w:rsid w:val="0056106B"/>
    <w:rsid w:val="00561C81"/>
    <w:rsid w:val="00562B0B"/>
    <w:rsid w:val="005646A7"/>
    <w:rsid w:val="00564B99"/>
    <w:rsid w:val="005652E4"/>
    <w:rsid w:val="005655A4"/>
    <w:rsid w:val="00565B11"/>
    <w:rsid w:val="00566966"/>
    <w:rsid w:val="00566D54"/>
    <w:rsid w:val="00571078"/>
    <w:rsid w:val="00572567"/>
    <w:rsid w:val="00572C65"/>
    <w:rsid w:val="00572D87"/>
    <w:rsid w:val="0057344E"/>
    <w:rsid w:val="00574BF5"/>
    <w:rsid w:val="00574C0B"/>
    <w:rsid w:val="00574CAE"/>
    <w:rsid w:val="0057551B"/>
    <w:rsid w:val="0057581C"/>
    <w:rsid w:val="00575F18"/>
    <w:rsid w:val="00576742"/>
    <w:rsid w:val="00577D1D"/>
    <w:rsid w:val="005816D6"/>
    <w:rsid w:val="00581707"/>
    <w:rsid w:val="005824E5"/>
    <w:rsid w:val="005829D5"/>
    <w:rsid w:val="00583CB3"/>
    <w:rsid w:val="00585703"/>
    <w:rsid w:val="00586AC8"/>
    <w:rsid w:val="005873B9"/>
    <w:rsid w:val="00587A5C"/>
    <w:rsid w:val="00587FDA"/>
    <w:rsid w:val="0059011C"/>
    <w:rsid w:val="00591185"/>
    <w:rsid w:val="005914C8"/>
    <w:rsid w:val="005925C0"/>
    <w:rsid w:val="00592DD8"/>
    <w:rsid w:val="00593018"/>
    <w:rsid w:val="00593772"/>
    <w:rsid w:val="0059551A"/>
    <w:rsid w:val="005955E9"/>
    <w:rsid w:val="00595A15"/>
    <w:rsid w:val="00595B5A"/>
    <w:rsid w:val="00595E6A"/>
    <w:rsid w:val="005A1837"/>
    <w:rsid w:val="005A1C6B"/>
    <w:rsid w:val="005A2FBD"/>
    <w:rsid w:val="005A3332"/>
    <w:rsid w:val="005A5090"/>
    <w:rsid w:val="005A58A9"/>
    <w:rsid w:val="005A727C"/>
    <w:rsid w:val="005A7D7F"/>
    <w:rsid w:val="005B0FD5"/>
    <w:rsid w:val="005B12D0"/>
    <w:rsid w:val="005B1EB0"/>
    <w:rsid w:val="005B1EE8"/>
    <w:rsid w:val="005B2713"/>
    <w:rsid w:val="005B3364"/>
    <w:rsid w:val="005B5620"/>
    <w:rsid w:val="005B5F2F"/>
    <w:rsid w:val="005B5FE9"/>
    <w:rsid w:val="005B7E20"/>
    <w:rsid w:val="005C0448"/>
    <w:rsid w:val="005C0579"/>
    <w:rsid w:val="005C0DF5"/>
    <w:rsid w:val="005C0EBD"/>
    <w:rsid w:val="005C1D4E"/>
    <w:rsid w:val="005C2BC2"/>
    <w:rsid w:val="005C3786"/>
    <w:rsid w:val="005C3D24"/>
    <w:rsid w:val="005C4A53"/>
    <w:rsid w:val="005C548B"/>
    <w:rsid w:val="005C574F"/>
    <w:rsid w:val="005C64AD"/>
    <w:rsid w:val="005D04EC"/>
    <w:rsid w:val="005D16E5"/>
    <w:rsid w:val="005D4E02"/>
    <w:rsid w:val="005D4E70"/>
    <w:rsid w:val="005D5251"/>
    <w:rsid w:val="005D5755"/>
    <w:rsid w:val="005D6E9B"/>
    <w:rsid w:val="005D7CAD"/>
    <w:rsid w:val="005E0262"/>
    <w:rsid w:val="005E0E70"/>
    <w:rsid w:val="005E27C1"/>
    <w:rsid w:val="005E4085"/>
    <w:rsid w:val="005E4CB1"/>
    <w:rsid w:val="005F037F"/>
    <w:rsid w:val="005F165B"/>
    <w:rsid w:val="005F19CA"/>
    <w:rsid w:val="005F2CE7"/>
    <w:rsid w:val="005F3803"/>
    <w:rsid w:val="005F3F53"/>
    <w:rsid w:val="005F6AB4"/>
    <w:rsid w:val="005F735B"/>
    <w:rsid w:val="00600ADB"/>
    <w:rsid w:val="006016A3"/>
    <w:rsid w:val="0060197D"/>
    <w:rsid w:val="00602771"/>
    <w:rsid w:val="00604453"/>
    <w:rsid w:val="006049CB"/>
    <w:rsid w:val="00604ABE"/>
    <w:rsid w:val="00606126"/>
    <w:rsid w:val="0060679E"/>
    <w:rsid w:val="00607C65"/>
    <w:rsid w:val="00610082"/>
    <w:rsid w:val="006114A3"/>
    <w:rsid w:val="00612F1B"/>
    <w:rsid w:val="00614390"/>
    <w:rsid w:val="00614E03"/>
    <w:rsid w:val="006166E1"/>
    <w:rsid w:val="0061749A"/>
    <w:rsid w:val="0061778B"/>
    <w:rsid w:val="00620D80"/>
    <w:rsid w:val="00622B3C"/>
    <w:rsid w:val="006230C5"/>
    <w:rsid w:val="00623D12"/>
    <w:rsid w:val="006261DB"/>
    <w:rsid w:val="00626A25"/>
    <w:rsid w:val="00627661"/>
    <w:rsid w:val="00630DAE"/>
    <w:rsid w:val="006318DB"/>
    <w:rsid w:val="006323DC"/>
    <w:rsid w:val="00633F86"/>
    <w:rsid w:val="00634226"/>
    <w:rsid w:val="00634624"/>
    <w:rsid w:val="00636C7F"/>
    <w:rsid w:val="00636D01"/>
    <w:rsid w:val="00637350"/>
    <w:rsid w:val="00637EA2"/>
    <w:rsid w:val="006422B3"/>
    <w:rsid w:val="0064303E"/>
    <w:rsid w:val="00644696"/>
    <w:rsid w:val="00645408"/>
    <w:rsid w:val="0064571F"/>
    <w:rsid w:val="00645D4F"/>
    <w:rsid w:val="006473D3"/>
    <w:rsid w:val="00647ABB"/>
    <w:rsid w:val="00647F17"/>
    <w:rsid w:val="00651643"/>
    <w:rsid w:val="006518AA"/>
    <w:rsid w:val="00651DF9"/>
    <w:rsid w:val="006521AB"/>
    <w:rsid w:val="00652477"/>
    <w:rsid w:val="006526FC"/>
    <w:rsid w:val="006530DF"/>
    <w:rsid w:val="0065400C"/>
    <w:rsid w:val="00654B1E"/>
    <w:rsid w:val="00655B5B"/>
    <w:rsid w:val="006560BA"/>
    <w:rsid w:val="006609A6"/>
    <w:rsid w:val="00661E04"/>
    <w:rsid w:val="00662842"/>
    <w:rsid w:val="00662860"/>
    <w:rsid w:val="00663CFF"/>
    <w:rsid w:val="00664E61"/>
    <w:rsid w:val="00665694"/>
    <w:rsid w:val="006667CF"/>
    <w:rsid w:val="00666F3D"/>
    <w:rsid w:val="006700B4"/>
    <w:rsid w:val="00671DF3"/>
    <w:rsid w:val="00672D0A"/>
    <w:rsid w:val="00673296"/>
    <w:rsid w:val="00674436"/>
    <w:rsid w:val="00674CBD"/>
    <w:rsid w:val="00674D7C"/>
    <w:rsid w:val="00674ECE"/>
    <w:rsid w:val="006753D1"/>
    <w:rsid w:val="006768E7"/>
    <w:rsid w:val="006771C6"/>
    <w:rsid w:val="006772C1"/>
    <w:rsid w:val="006777DD"/>
    <w:rsid w:val="00677AF3"/>
    <w:rsid w:val="00680190"/>
    <w:rsid w:val="006801B6"/>
    <w:rsid w:val="006806CC"/>
    <w:rsid w:val="006816BB"/>
    <w:rsid w:val="006829A5"/>
    <w:rsid w:val="006839D5"/>
    <w:rsid w:val="00684BEC"/>
    <w:rsid w:val="006862D4"/>
    <w:rsid w:val="00686F0B"/>
    <w:rsid w:val="00686F17"/>
    <w:rsid w:val="00692520"/>
    <w:rsid w:val="006940E2"/>
    <w:rsid w:val="00694C2A"/>
    <w:rsid w:val="00694CD1"/>
    <w:rsid w:val="00694D10"/>
    <w:rsid w:val="00695E24"/>
    <w:rsid w:val="006963B2"/>
    <w:rsid w:val="0069677C"/>
    <w:rsid w:val="00696881"/>
    <w:rsid w:val="00697D1F"/>
    <w:rsid w:val="00697E1B"/>
    <w:rsid w:val="00697E2B"/>
    <w:rsid w:val="006A09B3"/>
    <w:rsid w:val="006A0D27"/>
    <w:rsid w:val="006A11C3"/>
    <w:rsid w:val="006A27FF"/>
    <w:rsid w:val="006A2DF2"/>
    <w:rsid w:val="006A2F29"/>
    <w:rsid w:val="006A34E7"/>
    <w:rsid w:val="006A3CE6"/>
    <w:rsid w:val="006A3FFA"/>
    <w:rsid w:val="006A43DD"/>
    <w:rsid w:val="006A46D2"/>
    <w:rsid w:val="006A5A9A"/>
    <w:rsid w:val="006A5AE0"/>
    <w:rsid w:val="006A6474"/>
    <w:rsid w:val="006A6553"/>
    <w:rsid w:val="006A6E77"/>
    <w:rsid w:val="006A7AC7"/>
    <w:rsid w:val="006A7C4B"/>
    <w:rsid w:val="006A7CE6"/>
    <w:rsid w:val="006B005F"/>
    <w:rsid w:val="006B1392"/>
    <w:rsid w:val="006B1B00"/>
    <w:rsid w:val="006B1E3A"/>
    <w:rsid w:val="006B2701"/>
    <w:rsid w:val="006B27AF"/>
    <w:rsid w:val="006B3FE1"/>
    <w:rsid w:val="006B4684"/>
    <w:rsid w:val="006B4A02"/>
    <w:rsid w:val="006B5A4A"/>
    <w:rsid w:val="006B6186"/>
    <w:rsid w:val="006B6787"/>
    <w:rsid w:val="006B694D"/>
    <w:rsid w:val="006B69CE"/>
    <w:rsid w:val="006B77B9"/>
    <w:rsid w:val="006C07EC"/>
    <w:rsid w:val="006C11E5"/>
    <w:rsid w:val="006C1686"/>
    <w:rsid w:val="006C2317"/>
    <w:rsid w:val="006C24C1"/>
    <w:rsid w:val="006C2C83"/>
    <w:rsid w:val="006C34F3"/>
    <w:rsid w:val="006C4495"/>
    <w:rsid w:val="006C44B0"/>
    <w:rsid w:val="006C47D9"/>
    <w:rsid w:val="006C5296"/>
    <w:rsid w:val="006C5E84"/>
    <w:rsid w:val="006C5FB5"/>
    <w:rsid w:val="006C6895"/>
    <w:rsid w:val="006C6DC0"/>
    <w:rsid w:val="006C7BA1"/>
    <w:rsid w:val="006C7EEC"/>
    <w:rsid w:val="006C7EF6"/>
    <w:rsid w:val="006D090B"/>
    <w:rsid w:val="006D27D1"/>
    <w:rsid w:val="006D2BD6"/>
    <w:rsid w:val="006D2FD0"/>
    <w:rsid w:val="006D303F"/>
    <w:rsid w:val="006D3FEF"/>
    <w:rsid w:val="006D5A07"/>
    <w:rsid w:val="006D75FF"/>
    <w:rsid w:val="006E235A"/>
    <w:rsid w:val="006E2F59"/>
    <w:rsid w:val="006E37FE"/>
    <w:rsid w:val="006E4110"/>
    <w:rsid w:val="006E533B"/>
    <w:rsid w:val="006E5D16"/>
    <w:rsid w:val="006E7984"/>
    <w:rsid w:val="006E7C93"/>
    <w:rsid w:val="006F0BD7"/>
    <w:rsid w:val="006F1636"/>
    <w:rsid w:val="006F1777"/>
    <w:rsid w:val="006F17B0"/>
    <w:rsid w:val="006F223F"/>
    <w:rsid w:val="006F22F5"/>
    <w:rsid w:val="006F3604"/>
    <w:rsid w:val="006F37E2"/>
    <w:rsid w:val="006F4750"/>
    <w:rsid w:val="006F4AE7"/>
    <w:rsid w:val="006F5897"/>
    <w:rsid w:val="006F64AE"/>
    <w:rsid w:val="006F66DE"/>
    <w:rsid w:val="006F73D7"/>
    <w:rsid w:val="006F7DF4"/>
    <w:rsid w:val="006F7F60"/>
    <w:rsid w:val="007002D7"/>
    <w:rsid w:val="0070037D"/>
    <w:rsid w:val="007011A3"/>
    <w:rsid w:val="0070130D"/>
    <w:rsid w:val="007014EB"/>
    <w:rsid w:val="007042EE"/>
    <w:rsid w:val="007061CF"/>
    <w:rsid w:val="00707063"/>
    <w:rsid w:val="00707138"/>
    <w:rsid w:val="007072CD"/>
    <w:rsid w:val="00707ACA"/>
    <w:rsid w:val="007100DF"/>
    <w:rsid w:val="00711014"/>
    <w:rsid w:val="00711296"/>
    <w:rsid w:val="00711413"/>
    <w:rsid w:val="007117D1"/>
    <w:rsid w:val="007121F4"/>
    <w:rsid w:val="00712F02"/>
    <w:rsid w:val="00713E30"/>
    <w:rsid w:val="0071440C"/>
    <w:rsid w:val="00714622"/>
    <w:rsid w:val="00715F46"/>
    <w:rsid w:val="007166A7"/>
    <w:rsid w:val="007173F4"/>
    <w:rsid w:val="00717CD2"/>
    <w:rsid w:val="00720920"/>
    <w:rsid w:val="00720FA8"/>
    <w:rsid w:val="007212EF"/>
    <w:rsid w:val="0072160F"/>
    <w:rsid w:val="00726A7C"/>
    <w:rsid w:val="00726CD7"/>
    <w:rsid w:val="0073068C"/>
    <w:rsid w:val="007318F4"/>
    <w:rsid w:val="00731E92"/>
    <w:rsid w:val="007378CF"/>
    <w:rsid w:val="00737C3D"/>
    <w:rsid w:val="00737CC3"/>
    <w:rsid w:val="00737F5B"/>
    <w:rsid w:val="007405D9"/>
    <w:rsid w:val="00740B27"/>
    <w:rsid w:val="0074131E"/>
    <w:rsid w:val="00742C07"/>
    <w:rsid w:val="007431EF"/>
    <w:rsid w:val="007433A5"/>
    <w:rsid w:val="00744408"/>
    <w:rsid w:val="0074562F"/>
    <w:rsid w:val="00746D1B"/>
    <w:rsid w:val="00747041"/>
    <w:rsid w:val="00747A1B"/>
    <w:rsid w:val="00752BBB"/>
    <w:rsid w:val="00753159"/>
    <w:rsid w:val="0075366C"/>
    <w:rsid w:val="00753ECF"/>
    <w:rsid w:val="007548CB"/>
    <w:rsid w:val="00754E22"/>
    <w:rsid w:val="00756356"/>
    <w:rsid w:val="007575D8"/>
    <w:rsid w:val="00760071"/>
    <w:rsid w:val="00760304"/>
    <w:rsid w:val="00761435"/>
    <w:rsid w:val="0076185F"/>
    <w:rsid w:val="007622D5"/>
    <w:rsid w:val="007629BE"/>
    <w:rsid w:val="00762CE6"/>
    <w:rsid w:val="00763461"/>
    <w:rsid w:val="00763B5F"/>
    <w:rsid w:val="00764D2B"/>
    <w:rsid w:val="00767A8B"/>
    <w:rsid w:val="0077021F"/>
    <w:rsid w:val="0077022F"/>
    <w:rsid w:val="0077042F"/>
    <w:rsid w:val="007707AB"/>
    <w:rsid w:val="0077149D"/>
    <w:rsid w:val="00771F0A"/>
    <w:rsid w:val="007726BD"/>
    <w:rsid w:val="0077293C"/>
    <w:rsid w:val="00772F44"/>
    <w:rsid w:val="0077712A"/>
    <w:rsid w:val="0077745B"/>
    <w:rsid w:val="00777B2F"/>
    <w:rsid w:val="00780E97"/>
    <w:rsid w:val="00781822"/>
    <w:rsid w:val="00782276"/>
    <w:rsid w:val="00782442"/>
    <w:rsid w:val="00783CF4"/>
    <w:rsid w:val="007841C6"/>
    <w:rsid w:val="00784203"/>
    <w:rsid w:val="007842F9"/>
    <w:rsid w:val="00784BBB"/>
    <w:rsid w:val="007855C3"/>
    <w:rsid w:val="00785D12"/>
    <w:rsid w:val="00785D40"/>
    <w:rsid w:val="00787D1E"/>
    <w:rsid w:val="00790B83"/>
    <w:rsid w:val="0079161C"/>
    <w:rsid w:val="0079297B"/>
    <w:rsid w:val="00792CB8"/>
    <w:rsid w:val="00793C82"/>
    <w:rsid w:val="00793E90"/>
    <w:rsid w:val="007946CA"/>
    <w:rsid w:val="00795752"/>
    <w:rsid w:val="00795B97"/>
    <w:rsid w:val="00796A90"/>
    <w:rsid w:val="00796EB5"/>
    <w:rsid w:val="0079711F"/>
    <w:rsid w:val="00797921"/>
    <w:rsid w:val="007979A6"/>
    <w:rsid w:val="007A0913"/>
    <w:rsid w:val="007A09EE"/>
    <w:rsid w:val="007A24A8"/>
    <w:rsid w:val="007A2AE9"/>
    <w:rsid w:val="007A3E1F"/>
    <w:rsid w:val="007A54F6"/>
    <w:rsid w:val="007A5CF1"/>
    <w:rsid w:val="007A682F"/>
    <w:rsid w:val="007B0479"/>
    <w:rsid w:val="007B14B8"/>
    <w:rsid w:val="007B156C"/>
    <w:rsid w:val="007B23F3"/>
    <w:rsid w:val="007B24AD"/>
    <w:rsid w:val="007B2E57"/>
    <w:rsid w:val="007B2EF0"/>
    <w:rsid w:val="007B3101"/>
    <w:rsid w:val="007B3EA5"/>
    <w:rsid w:val="007B4834"/>
    <w:rsid w:val="007B5042"/>
    <w:rsid w:val="007B72AF"/>
    <w:rsid w:val="007C0DFA"/>
    <w:rsid w:val="007C12D4"/>
    <w:rsid w:val="007C28D5"/>
    <w:rsid w:val="007C2949"/>
    <w:rsid w:val="007C316A"/>
    <w:rsid w:val="007C3424"/>
    <w:rsid w:val="007C38B3"/>
    <w:rsid w:val="007C3A29"/>
    <w:rsid w:val="007C583A"/>
    <w:rsid w:val="007C589F"/>
    <w:rsid w:val="007C6251"/>
    <w:rsid w:val="007C6696"/>
    <w:rsid w:val="007C7338"/>
    <w:rsid w:val="007C734C"/>
    <w:rsid w:val="007D1FB3"/>
    <w:rsid w:val="007D2255"/>
    <w:rsid w:val="007D4C7F"/>
    <w:rsid w:val="007D4D7A"/>
    <w:rsid w:val="007D5C85"/>
    <w:rsid w:val="007D6C9C"/>
    <w:rsid w:val="007D7600"/>
    <w:rsid w:val="007D7D44"/>
    <w:rsid w:val="007E0AAB"/>
    <w:rsid w:val="007E1E3C"/>
    <w:rsid w:val="007E226C"/>
    <w:rsid w:val="007E2CB8"/>
    <w:rsid w:val="007E3174"/>
    <w:rsid w:val="007E3F21"/>
    <w:rsid w:val="007E4639"/>
    <w:rsid w:val="007E47DA"/>
    <w:rsid w:val="007E4B03"/>
    <w:rsid w:val="007E4F16"/>
    <w:rsid w:val="007E5481"/>
    <w:rsid w:val="007E744B"/>
    <w:rsid w:val="007F0124"/>
    <w:rsid w:val="007F0242"/>
    <w:rsid w:val="007F385E"/>
    <w:rsid w:val="007F3E50"/>
    <w:rsid w:val="007F3F68"/>
    <w:rsid w:val="007F4947"/>
    <w:rsid w:val="007F52FC"/>
    <w:rsid w:val="007F610A"/>
    <w:rsid w:val="007F6F9B"/>
    <w:rsid w:val="007F6FE4"/>
    <w:rsid w:val="007F7E70"/>
    <w:rsid w:val="0080056F"/>
    <w:rsid w:val="00800DA1"/>
    <w:rsid w:val="008023C8"/>
    <w:rsid w:val="00802D9F"/>
    <w:rsid w:val="00803792"/>
    <w:rsid w:val="00803BBB"/>
    <w:rsid w:val="00803EE0"/>
    <w:rsid w:val="00803FD5"/>
    <w:rsid w:val="00804CBF"/>
    <w:rsid w:val="00804D04"/>
    <w:rsid w:val="0080506F"/>
    <w:rsid w:val="00805644"/>
    <w:rsid w:val="0080677B"/>
    <w:rsid w:val="0080744F"/>
    <w:rsid w:val="00807A8E"/>
    <w:rsid w:val="0081075C"/>
    <w:rsid w:val="00810FE6"/>
    <w:rsid w:val="0081107D"/>
    <w:rsid w:val="0081347C"/>
    <w:rsid w:val="00813ECB"/>
    <w:rsid w:val="00815E75"/>
    <w:rsid w:val="00816FAA"/>
    <w:rsid w:val="008178AD"/>
    <w:rsid w:val="00817939"/>
    <w:rsid w:val="008179B5"/>
    <w:rsid w:val="008203ED"/>
    <w:rsid w:val="00820E1B"/>
    <w:rsid w:val="00820F99"/>
    <w:rsid w:val="00821B50"/>
    <w:rsid w:val="0082323E"/>
    <w:rsid w:val="00827BCE"/>
    <w:rsid w:val="00827D62"/>
    <w:rsid w:val="008314DB"/>
    <w:rsid w:val="0083412E"/>
    <w:rsid w:val="0083443B"/>
    <w:rsid w:val="00835E55"/>
    <w:rsid w:val="008360D5"/>
    <w:rsid w:val="00836D89"/>
    <w:rsid w:val="0083722E"/>
    <w:rsid w:val="008402F9"/>
    <w:rsid w:val="00842019"/>
    <w:rsid w:val="0084216C"/>
    <w:rsid w:val="00843760"/>
    <w:rsid w:val="00843EA7"/>
    <w:rsid w:val="008441A2"/>
    <w:rsid w:val="00844BD9"/>
    <w:rsid w:val="00844E8C"/>
    <w:rsid w:val="0084631A"/>
    <w:rsid w:val="0084674F"/>
    <w:rsid w:val="00847B77"/>
    <w:rsid w:val="00847BFF"/>
    <w:rsid w:val="008509BA"/>
    <w:rsid w:val="00851220"/>
    <w:rsid w:val="00852357"/>
    <w:rsid w:val="00852664"/>
    <w:rsid w:val="00852ADB"/>
    <w:rsid w:val="00853845"/>
    <w:rsid w:val="00854C0D"/>
    <w:rsid w:val="008571FC"/>
    <w:rsid w:val="00860AED"/>
    <w:rsid w:val="0086102B"/>
    <w:rsid w:val="00861192"/>
    <w:rsid w:val="008611D6"/>
    <w:rsid w:val="00861C08"/>
    <w:rsid w:val="00862510"/>
    <w:rsid w:val="00863A3C"/>
    <w:rsid w:val="00863B56"/>
    <w:rsid w:val="0086463A"/>
    <w:rsid w:val="00864A48"/>
    <w:rsid w:val="00864EFB"/>
    <w:rsid w:val="00865523"/>
    <w:rsid w:val="00866255"/>
    <w:rsid w:val="00866431"/>
    <w:rsid w:val="00870DEB"/>
    <w:rsid w:val="00871072"/>
    <w:rsid w:val="00871396"/>
    <w:rsid w:val="00871411"/>
    <w:rsid w:val="008718E0"/>
    <w:rsid w:val="00872E04"/>
    <w:rsid w:val="00873969"/>
    <w:rsid w:val="00873D4C"/>
    <w:rsid w:val="00875994"/>
    <w:rsid w:val="00876BB5"/>
    <w:rsid w:val="008819C6"/>
    <w:rsid w:val="00881D76"/>
    <w:rsid w:val="00882079"/>
    <w:rsid w:val="00882D7A"/>
    <w:rsid w:val="008848F5"/>
    <w:rsid w:val="00886162"/>
    <w:rsid w:val="00886290"/>
    <w:rsid w:val="0088678C"/>
    <w:rsid w:val="00890B5B"/>
    <w:rsid w:val="00891AB8"/>
    <w:rsid w:val="008928D0"/>
    <w:rsid w:val="00893797"/>
    <w:rsid w:val="008956B7"/>
    <w:rsid w:val="00896C0C"/>
    <w:rsid w:val="008973A8"/>
    <w:rsid w:val="00897735"/>
    <w:rsid w:val="008A100B"/>
    <w:rsid w:val="008A2508"/>
    <w:rsid w:val="008A38D5"/>
    <w:rsid w:val="008A41E5"/>
    <w:rsid w:val="008A4692"/>
    <w:rsid w:val="008A476D"/>
    <w:rsid w:val="008A5934"/>
    <w:rsid w:val="008A63E6"/>
    <w:rsid w:val="008A722C"/>
    <w:rsid w:val="008B10AB"/>
    <w:rsid w:val="008B1285"/>
    <w:rsid w:val="008B148C"/>
    <w:rsid w:val="008B1D68"/>
    <w:rsid w:val="008B26E8"/>
    <w:rsid w:val="008B26F4"/>
    <w:rsid w:val="008B2749"/>
    <w:rsid w:val="008B2968"/>
    <w:rsid w:val="008B3410"/>
    <w:rsid w:val="008B35B5"/>
    <w:rsid w:val="008B39CD"/>
    <w:rsid w:val="008B4F62"/>
    <w:rsid w:val="008B4FB6"/>
    <w:rsid w:val="008B6ECC"/>
    <w:rsid w:val="008B72AB"/>
    <w:rsid w:val="008C0026"/>
    <w:rsid w:val="008C01F1"/>
    <w:rsid w:val="008C268E"/>
    <w:rsid w:val="008C294C"/>
    <w:rsid w:val="008C51AC"/>
    <w:rsid w:val="008C689C"/>
    <w:rsid w:val="008C6FEA"/>
    <w:rsid w:val="008C73F9"/>
    <w:rsid w:val="008C7FA3"/>
    <w:rsid w:val="008D125D"/>
    <w:rsid w:val="008D22E1"/>
    <w:rsid w:val="008D2CED"/>
    <w:rsid w:val="008D3889"/>
    <w:rsid w:val="008D423B"/>
    <w:rsid w:val="008D4A0C"/>
    <w:rsid w:val="008D4C9E"/>
    <w:rsid w:val="008E21A0"/>
    <w:rsid w:val="008E231C"/>
    <w:rsid w:val="008E2407"/>
    <w:rsid w:val="008E2971"/>
    <w:rsid w:val="008E2B03"/>
    <w:rsid w:val="008E2C57"/>
    <w:rsid w:val="008E3BD3"/>
    <w:rsid w:val="008E4449"/>
    <w:rsid w:val="008E587E"/>
    <w:rsid w:val="008E592A"/>
    <w:rsid w:val="008E69D4"/>
    <w:rsid w:val="008E7176"/>
    <w:rsid w:val="008E724E"/>
    <w:rsid w:val="008E78FF"/>
    <w:rsid w:val="008F064F"/>
    <w:rsid w:val="008F0D46"/>
    <w:rsid w:val="008F156C"/>
    <w:rsid w:val="008F209B"/>
    <w:rsid w:val="008F24D9"/>
    <w:rsid w:val="008F487E"/>
    <w:rsid w:val="008F5A1A"/>
    <w:rsid w:val="008F6736"/>
    <w:rsid w:val="008F755A"/>
    <w:rsid w:val="008F7561"/>
    <w:rsid w:val="008F7887"/>
    <w:rsid w:val="00902E5A"/>
    <w:rsid w:val="00906014"/>
    <w:rsid w:val="00906544"/>
    <w:rsid w:val="009109E8"/>
    <w:rsid w:val="009114BA"/>
    <w:rsid w:val="00912B39"/>
    <w:rsid w:val="00912F76"/>
    <w:rsid w:val="009130FB"/>
    <w:rsid w:val="009133E9"/>
    <w:rsid w:val="009134AA"/>
    <w:rsid w:val="00913720"/>
    <w:rsid w:val="00913A4D"/>
    <w:rsid w:val="0091478A"/>
    <w:rsid w:val="009155B5"/>
    <w:rsid w:val="00916982"/>
    <w:rsid w:val="00916E9B"/>
    <w:rsid w:val="00917683"/>
    <w:rsid w:val="009200B6"/>
    <w:rsid w:val="00920F30"/>
    <w:rsid w:val="009212C0"/>
    <w:rsid w:val="00922A31"/>
    <w:rsid w:val="009236C1"/>
    <w:rsid w:val="00924300"/>
    <w:rsid w:val="00925DA1"/>
    <w:rsid w:val="00927343"/>
    <w:rsid w:val="00927B40"/>
    <w:rsid w:val="0093073A"/>
    <w:rsid w:val="009328B4"/>
    <w:rsid w:val="009337F0"/>
    <w:rsid w:val="0093575B"/>
    <w:rsid w:val="00940647"/>
    <w:rsid w:val="00940BF0"/>
    <w:rsid w:val="00942F67"/>
    <w:rsid w:val="00943FDB"/>
    <w:rsid w:val="00947007"/>
    <w:rsid w:val="00950BBE"/>
    <w:rsid w:val="00950E26"/>
    <w:rsid w:val="0095177E"/>
    <w:rsid w:val="00951C56"/>
    <w:rsid w:val="00951DF7"/>
    <w:rsid w:val="00952192"/>
    <w:rsid w:val="009522EC"/>
    <w:rsid w:val="00953DE0"/>
    <w:rsid w:val="00954285"/>
    <w:rsid w:val="009543A7"/>
    <w:rsid w:val="00955897"/>
    <w:rsid w:val="009564A7"/>
    <w:rsid w:val="009604BE"/>
    <w:rsid w:val="0096126C"/>
    <w:rsid w:val="00961C0B"/>
    <w:rsid w:val="0096296A"/>
    <w:rsid w:val="00962D72"/>
    <w:rsid w:val="009649BB"/>
    <w:rsid w:val="00965DC1"/>
    <w:rsid w:val="009662BC"/>
    <w:rsid w:val="00967358"/>
    <w:rsid w:val="0096775D"/>
    <w:rsid w:val="00970418"/>
    <w:rsid w:val="00971A73"/>
    <w:rsid w:val="00971B8B"/>
    <w:rsid w:val="00971D31"/>
    <w:rsid w:val="00974366"/>
    <w:rsid w:val="009756CE"/>
    <w:rsid w:val="00975708"/>
    <w:rsid w:val="009759A9"/>
    <w:rsid w:val="009760C3"/>
    <w:rsid w:val="00976A8B"/>
    <w:rsid w:val="00976C02"/>
    <w:rsid w:val="0098006F"/>
    <w:rsid w:val="0098038F"/>
    <w:rsid w:val="00980C83"/>
    <w:rsid w:val="00981280"/>
    <w:rsid w:val="00981827"/>
    <w:rsid w:val="00981D29"/>
    <w:rsid w:val="00981EBE"/>
    <w:rsid w:val="009840AC"/>
    <w:rsid w:val="009846D1"/>
    <w:rsid w:val="00984AF9"/>
    <w:rsid w:val="009854AE"/>
    <w:rsid w:val="009855EE"/>
    <w:rsid w:val="009859F4"/>
    <w:rsid w:val="00985E66"/>
    <w:rsid w:val="0098750B"/>
    <w:rsid w:val="00987985"/>
    <w:rsid w:val="00990140"/>
    <w:rsid w:val="00990DF0"/>
    <w:rsid w:val="00991345"/>
    <w:rsid w:val="009931B7"/>
    <w:rsid w:val="00994EE9"/>
    <w:rsid w:val="009957CA"/>
    <w:rsid w:val="00995EA1"/>
    <w:rsid w:val="009A2305"/>
    <w:rsid w:val="009A2E51"/>
    <w:rsid w:val="009A3469"/>
    <w:rsid w:val="009A3AC7"/>
    <w:rsid w:val="009A436E"/>
    <w:rsid w:val="009A5ACC"/>
    <w:rsid w:val="009A64E2"/>
    <w:rsid w:val="009A73AA"/>
    <w:rsid w:val="009B0864"/>
    <w:rsid w:val="009B0EB0"/>
    <w:rsid w:val="009B1090"/>
    <w:rsid w:val="009B2AFA"/>
    <w:rsid w:val="009B37F4"/>
    <w:rsid w:val="009B3FAD"/>
    <w:rsid w:val="009B62C3"/>
    <w:rsid w:val="009B6867"/>
    <w:rsid w:val="009C01C9"/>
    <w:rsid w:val="009C052B"/>
    <w:rsid w:val="009C2A0F"/>
    <w:rsid w:val="009C2A8A"/>
    <w:rsid w:val="009C41D8"/>
    <w:rsid w:val="009C4887"/>
    <w:rsid w:val="009C553A"/>
    <w:rsid w:val="009C5AF2"/>
    <w:rsid w:val="009C6A81"/>
    <w:rsid w:val="009C76C7"/>
    <w:rsid w:val="009C7DD3"/>
    <w:rsid w:val="009D0724"/>
    <w:rsid w:val="009D0A4F"/>
    <w:rsid w:val="009D0F7C"/>
    <w:rsid w:val="009D192C"/>
    <w:rsid w:val="009D23A8"/>
    <w:rsid w:val="009D2B32"/>
    <w:rsid w:val="009D2C06"/>
    <w:rsid w:val="009D47FA"/>
    <w:rsid w:val="009D4E7C"/>
    <w:rsid w:val="009D5389"/>
    <w:rsid w:val="009D673B"/>
    <w:rsid w:val="009D6973"/>
    <w:rsid w:val="009E12F9"/>
    <w:rsid w:val="009E2CDB"/>
    <w:rsid w:val="009E3084"/>
    <w:rsid w:val="009E42D7"/>
    <w:rsid w:val="009E45D3"/>
    <w:rsid w:val="009E5D8B"/>
    <w:rsid w:val="009E5D96"/>
    <w:rsid w:val="009E62F1"/>
    <w:rsid w:val="009E6692"/>
    <w:rsid w:val="009E75F4"/>
    <w:rsid w:val="009E797D"/>
    <w:rsid w:val="009F0A25"/>
    <w:rsid w:val="009F10B5"/>
    <w:rsid w:val="009F1C8C"/>
    <w:rsid w:val="009F3A00"/>
    <w:rsid w:val="009F5E2B"/>
    <w:rsid w:val="009F6AC7"/>
    <w:rsid w:val="00A018FD"/>
    <w:rsid w:val="00A02463"/>
    <w:rsid w:val="00A0467B"/>
    <w:rsid w:val="00A060E9"/>
    <w:rsid w:val="00A0658A"/>
    <w:rsid w:val="00A0672C"/>
    <w:rsid w:val="00A06B02"/>
    <w:rsid w:val="00A07925"/>
    <w:rsid w:val="00A1057B"/>
    <w:rsid w:val="00A115FA"/>
    <w:rsid w:val="00A11D73"/>
    <w:rsid w:val="00A13E36"/>
    <w:rsid w:val="00A13F33"/>
    <w:rsid w:val="00A16106"/>
    <w:rsid w:val="00A167B0"/>
    <w:rsid w:val="00A2050B"/>
    <w:rsid w:val="00A20C13"/>
    <w:rsid w:val="00A22A18"/>
    <w:rsid w:val="00A22D5E"/>
    <w:rsid w:val="00A22E00"/>
    <w:rsid w:val="00A22E53"/>
    <w:rsid w:val="00A23675"/>
    <w:rsid w:val="00A236AE"/>
    <w:rsid w:val="00A24425"/>
    <w:rsid w:val="00A24B74"/>
    <w:rsid w:val="00A25EC3"/>
    <w:rsid w:val="00A273E5"/>
    <w:rsid w:val="00A27467"/>
    <w:rsid w:val="00A27BE8"/>
    <w:rsid w:val="00A30E00"/>
    <w:rsid w:val="00A32B1F"/>
    <w:rsid w:val="00A32F32"/>
    <w:rsid w:val="00A3309E"/>
    <w:rsid w:val="00A34C62"/>
    <w:rsid w:val="00A355F9"/>
    <w:rsid w:val="00A36A74"/>
    <w:rsid w:val="00A37ACB"/>
    <w:rsid w:val="00A408CC"/>
    <w:rsid w:val="00A408D7"/>
    <w:rsid w:val="00A40DBB"/>
    <w:rsid w:val="00A41548"/>
    <w:rsid w:val="00A416CE"/>
    <w:rsid w:val="00A424BE"/>
    <w:rsid w:val="00A431AD"/>
    <w:rsid w:val="00A4355E"/>
    <w:rsid w:val="00A43BFE"/>
    <w:rsid w:val="00A44C03"/>
    <w:rsid w:val="00A451DA"/>
    <w:rsid w:val="00A47A74"/>
    <w:rsid w:val="00A5167E"/>
    <w:rsid w:val="00A51889"/>
    <w:rsid w:val="00A51CB4"/>
    <w:rsid w:val="00A52979"/>
    <w:rsid w:val="00A53AC2"/>
    <w:rsid w:val="00A54DA5"/>
    <w:rsid w:val="00A55575"/>
    <w:rsid w:val="00A55E0F"/>
    <w:rsid w:val="00A56CC2"/>
    <w:rsid w:val="00A5764A"/>
    <w:rsid w:val="00A577B8"/>
    <w:rsid w:val="00A601B0"/>
    <w:rsid w:val="00A606D2"/>
    <w:rsid w:val="00A609CA"/>
    <w:rsid w:val="00A62BE6"/>
    <w:rsid w:val="00A630B7"/>
    <w:rsid w:val="00A63EC2"/>
    <w:rsid w:val="00A63ECD"/>
    <w:rsid w:val="00A640D3"/>
    <w:rsid w:val="00A6588F"/>
    <w:rsid w:val="00A659BB"/>
    <w:rsid w:val="00A660CC"/>
    <w:rsid w:val="00A661AA"/>
    <w:rsid w:val="00A66C8A"/>
    <w:rsid w:val="00A67BEA"/>
    <w:rsid w:val="00A70C8B"/>
    <w:rsid w:val="00A71165"/>
    <w:rsid w:val="00A723B2"/>
    <w:rsid w:val="00A726AD"/>
    <w:rsid w:val="00A72C57"/>
    <w:rsid w:val="00A73167"/>
    <w:rsid w:val="00A73C26"/>
    <w:rsid w:val="00A749C9"/>
    <w:rsid w:val="00A74E00"/>
    <w:rsid w:val="00A7555F"/>
    <w:rsid w:val="00A759ED"/>
    <w:rsid w:val="00A76742"/>
    <w:rsid w:val="00A77184"/>
    <w:rsid w:val="00A804B0"/>
    <w:rsid w:val="00A81C1A"/>
    <w:rsid w:val="00A81C20"/>
    <w:rsid w:val="00A82303"/>
    <w:rsid w:val="00A82421"/>
    <w:rsid w:val="00A82749"/>
    <w:rsid w:val="00A846EE"/>
    <w:rsid w:val="00A8595D"/>
    <w:rsid w:val="00A875BA"/>
    <w:rsid w:val="00A90CA9"/>
    <w:rsid w:val="00A919C6"/>
    <w:rsid w:val="00A92707"/>
    <w:rsid w:val="00A92EC5"/>
    <w:rsid w:val="00A92FD1"/>
    <w:rsid w:val="00A93294"/>
    <w:rsid w:val="00A93CDF"/>
    <w:rsid w:val="00A9476F"/>
    <w:rsid w:val="00A950B4"/>
    <w:rsid w:val="00A97F6F"/>
    <w:rsid w:val="00AA04A1"/>
    <w:rsid w:val="00AA0573"/>
    <w:rsid w:val="00AA1D4A"/>
    <w:rsid w:val="00AA2196"/>
    <w:rsid w:val="00AA2420"/>
    <w:rsid w:val="00AA35A8"/>
    <w:rsid w:val="00AA5A49"/>
    <w:rsid w:val="00AA634F"/>
    <w:rsid w:val="00AA72C4"/>
    <w:rsid w:val="00AB01B4"/>
    <w:rsid w:val="00AB1859"/>
    <w:rsid w:val="00AB1D2A"/>
    <w:rsid w:val="00AB3042"/>
    <w:rsid w:val="00AB57DA"/>
    <w:rsid w:val="00AB6075"/>
    <w:rsid w:val="00AB6222"/>
    <w:rsid w:val="00AB7A57"/>
    <w:rsid w:val="00AB7DAD"/>
    <w:rsid w:val="00AC034F"/>
    <w:rsid w:val="00AC0BC2"/>
    <w:rsid w:val="00AC2256"/>
    <w:rsid w:val="00AC2F54"/>
    <w:rsid w:val="00AC301D"/>
    <w:rsid w:val="00AC3D6E"/>
    <w:rsid w:val="00AC577D"/>
    <w:rsid w:val="00AC5E69"/>
    <w:rsid w:val="00AC73D9"/>
    <w:rsid w:val="00AC7516"/>
    <w:rsid w:val="00AC77FB"/>
    <w:rsid w:val="00AC7CF8"/>
    <w:rsid w:val="00AD0C4D"/>
    <w:rsid w:val="00AD1A0A"/>
    <w:rsid w:val="00AD2077"/>
    <w:rsid w:val="00AD227F"/>
    <w:rsid w:val="00AD2376"/>
    <w:rsid w:val="00AD2BC0"/>
    <w:rsid w:val="00AD46A7"/>
    <w:rsid w:val="00AD4FDE"/>
    <w:rsid w:val="00AD5239"/>
    <w:rsid w:val="00AD548E"/>
    <w:rsid w:val="00AD5BD1"/>
    <w:rsid w:val="00AD724C"/>
    <w:rsid w:val="00AE0DE4"/>
    <w:rsid w:val="00AE1585"/>
    <w:rsid w:val="00AE1BBF"/>
    <w:rsid w:val="00AE34B3"/>
    <w:rsid w:val="00AE4BE7"/>
    <w:rsid w:val="00AE56F2"/>
    <w:rsid w:val="00AE614F"/>
    <w:rsid w:val="00AE66F5"/>
    <w:rsid w:val="00AE6A5B"/>
    <w:rsid w:val="00AE7162"/>
    <w:rsid w:val="00AE7209"/>
    <w:rsid w:val="00AE749B"/>
    <w:rsid w:val="00AF15F8"/>
    <w:rsid w:val="00AF1B21"/>
    <w:rsid w:val="00AF23BC"/>
    <w:rsid w:val="00AF27E0"/>
    <w:rsid w:val="00AF3931"/>
    <w:rsid w:val="00AF3FC0"/>
    <w:rsid w:val="00AF45AC"/>
    <w:rsid w:val="00AF5803"/>
    <w:rsid w:val="00AF5948"/>
    <w:rsid w:val="00AF69C1"/>
    <w:rsid w:val="00AF747B"/>
    <w:rsid w:val="00AF7CBE"/>
    <w:rsid w:val="00B01017"/>
    <w:rsid w:val="00B01EF4"/>
    <w:rsid w:val="00B03189"/>
    <w:rsid w:val="00B035ED"/>
    <w:rsid w:val="00B03BFD"/>
    <w:rsid w:val="00B03EC5"/>
    <w:rsid w:val="00B03F7C"/>
    <w:rsid w:val="00B05999"/>
    <w:rsid w:val="00B06084"/>
    <w:rsid w:val="00B06D7D"/>
    <w:rsid w:val="00B078F5"/>
    <w:rsid w:val="00B07983"/>
    <w:rsid w:val="00B11505"/>
    <w:rsid w:val="00B12D9A"/>
    <w:rsid w:val="00B131EB"/>
    <w:rsid w:val="00B135F5"/>
    <w:rsid w:val="00B13989"/>
    <w:rsid w:val="00B1463E"/>
    <w:rsid w:val="00B1551D"/>
    <w:rsid w:val="00B15A0B"/>
    <w:rsid w:val="00B161CA"/>
    <w:rsid w:val="00B16AB2"/>
    <w:rsid w:val="00B1791D"/>
    <w:rsid w:val="00B179A4"/>
    <w:rsid w:val="00B17B6E"/>
    <w:rsid w:val="00B203E0"/>
    <w:rsid w:val="00B20448"/>
    <w:rsid w:val="00B2178B"/>
    <w:rsid w:val="00B22441"/>
    <w:rsid w:val="00B235BF"/>
    <w:rsid w:val="00B24F32"/>
    <w:rsid w:val="00B2650E"/>
    <w:rsid w:val="00B26E22"/>
    <w:rsid w:val="00B30696"/>
    <w:rsid w:val="00B30794"/>
    <w:rsid w:val="00B30A59"/>
    <w:rsid w:val="00B30A94"/>
    <w:rsid w:val="00B31262"/>
    <w:rsid w:val="00B32D90"/>
    <w:rsid w:val="00B33E1D"/>
    <w:rsid w:val="00B35358"/>
    <w:rsid w:val="00B363C9"/>
    <w:rsid w:val="00B37D30"/>
    <w:rsid w:val="00B403D9"/>
    <w:rsid w:val="00B414F1"/>
    <w:rsid w:val="00B4151E"/>
    <w:rsid w:val="00B41C29"/>
    <w:rsid w:val="00B41C84"/>
    <w:rsid w:val="00B43063"/>
    <w:rsid w:val="00B435DA"/>
    <w:rsid w:val="00B437EE"/>
    <w:rsid w:val="00B44472"/>
    <w:rsid w:val="00B45CD7"/>
    <w:rsid w:val="00B45EEC"/>
    <w:rsid w:val="00B46E3F"/>
    <w:rsid w:val="00B46F1E"/>
    <w:rsid w:val="00B479A1"/>
    <w:rsid w:val="00B522EA"/>
    <w:rsid w:val="00B53A37"/>
    <w:rsid w:val="00B54D19"/>
    <w:rsid w:val="00B54E6A"/>
    <w:rsid w:val="00B54EA0"/>
    <w:rsid w:val="00B55E47"/>
    <w:rsid w:val="00B561EC"/>
    <w:rsid w:val="00B57801"/>
    <w:rsid w:val="00B57D5E"/>
    <w:rsid w:val="00B60537"/>
    <w:rsid w:val="00B60DF1"/>
    <w:rsid w:val="00B612AD"/>
    <w:rsid w:val="00B6138F"/>
    <w:rsid w:val="00B61B84"/>
    <w:rsid w:val="00B61D55"/>
    <w:rsid w:val="00B6326E"/>
    <w:rsid w:val="00B63565"/>
    <w:rsid w:val="00B637BD"/>
    <w:rsid w:val="00B637C5"/>
    <w:rsid w:val="00B644FB"/>
    <w:rsid w:val="00B64ACF"/>
    <w:rsid w:val="00B654AF"/>
    <w:rsid w:val="00B65B3A"/>
    <w:rsid w:val="00B664D2"/>
    <w:rsid w:val="00B666D4"/>
    <w:rsid w:val="00B676CE"/>
    <w:rsid w:val="00B67733"/>
    <w:rsid w:val="00B67914"/>
    <w:rsid w:val="00B713B2"/>
    <w:rsid w:val="00B713F8"/>
    <w:rsid w:val="00B71A61"/>
    <w:rsid w:val="00B72595"/>
    <w:rsid w:val="00B726FC"/>
    <w:rsid w:val="00B736F1"/>
    <w:rsid w:val="00B737FE"/>
    <w:rsid w:val="00B75438"/>
    <w:rsid w:val="00B75902"/>
    <w:rsid w:val="00B75CDE"/>
    <w:rsid w:val="00B76CD4"/>
    <w:rsid w:val="00B7705E"/>
    <w:rsid w:val="00B807C9"/>
    <w:rsid w:val="00B813A0"/>
    <w:rsid w:val="00B831DD"/>
    <w:rsid w:val="00B849D0"/>
    <w:rsid w:val="00B84B91"/>
    <w:rsid w:val="00B85A38"/>
    <w:rsid w:val="00B863DC"/>
    <w:rsid w:val="00B87CCC"/>
    <w:rsid w:val="00B87D34"/>
    <w:rsid w:val="00B90582"/>
    <w:rsid w:val="00B93F1C"/>
    <w:rsid w:val="00B93F3B"/>
    <w:rsid w:val="00B9499F"/>
    <w:rsid w:val="00B95C31"/>
    <w:rsid w:val="00B96643"/>
    <w:rsid w:val="00BA008E"/>
    <w:rsid w:val="00BA02FC"/>
    <w:rsid w:val="00BA0E41"/>
    <w:rsid w:val="00BA262D"/>
    <w:rsid w:val="00BA3B39"/>
    <w:rsid w:val="00BA4BC1"/>
    <w:rsid w:val="00BA510E"/>
    <w:rsid w:val="00BA6D24"/>
    <w:rsid w:val="00BA7442"/>
    <w:rsid w:val="00BA791D"/>
    <w:rsid w:val="00BA7B0C"/>
    <w:rsid w:val="00BA7DED"/>
    <w:rsid w:val="00BB13AE"/>
    <w:rsid w:val="00BB39BC"/>
    <w:rsid w:val="00BB5125"/>
    <w:rsid w:val="00BB5510"/>
    <w:rsid w:val="00BB6F46"/>
    <w:rsid w:val="00BB754E"/>
    <w:rsid w:val="00BC0D22"/>
    <w:rsid w:val="00BC1299"/>
    <w:rsid w:val="00BC12E1"/>
    <w:rsid w:val="00BC2251"/>
    <w:rsid w:val="00BC2789"/>
    <w:rsid w:val="00BC3781"/>
    <w:rsid w:val="00BC4505"/>
    <w:rsid w:val="00BC49E0"/>
    <w:rsid w:val="00BC4B42"/>
    <w:rsid w:val="00BC4C95"/>
    <w:rsid w:val="00BC5CDB"/>
    <w:rsid w:val="00BC692D"/>
    <w:rsid w:val="00BC6ED9"/>
    <w:rsid w:val="00BC7D80"/>
    <w:rsid w:val="00BD087D"/>
    <w:rsid w:val="00BD141C"/>
    <w:rsid w:val="00BD168D"/>
    <w:rsid w:val="00BD1D41"/>
    <w:rsid w:val="00BD281F"/>
    <w:rsid w:val="00BD3D90"/>
    <w:rsid w:val="00BD42F4"/>
    <w:rsid w:val="00BD4CC5"/>
    <w:rsid w:val="00BD5AD4"/>
    <w:rsid w:val="00BD5B6D"/>
    <w:rsid w:val="00BD6A6C"/>
    <w:rsid w:val="00BD7457"/>
    <w:rsid w:val="00BD760C"/>
    <w:rsid w:val="00BE035B"/>
    <w:rsid w:val="00BE061F"/>
    <w:rsid w:val="00BE0E2F"/>
    <w:rsid w:val="00BE1C8E"/>
    <w:rsid w:val="00BE22A6"/>
    <w:rsid w:val="00BE2780"/>
    <w:rsid w:val="00BE2B88"/>
    <w:rsid w:val="00BE551F"/>
    <w:rsid w:val="00BE59F1"/>
    <w:rsid w:val="00BE5BFA"/>
    <w:rsid w:val="00BE5D9E"/>
    <w:rsid w:val="00BE6B84"/>
    <w:rsid w:val="00BF0888"/>
    <w:rsid w:val="00BF1046"/>
    <w:rsid w:val="00BF2D9F"/>
    <w:rsid w:val="00BF5EBE"/>
    <w:rsid w:val="00BF6CDA"/>
    <w:rsid w:val="00BF6E65"/>
    <w:rsid w:val="00C00544"/>
    <w:rsid w:val="00C00BDE"/>
    <w:rsid w:val="00C00F2E"/>
    <w:rsid w:val="00C01021"/>
    <w:rsid w:val="00C01D06"/>
    <w:rsid w:val="00C031E7"/>
    <w:rsid w:val="00C04090"/>
    <w:rsid w:val="00C05075"/>
    <w:rsid w:val="00C07176"/>
    <w:rsid w:val="00C07627"/>
    <w:rsid w:val="00C07959"/>
    <w:rsid w:val="00C07E2D"/>
    <w:rsid w:val="00C07FB5"/>
    <w:rsid w:val="00C10673"/>
    <w:rsid w:val="00C10F07"/>
    <w:rsid w:val="00C1111F"/>
    <w:rsid w:val="00C1285C"/>
    <w:rsid w:val="00C13F29"/>
    <w:rsid w:val="00C14B91"/>
    <w:rsid w:val="00C1521C"/>
    <w:rsid w:val="00C164EC"/>
    <w:rsid w:val="00C16603"/>
    <w:rsid w:val="00C1754D"/>
    <w:rsid w:val="00C2181C"/>
    <w:rsid w:val="00C220A2"/>
    <w:rsid w:val="00C22887"/>
    <w:rsid w:val="00C22F6E"/>
    <w:rsid w:val="00C235AF"/>
    <w:rsid w:val="00C23B84"/>
    <w:rsid w:val="00C23FBA"/>
    <w:rsid w:val="00C26402"/>
    <w:rsid w:val="00C267FA"/>
    <w:rsid w:val="00C26923"/>
    <w:rsid w:val="00C26B20"/>
    <w:rsid w:val="00C27775"/>
    <w:rsid w:val="00C27FF4"/>
    <w:rsid w:val="00C3052E"/>
    <w:rsid w:val="00C30A19"/>
    <w:rsid w:val="00C314F5"/>
    <w:rsid w:val="00C32E09"/>
    <w:rsid w:val="00C32E20"/>
    <w:rsid w:val="00C33641"/>
    <w:rsid w:val="00C339EC"/>
    <w:rsid w:val="00C35237"/>
    <w:rsid w:val="00C37A62"/>
    <w:rsid w:val="00C4091A"/>
    <w:rsid w:val="00C40B1B"/>
    <w:rsid w:val="00C42CA4"/>
    <w:rsid w:val="00C43646"/>
    <w:rsid w:val="00C44A87"/>
    <w:rsid w:val="00C4656C"/>
    <w:rsid w:val="00C4705A"/>
    <w:rsid w:val="00C50809"/>
    <w:rsid w:val="00C51726"/>
    <w:rsid w:val="00C51B15"/>
    <w:rsid w:val="00C51C98"/>
    <w:rsid w:val="00C52833"/>
    <w:rsid w:val="00C52DD7"/>
    <w:rsid w:val="00C53834"/>
    <w:rsid w:val="00C539A6"/>
    <w:rsid w:val="00C53DB9"/>
    <w:rsid w:val="00C53DD5"/>
    <w:rsid w:val="00C56D4E"/>
    <w:rsid w:val="00C572FC"/>
    <w:rsid w:val="00C57327"/>
    <w:rsid w:val="00C5764E"/>
    <w:rsid w:val="00C62241"/>
    <w:rsid w:val="00C62AB9"/>
    <w:rsid w:val="00C62F16"/>
    <w:rsid w:val="00C63EAB"/>
    <w:rsid w:val="00C64DB0"/>
    <w:rsid w:val="00C65589"/>
    <w:rsid w:val="00C66B07"/>
    <w:rsid w:val="00C67B59"/>
    <w:rsid w:val="00C7264C"/>
    <w:rsid w:val="00C72840"/>
    <w:rsid w:val="00C72D9B"/>
    <w:rsid w:val="00C74859"/>
    <w:rsid w:val="00C761A0"/>
    <w:rsid w:val="00C770C6"/>
    <w:rsid w:val="00C77B54"/>
    <w:rsid w:val="00C801CF"/>
    <w:rsid w:val="00C80C3F"/>
    <w:rsid w:val="00C8146B"/>
    <w:rsid w:val="00C819FF"/>
    <w:rsid w:val="00C8214A"/>
    <w:rsid w:val="00C82624"/>
    <w:rsid w:val="00C82F33"/>
    <w:rsid w:val="00C8325D"/>
    <w:rsid w:val="00C83AB7"/>
    <w:rsid w:val="00C83DB2"/>
    <w:rsid w:val="00C8430B"/>
    <w:rsid w:val="00C84384"/>
    <w:rsid w:val="00C858B3"/>
    <w:rsid w:val="00C87604"/>
    <w:rsid w:val="00C878B0"/>
    <w:rsid w:val="00C914DE"/>
    <w:rsid w:val="00C915EE"/>
    <w:rsid w:val="00C91796"/>
    <w:rsid w:val="00C95F1E"/>
    <w:rsid w:val="00C96774"/>
    <w:rsid w:val="00C97256"/>
    <w:rsid w:val="00CA0FCB"/>
    <w:rsid w:val="00CA1589"/>
    <w:rsid w:val="00CA1B9F"/>
    <w:rsid w:val="00CA1E68"/>
    <w:rsid w:val="00CA490E"/>
    <w:rsid w:val="00CA491A"/>
    <w:rsid w:val="00CA700E"/>
    <w:rsid w:val="00CB104C"/>
    <w:rsid w:val="00CB2259"/>
    <w:rsid w:val="00CB2D95"/>
    <w:rsid w:val="00CB37C7"/>
    <w:rsid w:val="00CB4175"/>
    <w:rsid w:val="00CB57EA"/>
    <w:rsid w:val="00CB6295"/>
    <w:rsid w:val="00CB7437"/>
    <w:rsid w:val="00CB7E80"/>
    <w:rsid w:val="00CC2146"/>
    <w:rsid w:val="00CC2825"/>
    <w:rsid w:val="00CC2B67"/>
    <w:rsid w:val="00CC2D10"/>
    <w:rsid w:val="00CC31D7"/>
    <w:rsid w:val="00CC31F8"/>
    <w:rsid w:val="00CC3347"/>
    <w:rsid w:val="00CC3ED5"/>
    <w:rsid w:val="00CC4B15"/>
    <w:rsid w:val="00CC59B3"/>
    <w:rsid w:val="00CC7A27"/>
    <w:rsid w:val="00CD0AF7"/>
    <w:rsid w:val="00CD1AB1"/>
    <w:rsid w:val="00CD1D46"/>
    <w:rsid w:val="00CD23DC"/>
    <w:rsid w:val="00CD2BF7"/>
    <w:rsid w:val="00CD32A7"/>
    <w:rsid w:val="00CD410A"/>
    <w:rsid w:val="00CD4275"/>
    <w:rsid w:val="00CD4AA2"/>
    <w:rsid w:val="00CD63EF"/>
    <w:rsid w:val="00CD67BC"/>
    <w:rsid w:val="00CD68EF"/>
    <w:rsid w:val="00CD715A"/>
    <w:rsid w:val="00CD743C"/>
    <w:rsid w:val="00CD7490"/>
    <w:rsid w:val="00CD7CA8"/>
    <w:rsid w:val="00CE0699"/>
    <w:rsid w:val="00CE18DD"/>
    <w:rsid w:val="00CE4158"/>
    <w:rsid w:val="00CE67C1"/>
    <w:rsid w:val="00CE7644"/>
    <w:rsid w:val="00CF03E1"/>
    <w:rsid w:val="00CF16EF"/>
    <w:rsid w:val="00CF175D"/>
    <w:rsid w:val="00CF37DA"/>
    <w:rsid w:val="00CF40C7"/>
    <w:rsid w:val="00CF5D5A"/>
    <w:rsid w:val="00CF66D9"/>
    <w:rsid w:val="00CF761E"/>
    <w:rsid w:val="00CF7C83"/>
    <w:rsid w:val="00CF7EEA"/>
    <w:rsid w:val="00D00E93"/>
    <w:rsid w:val="00D01345"/>
    <w:rsid w:val="00D018B0"/>
    <w:rsid w:val="00D022D5"/>
    <w:rsid w:val="00D0261F"/>
    <w:rsid w:val="00D02845"/>
    <w:rsid w:val="00D031F8"/>
    <w:rsid w:val="00D03517"/>
    <w:rsid w:val="00D03A77"/>
    <w:rsid w:val="00D041CF"/>
    <w:rsid w:val="00D06DE4"/>
    <w:rsid w:val="00D10F78"/>
    <w:rsid w:val="00D1153D"/>
    <w:rsid w:val="00D11890"/>
    <w:rsid w:val="00D13484"/>
    <w:rsid w:val="00D138C0"/>
    <w:rsid w:val="00D13C18"/>
    <w:rsid w:val="00D1460C"/>
    <w:rsid w:val="00D14E4B"/>
    <w:rsid w:val="00D14E66"/>
    <w:rsid w:val="00D1592B"/>
    <w:rsid w:val="00D15B06"/>
    <w:rsid w:val="00D15D0B"/>
    <w:rsid w:val="00D17262"/>
    <w:rsid w:val="00D17B9E"/>
    <w:rsid w:val="00D17C46"/>
    <w:rsid w:val="00D20150"/>
    <w:rsid w:val="00D201AA"/>
    <w:rsid w:val="00D21CBC"/>
    <w:rsid w:val="00D22DA0"/>
    <w:rsid w:val="00D24176"/>
    <w:rsid w:val="00D245D3"/>
    <w:rsid w:val="00D2486A"/>
    <w:rsid w:val="00D24E10"/>
    <w:rsid w:val="00D24F24"/>
    <w:rsid w:val="00D257BC"/>
    <w:rsid w:val="00D258E5"/>
    <w:rsid w:val="00D265B3"/>
    <w:rsid w:val="00D30663"/>
    <w:rsid w:val="00D3294C"/>
    <w:rsid w:val="00D3322B"/>
    <w:rsid w:val="00D3486C"/>
    <w:rsid w:val="00D423E7"/>
    <w:rsid w:val="00D42D66"/>
    <w:rsid w:val="00D431D2"/>
    <w:rsid w:val="00D436B5"/>
    <w:rsid w:val="00D43C50"/>
    <w:rsid w:val="00D4492D"/>
    <w:rsid w:val="00D501C2"/>
    <w:rsid w:val="00D51F49"/>
    <w:rsid w:val="00D52E7F"/>
    <w:rsid w:val="00D53C1D"/>
    <w:rsid w:val="00D54ECF"/>
    <w:rsid w:val="00D56CAE"/>
    <w:rsid w:val="00D5757B"/>
    <w:rsid w:val="00D576EB"/>
    <w:rsid w:val="00D57E6E"/>
    <w:rsid w:val="00D603E2"/>
    <w:rsid w:val="00D62207"/>
    <w:rsid w:val="00D64557"/>
    <w:rsid w:val="00D64DF0"/>
    <w:rsid w:val="00D64FEA"/>
    <w:rsid w:val="00D65A45"/>
    <w:rsid w:val="00D65C53"/>
    <w:rsid w:val="00D6693F"/>
    <w:rsid w:val="00D66AC0"/>
    <w:rsid w:val="00D67D88"/>
    <w:rsid w:val="00D701CB"/>
    <w:rsid w:val="00D70585"/>
    <w:rsid w:val="00D73B8A"/>
    <w:rsid w:val="00D741D0"/>
    <w:rsid w:val="00D74FBA"/>
    <w:rsid w:val="00D750F2"/>
    <w:rsid w:val="00D76791"/>
    <w:rsid w:val="00D7749F"/>
    <w:rsid w:val="00D803AF"/>
    <w:rsid w:val="00D80A4E"/>
    <w:rsid w:val="00D81412"/>
    <w:rsid w:val="00D82C2D"/>
    <w:rsid w:val="00D8319C"/>
    <w:rsid w:val="00D83439"/>
    <w:rsid w:val="00D83995"/>
    <w:rsid w:val="00D83999"/>
    <w:rsid w:val="00D84627"/>
    <w:rsid w:val="00D84740"/>
    <w:rsid w:val="00D851A0"/>
    <w:rsid w:val="00D85D03"/>
    <w:rsid w:val="00D85D25"/>
    <w:rsid w:val="00D86084"/>
    <w:rsid w:val="00D8660C"/>
    <w:rsid w:val="00D87A60"/>
    <w:rsid w:val="00D87DD5"/>
    <w:rsid w:val="00D91884"/>
    <w:rsid w:val="00D921E6"/>
    <w:rsid w:val="00D92C08"/>
    <w:rsid w:val="00D93A5A"/>
    <w:rsid w:val="00D93C22"/>
    <w:rsid w:val="00D93EB5"/>
    <w:rsid w:val="00D94BBC"/>
    <w:rsid w:val="00D957F7"/>
    <w:rsid w:val="00D960AE"/>
    <w:rsid w:val="00DA060A"/>
    <w:rsid w:val="00DA1A55"/>
    <w:rsid w:val="00DA3107"/>
    <w:rsid w:val="00DA3738"/>
    <w:rsid w:val="00DA4408"/>
    <w:rsid w:val="00DA445E"/>
    <w:rsid w:val="00DA4D0D"/>
    <w:rsid w:val="00DA5708"/>
    <w:rsid w:val="00DA6A14"/>
    <w:rsid w:val="00DA6A99"/>
    <w:rsid w:val="00DB02E7"/>
    <w:rsid w:val="00DB04E7"/>
    <w:rsid w:val="00DB12CC"/>
    <w:rsid w:val="00DB1301"/>
    <w:rsid w:val="00DB1394"/>
    <w:rsid w:val="00DB324A"/>
    <w:rsid w:val="00DB481E"/>
    <w:rsid w:val="00DB4FE1"/>
    <w:rsid w:val="00DB5BD0"/>
    <w:rsid w:val="00DB787D"/>
    <w:rsid w:val="00DB7E7E"/>
    <w:rsid w:val="00DC05E2"/>
    <w:rsid w:val="00DC260E"/>
    <w:rsid w:val="00DC3659"/>
    <w:rsid w:val="00DC3673"/>
    <w:rsid w:val="00DC3FC3"/>
    <w:rsid w:val="00DC4FFF"/>
    <w:rsid w:val="00DC53DD"/>
    <w:rsid w:val="00DC6622"/>
    <w:rsid w:val="00DC742F"/>
    <w:rsid w:val="00DC77E3"/>
    <w:rsid w:val="00DD085D"/>
    <w:rsid w:val="00DD1A90"/>
    <w:rsid w:val="00DD1BA0"/>
    <w:rsid w:val="00DD1FDA"/>
    <w:rsid w:val="00DD21FA"/>
    <w:rsid w:val="00DD5636"/>
    <w:rsid w:val="00DD59D8"/>
    <w:rsid w:val="00DD61A7"/>
    <w:rsid w:val="00DD721D"/>
    <w:rsid w:val="00DE1988"/>
    <w:rsid w:val="00DE1A44"/>
    <w:rsid w:val="00DE2F4C"/>
    <w:rsid w:val="00DE30A3"/>
    <w:rsid w:val="00DE3E98"/>
    <w:rsid w:val="00DE3FAE"/>
    <w:rsid w:val="00DE4361"/>
    <w:rsid w:val="00DE5303"/>
    <w:rsid w:val="00DE54BD"/>
    <w:rsid w:val="00DE5D77"/>
    <w:rsid w:val="00DE66D0"/>
    <w:rsid w:val="00DE6EC5"/>
    <w:rsid w:val="00DF0299"/>
    <w:rsid w:val="00DF08D4"/>
    <w:rsid w:val="00DF0905"/>
    <w:rsid w:val="00DF14CB"/>
    <w:rsid w:val="00DF3085"/>
    <w:rsid w:val="00DF3139"/>
    <w:rsid w:val="00DF45BD"/>
    <w:rsid w:val="00DF58D7"/>
    <w:rsid w:val="00DF6050"/>
    <w:rsid w:val="00DF6933"/>
    <w:rsid w:val="00DF6A33"/>
    <w:rsid w:val="00DF7167"/>
    <w:rsid w:val="00DF7FC7"/>
    <w:rsid w:val="00E00700"/>
    <w:rsid w:val="00E010B2"/>
    <w:rsid w:val="00E01AE2"/>
    <w:rsid w:val="00E02073"/>
    <w:rsid w:val="00E02543"/>
    <w:rsid w:val="00E02577"/>
    <w:rsid w:val="00E026EC"/>
    <w:rsid w:val="00E032A9"/>
    <w:rsid w:val="00E047BA"/>
    <w:rsid w:val="00E07431"/>
    <w:rsid w:val="00E07533"/>
    <w:rsid w:val="00E108F5"/>
    <w:rsid w:val="00E10DAE"/>
    <w:rsid w:val="00E111AF"/>
    <w:rsid w:val="00E112A7"/>
    <w:rsid w:val="00E11BD3"/>
    <w:rsid w:val="00E11C96"/>
    <w:rsid w:val="00E11CB6"/>
    <w:rsid w:val="00E11CE4"/>
    <w:rsid w:val="00E15252"/>
    <w:rsid w:val="00E153D5"/>
    <w:rsid w:val="00E17891"/>
    <w:rsid w:val="00E17ED0"/>
    <w:rsid w:val="00E2094D"/>
    <w:rsid w:val="00E216B7"/>
    <w:rsid w:val="00E21873"/>
    <w:rsid w:val="00E23EF2"/>
    <w:rsid w:val="00E24A8F"/>
    <w:rsid w:val="00E26B7D"/>
    <w:rsid w:val="00E26C0C"/>
    <w:rsid w:val="00E27677"/>
    <w:rsid w:val="00E2767E"/>
    <w:rsid w:val="00E27F76"/>
    <w:rsid w:val="00E305E5"/>
    <w:rsid w:val="00E30838"/>
    <w:rsid w:val="00E31026"/>
    <w:rsid w:val="00E32464"/>
    <w:rsid w:val="00E32A53"/>
    <w:rsid w:val="00E32BC2"/>
    <w:rsid w:val="00E34D32"/>
    <w:rsid w:val="00E36666"/>
    <w:rsid w:val="00E37F4D"/>
    <w:rsid w:val="00E403D0"/>
    <w:rsid w:val="00E40D34"/>
    <w:rsid w:val="00E4166B"/>
    <w:rsid w:val="00E436BD"/>
    <w:rsid w:val="00E43789"/>
    <w:rsid w:val="00E460FD"/>
    <w:rsid w:val="00E46C9A"/>
    <w:rsid w:val="00E51031"/>
    <w:rsid w:val="00E51286"/>
    <w:rsid w:val="00E5217E"/>
    <w:rsid w:val="00E5258F"/>
    <w:rsid w:val="00E538C6"/>
    <w:rsid w:val="00E5422F"/>
    <w:rsid w:val="00E551A9"/>
    <w:rsid w:val="00E55390"/>
    <w:rsid w:val="00E560D4"/>
    <w:rsid w:val="00E5675F"/>
    <w:rsid w:val="00E567EA"/>
    <w:rsid w:val="00E56B00"/>
    <w:rsid w:val="00E57707"/>
    <w:rsid w:val="00E57FB8"/>
    <w:rsid w:val="00E60349"/>
    <w:rsid w:val="00E615D7"/>
    <w:rsid w:val="00E61881"/>
    <w:rsid w:val="00E61FED"/>
    <w:rsid w:val="00E63033"/>
    <w:rsid w:val="00E64642"/>
    <w:rsid w:val="00E65326"/>
    <w:rsid w:val="00E66851"/>
    <w:rsid w:val="00E67E54"/>
    <w:rsid w:val="00E70F3B"/>
    <w:rsid w:val="00E75CCF"/>
    <w:rsid w:val="00E76F55"/>
    <w:rsid w:val="00E77E91"/>
    <w:rsid w:val="00E77EE2"/>
    <w:rsid w:val="00E80E67"/>
    <w:rsid w:val="00E82D42"/>
    <w:rsid w:val="00E831BE"/>
    <w:rsid w:val="00E833F3"/>
    <w:rsid w:val="00E8435A"/>
    <w:rsid w:val="00E87B12"/>
    <w:rsid w:val="00E87FCF"/>
    <w:rsid w:val="00E90515"/>
    <w:rsid w:val="00E91E31"/>
    <w:rsid w:val="00E92C42"/>
    <w:rsid w:val="00E92C54"/>
    <w:rsid w:val="00E93381"/>
    <w:rsid w:val="00E9358B"/>
    <w:rsid w:val="00E94987"/>
    <w:rsid w:val="00E94FFC"/>
    <w:rsid w:val="00E95D90"/>
    <w:rsid w:val="00E96813"/>
    <w:rsid w:val="00E972C6"/>
    <w:rsid w:val="00EA07F0"/>
    <w:rsid w:val="00EA0D1A"/>
    <w:rsid w:val="00EA4135"/>
    <w:rsid w:val="00EA429B"/>
    <w:rsid w:val="00EA5BF7"/>
    <w:rsid w:val="00EA68E2"/>
    <w:rsid w:val="00EB23E5"/>
    <w:rsid w:val="00EB2997"/>
    <w:rsid w:val="00EB2A56"/>
    <w:rsid w:val="00EB2EF3"/>
    <w:rsid w:val="00EB2FE9"/>
    <w:rsid w:val="00EB4015"/>
    <w:rsid w:val="00EB425C"/>
    <w:rsid w:val="00EB62C0"/>
    <w:rsid w:val="00EB6E6A"/>
    <w:rsid w:val="00EB716C"/>
    <w:rsid w:val="00EC0421"/>
    <w:rsid w:val="00EC07D5"/>
    <w:rsid w:val="00EC0C9B"/>
    <w:rsid w:val="00EC1959"/>
    <w:rsid w:val="00EC19A9"/>
    <w:rsid w:val="00EC246B"/>
    <w:rsid w:val="00EC3554"/>
    <w:rsid w:val="00EC3B2C"/>
    <w:rsid w:val="00EC3C7A"/>
    <w:rsid w:val="00EC437E"/>
    <w:rsid w:val="00EC484A"/>
    <w:rsid w:val="00EC4BDD"/>
    <w:rsid w:val="00EC51EB"/>
    <w:rsid w:val="00EC53E3"/>
    <w:rsid w:val="00EC6538"/>
    <w:rsid w:val="00EC6F41"/>
    <w:rsid w:val="00EC71A8"/>
    <w:rsid w:val="00EC7276"/>
    <w:rsid w:val="00EC7594"/>
    <w:rsid w:val="00ED0242"/>
    <w:rsid w:val="00ED0AAC"/>
    <w:rsid w:val="00ED1318"/>
    <w:rsid w:val="00ED2C3B"/>
    <w:rsid w:val="00ED3013"/>
    <w:rsid w:val="00ED3CA3"/>
    <w:rsid w:val="00ED493C"/>
    <w:rsid w:val="00ED5038"/>
    <w:rsid w:val="00ED56C4"/>
    <w:rsid w:val="00ED60B1"/>
    <w:rsid w:val="00ED61E1"/>
    <w:rsid w:val="00ED7D46"/>
    <w:rsid w:val="00EE1BDA"/>
    <w:rsid w:val="00EE1C47"/>
    <w:rsid w:val="00EE2796"/>
    <w:rsid w:val="00EE3404"/>
    <w:rsid w:val="00EE36F1"/>
    <w:rsid w:val="00EE43F1"/>
    <w:rsid w:val="00EE5A2D"/>
    <w:rsid w:val="00EE6883"/>
    <w:rsid w:val="00EE7C41"/>
    <w:rsid w:val="00EF1832"/>
    <w:rsid w:val="00EF372F"/>
    <w:rsid w:val="00EF3F31"/>
    <w:rsid w:val="00EF3FB4"/>
    <w:rsid w:val="00EF6C0E"/>
    <w:rsid w:val="00EF6F0E"/>
    <w:rsid w:val="00F00C43"/>
    <w:rsid w:val="00F05927"/>
    <w:rsid w:val="00F05B25"/>
    <w:rsid w:val="00F071B5"/>
    <w:rsid w:val="00F07B62"/>
    <w:rsid w:val="00F07ED3"/>
    <w:rsid w:val="00F106F8"/>
    <w:rsid w:val="00F10C30"/>
    <w:rsid w:val="00F1104C"/>
    <w:rsid w:val="00F1187B"/>
    <w:rsid w:val="00F11972"/>
    <w:rsid w:val="00F11D74"/>
    <w:rsid w:val="00F13A3F"/>
    <w:rsid w:val="00F13B90"/>
    <w:rsid w:val="00F14EA9"/>
    <w:rsid w:val="00F15545"/>
    <w:rsid w:val="00F1680F"/>
    <w:rsid w:val="00F1717C"/>
    <w:rsid w:val="00F171CE"/>
    <w:rsid w:val="00F202FA"/>
    <w:rsid w:val="00F2159B"/>
    <w:rsid w:val="00F22A86"/>
    <w:rsid w:val="00F2365B"/>
    <w:rsid w:val="00F240C5"/>
    <w:rsid w:val="00F24FDA"/>
    <w:rsid w:val="00F25328"/>
    <w:rsid w:val="00F2542A"/>
    <w:rsid w:val="00F25828"/>
    <w:rsid w:val="00F25BE9"/>
    <w:rsid w:val="00F26E84"/>
    <w:rsid w:val="00F27491"/>
    <w:rsid w:val="00F27EEE"/>
    <w:rsid w:val="00F27F4E"/>
    <w:rsid w:val="00F30B32"/>
    <w:rsid w:val="00F324EE"/>
    <w:rsid w:val="00F344BD"/>
    <w:rsid w:val="00F34D7C"/>
    <w:rsid w:val="00F3537A"/>
    <w:rsid w:val="00F36535"/>
    <w:rsid w:val="00F370B7"/>
    <w:rsid w:val="00F371AD"/>
    <w:rsid w:val="00F405C3"/>
    <w:rsid w:val="00F40D10"/>
    <w:rsid w:val="00F42BC3"/>
    <w:rsid w:val="00F42C08"/>
    <w:rsid w:val="00F43034"/>
    <w:rsid w:val="00F4341A"/>
    <w:rsid w:val="00F45E83"/>
    <w:rsid w:val="00F47AE5"/>
    <w:rsid w:val="00F50850"/>
    <w:rsid w:val="00F50BE3"/>
    <w:rsid w:val="00F510A4"/>
    <w:rsid w:val="00F52B36"/>
    <w:rsid w:val="00F52C7A"/>
    <w:rsid w:val="00F54B2D"/>
    <w:rsid w:val="00F54CA2"/>
    <w:rsid w:val="00F55E7B"/>
    <w:rsid w:val="00F55F1F"/>
    <w:rsid w:val="00F56405"/>
    <w:rsid w:val="00F56F9C"/>
    <w:rsid w:val="00F5771D"/>
    <w:rsid w:val="00F60734"/>
    <w:rsid w:val="00F60C71"/>
    <w:rsid w:val="00F60DC5"/>
    <w:rsid w:val="00F616DB"/>
    <w:rsid w:val="00F61D42"/>
    <w:rsid w:val="00F626AB"/>
    <w:rsid w:val="00F654AC"/>
    <w:rsid w:val="00F664CC"/>
    <w:rsid w:val="00F667B9"/>
    <w:rsid w:val="00F72379"/>
    <w:rsid w:val="00F72831"/>
    <w:rsid w:val="00F728AE"/>
    <w:rsid w:val="00F72FD2"/>
    <w:rsid w:val="00F742EE"/>
    <w:rsid w:val="00F744EC"/>
    <w:rsid w:val="00F74F50"/>
    <w:rsid w:val="00F75F15"/>
    <w:rsid w:val="00F778B6"/>
    <w:rsid w:val="00F77A0E"/>
    <w:rsid w:val="00F80769"/>
    <w:rsid w:val="00F80944"/>
    <w:rsid w:val="00F81A4D"/>
    <w:rsid w:val="00F82470"/>
    <w:rsid w:val="00F84594"/>
    <w:rsid w:val="00F85F66"/>
    <w:rsid w:val="00F86611"/>
    <w:rsid w:val="00F868E4"/>
    <w:rsid w:val="00F86AEB"/>
    <w:rsid w:val="00F875BC"/>
    <w:rsid w:val="00F877B5"/>
    <w:rsid w:val="00F878B0"/>
    <w:rsid w:val="00F87944"/>
    <w:rsid w:val="00F8796B"/>
    <w:rsid w:val="00F87AC3"/>
    <w:rsid w:val="00F87C86"/>
    <w:rsid w:val="00F91896"/>
    <w:rsid w:val="00F94481"/>
    <w:rsid w:val="00F94CD5"/>
    <w:rsid w:val="00F94EDA"/>
    <w:rsid w:val="00F9504B"/>
    <w:rsid w:val="00F951AE"/>
    <w:rsid w:val="00F95B48"/>
    <w:rsid w:val="00F96D95"/>
    <w:rsid w:val="00F96DDF"/>
    <w:rsid w:val="00F96F2A"/>
    <w:rsid w:val="00F97B62"/>
    <w:rsid w:val="00FA23AA"/>
    <w:rsid w:val="00FA2D2A"/>
    <w:rsid w:val="00FA3942"/>
    <w:rsid w:val="00FA62E3"/>
    <w:rsid w:val="00FA69DC"/>
    <w:rsid w:val="00FA7FA5"/>
    <w:rsid w:val="00FB0434"/>
    <w:rsid w:val="00FB1025"/>
    <w:rsid w:val="00FB28C4"/>
    <w:rsid w:val="00FB3572"/>
    <w:rsid w:val="00FB523B"/>
    <w:rsid w:val="00FB5994"/>
    <w:rsid w:val="00FB6C31"/>
    <w:rsid w:val="00FC04E6"/>
    <w:rsid w:val="00FC0986"/>
    <w:rsid w:val="00FC0A34"/>
    <w:rsid w:val="00FC0F9B"/>
    <w:rsid w:val="00FC1A31"/>
    <w:rsid w:val="00FC3617"/>
    <w:rsid w:val="00FC4855"/>
    <w:rsid w:val="00FC4AA1"/>
    <w:rsid w:val="00FC6660"/>
    <w:rsid w:val="00FC6D79"/>
    <w:rsid w:val="00FC71B1"/>
    <w:rsid w:val="00FC72FE"/>
    <w:rsid w:val="00FC767E"/>
    <w:rsid w:val="00FC7F2E"/>
    <w:rsid w:val="00FC7F9A"/>
    <w:rsid w:val="00FD0A11"/>
    <w:rsid w:val="00FD0CFA"/>
    <w:rsid w:val="00FD1849"/>
    <w:rsid w:val="00FD1888"/>
    <w:rsid w:val="00FD197D"/>
    <w:rsid w:val="00FD21D9"/>
    <w:rsid w:val="00FD27FA"/>
    <w:rsid w:val="00FD40E1"/>
    <w:rsid w:val="00FD5C6D"/>
    <w:rsid w:val="00FD5C8E"/>
    <w:rsid w:val="00FD5F87"/>
    <w:rsid w:val="00FD6A6F"/>
    <w:rsid w:val="00FE3C17"/>
    <w:rsid w:val="00FE4020"/>
    <w:rsid w:val="00FE403E"/>
    <w:rsid w:val="00FE5942"/>
    <w:rsid w:val="00FF060C"/>
    <w:rsid w:val="00FF1572"/>
    <w:rsid w:val="00FF2935"/>
    <w:rsid w:val="00FF2E82"/>
    <w:rsid w:val="00FF358B"/>
    <w:rsid w:val="00FF6DE9"/>
    <w:rsid w:val="00FF770B"/>
    <w:rsid w:val="00FF7D7E"/>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6E1"/>
    <w:pPr>
      <w:spacing w:after="0" w:line="240" w:lineRule="auto"/>
    </w:pPr>
    <w:rPr>
      <w:rFonts w:asciiTheme="minorHAnsi" w:hAnsiTheme="minorHAnsi"/>
      <w:sz w:val="24"/>
      <w:szCs w:val="24"/>
      <w:lang w:val="en-GB"/>
    </w:rPr>
  </w:style>
  <w:style w:type="paragraph" w:styleId="Heading1">
    <w:name w:val="heading 1"/>
    <w:basedOn w:val="Normal"/>
    <w:next w:val="Normal"/>
    <w:link w:val="Heading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6166E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166E1"/>
  </w:style>
  <w:style w:type="character" w:customStyle="1" w:styleId="Heading1Char">
    <w:name w:val="Heading 1 Char"/>
    <w:basedOn w:val="DefaultParagraphFont"/>
    <w:link w:val="Heading1"/>
    <w:uiPriority w:val="9"/>
    <w:rsid w:val="00F54CA2"/>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F54CA2"/>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F54CA2"/>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54CA2"/>
    <w:rPr>
      <w:rFonts w:asciiTheme="majorHAnsi" w:hAnsiTheme="majorHAnsi"/>
      <w:sz w:val="14"/>
    </w:rPr>
  </w:style>
  <w:style w:type="paragraph" w:styleId="Footer">
    <w:name w:val="footer"/>
    <w:basedOn w:val="Header"/>
    <w:link w:val="FooterChar"/>
    <w:uiPriority w:val="99"/>
    <w:rsid w:val="00F54CA2"/>
    <w:pPr>
      <w:tabs>
        <w:tab w:val="clear" w:pos="3686"/>
        <w:tab w:val="left" w:pos="4111"/>
      </w:tabs>
    </w:pPr>
  </w:style>
  <w:style w:type="character" w:customStyle="1" w:styleId="FooterChar">
    <w:name w:val="Footer Char"/>
    <w:basedOn w:val="DefaultParagraphFont"/>
    <w:link w:val="Footer"/>
    <w:uiPriority w:val="99"/>
    <w:rsid w:val="00F54CA2"/>
    <w:rPr>
      <w:rFonts w:asciiTheme="majorHAnsi" w:hAnsiTheme="majorHAnsi"/>
      <w:sz w:val="14"/>
      <w:lang w:val="en-GB"/>
    </w:rPr>
  </w:style>
  <w:style w:type="character" w:styleId="PlaceholderText">
    <w:name w:val="Placeholder Text"/>
    <w:basedOn w:val="DefaultParagraphFont"/>
    <w:uiPriority w:val="99"/>
    <w:semiHidden/>
    <w:rsid w:val="00F54CA2"/>
    <w:rPr>
      <w:color w:val="808080"/>
    </w:rPr>
  </w:style>
  <w:style w:type="paragraph" w:styleId="BalloonText">
    <w:name w:val="Balloon Text"/>
    <w:basedOn w:val="Normal"/>
    <w:link w:val="BalloonTextChar"/>
    <w:uiPriority w:val="99"/>
    <w:semiHidden/>
    <w:unhideWhenUsed/>
    <w:rsid w:val="00F54CA2"/>
    <w:rPr>
      <w:rFonts w:ascii="Tahoma" w:hAnsi="Tahoma" w:cs="Tahoma"/>
      <w:sz w:val="16"/>
      <w:szCs w:val="16"/>
    </w:rPr>
  </w:style>
  <w:style w:type="character" w:customStyle="1" w:styleId="BalloonTextChar">
    <w:name w:val="Balloon Text Char"/>
    <w:basedOn w:val="DefaultParagraphFont"/>
    <w:link w:val="BalloonText"/>
    <w:uiPriority w:val="99"/>
    <w:semiHidden/>
    <w:rsid w:val="00F54CA2"/>
    <w:rPr>
      <w:rFonts w:ascii="Tahoma" w:hAnsi="Tahoma" w:cs="Tahoma"/>
      <w:sz w:val="16"/>
      <w:szCs w:val="16"/>
    </w:rPr>
  </w:style>
  <w:style w:type="table" w:styleId="TableGrid">
    <w:name w:val="Table Grid"/>
    <w:basedOn w:val="TableNorma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54CA2"/>
    <w:pPr>
      <w:tabs>
        <w:tab w:val="clear" w:pos="9072"/>
        <w:tab w:val="right" w:pos="8789"/>
      </w:tabs>
    </w:pPr>
  </w:style>
  <w:style w:type="character" w:styleId="Hyperlink">
    <w:name w:val="Hyperlink"/>
    <w:basedOn w:val="DefaultParagraphFont"/>
    <w:uiPriority w:val="99"/>
    <w:qFormat/>
    <w:rsid w:val="00F54CA2"/>
    <w:rPr>
      <w:color w:val="0000FF"/>
      <w:u w:val="single"/>
    </w:rPr>
  </w:style>
  <w:style w:type="paragraph" w:styleId="TOCHeading">
    <w:name w:val="TOC Heading"/>
    <w:basedOn w:val="Heading1"/>
    <w:next w:val="Normal"/>
    <w:uiPriority w:val="39"/>
    <w:semiHidden/>
    <w:rsid w:val="00F54CA2"/>
    <w:pPr>
      <w:pageBreakBefore/>
      <w:suppressAutoHyphens w:val="0"/>
      <w:outlineLvl w:val="9"/>
    </w:pPr>
    <w:rPr>
      <w:lang w:val="en-US" w:eastAsia="ja-JP"/>
    </w:rPr>
  </w:style>
  <w:style w:type="paragraph" w:styleId="Quote">
    <w:name w:val="Quote"/>
    <w:basedOn w:val="Normal"/>
    <w:link w:val="QuoteChar"/>
    <w:uiPriority w:val="10"/>
    <w:qFormat/>
    <w:rsid w:val="00F54CA2"/>
    <w:pPr>
      <w:spacing w:after="220"/>
      <w:ind w:left="357"/>
    </w:pPr>
    <w:rPr>
      <w:iCs/>
      <w:color w:val="000000" w:themeColor="text1"/>
      <w:sz w:val="20"/>
    </w:rPr>
  </w:style>
  <w:style w:type="character" w:customStyle="1" w:styleId="QuoteChar">
    <w:name w:val="Quote Char"/>
    <w:basedOn w:val="DefaultParagraphFont"/>
    <w:link w:val="Quote"/>
    <w:uiPriority w:val="10"/>
    <w:rsid w:val="00F54CA2"/>
    <w:rPr>
      <w:rFonts w:asciiTheme="minorHAnsi" w:hAnsiTheme="minorHAnsi"/>
      <w:iCs/>
      <w:color w:val="000000" w:themeColor="text1"/>
      <w:sz w:val="20"/>
    </w:rPr>
  </w:style>
  <w:style w:type="paragraph" w:styleId="TOC1">
    <w:name w:val="toc 1"/>
    <w:basedOn w:val="Normal"/>
    <w:next w:val="Normal"/>
    <w:uiPriority w:val="39"/>
    <w:semiHidden/>
    <w:rsid w:val="00F54CA2"/>
    <w:pPr>
      <w:spacing w:beforeLines="100" w:before="100"/>
    </w:pPr>
  </w:style>
  <w:style w:type="paragraph" w:styleId="TOC2">
    <w:name w:val="toc 2"/>
    <w:basedOn w:val="Normal"/>
    <w:next w:val="Normal"/>
    <w:uiPriority w:val="99"/>
    <w:semiHidden/>
    <w:rsid w:val="00F54CA2"/>
    <w:pPr>
      <w:ind w:left="276"/>
    </w:pPr>
  </w:style>
  <w:style w:type="paragraph" w:styleId="TOC3">
    <w:name w:val="toc 3"/>
    <w:basedOn w:val="Normal"/>
    <w:next w:val="Normal"/>
    <w:uiPriority w:val="99"/>
    <w:semiHidden/>
    <w:rsid w:val="00F54CA2"/>
    <w:pPr>
      <w:ind w:left="552"/>
    </w:pPr>
  </w:style>
  <w:style w:type="character" w:styleId="Emphasis">
    <w:name w:val="Emphasis"/>
    <w:basedOn w:val="DefaultParagraphFont"/>
    <w:uiPriority w:val="1"/>
    <w:rsid w:val="00F54CA2"/>
    <w:rPr>
      <w:i/>
      <w:iCs/>
    </w:rPr>
  </w:style>
  <w:style w:type="paragraph" w:styleId="TOC4">
    <w:name w:val="toc 4"/>
    <w:basedOn w:val="Normal"/>
    <w:next w:val="Normal"/>
    <w:uiPriority w:val="99"/>
    <w:semiHidden/>
    <w:rsid w:val="00F54CA2"/>
    <w:pPr>
      <w:spacing w:after="100"/>
      <w:ind w:left="660"/>
    </w:pPr>
  </w:style>
  <w:style w:type="paragraph" w:styleId="TOC5">
    <w:name w:val="toc 5"/>
    <w:basedOn w:val="Normal"/>
    <w:next w:val="Normal"/>
    <w:uiPriority w:val="99"/>
    <w:semiHidden/>
    <w:rsid w:val="00F54CA2"/>
    <w:pPr>
      <w:spacing w:after="100"/>
      <w:ind w:left="880"/>
    </w:pPr>
  </w:style>
  <w:style w:type="paragraph" w:styleId="TOC6">
    <w:name w:val="toc 6"/>
    <w:basedOn w:val="Normal"/>
    <w:next w:val="Normal"/>
    <w:uiPriority w:val="99"/>
    <w:semiHidden/>
    <w:rsid w:val="00F54CA2"/>
    <w:pPr>
      <w:spacing w:after="100"/>
      <w:ind w:left="1100"/>
    </w:pPr>
  </w:style>
  <w:style w:type="paragraph" w:styleId="TOC7">
    <w:name w:val="toc 7"/>
    <w:basedOn w:val="Normal"/>
    <w:next w:val="Normal"/>
    <w:uiPriority w:val="99"/>
    <w:semiHidden/>
    <w:rsid w:val="00F54CA2"/>
    <w:pPr>
      <w:spacing w:after="100"/>
      <w:ind w:left="1320"/>
    </w:pPr>
  </w:style>
  <w:style w:type="paragraph" w:styleId="TOC8">
    <w:name w:val="toc 8"/>
    <w:basedOn w:val="Normal"/>
    <w:next w:val="Normal"/>
    <w:uiPriority w:val="99"/>
    <w:semiHidden/>
    <w:rsid w:val="00F54CA2"/>
    <w:pPr>
      <w:spacing w:after="100"/>
      <w:ind w:left="1540"/>
    </w:pPr>
  </w:style>
  <w:style w:type="paragraph" w:styleId="TOC9">
    <w:name w:val="toc 9"/>
    <w:basedOn w:val="Normal"/>
    <w:next w:val="Normal"/>
    <w:uiPriority w:val="99"/>
    <w:semiHidden/>
    <w:rsid w:val="00F54CA2"/>
    <w:pPr>
      <w:spacing w:after="100"/>
      <w:ind w:left="1760"/>
    </w:pPr>
  </w:style>
  <w:style w:type="table" w:customStyle="1" w:styleId="Trelinjerstabell">
    <w:name w:val="Trelinjerstabell"/>
    <w:basedOn w:val="TableNorma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rong">
    <w:name w:val="Strong"/>
    <w:basedOn w:val="DefaultParagraphFont"/>
    <w:uiPriority w:val="1"/>
    <w:rsid w:val="00F54CA2"/>
    <w:rPr>
      <w:b/>
      <w:bCs/>
    </w:rPr>
  </w:style>
  <w:style w:type="table" w:customStyle="1" w:styleId="Sidfottabell">
    <w:name w:val="Sidfot tabell"/>
    <w:basedOn w:val="TableNorma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54CA2"/>
    <w:rPr>
      <w:sz w:val="20"/>
      <w:szCs w:val="20"/>
    </w:rPr>
  </w:style>
  <w:style w:type="character" w:customStyle="1" w:styleId="FootnoteTextChar">
    <w:name w:val="Footnote Text Char"/>
    <w:basedOn w:val="DefaultParagraphFont"/>
    <w:link w:val="FootnoteText"/>
    <w:uiPriority w:val="99"/>
    <w:semiHidden/>
    <w:rsid w:val="00F54CA2"/>
    <w:rPr>
      <w:rFonts w:asciiTheme="minorHAnsi" w:hAnsiTheme="minorHAnsi"/>
      <w:sz w:val="20"/>
      <w:szCs w:val="20"/>
    </w:rPr>
  </w:style>
  <w:style w:type="character" w:styleId="FootnoteReference">
    <w:name w:val="footnote reference"/>
    <w:basedOn w:val="DefaultParagraphFont"/>
    <w:uiPriority w:val="99"/>
    <w:semiHidden/>
    <w:unhideWhenUsed/>
    <w:rsid w:val="00F54CA2"/>
    <w:rPr>
      <w:vertAlign w:val="superscript"/>
    </w:rPr>
  </w:style>
  <w:style w:type="character" w:customStyle="1" w:styleId="Heading4Char">
    <w:name w:val="Heading 4 Char"/>
    <w:basedOn w:val="DefaultParagraphFont"/>
    <w:link w:val="Heading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F54CA2"/>
    <w:rPr>
      <w:rFonts w:asciiTheme="majorHAnsi" w:hAnsiTheme="majorHAnsi"/>
      <w:color w:val="auto"/>
      <w:sz w:val="14"/>
    </w:rPr>
  </w:style>
  <w:style w:type="character" w:customStyle="1" w:styleId="Sidfotmallarna">
    <w:name w:val="Sidfot mallarna"/>
    <w:basedOn w:val="DefaultParagraphFont"/>
    <w:uiPriority w:val="1"/>
    <w:rsid w:val="00F54CA2"/>
    <w:rPr>
      <w:rFonts w:asciiTheme="majorHAnsi" w:hAnsiTheme="majorHAnsi"/>
      <w:sz w:val="14"/>
    </w:rPr>
  </w:style>
  <w:style w:type="character" w:customStyle="1" w:styleId="Sidfotmallarnagr">
    <w:name w:val="Sidfot mallarna grå"/>
    <w:basedOn w:val="DefaultParagraphFon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DefaultParagraphFont"/>
    <w:link w:val="TillfalligText"/>
    <w:rsid w:val="00F54CA2"/>
    <w:rPr>
      <w:rFonts w:asciiTheme="minorHAnsi" w:hAnsiTheme="minorHAnsi" w:cstheme="minorHAnsi"/>
      <w:bdr w:val="single" w:sz="4" w:space="0" w:color="auto"/>
    </w:rPr>
  </w:style>
  <w:style w:type="paragraph" w:styleId="ListBullet">
    <w:name w:val="List Bullet"/>
    <w:basedOn w:val="Normal"/>
    <w:uiPriority w:val="99"/>
    <w:qFormat/>
    <w:rsid w:val="00F54CA2"/>
    <w:pPr>
      <w:numPr>
        <w:numId w:val="4"/>
      </w:numPr>
      <w:contextualSpacing/>
    </w:pPr>
  </w:style>
  <w:style w:type="paragraph" w:styleId="ListNumber">
    <w:name w:val="List Number"/>
    <w:basedOn w:val="Normal"/>
    <w:uiPriority w:val="99"/>
    <w:qFormat/>
    <w:rsid w:val="00F54CA2"/>
    <w:pPr>
      <w:numPr>
        <w:numId w:val="3"/>
      </w:numPr>
      <w:contextualSpacing/>
    </w:pPr>
  </w:style>
  <w:style w:type="character" w:styleId="CommentReference">
    <w:name w:val="annotation reference"/>
    <w:basedOn w:val="DefaultParagraphFont"/>
    <w:uiPriority w:val="99"/>
    <w:semiHidden/>
    <w:unhideWhenUsed/>
    <w:rsid w:val="00AE66F5"/>
    <w:rPr>
      <w:sz w:val="16"/>
      <w:szCs w:val="16"/>
    </w:rPr>
  </w:style>
  <w:style w:type="paragraph" w:styleId="CommentText">
    <w:name w:val="annotation text"/>
    <w:basedOn w:val="Normal"/>
    <w:link w:val="CommentTextChar"/>
    <w:uiPriority w:val="99"/>
    <w:semiHidden/>
    <w:unhideWhenUsed/>
    <w:rsid w:val="00AE66F5"/>
    <w:rPr>
      <w:sz w:val="20"/>
      <w:szCs w:val="20"/>
    </w:rPr>
  </w:style>
  <w:style w:type="character" w:customStyle="1" w:styleId="CommentTextChar">
    <w:name w:val="Comment Text Char"/>
    <w:basedOn w:val="DefaultParagraphFont"/>
    <w:link w:val="CommentText"/>
    <w:uiPriority w:val="99"/>
    <w:semiHidden/>
    <w:rsid w:val="00AE66F5"/>
    <w:rPr>
      <w:rFonts w:asciiTheme="minorHAnsi" w:hAnsiTheme="minorHAnsi"/>
      <w:sz w:val="20"/>
      <w:szCs w:val="20"/>
    </w:rPr>
  </w:style>
  <w:style w:type="paragraph" w:styleId="ListParagraph">
    <w:name w:val="List Paragraph"/>
    <w:basedOn w:val="Normal"/>
    <w:uiPriority w:val="34"/>
    <w:qFormat/>
    <w:rsid w:val="008611D6"/>
    <w:pPr>
      <w:ind w:left="720"/>
      <w:contextualSpacing/>
    </w:pPr>
  </w:style>
  <w:style w:type="paragraph" w:styleId="CommentSubject">
    <w:name w:val="annotation subject"/>
    <w:basedOn w:val="CommentText"/>
    <w:next w:val="CommentText"/>
    <w:link w:val="CommentSubjectChar"/>
    <w:uiPriority w:val="99"/>
    <w:semiHidden/>
    <w:unhideWhenUsed/>
    <w:rsid w:val="00D86084"/>
    <w:rPr>
      <w:b/>
      <w:bCs/>
    </w:rPr>
  </w:style>
  <w:style w:type="character" w:customStyle="1" w:styleId="CommentSubjectChar">
    <w:name w:val="Comment Subject Char"/>
    <w:basedOn w:val="CommentTextChar"/>
    <w:link w:val="CommentSubject"/>
    <w:uiPriority w:val="99"/>
    <w:semiHidden/>
    <w:rsid w:val="00D86084"/>
    <w:rPr>
      <w:rFonts w:asciiTheme="minorHAnsi" w:hAnsiTheme="minorHAnsi"/>
      <w:b/>
      <w:bCs/>
      <w:sz w:val="20"/>
      <w:szCs w:val="20"/>
    </w:rPr>
  </w:style>
  <w:style w:type="paragraph" w:styleId="Caption">
    <w:name w:val="caption"/>
    <w:basedOn w:val="Normal"/>
    <w:next w:val="Normal"/>
    <w:uiPriority w:val="35"/>
    <w:unhideWhenUsed/>
    <w:qFormat/>
    <w:rsid w:val="008E587E"/>
    <w:rPr>
      <w:i/>
      <w:iCs/>
      <w:color w:val="000000" w:themeColor="text2"/>
      <w:sz w:val="18"/>
      <w:szCs w:val="18"/>
    </w:rPr>
  </w:style>
  <w:style w:type="character" w:styleId="LineNumber">
    <w:name w:val="line number"/>
    <w:basedOn w:val="DefaultParagraphFont"/>
    <w:uiPriority w:val="99"/>
    <w:semiHidden/>
    <w:unhideWhenUsed/>
    <w:rsid w:val="00FC4AA1"/>
  </w:style>
  <w:style w:type="paragraph" w:styleId="Bibliography">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GridTable1Light-Accent6">
    <w:name w:val="Grid Table 1 Light Accent 6"/>
    <w:basedOn w:val="TableNorma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FollowedHyperlink">
    <w:name w:val="FollowedHyperlink"/>
    <w:basedOn w:val="DefaultParagraphFont"/>
    <w:uiPriority w:val="99"/>
    <w:semiHidden/>
    <w:unhideWhenUsed/>
    <w:rsid w:val="00F654AC"/>
    <w:rPr>
      <w:color w:val="000000" w:themeColor="followedHyperlink"/>
      <w:u w:val="single"/>
    </w:rPr>
  </w:style>
  <w:style w:type="character" w:styleId="UnresolvedMention">
    <w:name w:val="Unresolved Mention"/>
    <w:basedOn w:val="DefaultParagraphFont"/>
    <w:uiPriority w:val="99"/>
    <w:semiHidden/>
    <w:unhideWhenUsed/>
    <w:rsid w:val="00A54D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academic.oup.com/icesjms/article-abstract/76/6/1653/5480400" TargetMode="External"/><Relationship Id="rId2" Type="http://schemas.openxmlformats.org/officeDocument/2006/relationships/hyperlink" Target="https://www.smhi.se/klimat/framtidens-klimat/klimatscenarier-for-hav" TargetMode="External"/><Relationship Id="rId1" Type="http://schemas.openxmlformats.org/officeDocument/2006/relationships/hyperlink" Target="https://www.smhi.se/en/research/research-departments/climate-research-rossby-centre2-552/rca4-nemo-a-high-resolution-regional-coupled-model-system-1.121105" TargetMode="External"/><Relationship Id="rId5" Type="http://schemas.openxmlformats.org/officeDocument/2006/relationships/hyperlink" Target="https://www.smhi.se/klimat/framtidens-klimat/klimatscenarier-for-hav" TargetMode="External"/><Relationship Id="rId4" Type="http://schemas.openxmlformats.org/officeDocument/2006/relationships/hyperlink" Target="https://www.smhi.se/en/research/research-departments/climate-research-rossby-centre2-552/rca4-nemo-a-high-resolution-regional-coupled-model-system-1.121105"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doi.org/"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github.com/maxlindmark/mizer-rewiring/tree/rewire-temp/baltic" TargetMode="External"/><Relationship Id="rId23"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7FCC5AEC-5081-CF48-B141-055A0410A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22</Pages>
  <Words>25948</Words>
  <Characters>147906</Characters>
  <Application>Microsoft Office Word</Application>
  <DocSecurity>0</DocSecurity>
  <Lines>1232</Lines>
  <Paragraphs>347</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173507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1950</cp:revision>
  <cp:lastPrinted>2012-03-26T17:07:00Z</cp:lastPrinted>
  <dcterms:created xsi:type="dcterms:W3CDTF">2019-11-29T01:09:00Z</dcterms:created>
  <dcterms:modified xsi:type="dcterms:W3CDTF">2020-01-01T16:39:00Z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id="CKQJ1ax4"/&gt;&lt;style id="http://www.zotero.org/styles/ecology-letters" hasBibliography="1" bibliographyStyleHasBeenSet="1"/&gt;&lt;prefs&gt;&lt;pref name="fieldType" value="Field"/&gt;&lt;/prefs&gt;&lt;/data&gt;</vt:lpwstr>
  </property>
</Properties>
</file>
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10260415" w:rsidR="004B7ED2" w:rsidRPr="00F95139" w:rsidRDefault="004B7ED2" w:rsidP="00182BA9">
      <w:pPr>
        <w:spacing w:line="480" w:lineRule="auto"/>
        <w:contextualSpacing/>
        <w:jc w:val="both"/>
        <w:rPr>
          <w:rFonts w:ascii="Times" w:hAnsi="Times"/>
          <w:b/>
          <w:bCs/>
          <w:lang w:val="en-GB"/>
        </w:rPr>
      </w:pPr>
      <w:commentRangeStart w:id="0"/>
      <w:commentRangeStart w:id="1"/>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 – an application of a multi-species size</w:t>
      </w:r>
      <w:r w:rsidR="007F3BEE" w:rsidRPr="00F95139">
        <w:rPr>
          <w:rFonts w:ascii="Times" w:hAnsi="Times"/>
          <w:b/>
          <w:bCs/>
          <w:lang w:val="en-GB"/>
        </w:rPr>
        <w:t xml:space="preserve"> </w:t>
      </w:r>
      <w:r w:rsidR="005C0DF5" w:rsidRPr="00F95139">
        <w:rPr>
          <w:rFonts w:ascii="Times" w:hAnsi="Times"/>
          <w:b/>
          <w:bCs/>
          <w:lang w:val="en-GB"/>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a</w:t>
      </w:r>
      <w:r w:rsidRPr="00F95139">
        <w:rPr>
          <w:rFonts w:cstheme="minorHAnsi"/>
          <w:lang w:val="en-GB"/>
        </w:rPr>
        <w:t>Swedish</w:t>
      </w:r>
      <w:proofErr w:type="spellEnd"/>
      <w:r w:rsidRPr="00F95139">
        <w:rPr>
          <w:rFonts w:cstheme="minorHAnsi"/>
          <w:lang w:val="en-GB"/>
        </w:rPr>
        <w:t xml:space="preserve"> University of Agricultural Sciences, Department of Aquatic Resources, Institute of Coastal Research, </w:t>
      </w:r>
      <w:proofErr w:type="spellStart"/>
      <w:r w:rsidRPr="00F95139">
        <w:rPr>
          <w:rFonts w:cstheme="minorHAnsi"/>
          <w:lang w:val="en-GB"/>
        </w:rPr>
        <w:t>Skolgatan</w:t>
      </w:r>
      <w:proofErr w:type="spellEnd"/>
      <w:r w:rsidRPr="00F95139">
        <w:rPr>
          <w:rFonts w:cstheme="minorHAnsi"/>
          <w:lang w:val="en-GB"/>
        </w:rPr>
        <w:t xml:space="preserve"> 6, </w:t>
      </w:r>
      <w:proofErr w:type="spellStart"/>
      <w:r w:rsidRPr="00F95139">
        <w:rPr>
          <w:rFonts w:cstheme="minorHAnsi"/>
          <w:lang w:val="en-GB"/>
        </w:rPr>
        <w:t>Öregrund</w:t>
      </w:r>
      <w:proofErr w:type="spellEnd"/>
      <w:r w:rsidRPr="00F95139">
        <w:rPr>
          <w:rFonts w:cstheme="minorHAnsi"/>
          <w:lang w:val="en-GB"/>
        </w:rPr>
        <w:t xml:space="preserve"> 742 42, Sweden</w:t>
      </w:r>
    </w:p>
    <w:p w14:paraId="18060E6F"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b</w:t>
      </w:r>
      <w:r w:rsidRPr="00F95139">
        <w:rPr>
          <w:rFonts w:cstheme="minorHAnsi"/>
          <w:lang w:val="en-GB"/>
        </w:rPr>
        <w:t>Institute</w:t>
      </w:r>
      <w:proofErr w:type="spellEnd"/>
      <w:r w:rsidRPr="00F95139">
        <w:rPr>
          <w:rFonts w:cstheme="minorHAnsi"/>
          <w:lang w:val="en-GB"/>
        </w:rPr>
        <w:t xml:space="preserv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c</w:t>
      </w:r>
      <w:r w:rsidRPr="00F95139">
        <w:rPr>
          <w:rFonts w:cstheme="minorHAnsi"/>
          <w:lang w:val="en-GB"/>
        </w:rPr>
        <w:t>Institute</w:t>
      </w:r>
      <w:proofErr w:type="spellEnd"/>
      <w:r w:rsidRPr="00F95139">
        <w:rPr>
          <w:rFonts w:cstheme="minorHAnsi"/>
          <w:lang w:val="en-GB"/>
        </w:rPr>
        <w:t xml:space="preserve"> for Marine and Antarctic Studies and Centre for Marine Socioecology, University of Tasmania, 20 </w:t>
      </w:r>
      <w:proofErr w:type="spellStart"/>
      <w:r w:rsidRPr="00F95139">
        <w:rPr>
          <w:rFonts w:cstheme="minorHAnsi"/>
          <w:lang w:val="en-GB"/>
        </w:rPr>
        <w:t>Castray</w:t>
      </w:r>
      <w:proofErr w:type="spellEnd"/>
      <w:r w:rsidRPr="00F95139">
        <w:rPr>
          <w:rFonts w:cstheme="minorHAnsi"/>
          <w:lang w:val="en-GB"/>
        </w:rPr>
        <w:t xml:space="preserve">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d</w:t>
      </w:r>
      <w:r w:rsidRPr="00F95139">
        <w:rPr>
          <w:rFonts w:cstheme="minorHAnsi"/>
          <w:lang w:val="en-GB"/>
        </w:rPr>
        <w:t>Swedish</w:t>
      </w:r>
      <w:proofErr w:type="spellEnd"/>
      <w:r w:rsidRPr="00F95139">
        <w:rPr>
          <w:rFonts w:cstheme="minorHAnsi"/>
          <w:lang w:val="en-GB"/>
        </w:rPr>
        <w:t xml:space="preserve"> University of Agricultural Sciences, Department of Aquatic Resources, </w:t>
      </w:r>
      <w:proofErr w:type="spellStart"/>
      <w:r w:rsidRPr="00F95139">
        <w:rPr>
          <w:rFonts w:cstheme="minorHAnsi"/>
          <w:lang w:val="en-GB"/>
        </w:rPr>
        <w:t>Skolgatan</w:t>
      </w:r>
      <w:proofErr w:type="spellEnd"/>
      <w:r w:rsidRPr="00F95139">
        <w:rPr>
          <w:rFonts w:cstheme="minorHAnsi"/>
          <w:lang w:val="en-GB"/>
        </w:rPr>
        <w:t xml:space="preserve"> 6, SE-742 42 </w:t>
      </w:r>
      <w:proofErr w:type="spellStart"/>
      <w:r w:rsidRPr="00F95139">
        <w:rPr>
          <w:rFonts w:cstheme="minorHAnsi"/>
          <w:lang w:val="en-GB"/>
        </w:rPr>
        <w:t>Öregrund</w:t>
      </w:r>
      <w:proofErr w:type="spellEnd"/>
      <w:r w:rsidRPr="00F95139">
        <w:rPr>
          <w:rFonts w:cstheme="minorHAnsi"/>
          <w:lang w:val="en-GB"/>
        </w:rPr>
        <w:t xml:space="preserve">, Sweden </w:t>
      </w:r>
    </w:p>
    <w:p w14:paraId="62F5957C" w14:textId="374620BC"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F3DBAF8" w:rsidR="003B7FE7" w:rsidRPr="00EB5037" w:rsidRDefault="003B7FE7" w:rsidP="00182BA9">
      <w:pPr>
        <w:spacing w:line="480" w:lineRule="auto"/>
        <w:contextualSpacing/>
        <w:jc w:val="both"/>
        <w:rPr>
          <w:rFonts w:cstheme="minorHAnsi"/>
          <w:lang w:val="en-US"/>
        </w:rPr>
      </w:pPr>
      <w:r w:rsidRPr="00F95139">
        <w:rPr>
          <w:rFonts w:cstheme="minorHAnsi"/>
          <w:lang w:val="en-GB"/>
        </w:rPr>
        <w:t>Abstract:</w:t>
      </w:r>
      <w:r w:rsidR="00A913C2" w:rsidRPr="00F95139">
        <w:rPr>
          <w:rFonts w:cstheme="minorHAnsi"/>
          <w:lang w:val="en-GB"/>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sidRPr="00F95139">
        <w:rPr>
          <w:rFonts w:cstheme="minorHAnsi"/>
          <w:lang w:val="en-GB"/>
        </w:rPr>
        <w:t xml:space="preserve">Introduction: </w:t>
      </w:r>
      <w:r w:rsidR="00D94E55" w:rsidRPr="00F95139">
        <w:rPr>
          <w:rFonts w:cstheme="minorHAnsi"/>
          <w:lang w:val="en-GB"/>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sidRPr="00F95139">
        <w:rPr>
          <w:rFonts w:cstheme="minorHAnsi"/>
          <w:lang w:val="en-GB"/>
        </w:rPr>
        <w:t xml:space="preserve">Methods: </w:t>
      </w:r>
      <w:r w:rsidR="00D94E55" w:rsidRPr="00F95139">
        <w:rPr>
          <w:rFonts w:cstheme="minorHAnsi"/>
          <w:lang w:val="en-GB"/>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sidRPr="00F95139">
        <w:rPr>
          <w:rFonts w:cstheme="minorHAnsi"/>
          <w:lang w:val="en-GB"/>
        </w:rPr>
        <w:t xml:space="preserve">Results: </w:t>
      </w:r>
      <w:r w:rsidR="00D94E55" w:rsidRPr="00F95139">
        <w:rPr>
          <w:rFonts w:cstheme="minorHAnsi"/>
          <w:lang w:val="en-GB"/>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sidRPr="00F95139">
        <w:rPr>
          <w:rFonts w:cstheme="minorHAnsi"/>
          <w:lang w:val="en-GB"/>
        </w:rPr>
        <w:t>Discussion:</w:t>
      </w:r>
      <w:r w:rsidR="0068777A" w:rsidRPr="00F95139">
        <w:rPr>
          <w:rFonts w:cstheme="minorHAnsi"/>
          <w:lang w:val="en-GB"/>
        </w:rPr>
        <w:t xml:space="preserve"> </w:t>
      </w:r>
      <w:r w:rsidR="00D94E55" w:rsidRPr="00F95139">
        <w:rPr>
          <w:rFonts w:cstheme="minorHAnsi"/>
          <w:lang w:val="en-GB"/>
        </w:rPr>
        <w:t>~</w:t>
      </w:r>
      <w:r w:rsidR="00D94E55" w:rsidRPr="00EB5037">
        <w:rPr>
          <w:rFonts w:cstheme="minorHAnsi"/>
          <w:lang w:val="en-US"/>
        </w:rPr>
        <w:t>1450</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027A4FE5"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r w:rsidR="00BD3461">
        <w:rPr>
          <w:rFonts w:cstheme="minorHAnsi"/>
          <w:lang w:val="en-GB"/>
        </w:rPr>
        <w:t xml:space="preserve">of </w:t>
      </w:r>
      <w:r w:rsidR="006C5FB5" w:rsidRPr="00F95139">
        <w:rPr>
          <w:rFonts w:cstheme="minorHAnsi"/>
          <w:lang w:val="en-GB"/>
        </w:rPr>
        <w:t xml:space="preserve">bottom up and </w:t>
      </w:r>
      <w:r w:rsidR="00EE1CF3" w:rsidRPr="00F95139">
        <w:rPr>
          <w:rFonts w:cstheme="minorHAnsi"/>
          <w:lang w:val="en-GB"/>
        </w:rPr>
        <w:t>‘</w:t>
      </w:r>
      <w:commentRangeStart w:id="2"/>
      <w:commentRangeStart w:id="3"/>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F95139">
        <w:rPr>
          <w:rFonts w:cstheme="minorHAnsi"/>
          <w:lang w:val="en-GB"/>
        </w:rPr>
        <w:t xml:space="preserve">(direct </w:t>
      </w:r>
      <w:r w:rsidR="00EE1CF3" w:rsidRPr="00F95139">
        <w:rPr>
          <w:rFonts w:cstheme="minorHAnsi"/>
          <w:lang w:val="en-GB"/>
        </w:rPr>
        <w:t xml:space="preserve">effects </w:t>
      </w:r>
      <w:r w:rsidRPr="00F95139">
        <w:rPr>
          <w:rFonts w:cstheme="minorHAnsi"/>
          <w:lang w:val="en-GB"/>
        </w:rPr>
        <w:t xml:space="preserve">of warming </w:t>
      </w:r>
      <w:r w:rsidR="006C5FB5" w:rsidRPr="00F95139">
        <w:rPr>
          <w:rFonts w:cstheme="minorHAnsi"/>
          <w:lang w:val="en-GB"/>
        </w:rPr>
        <w:t xml:space="preserve">on individual-level </w:t>
      </w:r>
      <w:r w:rsidR="00C05075" w:rsidRPr="00F95139">
        <w:rPr>
          <w:rFonts w:cstheme="minorHAnsi"/>
          <w:lang w:val="en-GB"/>
        </w:rPr>
        <w:t>physiolog</w:t>
      </w:r>
      <w:r w:rsidR="00CB7437" w:rsidRPr="00F95139">
        <w:rPr>
          <w:rFonts w:cstheme="minorHAnsi"/>
          <w:lang w:val="en-GB"/>
        </w:rPr>
        <w:t>y</w:t>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intraspecific</w:t>
      </w:r>
      <w:r w:rsidR="00623D12" w:rsidRPr="00F95139">
        <w:rPr>
          <w:rFonts w:cstheme="minorHAnsi"/>
          <w:lang w:val="en-GB"/>
        </w:rPr>
        <w:t xml:space="preserv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exploited 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are affected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w:t>
      </w:r>
      <w:r w:rsidR="00BD3461">
        <w:rPr>
          <w:rFonts w:cstheme="minorHAnsi"/>
          <w:lang w:val="en-GB"/>
        </w:rPr>
        <w:t>,</w:t>
      </w:r>
      <w:r w:rsidRPr="00F95139">
        <w:rPr>
          <w:rFonts w:cstheme="minorHAnsi"/>
          <w:lang w:val="en-GB"/>
        </w:rPr>
        <w:t xml:space="preserve">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CommentReference"/>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temperature on 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 xml:space="preserve">projected size-at-age </w:t>
      </w:r>
      <w:r w:rsidR="00BD3461" w:rsidRPr="00F95139">
        <w:rPr>
          <w:rFonts w:cstheme="minorHAnsi"/>
          <w:lang w:val="en-GB"/>
        </w:rPr>
        <w:t>in 2050</w:t>
      </w:r>
      <w:r w:rsidR="00BD3461">
        <w:rPr>
          <w:rFonts w:cstheme="minorHAnsi"/>
          <w:lang w:val="en-GB"/>
        </w:rPr>
        <w:t xml:space="preserve"> </w:t>
      </w:r>
      <w:r w:rsidR="00664B58" w:rsidRPr="00F95139">
        <w:rPr>
          <w:rFonts w:cstheme="minorHAnsi"/>
          <w:lang w:val="en-GB"/>
        </w:rPr>
        <w:t>increase</w:t>
      </w:r>
      <w:r w:rsidR="00EE1CF3" w:rsidRPr="00F95139">
        <w:rPr>
          <w:rFonts w:cstheme="minorHAnsi"/>
          <w:lang w:val="en-GB"/>
        </w:rPr>
        <w:t>s</w:t>
      </w:r>
      <w:r w:rsidR="00664B58" w:rsidRPr="00F95139">
        <w:rPr>
          <w:rFonts w:cstheme="minorHAnsi"/>
          <w:lang w:val="en-GB"/>
        </w:rPr>
        <w:t xml:space="preserve"> for all species</w:t>
      </w:r>
      <w:r w:rsidR="00C10B57" w:rsidRPr="00F95139">
        <w:rPr>
          <w:rFonts w:cstheme="minorHAnsi"/>
          <w:lang w:val="en-GB"/>
        </w:rPr>
        <w:t>, whereas size-at-age decreases when temperature only affects resource dynamics</w:t>
      </w:r>
      <w:r w:rsidR="00F71CF2">
        <w:rPr>
          <w:rFonts w:cstheme="minorHAnsi"/>
          <w:lang w:val="en-GB"/>
        </w:rPr>
        <w:t xml:space="preserve">, compared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spawning stock biomass declines due to increased predation mortality rates.</w:t>
      </w:r>
      <w:r w:rsidR="00190E51" w:rsidRPr="00F95139">
        <w:rPr>
          <w:rFonts w:cstheme="minorHAnsi"/>
          <w:lang w:val="en-GB"/>
        </w:rPr>
        <w:t xml:space="preserve"> </w:t>
      </w:r>
      <w:r w:rsidRPr="00F95139">
        <w:rPr>
          <w:rFonts w:cstheme="minorHAnsi"/>
          <w:lang w:val="en-GB"/>
        </w:rPr>
        <w:t xml:space="preserve">Results from our model </w:t>
      </w:r>
      <w:r w:rsidR="00D54CF9" w:rsidRPr="00F95139">
        <w:rPr>
          <w:rFonts w:cstheme="minorHAnsi"/>
          <w:lang w:val="en-GB"/>
        </w:rPr>
        <w:t>suggest that</w:t>
      </w:r>
      <w:r w:rsidR="009D1445" w:rsidRPr="00F95139">
        <w:rPr>
          <w:rFonts w:cstheme="minorHAnsi"/>
          <w:lang w:val="en-GB"/>
        </w:rPr>
        <w:t xml:space="preserve"> reduced fishing mortality </w:t>
      </w:r>
      <w:r w:rsidRPr="00F95139">
        <w:rPr>
          <w:rFonts w:cstheme="minorHAnsi"/>
          <w:lang w:val="en-GB"/>
        </w:rPr>
        <w:t xml:space="preserve">can </w:t>
      </w:r>
      <w:r w:rsidR="00F778BE" w:rsidRPr="00F95139">
        <w:rPr>
          <w:rFonts w:cstheme="minorHAnsi"/>
          <w:lang w:val="en-GB"/>
        </w:rPr>
        <w:t xml:space="preserve">counteract the potentially negative effects </w:t>
      </w:r>
      <w:r w:rsidR="00E36445" w:rsidRPr="00F95139">
        <w:rPr>
          <w:rFonts w:cstheme="minorHAnsi"/>
          <w:lang w:val="en-GB"/>
        </w:rPr>
        <w:t xml:space="preserve">of warming </w:t>
      </w:r>
      <w:r w:rsidR="00E209F7" w:rsidRPr="00F95139">
        <w:rPr>
          <w:rFonts w:cstheme="minorHAnsi"/>
          <w:lang w:val="en-GB"/>
        </w:rPr>
        <w:t xml:space="preserve">on the </w:t>
      </w:r>
      <w:r w:rsidR="006E1345" w:rsidRPr="00F95139">
        <w:rPr>
          <w:rFonts w:cstheme="minorHAnsi"/>
          <w:lang w:val="en-GB"/>
        </w:rPr>
        <w:t xml:space="preserve">abundance of </w:t>
      </w:r>
      <w:commentRangeStart w:id="4"/>
      <w:r w:rsidR="006E1345" w:rsidRPr="00F95139">
        <w:rPr>
          <w:rFonts w:cstheme="minorHAnsi"/>
          <w:lang w:val="en-GB"/>
        </w:rPr>
        <w:t>fish</w:t>
      </w:r>
      <w:commentRangeEnd w:id="4"/>
      <w:r w:rsidR="006E1345" w:rsidRPr="00AF32CB">
        <w:rPr>
          <w:rStyle w:val="CommentReference"/>
          <w:sz w:val="22"/>
          <w:szCs w:val="22"/>
        </w:rPr>
        <w:commentReference w:id="4"/>
      </w:r>
      <w:r w:rsidR="00E60F09" w:rsidRPr="00F95139">
        <w:rPr>
          <w:rFonts w:cstheme="minorHAnsi"/>
          <w:lang w:val="en-GB"/>
        </w:rPr>
        <w:t xml:space="preserve"> above maturation size</w:t>
      </w:r>
      <w:r w:rsidR="006E1345" w:rsidRPr="00F95139">
        <w:rPr>
          <w:rFonts w:cstheme="minorHAnsi"/>
          <w:lang w:val="en-GB"/>
        </w:rPr>
        <w:t>.</w:t>
      </w:r>
      <w:commentRangeStart w:id="5"/>
      <w:commentRangeStart w:id="6"/>
      <w:commentRangeStart w:id="7"/>
      <w:commentRangeStart w:id="8"/>
      <w:commentRangeEnd w:id="5"/>
      <w:r w:rsidR="00EB7D1F">
        <w:rPr>
          <w:rStyle w:val="CommentReference"/>
        </w:rPr>
        <w:commentReference w:id="5"/>
      </w:r>
      <w:commentRangeEnd w:id="6"/>
      <w:r w:rsidR="00435A98">
        <w:rPr>
          <w:rStyle w:val="CommentReference"/>
        </w:rPr>
        <w:commentReference w:id="6"/>
      </w:r>
      <w:commentRangeEnd w:id="7"/>
      <w:r w:rsidR="00BD3461">
        <w:rPr>
          <w:rStyle w:val="CommentReference"/>
        </w:rPr>
        <w:commentReference w:id="7"/>
      </w:r>
      <w:commentRangeEnd w:id="8"/>
      <w:r w:rsidR="00A4007A">
        <w:rPr>
          <w:rStyle w:val="CommentReference"/>
        </w:rPr>
        <w:commentReference w:id="8"/>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09F5C435" w14:textId="3752D60D" w:rsidR="002B123B" w:rsidRPr="00F95139" w:rsidRDefault="002B123B"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lastRenderedPageBreak/>
        <w:t>Introduction</w:t>
      </w:r>
    </w:p>
    <w:p w14:paraId="4C8F2FF4" w14:textId="46AAB50D" w:rsidR="00745C69" w:rsidRPr="002A5D1B" w:rsidRDefault="00277301" w:rsidP="000D6F49">
      <w:pPr>
        <w:spacing w:line="480" w:lineRule="auto"/>
        <w:jc w:val="both"/>
        <w:rPr>
          <w:rFonts w:ascii="Times New Roman" w:hAnsi="Times New Roman" w:cs="Times New Roman"/>
          <w:bCs/>
          <w:lang w:val="en-US"/>
        </w:rPr>
      </w:pPr>
      <w:r w:rsidRPr="00F95139">
        <w:rPr>
          <w:rFonts w:ascii="Times New Roman" w:hAnsi="Times New Roman" w:cs="Times New Roman"/>
          <w:bCs/>
          <w:lang w:val="en-GB"/>
        </w:rPr>
        <w:t xml:space="preserve">Climate change affects aquatic food webs directly by </w:t>
      </w:r>
      <w:r w:rsidR="00BD3461">
        <w:rPr>
          <w:rFonts w:ascii="Times New Roman" w:hAnsi="Times New Roman" w:cs="Times New Roman"/>
          <w:bCs/>
          <w:lang w:val="en-GB"/>
        </w:rPr>
        <w:t>affecting</w:t>
      </w:r>
      <w:r w:rsidR="00BD3461" w:rsidRPr="00F95139">
        <w:rPr>
          <w:rFonts w:ascii="Times New Roman" w:hAnsi="Times New Roman" w:cs="Times New Roman"/>
          <w:bCs/>
          <w:lang w:val="en-GB"/>
        </w:rPr>
        <w:t xml:space="preserve"> </w:t>
      </w:r>
      <w:r w:rsidRPr="00F95139">
        <w:rPr>
          <w:rFonts w:ascii="Times New Roman" w:hAnsi="Times New Roman" w:cs="Times New Roman"/>
          <w:bCs/>
          <w:lang w:val="en-GB"/>
        </w:rPr>
        <w:t xml:space="preserve">species’ distribution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{"citationID":"hi1Eh55E","properties":{"formattedCitation":"(McCauley {\\i{}et al.} 2015)","plainCitation":"(McCauley et al. 2015)","noteIndex":0}</w:instrText>
      </w:r>
      <w:r w:rsidRPr="00AF32CB">
        <w:rPr>
          <w:rFonts w:ascii="Times New Roman" w:hAnsi="Times New Roman" w:cs="Times New Roman"/>
          <w:bCs/>
        </w:rPr>
        <w:instrText xml:space="preserve">,"citationItems":[{"id":1620,"uris":["http://zotero.org/users/6116610/items/GXNSFGWH"],"uri":["http://zotero.org/users/6116610/items/GXNSFGWH"],"itemData":{"id":1620,"type":"article-journal","abstract":"Marine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Pr="00AF32CB">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F95139">
        <w:rPr>
          <w:rFonts w:ascii="Times New Roman" w:hAnsi="Times New Roman" w:cs="Times New Roman"/>
          <w:bCs/>
          <w:lang w:val="en-GB"/>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w:t>
      </w:r>
      <w:proofErr w:type="spellStart"/>
      <w:r w:rsidRPr="00AF32CB">
        <w:rPr>
          <w:rFonts w:ascii="Times New Roman" w:hAnsi="Times New Roman" w:cs="Times New Roman"/>
          <w:lang w:val="en-GB"/>
        </w:rPr>
        <w:t>Daufresne</w:t>
      </w:r>
      <w:proofErr w:type="spellEnd"/>
      <w:r w:rsidRPr="00AF32CB">
        <w:rPr>
          <w:rFonts w:ascii="Times New Roman" w:hAnsi="Times New Roman" w:cs="Times New Roman"/>
          <w:lang w:val="en-GB"/>
        </w:rPr>
        <w:t xml:space="preserv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w:t>
      </w:r>
      <w:proofErr w:type="spellStart"/>
      <w:r w:rsidRPr="00AF32CB">
        <w:rPr>
          <w:rFonts w:ascii="Times New Roman" w:hAnsi="Times New Roman" w:cs="Times New Roman"/>
          <w:lang w:val="en-GB"/>
        </w:rPr>
        <w:t>Baudron</w:t>
      </w:r>
      <w:proofErr w:type="spellEnd"/>
      <w:r w:rsidRPr="00AF32CB">
        <w:rPr>
          <w:rFonts w:ascii="Times New Roman" w:hAnsi="Times New Roman" w:cs="Times New Roman"/>
          <w:lang w:val="en-GB"/>
        </w:rPr>
        <w:t xml:space="preserv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w:t>
      </w:r>
      <w:proofErr w:type="spellStart"/>
      <w:r w:rsidRPr="00AF32CB">
        <w:rPr>
          <w:rFonts w:ascii="Times New Roman" w:hAnsi="Times New Roman" w:cs="Times New Roman"/>
          <w:lang w:val="en-GB"/>
        </w:rPr>
        <w:t>Pontavice</w:t>
      </w:r>
      <w:proofErr w:type="spellEnd"/>
      <w:r w:rsidRPr="00AF32CB">
        <w:rPr>
          <w:rFonts w:ascii="Times New Roman" w:hAnsi="Times New Roman" w:cs="Times New Roman"/>
          <w:lang w:val="en-GB"/>
        </w:rPr>
        <w:t xml:space="preserv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due to climate c</w:t>
      </w:r>
      <w:commentRangeStart w:id="9"/>
      <w:commentRangeStart w:id="10"/>
      <w:commentRangeStart w:id="11"/>
      <w:r w:rsidRPr="00F95139">
        <w:rPr>
          <w:rFonts w:ascii="Times New Roman" w:hAnsi="Times New Roman" w:cs="Times New Roman"/>
          <w:bCs/>
          <w:lang w:val="en-GB"/>
        </w:rPr>
        <w:t>hang</w:t>
      </w:r>
      <w:commentRangeEnd w:id="9"/>
      <w:r w:rsidRPr="004029A8">
        <w:rPr>
          <w:rStyle w:val="CommentReference"/>
          <w:rFonts w:ascii="Times New Roman" w:hAnsi="Times New Roman" w:cs="Times New Roman"/>
          <w:sz w:val="22"/>
          <w:szCs w:val="22"/>
        </w:rPr>
        <w:commentReference w:id="9"/>
      </w:r>
      <w:commentRangeEnd w:id="10"/>
      <w:r w:rsidRPr="004029A8">
        <w:rPr>
          <w:rStyle w:val="CommentReference"/>
          <w:rFonts w:ascii="Times New Roman" w:hAnsi="Times New Roman" w:cs="Times New Roman"/>
          <w:sz w:val="22"/>
          <w:szCs w:val="22"/>
        </w:rPr>
        <w:commentReference w:id="10"/>
      </w:r>
      <w:commentRangeEnd w:id="11"/>
      <w:r w:rsidR="00423E09">
        <w:rPr>
          <w:rStyle w:val="CommentReference"/>
        </w:rPr>
        <w:commentReference w:id="11"/>
      </w:r>
      <w:r w:rsidRPr="00F95139">
        <w:rPr>
          <w:rFonts w:ascii="Times New Roman" w:hAnsi="Times New Roman" w:cs="Times New Roman"/>
          <w:bCs/>
          <w:lang w:val="en-GB"/>
        </w:rPr>
        <w:t xml:space="preserve">e </w:t>
      </w:r>
      <w:r w:rsidRPr="004029A8">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w:instrText>
      </w:r>
      <w:r w:rsidRPr="004029A8">
        <w:rPr>
          <w:rFonts w:ascii="Times New Roman" w:hAnsi="Times New Roman" w:cs="Times New Roman"/>
          <w:bCs/>
        </w:rPr>
        <w:instrText>o p. 930\nClimate change is altering habitats for marine fishes and invertebrates, but the net effect of these changes on potential food production is unknown. We used temperature-dependent population models</w:instrText>
      </w:r>
      <w:r w:rsidRPr="00F95139">
        <w:rPr>
          <w:rFonts w:ascii="Times New Roman" w:hAnsi="Times New Roman" w:cs="Times New Roman"/>
          <w:bCs/>
          <w:lang w:val="en-GB"/>
        </w:rPr>
        <w:instrText xml:space="preserve">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F95139">
        <w:rPr>
          <w:rFonts w:ascii="Times New Roman" w:hAnsi="Times New Roman" w:cs="Times New Roman"/>
          <w:bCs/>
          <w:lang w:val="en-GB"/>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565774">
        <w:rPr>
          <w:rFonts w:ascii="Times New Roman" w:hAnsi="Times New Roman" w:cs="Times New Roman"/>
          <w:bCs/>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w:t>
      </w:r>
      <w:proofErr w:type="spellStart"/>
      <w:r w:rsidR="00565774" w:rsidRPr="00565774">
        <w:rPr>
          <w:rFonts w:ascii="Times New Roman" w:hAnsi="Times New Roman" w:cs="Times New Roman"/>
          <w:lang w:val="en-GB"/>
        </w:rPr>
        <w:t>Lotze</w:t>
      </w:r>
      <w:proofErr w:type="spellEnd"/>
      <w:r w:rsidR="00565774" w:rsidRPr="00565774">
        <w:rPr>
          <w:rFonts w:ascii="Times New Roman" w:hAnsi="Times New Roman" w:cs="Times New Roman"/>
          <w:lang w:val="en-GB"/>
        </w:rPr>
        <w:t xml:space="preserv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commentRangeStart w:id="12"/>
      <w:commentRangeStart w:id="13"/>
      <w:r w:rsidR="002A5D1B">
        <w:rPr>
          <w:rFonts w:ascii="Times New Roman" w:hAnsi="Times New Roman" w:cs="Times New Roman"/>
          <w:bCs/>
          <w:lang w:val="en-US"/>
        </w:rPr>
        <w:t>changes in</w:t>
      </w:r>
      <w:commentRangeEnd w:id="12"/>
      <w:r w:rsidR="00BD3461">
        <w:rPr>
          <w:rStyle w:val="CommentReference"/>
        </w:rPr>
        <w:commentReference w:id="12"/>
      </w:r>
      <w:commentRangeEnd w:id="13"/>
      <w:r w:rsidR="00A4007A">
        <w:rPr>
          <w:rStyle w:val="CommentReference"/>
        </w:rPr>
        <w:commentReference w:id="13"/>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CE5E99" w:rsidRPr="00F95139">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w:instrText>
      </w:r>
      <w:r w:rsidR="00CE5E99">
        <w:rPr>
          <w:rFonts w:ascii="Times New Roman" w:hAnsi="Times New Roman" w:cs="Times New Roman"/>
          <w:bCs/>
        </w:rPr>
        <w:instrText>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w:instrText>
      </w:r>
      <w:r w:rsidR="00CE5E99" w:rsidRPr="00F95139">
        <w:rPr>
          <w:rFonts w:ascii="Times New Roman" w:hAnsi="Times New Roman" w:cs="Times New Roman"/>
          <w:bCs/>
          <w:lang w:val="en-GB"/>
        </w:rPr>
        <w:instrText xml:space="preserve">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w:t>
      </w:r>
      <w:proofErr w:type="spellStart"/>
      <w:r w:rsidR="00CE5E99" w:rsidRPr="00CE5E99">
        <w:rPr>
          <w:rFonts w:ascii="Times New Roman" w:hAnsi="Times New Roman" w:cs="Times New Roman"/>
          <w:lang w:val="en-GB"/>
        </w:rPr>
        <w:t>Jefcoats</w:t>
      </w:r>
      <w:proofErr w:type="spellEnd"/>
      <w:r w:rsidR="00CE5E99" w:rsidRPr="00CE5E99">
        <w:rPr>
          <w:rFonts w:ascii="Times New Roman" w:hAnsi="Times New Roman" w:cs="Times New Roman"/>
          <w:lang w:val="en-GB"/>
        </w:rPr>
        <w:t xml:space="preserv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w:t>
      </w:r>
      <w:proofErr w:type="spellStart"/>
      <w:r w:rsidR="00CE5E99" w:rsidRPr="00CE5E99">
        <w:rPr>
          <w:rFonts w:ascii="Times New Roman" w:hAnsi="Times New Roman" w:cs="Times New Roman"/>
          <w:lang w:val="en-GB"/>
        </w:rPr>
        <w:t>Barange</w:t>
      </w:r>
      <w:proofErr w:type="spellEnd"/>
      <w:r w:rsidR="00CE5E99" w:rsidRPr="00CE5E99">
        <w:rPr>
          <w:rFonts w:ascii="Times New Roman" w:hAnsi="Times New Roman" w:cs="Times New Roman"/>
          <w:lang w:val="en-GB"/>
        </w:rPr>
        <w:t xml:space="preserv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w:t>
      </w:r>
      <w:proofErr w:type="spellStart"/>
      <w:r w:rsidR="00CE5E99" w:rsidRPr="00CE5E99">
        <w:rPr>
          <w:rFonts w:ascii="Times New Roman" w:hAnsi="Times New Roman" w:cs="Times New Roman"/>
          <w:lang w:val="en-GB"/>
        </w:rPr>
        <w:t>Lotze</w:t>
      </w:r>
      <w:proofErr w:type="spellEnd"/>
      <w:r w:rsidR="00CE5E99" w:rsidRPr="00CE5E99">
        <w:rPr>
          <w:rFonts w:ascii="Times New Roman" w:hAnsi="Times New Roman" w:cs="Times New Roman"/>
          <w:lang w:val="en-GB"/>
        </w:rPr>
        <w:t xml:space="preserv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584CDF">
        <w:rPr>
          <w:rFonts w:ascii="Times New Roman" w:hAnsi="Times New Roman" w:cs="Times New Roman"/>
          <w:bCs/>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other factors may be more important for population dynamics</w:t>
      </w:r>
      <w:r w:rsidR="006C2362">
        <w:rPr>
          <w:rFonts w:ascii="Times New Roman" w:hAnsi="Times New Roman" w:cs="Times New Roman"/>
          <w:bCs/>
          <w:lang w:val="en-US"/>
        </w:rPr>
        <w:t xml:space="preserve"> and productivity</w:t>
      </w:r>
      <w:r w:rsidR="00C66869">
        <w:rPr>
          <w:rFonts w:ascii="Times New Roman" w:hAnsi="Times New Roman" w:cs="Times New Roman"/>
          <w:bCs/>
          <w:lang w:val="en-US"/>
        </w:rPr>
        <w:t xml:space="preserve">, including temperature-driven changes in </w:t>
      </w:r>
      <w:r w:rsidR="00303FF2">
        <w:rPr>
          <w:rFonts w:ascii="Times New Roman" w:hAnsi="Times New Roman" w:cs="Times New Roman"/>
          <w:bCs/>
          <w:lang w:val="en-US"/>
        </w:rPr>
        <w:t>individual- and population level processes such as recruitment, mor</w:t>
      </w:r>
      <w:r w:rsidR="00EB7D1F">
        <w:rPr>
          <w:rFonts w:ascii="Times New Roman" w:hAnsi="Times New Roman" w:cs="Times New Roman"/>
          <w:bCs/>
          <w:lang w:val="en-US"/>
        </w:rPr>
        <w:t>t</w:t>
      </w:r>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4048A">
        <w:rPr>
          <w:rFonts w:ascii="Times New Roman" w:hAnsi="Times New Roman" w:cs="Times New Roman"/>
          <w:bCs/>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w:t>
      </w:r>
      <w:r w:rsidR="00A4007A">
        <w:rPr>
          <w:rFonts w:ascii="Times New Roman" w:hAnsi="Times New Roman" w:cs="Times New Roman"/>
          <w:bCs/>
          <w:lang w:val="en-US"/>
        </w:rPr>
        <w:t xml:space="preserve">This demonstrates that </w:t>
      </w:r>
      <w:r w:rsidR="00A17C7C">
        <w:rPr>
          <w:rFonts w:ascii="Times New Roman" w:hAnsi="Times New Roman" w:cs="Times New Roman"/>
          <w:bCs/>
          <w:lang w:val="en-US"/>
        </w:rPr>
        <w:t>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r w:rsidR="00EB7D1F">
        <w:rPr>
          <w:rFonts w:ascii="Times New Roman" w:hAnsi="Times New Roman" w:cs="Times New Roman"/>
          <w:bCs/>
          <w:lang w:val="en-US"/>
        </w:rPr>
        <w:t xml:space="preserve">are </w:t>
      </w:r>
      <w:r w:rsidR="007E5E22">
        <w:rPr>
          <w:rFonts w:ascii="Times New Roman" w:hAnsi="Times New Roman" w:cs="Times New Roman"/>
          <w:bCs/>
          <w:lang w:val="en-US"/>
        </w:rPr>
        <w:t>poorly understood</w:t>
      </w:r>
      <w:r w:rsidR="00A17C7C">
        <w:rPr>
          <w:rFonts w:ascii="Times New Roman" w:hAnsi="Times New Roman" w:cs="Times New Roman"/>
          <w:bCs/>
          <w:lang w:val="en-US"/>
        </w:rPr>
        <w:t>.</w:t>
      </w:r>
    </w:p>
    <w:p w14:paraId="3440788C" w14:textId="639FDC13"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xml:space="preserve">, </w:t>
      </w:r>
      <w:r w:rsidR="0011697B">
        <w:rPr>
          <w:rFonts w:ascii="Times New Roman" w:hAnsi="Times New Roman" w:cs="Times New Roman"/>
          <w:bCs/>
          <w:lang w:val="en-US"/>
        </w:rPr>
        <w:t>which</w:t>
      </w:r>
      <w:r w:rsidR="00804454">
        <w:rPr>
          <w:rFonts w:ascii="Times New Roman" w:hAnsi="Times New Roman" w:cs="Times New Roman"/>
          <w:bCs/>
          <w:lang w:val="en-US"/>
        </w:rPr>
        <w:t xml:space="preserve">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8C1E21">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lang w:val="en-US"/>
        </w:rPr>
        <w:instrText>∼</w:instrText>
      </w:r>
      <w:r w:rsidR="008C1E21">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w:t>
      </w:r>
      <w:proofErr w:type="spellStart"/>
      <w:r w:rsidR="008C1E21" w:rsidRPr="008C1E21">
        <w:rPr>
          <w:rFonts w:ascii="Times New Roman" w:hAnsi="Times New Roman" w:cs="Times New Roman"/>
          <w:lang w:val="en-GB"/>
        </w:rPr>
        <w:t>Daufresne</w:t>
      </w:r>
      <w:proofErr w:type="spellEnd"/>
      <w:r w:rsidR="008C1E21" w:rsidRPr="008C1E21">
        <w:rPr>
          <w:rFonts w:ascii="Times New Roman" w:hAnsi="Times New Roman" w:cs="Times New Roman"/>
          <w:lang w:val="en-GB"/>
        </w:rPr>
        <w:t xml:space="preserv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 xml:space="preserve">dult body sizes can decrease </w:t>
      </w:r>
      <w:r w:rsidR="0011697B">
        <w:rPr>
          <w:rFonts w:ascii="Times New Roman" w:hAnsi="Times New Roman" w:cs="Times New Roman"/>
          <w:bCs/>
          <w:lang w:val="en-US"/>
        </w:rPr>
        <w:t>for</w:t>
      </w:r>
      <w:r w:rsidR="00EC13FA">
        <w:rPr>
          <w:rFonts w:ascii="Times New Roman" w:hAnsi="Times New Roman" w:cs="Times New Roman"/>
          <w:bCs/>
          <w:lang w:val="en-US"/>
        </w:rPr>
        <w:t xml:space="preserve">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r w:rsidR="004C5551">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590,"uris":["http://zotero.org/users/6116610/items/2WNFBQ8R"],"uri":["http://zotero.org/users/6116610/items/2WNFBQ8R"],"itemData":{"id":590,"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803D8A" w:rsidRPr="00803D8A">
        <w:rPr>
          <w:rFonts w:ascii="Times New Roman" w:hAnsi="Times New Roman" w:cs="Times New Roman"/>
          <w:lang w:val="en-GB"/>
        </w:rPr>
        <w:t xml:space="preserve">(Jorgensen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2007; </w:t>
      </w:r>
      <w:proofErr w:type="spellStart"/>
      <w:r w:rsidR="00803D8A" w:rsidRPr="00803D8A">
        <w:rPr>
          <w:rFonts w:ascii="Times New Roman" w:hAnsi="Times New Roman" w:cs="Times New Roman"/>
          <w:lang w:val="en-GB"/>
        </w:rPr>
        <w:t>Audzijonyte</w:t>
      </w:r>
      <w:proofErr w:type="spellEnd"/>
      <w:r w:rsidR="00803D8A" w:rsidRPr="00803D8A">
        <w:rPr>
          <w:rFonts w:ascii="Times New Roman" w:hAnsi="Times New Roman" w:cs="Times New Roman"/>
          <w:lang w:val="en-GB"/>
        </w:rPr>
        <w:t xml:space="preserve">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2013)</w:t>
      </w:r>
      <w:r w:rsidR="004C5551">
        <w:rPr>
          <w:rFonts w:ascii="Times New Roman" w:hAnsi="Times New Roman" w:cs="Times New Roman"/>
          <w:bCs/>
          <w:lang w:val="en-US"/>
        </w:rPr>
        <w:fldChar w:fldCharType="end"/>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 </w:t>
      </w:r>
      <w:r w:rsidR="00EA4CCD">
        <w:rPr>
          <w:rFonts w:ascii="Times New Roman" w:hAnsi="Times New Roman" w:cs="Times New Roman"/>
          <w:bCs/>
          <w:lang w:val="en-US"/>
        </w:rPr>
        <w:t xml:space="preserve">plastic </w:t>
      </w:r>
      <w:r w:rsidR="002A32F5">
        <w:rPr>
          <w:rFonts w:ascii="Times New Roman" w:hAnsi="Times New Roman" w:cs="Times New Roman"/>
          <w:bCs/>
          <w:lang w:val="en-US"/>
        </w:rPr>
        <w:t xml:space="preserve">adaptive </w:t>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fldChar w:fldCharType="begin"/>
      </w:r>
      <w:r w:rsidR="00B773B4">
        <w:rPr>
          <w:rFonts w:ascii="Times New Roman" w:hAnsi="Times New Roman" w:cs="Times New Roman"/>
          <w:bCs/>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lastRenderedPageBreak/>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r w:rsidR="00EB7D1F">
        <w:rPr>
          <w:rFonts w:ascii="Times New Roman" w:hAnsi="Times New Roman" w:cs="Times New Roman"/>
          <w:bCs/>
          <w:lang w:val="en-US"/>
        </w:rPr>
        <w:t>e</w:t>
      </w:r>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AF7215">
        <w:rPr>
          <w:rFonts w:ascii="Times New Roman" w:hAnsi="Times New Roman" w:cs="Times New Roman"/>
          <w:bCs/>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730E5C">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707BFC">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w:t>
      </w:r>
      <w:proofErr w:type="spellStart"/>
      <w:r w:rsidR="00707BFC" w:rsidRPr="00707BFC">
        <w:rPr>
          <w:rFonts w:ascii="Times New Roman" w:hAnsi="Times New Roman" w:cs="Times New Roman"/>
          <w:lang w:val="en-GB"/>
        </w:rPr>
        <w:t>Baudron</w:t>
      </w:r>
      <w:proofErr w:type="spellEnd"/>
      <w:r w:rsidR="00707BFC" w:rsidRPr="00707BFC">
        <w:rPr>
          <w:rFonts w:ascii="Times New Roman" w:hAnsi="Times New Roman" w:cs="Times New Roman"/>
          <w:lang w:val="en-GB"/>
        </w:rPr>
        <w:t xml:space="preserve">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r w:rsidR="00B07A94">
        <w:rPr>
          <w:rFonts w:ascii="Times New Roman" w:hAnsi="Times New Roman" w:cs="Times New Roman"/>
          <w:bCs/>
          <w:lang w:val="en-US"/>
        </w:rPr>
        <w:t xml:space="preserve"> as indications of a body size response to concurrent warming</w:t>
      </w:r>
      <w:r w:rsidR="00707BFC">
        <w:rPr>
          <w:rFonts w:ascii="Times New Roman" w:hAnsi="Times New Roman" w:cs="Times New Roman"/>
          <w:bCs/>
          <w:lang w:val="en-US"/>
        </w:rPr>
        <w:t xml:space="preserve">. </w:t>
      </w:r>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Pr>
          <w:rFonts w:ascii="Times New Roman" w:hAnsi="Times New Roman" w:cs="Times New Roman"/>
          <w:bCs/>
          <w:lang w:val="en-US"/>
        </w:rPr>
        <w:t xml:space="preserve">of warming on the body size </w:t>
      </w:r>
      <w:r w:rsidR="003B0F67">
        <w:rPr>
          <w:rFonts w:ascii="Times New Roman" w:hAnsi="Times New Roman" w:cs="Times New Roman"/>
          <w:bCs/>
          <w:lang w:val="en-US"/>
        </w:rPr>
        <w:t xml:space="preserve">or </w:t>
      </w:r>
      <w:r w:rsidR="000D42B7">
        <w:rPr>
          <w:rFonts w:ascii="Times New Roman" w:hAnsi="Times New Roman" w:cs="Times New Roman"/>
          <w:bCs/>
          <w:lang w:val="en-US"/>
        </w:rPr>
        <w:t xml:space="preserve">growth of large fish </w:t>
      </w:r>
      <w:r w:rsidR="00D63AD9">
        <w:rPr>
          <w:rFonts w:ascii="Times New Roman" w:hAnsi="Times New Roman" w:cs="Times New Roman"/>
          <w:bCs/>
          <w:lang w:val="en-US"/>
        </w:rPr>
        <w:t xml:space="preserve">could be </w:t>
      </w:r>
      <w:r w:rsidR="000D42B7">
        <w:rPr>
          <w:rFonts w:ascii="Times New Roman" w:hAnsi="Times New Roman" w:cs="Times New Roman"/>
          <w:bCs/>
          <w:lang w:val="en-US"/>
        </w:rPr>
        <w:t xml:space="preserve">found in </w:t>
      </w:r>
      <w:r w:rsidR="00AF3A93">
        <w:rPr>
          <w:rFonts w:ascii="Times New Roman" w:hAnsi="Times New Roman" w:cs="Times New Roman"/>
          <w:bCs/>
          <w:lang w:val="en-US"/>
        </w:rPr>
        <w:t xml:space="preserve">two recent studies </w:t>
      </w:r>
      <w:r w:rsidR="00AF3A93" w:rsidRPr="008504A2">
        <w:rPr>
          <w:rFonts w:ascii="Times New Roman" w:hAnsi="Times New Roman" w:cs="Times New Roman"/>
          <w:bCs/>
          <w:highlight w:val="yellow"/>
          <w:lang w:val="en-US"/>
        </w:rPr>
        <w:t>f</w:t>
      </w:r>
      <w:r w:rsidR="00EB7D1F" w:rsidRPr="008504A2">
        <w:rPr>
          <w:rFonts w:ascii="Times New Roman" w:hAnsi="Times New Roman" w:cs="Times New Roman"/>
          <w:bCs/>
          <w:highlight w:val="yellow"/>
          <w:lang w:val="en-US"/>
        </w:rPr>
        <w:t>r</w:t>
      </w:r>
      <w:r w:rsidR="00AF3A93" w:rsidRPr="008504A2">
        <w:rPr>
          <w:rFonts w:ascii="Times New Roman" w:hAnsi="Times New Roman" w:cs="Times New Roman"/>
          <w:bCs/>
          <w:highlight w:val="yellow"/>
          <w:lang w:val="en-US"/>
        </w:rPr>
        <w:t>om</w:t>
      </w:r>
      <w:r w:rsidR="00F60D92" w:rsidRPr="008504A2">
        <w:rPr>
          <w:rFonts w:ascii="Times New Roman" w:hAnsi="Times New Roman" w:cs="Times New Roman"/>
          <w:bCs/>
          <w:highlight w:val="yellow"/>
          <w:lang w:val="en-US"/>
        </w:rPr>
        <w:t xml:space="preserve"> a</w:t>
      </w:r>
      <w:r w:rsidR="00AF3A93" w:rsidRPr="008504A2">
        <w:rPr>
          <w:rFonts w:ascii="Times New Roman" w:hAnsi="Times New Roman" w:cs="Times New Roman"/>
          <w:bCs/>
          <w:highlight w:val="yellow"/>
          <w:lang w:val="en-US"/>
        </w:rPr>
        <w:t xml:space="preserve"> </w:t>
      </w:r>
      <w:commentRangeStart w:id="14"/>
      <w:commentRangeEnd w:id="14"/>
      <w:r w:rsidR="0011697B" w:rsidRPr="008504A2">
        <w:rPr>
          <w:rStyle w:val="CommentReference"/>
          <w:highlight w:val="yellow"/>
        </w:rPr>
        <w:commentReference w:id="14"/>
      </w:r>
      <w:r w:rsidR="00652531" w:rsidRPr="008504A2">
        <w:rPr>
          <w:rFonts w:ascii="Times New Roman" w:hAnsi="Times New Roman" w:cs="Times New Roman"/>
          <w:bCs/>
          <w:highlight w:val="yellow"/>
          <w:lang w:val="en-US"/>
        </w:rPr>
        <w:t>controlled</w:t>
      </w:r>
      <w:r w:rsidR="00A63719" w:rsidRPr="008504A2">
        <w:rPr>
          <w:rFonts w:ascii="Times New Roman" w:hAnsi="Times New Roman" w:cs="Times New Roman"/>
          <w:bCs/>
          <w:highlight w:val="yellow"/>
          <w:lang w:val="en-US"/>
        </w:rPr>
        <w:t xml:space="preserve"> </w:t>
      </w:r>
      <w:r w:rsidR="004D54E6" w:rsidRPr="008504A2">
        <w:rPr>
          <w:rFonts w:ascii="Times New Roman" w:hAnsi="Times New Roman" w:cs="Times New Roman"/>
          <w:bCs/>
          <w:highlight w:val="yellow"/>
          <w:lang w:val="en-US"/>
        </w:rPr>
        <w:t>experiment</w:t>
      </w:r>
      <w:r w:rsidR="00F60D92" w:rsidRPr="008504A2">
        <w:rPr>
          <w:rFonts w:ascii="Times New Roman" w:hAnsi="Times New Roman" w:cs="Times New Roman"/>
          <w:bCs/>
          <w:highlight w:val="yellow"/>
          <w:lang w:val="en-US"/>
        </w:rPr>
        <w:t xml:space="preserve"> and a lake-study</w:t>
      </w:r>
      <w:r w:rsidR="004D54E6">
        <w:rPr>
          <w:rFonts w:ascii="Times New Roman" w:hAnsi="Times New Roman" w:cs="Times New Roman"/>
          <w:bCs/>
          <w:lang w:val="en-US"/>
        </w:rPr>
        <w:t xml:space="preserve"> </w:t>
      </w:r>
      <w:r w:rsidR="00652531">
        <w:rPr>
          <w:rFonts w:ascii="Times New Roman" w:hAnsi="Times New Roman" w:cs="Times New Roman"/>
          <w:bCs/>
          <w:lang w:val="en-US"/>
        </w:rPr>
        <w:t>(i.e.</w:t>
      </w:r>
      <w:r w:rsidR="00EB7D1F">
        <w:rPr>
          <w:rFonts w:ascii="Times New Roman" w:hAnsi="Times New Roman" w:cs="Times New Roman"/>
          <w:bCs/>
          <w:lang w:val="en-US"/>
        </w:rPr>
        <w:t>,</w:t>
      </w:r>
      <w:r w:rsidR="00652531">
        <w:rPr>
          <w:rFonts w:ascii="Times New Roman" w:hAnsi="Times New Roman" w:cs="Times New Roman"/>
          <w:bCs/>
          <w:lang w:val="en-US"/>
        </w:rPr>
        <w:t xml:space="preserve"> </w:t>
      </w:r>
      <w:r w:rsidR="000762B9">
        <w:rPr>
          <w:rFonts w:ascii="Times New Roman" w:hAnsi="Times New Roman" w:cs="Times New Roman"/>
          <w:bCs/>
          <w:lang w:val="en-US"/>
        </w:rPr>
        <w:t xml:space="preserve">in the absence of potentially </w:t>
      </w:r>
      <w:r w:rsidR="00652531">
        <w:rPr>
          <w:rFonts w:ascii="Times New Roman" w:hAnsi="Times New Roman" w:cs="Times New Roman"/>
          <w:bCs/>
          <w:lang w:val="en-US"/>
        </w:rPr>
        <w:t xml:space="preserve">confounding factors such as fisheries </w:t>
      </w:r>
      <w:r w:rsidR="009346CD">
        <w:rPr>
          <w:rFonts w:ascii="Times New Roman" w:hAnsi="Times New Roman" w:cs="Times New Roman"/>
          <w:bCs/>
          <w:lang w:val="en-US"/>
        </w:rPr>
        <w:t>exploitation</w:t>
      </w:r>
      <w:r w:rsidR="00652531">
        <w:rPr>
          <w:rFonts w:ascii="Times New Roman" w:hAnsi="Times New Roman" w:cs="Times New Roman"/>
          <w:bCs/>
          <w:lang w:val="en-US"/>
        </w:rPr>
        <w:t>)</w:t>
      </w:r>
      <w:r w:rsidR="00AE402C">
        <w:rPr>
          <w:rFonts w:ascii="Times New Roman" w:hAnsi="Times New Roman" w:cs="Times New Roman"/>
          <w:bCs/>
          <w:lang w:val="en-US"/>
        </w:rPr>
        <w:t xml:space="preserve"> </w:t>
      </w:r>
      <w:r w:rsidR="00AE402C">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AE402C">
        <w:rPr>
          <w:rFonts w:ascii="Times New Roman" w:hAnsi="Times New Roman" w:cs="Times New Roman"/>
          <w:bCs/>
          <w:lang w:val="en-US"/>
        </w:rPr>
        <w:fldChar w:fldCharType="separate"/>
      </w:r>
      <w:r w:rsidR="00AE402C" w:rsidRPr="00AE402C">
        <w:rPr>
          <w:rFonts w:ascii="Times New Roman" w:hAnsi="Times New Roman" w:cs="Times New Roman"/>
          <w:lang w:val="en-GB"/>
        </w:rPr>
        <w:t>(</w:t>
      </w:r>
      <w:proofErr w:type="spellStart"/>
      <w:r w:rsidR="00AE402C" w:rsidRPr="00AE402C">
        <w:rPr>
          <w:rFonts w:ascii="Times New Roman" w:hAnsi="Times New Roman" w:cs="Times New Roman"/>
          <w:lang w:val="en-GB"/>
        </w:rPr>
        <w:t>Barneche</w:t>
      </w:r>
      <w:proofErr w:type="spellEnd"/>
      <w:r w:rsidR="00AE402C" w:rsidRPr="00AE402C">
        <w:rPr>
          <w:rFonts w:ascii="Times New Roman" w:hAnsi="Times New Roman" w:cs="Times New Roman"/>
          <w:lang w:val="en-GB"/>
        </w:rPr>
        <w:t xml:space="preserve">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 Huss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w:t>
      </w:r>
      <w:r w:rsidR="00AE402C">
        <w:rPr>
          <w:rFonts w:ascii="Times New Roman" w:hAnsi="Times New Roman" w:cs="Times New Roman"/>
          <w:bCs/>
          <w:lang w:val="en-US"/>
        </w:rPr>
        <w:fldChar w:fldCharType="end"/>
      </w:r>
      <w:r w:rsidR="002A780D">
        <w:rPr>
          <w:rFonts w:ascii="Times New Roman" w:hAnsi="Times New Roman" w:cs="Times New Roman"/>
          <w:bCs/>
          <w:lang w:val="en-US"/>
        </w:rPr>
        <w:t>.</w:t>
      </w:r>
      <w:r w:rsidR="002647A0">
        <w:rPr>
          <w:rFonts w:ascii="Times New Roman" w:hAnsi="Times New Roman" w:cs="Times New Roman"/>
          <w:bCs/>
          <w:lang w:val="en-US"/>
        </w:rPr>
        <w:t xml:space="preserve"> </w:t>
      </w:r>
      <w:r w:rsidR="00817EE4">
        <w:rPr>
          <w:rFonts w:ascii="Times New Roman" w:hAnsi="Times New Roman" w:cs="Times New Roman"/>
          <w:bCs/>
          <w:lang w:val="en-US"/>
        </w:rPr>
        <w:t>By contrast</w:t>
      </w:r>
      <w:r w:rsidR="00EA5356">
        <w:rPr>
          <w:rFonts w:ascii="Times New Roman" w:hAnsi="Times New Roman" w:cs="Times New Roman"/>
          <w:bCs/>
          <w:lang w:val="en-US"/>
        </w:rPr>
        <w:t>,</w:t>
      </w:r>
      <w:r w:rsidR="00BE1742">
        <w:rPr>
          <w:rFonts w:ascii="Times New Roman" w:hAnsi="Times New Roman" w:cs="Times New Roman"/>
          <w:bCs/>
          <w:lang w:val="en-US"/>
        </w:rPr>
        <w:t xml:space="preserve"> </w:t>
      </w:r>
      <w:r w:rsidR="008A50BC">
        <w:rPr>
          <w:rFonts w:ascii="Times New Roman" w:hAnsi="Times New Roman" w:cs="Times New Roman"/>
          <w:bCs/>
          <w:lang w:val="en-US"/>
        </w:rPr>
        <w:t>f</w:t>
      </w:r>
      <w:r w:rsidR="00EA5356">
        <w:rPr>
          <w:rFonts w:ascii="Times New Roman" w:hAnsi="Times New Roman" w:cs="Times New Roman"/>
          <w:bCs/>
          <w:lang w:val="en-US"/>
        </w:rPr>
        <w:t>aster growth rates</w:t>
      </w:r>
      <w:r w:rsidR="006E6356">
        <w:rPr>
          <w:rFonts w:ascii="Times New Roman" w:hAnsi="Times New Roman" w:cs="Times New Roman"/>
          <w:bCs/>
          <w:lang w:val="en-US"/>
        </w:rPr>
        <w:t xml:space="preserve"> or larger size-at-age</w:t>
      </w:r>
      <w:r w:rsidR="00EA5356">
        <w:rPr>
          <w:rFonts w:ascii="Times New Roman" w:hAnsi="Times New Roman" w:cs="Times New Roman"/>
          <w:bCs/>
          <w:lang w:val="en-US"/>
        </w:rPr>
        <w:t xml:space="preserve"> </w:t>
      </w:r>
      <w:r w:rsidR="006E6356">
        <w:rPr>
          <w:rFonts w:ascii="Times New Roman" w:hAnsi="Times New Roman" w:cs="Times New Roman"/>
          <w:bCs/>
          <w:lang w:val="en-US"/>
        </w:rPr>
        <w:t xml:space="preserve">of </w:t>
      </w:r>
      <w:r w:rsidR="00EA5356">
        <w:rPr>
          <w:rFonts w:ascii="Times New Roman" w:hAnsi="Times New Roman" w:cs="Times New Roman"/>
          <w:bCs/>
          <w:lang w:val="en-US"/>
        </w:rPr>
        <w:t xml:space="preserve">young life stages </w:t>
      </w:r>
      <w:r w:rsidR="0011697B">
        <w:rPr>
          <w:rFonts w:ascii="Times New Roman" w:hAnsi="Times New Roman" w:cs="Times New Roman"/>
          <w:bCs/>
          <w:lang w:val="en-US"/>
        </w:rPr>
        <w:t xml:space="preserve">are </w:t>
      </w:r>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w:t>
      </w:r>
      <w:proofErr w:type="spellStart"/>
      <w:r w:rsidR="00EA5356" w:rsidRPr="00BB6065">
        <w:rPr>
          <w:rFonts w:ascii="Times New Roman" w:hAnsi="Times New Roman" w:cs="Times New Roman"/>
          <w:lang w:val="en-GB"/>
        </w:rPr>
        <w:t>Neuheimer</w:t>
      </w:r>
      <w:proofErr w:type="spellEnd"/>
      <w:r w:rsidR="00EA5356" w:rsidRPr="00BB6065">
        <w:rPr>
          <w:rFonts w:ascii="Times New Roman" w:hAnsi="Times New Roman" w:cs="Times New Roman"/>
          <w:lang w:val="en-GB"/>
        </w:rPr>
        <w:t xml:space="preserve">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w:t>
      </w:r>
      <w:proofErr w:type="spellStart"/>
      <w:r w:rsidR="00EA5356" w:rsidRPr="00BB6065">
        <w:rPr>
          <w:rFonts w:ascii="Times New Roman" w:hAnsi="Times New Roman" w:cs="Times New Roman"/>
          <w:lang w:val="en-GB"/>
        </w:rPr>
        <w:t>Neuheimer</w:t>
      </w:r>
      <w:proofErr w:type="spellEnd"/>
      <w:r w:rsidR="00EA5356" w:rsidRPr="00BB6065">
        <w:rPr>
          <w:rFonts w:ascii="Times New Roman" w:hAnsi="Times New Roman" w:cs="Times New Roman"/>
          <w:lang w:val="en-GB"/>
        </w:rPr>
        <w:t xml:space="preserve"> &amp; </w:t>
      </w:r>
      <w:proofErr w:type="spellStart"/>
      <w:r w:rsidR="00EA5356" w:rsidRPr="00BB6065">
        <w:rPr>
          <w:rFonts w:ascii="Times New Roman" w:hAnsi="Times New Roman" w:cs="Times New Roman"/>
          <w:lang w:val="en-GB"/>
        </w:rPr>
        <w:t>Grønkjaer</w:t>
      </w:r>
      <w:proofErr w:type="spellEnd"/>
      <w:r w:rsidR="00EA5356" w:rsidRPr="00BB6065">
        <w:rPr>
          <w:rFonts w:ascii="Times New Roman" w:hAnsi="Times New Roman" w:cs="Times New Roman"/>
          <w:lang w:val="en-GB"/>
        </w:rPr>
        <w:t xml:space="preserve"> 2012; </w:t>
      </w:r>
      <w:proofErr w:type="spellStart"/>
      <w:r w:rsidR="00EA5356" w:rsidRPr="00BB6065">
        <w:rPr>
          <w:rFonts w:ascii="Times New Roman" w:hAnsi="Times New Roman" w:cs="Times New Roman"/>
          <w:lang w:val="en-GB"/>
        </w:rPr>
        <w:t>Baudron</w:t>
      </w:r>
      <w:proofErr w:type="spellEnd"/>
      <w:r w:rsidR="00EA5356" w:rsidRPr="00BB6065">
        <w:rPr>
          <w:rFonts w:ascii="Times New Roman" w:hAnsi="Times New Roman" w:cs="Times New Roman"/>
          <w:lang w:val="en-GB"/>
        </w:rPr>
        <w:t xml:space="preserve">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r w:rsidR="008504A2">
        <w:rPr>
          <w:rFonts w:ascii="Times New Roman" w:hAnsi="Times New Roman" w:cs="Times New Roman"/>
          <w:bCs/>
          <w:lang w:val="en-US"/>
        </w:rPr>
        <w:t xml:space="preserve"> </w:t>
      </w:r>
      <w:r w:rsidR="008504A2">
        <w:rPr>
          <w:rFonts w:ascii="Times New Roman" w:hAnsi="Times New Roman" w:cs="Times New Roman"/>
          <w:bCs/>
          <w:lang w:val="en-US"/>
        </w:rPr>
        <w:fldChar w:fldCharType="begin"/>
      </w:r>
      <w:r w:rsidR="008504A2">
        <w:rPr>
          <w:rFonts w:ascii="Times New Roman" w:hAnsi="Times New Roman" w:cs="Times New Roman"/>
          <w:bCs/>
          <w:lang w:val="en-US"/>
        </w:rPr>
        <w:instrText xml:space="preserve"> ADDIN ZOTERO_ITEM CSL_CITATION {"citationID":"YYPoaQNu","properties":{"formattedCitation":"(Neuheimer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8504A2">
        <w:rPr>
          <w:rFonts w:ascii="Times New Roman" w:hAnsi="Times New Roman" w:cs="Times New Roman"/>
          <w:bCs/>
          <w:lang w:val="en-US"/>
        </w:rPr>
        <w:fldChar w:fldCharType="separate"/>
      </w:r>
      <w:r w:rsidR="008504A2" w:rsidRPr="008504A2">
        <w:rPr>
          <w:rFonts w:ascii="Times New Roman" w:hAnsi="Times New Roman" w:cs="Times New Roman"/>
          <w:lang w:val="en-GB"/>
        </w:rPr>
        <w:t>(</w:t>
      </w:r>
      <w:proofErr w:type="spellStart"/>
      <w:r w:rsidR="008504A2" w:rsidRPr="008504A2">
        <w:rPr>
          <w:rFonts w:ascii="Times New Roman" w:hAnsi="Times New Roman" w:cs="Times New Roman"/>
          <w:lang w:val="en-GB"/>
        </w:rPr>
        <w:t>Neuheimer</w:t>
      </w:r>
      <w:proofErr w:type="spellEnd"/>
      <w:r w:rsidR="008504A2" w:rsidRPr="008504A2">
        <w:rPr>
          <w:rFonts w:ascii="Times New Roman" w:hAnsi="Times New Roman" w:cs="Times New Roman"/>
          <w:lang w:val="en-GB"/>
        </w:rPr>
        <w:t xml:space="preserve"> </w:t>
      </w:r>
      <w:r w:rsidR="008504A2" w:rsidRPr="008504A2">
        <w:rPr>
          <w:rFonts w:ascii="Times New Roman" w:hAnsi="Times New Roman" w:cs="Times New Roman"/>
          <w:i/>
          <w:iCs/>
          <w:lang w:val="en-GB"/>
        </w:rPr>
        <w:t>et al.</w:t>
      </w:r>
      <w:r w:rsidR="008504A2" w:rsidRPr="008504A2">
        <w:rPr>
          <w:rFonts w:ascii="Times New Roman" w:hAnsi="Times New Roman" w:cs="Times New Roman"/>
          <w:lang w:val="en-GB"/>
        </w:rPr>
        <w:t xml:space="preserve"> 2011)</w:t>
      </w:r>
      <w:r w:rsidR="008504A2">
        <w:rPr>
          <w:rFonts w:ascii="Times New Roman" w:hAnsi="Times New Roman" w:cs="Times New Roman"/>
          <w:bCs/>
          <w:lang w:val="en-US"/>
        </w:rPr>
        <w:fldChar w:fldCharType="end"/>
      </w:r>
      <w:commentRangeStart w:id="15"/>
      <w:commentRangeStart w:id="16"/>
      <w:r w:rsidR="00EA5356">
        <w:rPr>
          <w:rFonts w:ascii="Times New Roman" w:hAnsi="Times New Roman" w:cs="Times New Roman"/>
          <w:bCs/>
          <w:lang w:val="en-US"/>
        </w:rPr>
        <w:t>.</w:t>
      </w:r>
      <w:commentRangeEnd w:id="15"/>
      <w:r w:rsidR="0011697B">
        <w:rPr>
          <w:rStyle w:val="CommentReference"/>
        </w:rPr>
        <w:commentReference w:id="15"/>
      </w:r>
      <w:commentRangeEnd w:id="16"/>
      <w:r w:rsidR="008504A2">
        <w:rPr>
          <w:rStyle w:val="CommentReference"/>
        </w:rPr>
        <w:commentReference w:id="16"/>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95714E">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276A51">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w:t>
      </w:r>
      <w:proofErr w:type="spellStart"/>
      <w:r w:rsidR="00276A51" w:rsidRPr="00276A51">
        <w:rPr>
          <w:rFonts w:ascii="Times New Roman" w:hAnsi="Times New Roman" w:cs="Times New Roman"/>
          <w:lang w:val="en-GB"/>
        </w:rPr>
        <w:t>Audzijonyte</w:t>
      </w:r>
      <w:proofErr w:type="spellEnd"/>
      <w:r w:rsidR="00276A51" w:rsidRPr="00276A51">
        <w:rPr>
          <w:rFonts w:ascii="Times New Roman" w:hAnsi="Times New Roman" w:cs="Times New Roman"/>
          <w:lang w:val="en-GB"/>
        </w:rPr>
        <w:t xml:space="preserv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r w:rsidR="00774308">
        <w:rPr>
          <w:lang w:val="en-GB"/>
        </w:rPr>
        <w:t>It is therefore important to evaluate the impacts of warming on body size and size-based interactions, using e.g</w:t>
      </w:r>
      <w:commentRangeStart w:id="17"/>
      <w:r w:rsidR="00774308">
        <w:rPr>
          <w:lang w:val="en-GB"/>
        </w:rPr>
        <w:t>.</w:t>
      </w:r>
      <w:commentRangeEnd w:id="17"/>
      <w:r w:rsidR="008E39E2">
        <w:rPr>
          <w:rStyle w:val="CommentReference"/>
        </w:rPr>
        <w:commentReference w:id="17"/>
      </w:r>
      <w:r w:rsidR="00774308">
        <w:rPr>
          <w:lang w:val="en-GB"/>
        </w:rPr>
        <w:t xml:space="preserve"> mechanistic size-based food web models</w:t>
      </w:r>
      <w:r w:rsidR="000124FD">
        <w:rPr>
          <w:rFonts w:ascii="Times New Roman" w:hAnsi="Times New Roman" w:cs="Times New Roman"/>
          <w:bCs/>
          <w:lang w:val="en-GB"/>
        </w:rPr>
        <w:t>.</w:t>
      </w:r>
    </w:p>
    <w:p w14:paraId="3B504B7E" w14:textId="2DA3133C"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7E5E22">
        <w:rPr>
          <w:rFonts w:ascii="Times New Roman" w:hAnsi="Times New Roman" w:cs="Times New Roman"/>
          <w:lang w:val="en-US"/>
        </w:rPr>
        <w:t xml:space="preserve">these responses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w:t>
      </w:r>
      <w:proofErr w:type="spellStart"/>
      <w:r w:rsidR="00DE3D95" w:rsidRPr="00F95139">
        <w:rPr>
          <w:rFonts w:ascii="Times New Roman" w:hAnsi="Times New Roman" w:cs="Times New Roman"/>
          <w:lang w:val="en-GB"/>
        </w:rPr>
        <w:t>Bertalanffy</w:t>
      </w:r>
      <w:proofErr w:type="spellEnd"/>
      <w:r w:rsidR="00DE3D95" w:rsidRPr="00F95139">
        <w:rPr>
          <w:rFonts w:ascii="Times New Roman" w:hAnsi="Times New Roman" w:cs="Times New Roman"/>
          <w:lang w:val="en-GB"/>
        </w:rPr>
        <w:t xml:space="preserve">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BB29B7" w:rsidRPr="00F95139">
        <w:rPr>
          <w:rFonts w:ascii="Times New Roman" w:hAnsi="Times New Roman" w:cs="Times New Roman"/>
          <w:lang w:val="en-GB"/>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commentRangeStart w:id="18"/>
      <w:r w:rsidR="00E63F97" w:rsidRPr="00CE41CE">
        <w:rPr>
          <w:rFonts w:ascii="Times New Roman" w:hAnsi="Times New Roman" w:cs="Times New Roman"/>
          <w:lang w:val="en-US"/>
        </w:rPr>
        <w:t xml:space="preserve">by </w:t>
      </w:r>
      <w:commentRangeEnd w:id="18"/>
      <w:r w:rsidR="004B7619">
        <w:rPr>
          <w:rStyle w:val="CommentReference"/>
        </w:rPr>
        <w:commentReference w:id="18"/>
      </w:r>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 xml:space="preserve">-induced constraints </w:t>
      </w:r>
      <w:r w:rsidR="00A74C23">
        <w:rPr>
          <w:rFonts w:ascii="Times New Roman" w:hAnsi="Times New Roman" w:cs="Times New Roman"/>
          <w:lang w:val="en-US"/>
        </w:rPr>
        <w:t xml:space="preserve">on </w:t>
      </w:r>
      <w:r w:rsidR="00D35F1C">
        <w:rPr>
          <w:rFonts w:ascii="Times New Roman" w:hAnsi="Times New Roman" w:cs="Times New Roman"/>
          <w:lang w:val="en-US"/>
        </w:rPr>
        <w:t>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 xml:space="preserve">While these declines in maximum body size are in line with </w:t>
      </w:r>
      <w:r w:rsidR="00E63F97">
        <w:rPr>
          <w:rFonts w:ascii="Times New Roman" w:hAnsi="Times New Roman" w:cs="Times New Roman"/>
          <w:lang w:val="en-US"/>
        </w:rPr>
        <w:lastRenderedPageBreak/>
        <w:t>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E63F97">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commentRangeStart w:id="19"/>
      <w:commentRangeStart w:id="20"/>
      <w:r w:rsidR="00335680">
        <w:rPr>
          <w:rFonts w:ascii="Times New Roman" w:hAnsi="Times New Roman" w:cs="Times New Roman"/>
          <w:lang w:val="en-US"/>
        </w:rPr>
        <w:fldChar w:fldCharType="begin"/>
      </w:r>
      <w:r w:rsidR="00335680">
        <w:rPr>
          <w:rFonts w:ascii="Times New Roman" w:hAnsi="Times New Roman" w:cs="Times New Roman"/>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lang w:val="en-US"/>
        </w:rPr>
        <w:fldChar w:fldCharType="separate"/>
      </w:r>
      <w:r w:rsidR="00335680" w:rsidRPr="00335680">
        <w:rPr>
          <w:rFonts w:ascii="Times New Roman" w:hAnsi="Times New Roman" w:cs="Times New Roman"/>
          <w:lang w:val="en-GB"/>
        </w:rPr>
        <w:t>(</w:t>
      </w:r>
      <w:proofErr w:type="spellStart"/>
      <w:r w:rsidR="00335680" w:rsidRPr="00335680">
        <w:rPr>
          <w:rFonts w:ascii="Times New Roman" w:hAnsi="Times New Roman" w:cs="Times New Roman"/>
          <w:lang w:val="en-GB"/>
        </w:rPr>
        <w:t>Björnsson</w:t>
      </w:r>
      <w:proofErr w:type="spellEnd"/>
      <w:r w:rsidR="00335680" w:rsidRPr="00335680">
        <w:rPr>
          <w:rFonts w:ascii="Times New Roman" w:hAnsi="Times New Roman" w:cs="Times New Roman"/>
          <w:lang w:val="en-GB"/>
        </w:rPr>
        <w:t xml:space="preserve"> 2001; García </w:t>
      </w:r>
      <w:proofErr w:type="spellStart"/>
      <w:r w:rsidR="00335680" w:rsidRPr="00335680">
        <w:rPr>
          <w:rFonts w:ascii="Times New Roman" w:hAnsi="Times New Roman" w:cs="Times New Roman"/>
          <w:lang w:val="en-GB"/>
        </w:rPr>
        <w:t>García</w:t>
      </w:r>
      <w:proofErr w:type="spellEnd"/>
      <w:r w:rsidR="00335680" w:rsidRPr="00335680">
        <w:rPr>
          <w:rFonts w:ascii="Times New Roman" w:hAnsi="Times New Roman" w:cs="Times New Roman"/>
          <w:lang w:val="en-GB"/>
        </w:rPr>
        <w:t xml:space="preserve"> </w:t>
      </w:r>
      <w:r w:rsidR="00335680" w:rsidRPr="00335680">
        <w:rPr>
          <w:rFonts w:ascii="Times New Roman" w:hAnsi="Times New Roman" w:cs="Times New Roman"/>
          <w:i/>
          <w:iCs/>
          <w:lang w:val="en-GB"/>
        </w:rPr>
        <w:t>et al.</w:t>
      </w:r>
      <w:r w:rsidR="00335680" w:rsidRPr="00335680">
        <w:rPr>
          <w:rFonts w:ascii="Times New Roman" w:hAnsi="Times New Roman" w:cs="Times New Roman"/>
          <w:lang w:val="en-GB"/>
        </w:rPr>
        <w:t xml:space="preserve"> 2011)</w:t>
      </w:r>
      <w:r w:rsidR="00335680">
        <w:rPr>
          <w:rFonts w:ascii="Times New Roman" w:hAnsi="Times New Roman" w:cs="Times New Roman"/>
          <w:lang w:val="en-US"/>
        </w:rPr>
        <w:fldChar w:fldCharType="end"/>
      </w:r>
      <w:commentRangeEnd w:id="19"/>
      <w:r w:rsidR="00A74C23">
        <w:rPr>
          <w:rStyle w:val="CommentReference"/>
        </w:rPr>
        <w:commentReference w:id="19"/>
      </w:r>
      <w:commentRangeEnd w:id="20"/>
      <w:r w:rsidR="004B7619">
        <w:rPr>
          <w:rStyle w:val="CommentReference"/>
        </w:rPr>
        <w:commentReference w:id="20"/>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r w:rsidR="007E5E22">
        <w:rPr>
          <w:rFonts w:ascii="Times New Roman" w:hAnsi="Times New Roman" w:cs="Times New Roman"/>
          <w:lang w:val="en-US"/>
        </w:rPr>
        <w:t xml:space="preserve">in </w:t>
      </w:r>
      <w:r w:rsidR="00254138">
        <w:rPr>
          <w:rFonts w:ascii="Times New Roman" w:hAnsi="Times New Roman" w:cs="Times New Roman"/>
          <w:lang w:val="en-US"/>
        </w:rPr>
        <w:t xml:space="preserve">communities, driven by reduced plankton abundance or shifts towards smaller plankton, which reduces energy transfer to the top of food webs </w:t>
      </w:r>
      <w:r w:rsidR="00254138">
        <w:rPr>
          <w:rFonts w:ascii="Times New Roman" w:hAnsi="Times New Roman" w:cs="Times New Roman"/>
          <w:lang w:val="en-US"/>
        </w:rPr>
        <w:fldChar w:fldCharType="begin"/>
      </w:r>
      <w:r w:rsidR="00FC0216">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(Woodworth-</w:t>
      </w:r>
      <w:proofErr w:type="spellStart"/>
      <w:r w:rsidR="00FC0216" w:rsidRPr="00FC0216">
        <w:rPr>
          <w:rFonts w:ascii="Times New Roman" w:hAnsi="Times New Roman" w:cs="Times New Roman"/>
          <w:lang w:val="en-GB"/>
        </w:rPr>
        <w:t>Jefcoats</w:t>
      </w:r>
      <w:proofErr w:type="spellEnd"/>
      <w:r w:rsidR="00FC0216" w:rsidRPr="00FC0216">
        <w:rPr>
          <w:rFonts w:ascii="Times New Roman" w:hAnsi="Times New Roman" w:cs="Times New Roman"/>
          <w:lang w:val="en-GB"/>
        </w:rPr>
        <w:t xml:space="preserve">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r w:rsidR="00CE454F">
        <w:rPr>
          <w:rFonts w:ascii="Times New Roman" w:hAnsi="Times New Roman" w:cs="Times New Roman"/>
          <w:lang w:val="en-US"/>
        </w:rPr>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EA44F4">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w:t>
      </w:r>
      <w:proofErr w:type="spellStart"/>
      <w:r w:rsidR="00EA44F4" w:rsidRPr="00EA44F4">
        <w:rPr>
          <w:rFonts w:ascii="Times New Roman" w:hAnsi="Times New Roman" w:cs="Times New Roman"/>
          <w:lang w:val="en-GB"/>
        </w:rPr>
        <w:t>Lefort</w:t>
      </w:r>
      <w:proofErr w:type="spellEnd"/>
      <w:r w:rsidR="00EA44F4" w:rsidRPr="00EA44F4">
        <w:rPr>
          <w:rFonts w:ascii="Times New Roman" w:hAnsi="Times New Roman" w:cs="Times New Roman"/>
          <w:lang w:val="en-GB"/>
        </w:rPr>
        <w:t xml:space="preserve">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w:t>
      </w:r>
      <w:proofErr w:type="spellStart"/>
      <w:r w:rsidR="00EA44F4" w:rsidRPr="00EA44F4">
        <w:rPr>
          <w:rFonts w:ascii="Times New Roman" w:hAnsi="Times New Roman" w:cs="Times New Roman"/>
          <w:lang w:val="en-GB"/>
        </w:rPr>
        <w:t>Jefcoats</w:t>
      </w:r>
      <w:proofErr w:type="spellEnd"/>
      <w:r w:rsidR="00EA44F4" w:rsidRPr="00EA44F4">
        <w:rPr>
          <w:rFonts w:ascii="Times New Roman" w:hAnsi="Times New Roman" w:cs="Times New Roman"/>
          <w:lang w:val="en-GB"/>
        </w:rPr>
        <w:t xml:space="preserve">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is driven by reduced abundance of large fish versus changes in size-at-age of </w:t>
      </w:r>
      <w:r w:rsidR="00CE454F" w:rsidRPr="00A804DF">
        <w:rPr>
          <w:rFonts w:ascii="Times New Roman" w:hAnsi="Times New Roman" w:cs="Times New Roman"/>
          <w:lang w:val="en-US"/>
        </w:rPr>
        <w:t>large fish</w:t>
      </w:r>
      <w:r w:rsidR="002542B5">
        <w:rPr>
          <w:rFonts w:ascii="Times New Roman" w:hAnsi="Times New Roman" w:cs="Times New Roman"/>
          <w:lang w:val="en-US"/>
        </w:rPr>
        <w:t xml:space="preserve">. </w:t>
      </w:r>
    </w:p>
    <w:p w14:paraId="7C4BE11A" w14:textId="01489BDF" w:rsidR="005A491F" w:rsidRPr="00433162" w:rsidRDefault="0019006D" w:rsidP="005A491F">
      <w:pPr>
        <w:spacing w:line="480" w:lineRule="auto"/>
        <w:ind w:firstLine="284"/>
        <w:jc w:val="both"/>
        <w:rPr>
          <w:rFonts w:ascii="Times New Roman" w:hAnsi="Times New Roman" w:cs="Times New Roman"/>
          <w:lang w:val="en-GB"/>
        </w:rPr>
      </w:pPr>
      <w:r>
        <w:rPr>
          <w:rFonts w:ascii="Times New Roman" w:hAnsi="Times New Roman" w:cs="Times New Roman"/>
          <w:lang w:val="en-US"/>
        </w:rPr>
        <w:t xml:space="preserve">In this study, </w:t>
      </w:r>
      <w:r w:rsidRPr="009933B0">
        <w:rPr>
          <w:rFonts w:ascii="Times New Roman" w:hAnsi="Times New Roman" w:cs="Times New Roman"/>
          <w:lang w:val="en-US"/>
        </w:rPr>
        <w:t xml:space="preserve">we </w:t>
      </w:r>
      <w:r>
        <w:rPr>
          <w:rFonts w:ascii="Times New Roman" w:hAnsi="Times New Roman" w:cs="Times New Roman"/>
          <w:lang w:val="en-GB"/>
        </w:rPr>
        <w:t xml:space="preserve">evaluate the separate and combined </w:t>
      </w:r>
      <w:r w:rsidRPr="0094557A">
        <w:rPr>
          <w:rFonts w:ascii="Times New Roman" w:hAnsi="Times New Roman" w:cs="Times New Roman"/>
          <w:lang w:val="en-US"/>
        </w:rPr>
        <w:t xml:space="preserve">impacts of </w:t>
      </w:r>
      <w:r w:rsidRPr="00433162">
        <w:rPr>
          <w:rFonts w:ascii="Times New Roman" w:hAnsi="Times New Roman" w:cs="Times New Roman"/>
          <w:lang w:val="en-GB"/>
        </w:rPr>
        <w:t>temperature</w:t>
      </w:r>
      <w:r>
        <w:rPr>
          <w:rFonts w:ascii="Times New Roman" w:hAnsi="Times New Roman" w:cs="Times New Roman"/>
          <w:lang w:val="en-GB"/>
        </w:rPr>
        <w:t>-</w:t>
      </w:r>
      <w:r w:rsidRPr="00433162">
        <w:rPr>
          <w:rFonts w:ascii="Times New Roman" w:hAnsi="Times New Roman" w:cs="Times New Roman"/>
          <w:lang w:val="en-GB"/>
        </w:rPr>
        <w:t xml:space="preserve">driven </w:t>
      </w:r>
      <w:r w:rsidRPr="0094557A">
        <w:rPr>
          <w:rFonts w:ascii="Times New Roman" w:hAnsi="Times New Roman" w:cs="Times New Roman"/>
          <w:lang w:val="en-US"/>
        </w:rPr>
        <w:t>changes in</w:t>
      </w:r>
      <w:r>
        <w:rPr>
          <w:rFonts w:ascii="Times New Roman" w:hAnsi="Times New Roman" w:cs="Times New Roman"/>
          <w:lang w:val="en-US"/>
        </w:rPr>
        <w:t xml:space="preserve"> resource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individual physiology</w:t>
      </w:r>
      <w:ins w:id="21" w:author="Anna Gårdmark" w:date="2020-02-07T16:16:00Z">
        <w:del w:id="22" w:author="Max Lindmark" w:date="2020-02-08T14:35:00Z">
          <w:r w:rsidR="00E37071" w:rsidDel="00B0027C">
            <w:rPr>
              <w:rFonts w:ascii="Times New Roman" w:hAnsi="Times New Roman" w:cs="Times New Roman"/>
              <w:lang w:val="en-US"/>
            </w:rPr>
            <w:delText>,</w:delText>
          </w:r>
        </w:del>
      </w:ins>
      <w:r>
        <w:rPr>
          <w:rFonts w:ascii="Times New Roman" w:hAnsi="Times New Roman" w:cs="Times New Roman"/>
          <w:lang w:val="en-US"/>
        </w:rPr>
        <w:t xml:space="preserve"> </w:t>
      </w:r>
      <w:r>
        <w:rPr>
          <w:rFonts w:ascii="Times New Roman" w:hAnsi="Times New Roman" w:cs="Times New Roman"/>
          <w:lang w:val="en-GB"/>
        </w:rPr>
        <w:t>on individuals</w:t>
      </w:r>
      <w:del w:id="23" w:author="Anna Gårdmark" w:date="2020-02-07T10:38:00Z">
        <w:r w:rsidDel="0019006D">
          <w:rPr>
            <w:rFonts w:ascii="Times New Roman" w:hAnsi="Times New Roman" w:cs="Times New Roman"/>
            <w:lang w:val="en-GB"/>
          </w:rPr>
          <w:delText>growth</w:delText>
        </w:r>
      </w:del>
      <w:ins w:id="24" w:author="Max Lindmark" w:date="2020-02-08T14:35:00Z">
        <w:r w:rsidR="00B0027C">
          <w:rPr>
            <w:rFonts w:ascii="Times New Roman" w:hAnsi="Times New Roman" w:cs="Times New Roman"/>
            <w:lang w:val="en-GB"/>
          </w:rPr>
          <w:t xml:space="preserve"> and </w:t>
        </w:r>
      </w:ins>
      <w:del w:id="25" w:author="Max Lindmark" w:date="2020-02-08T14:35:00Z">
        <w:r w:rsidDel="00B0027C">
          <w:rPr>
            <w:rFonts w:ascii="Times New Roman" w:hAnsi="Times New Roman" w:cs="Times New Roman"/>
            <w:lang w:val="en-GB"/>
          </w:rPr>
          <w:delText xml:space="preserve">, populations and </w:delText>
        </w:r>
      </w:del>
      <w:r>
        <w:rPr>
          <w:rFonts w:ascii="Times New Roman" w:hAnsi="Times New Roman" w:cs="Times New Roman"/>
          <w:lang w:val="en-GB"/>
        </w:rPr>
        <w:t xml:space="preserve">the </w:t>
      </w:r>
      <w:ins w:id="26" w:author="Anna Gårdmark" w:date="2020-02-07T10:39:00Z">
        <w:del w:id="27" w:author="Max Lindmark" w:date="2020-02-08T14:35:00Z">
          <w:r w:rsidDel="00B0027C">
            <w:rPr>
              <w:rFonts w:ascii="Times New Roman" w:hAnsi="Times New Roman" w:cs="Times New Roman"/>
              <w:lang w:val="en-GB"/>
            </w:rPr>
            <w:delText xml:space="preserve">exploited </w:delText>
          </w:r>
        </w:del>
      </w:ins>
      <w:r w:rsidRPr="000B5471">
        <w:rPr>
          <w:rFonts w:ascii="Times New Roman" w:hAnsi="Times New Roman" w:cs="Times New Roman"/>
          <w:lang w:val="en-US"/>
        </w:rPr>
        <w:t>food web</w:t>
      </w:r>
      <w:del w:id="28" w:author="Anna Gårdmark" w:date="2020-02-07T10:37:00Z">
        <w:r w:rsidRPr="000B5471" w:rsidDel="0019006D">
          <w:rPr>
            <w:rFonts w:ascii="Times New Roman" w:hAnsi="Times New Roman" w:cs="Times New Roman"/>
            <w:lang w:val="en-US"/>
          </w:rPr>
          <w:delText xml:space="preserve"> </w:delText>
        </w:r>
        <w:r w:rsidDel="0019006D">
          <w:rPr>
            <w:rFonts w:ascii="Times New Roman" w:hAnsi="Times New Roman" w:cs="Times New Roman"/>
            <w:lang w:val="en-US"/>
          </w:rPr>
          <w:delText>in a set of different scenarios</w:delText>
        </w:r>
      </w:del>
      <w:r w:rsidRPr="00433162">
        <w:rPr>
          <w:rFonts w:ascii="Times New Roman" w:hAnsi="Times New Roman" w:cs="Times New Roman"/>
          <w:lang w:val="en-GB"/>
        </w:rPr>
        <w:t xml:space="preserve">. </w:t>
      </w:r>
      <w:commentRangeStart w:id="29"/>
      <w:r w:rsidR="00FD330A" w:rsidRPr="00EE6130">
        <w:rPr>
          <w:rFonts w:ascii="Times New Roman" w:hAnsi="Times New Roman" w:cs="Times New Roman"/>
          <w:lang w:val="en-US"/>
        </w:rPr>
        <w:t>T</w:t>
      </w:r>
      <w:commentRangeEnd w:id="29"/>
      <w:r w:rsidR="00A74C23">
        <w:rPr>
          <w:rStyle w:val="CommentReference"/>
        </w:rPr>
        <w:commentReference w:id="29"/>
      </w:r>
      <w:r w:rsidR="00FD330A" w:rsidRPr="00EE6130">
        <w:rPr>
          <w:rFonts w:ascii="Times New Roman" w:hAnsi="Times New Roman" w:cs="Times New Roman"/>
          <w:lang w:val="en-US"/>
        </w:rPr>
        <w:t xml:space="preserve">he </w:t>
      </w:r>
      <w:r w:rsidR="00FD330A"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00FD330A"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00FD330A" w:rsidRPr="00433162">
        <w:rPr>
          <w:rFonts w:ascii="Times New Roman" w:hAnsi="Times New Roman" w:cs="Times New Roman"/>
          <w:lang w:val="en-GB"/>
        </w:rPr>
        <w:t xml:space="preserve">to explore </w:t>
      </w:r>
      <w:r w:rsidR="00E37071">
        <w:rPr>
          <w:rFonts w:ascii="Times New Roman" w:hAnsi="Times New Roman" w:cs="Times New Roman"/>
          <w:lang w:val="en-US"/>
        </w:rPr>
        <w:t>such</w:t>
      </w:r>
      <w:r w:rsidR="00E37071" w:rsidRPr="00407069">
        <w:rPr>
          <w:rFonts w:ascii="Times New Roman" w:hAnsi="Times New Roman" w:cs="Times New Roman"/>
          <w:lang w:val="en-US"/>
        </w:rPr>
        <w:t xml:space="preserve"> </w:t>
      </w:r>
      <w:r w:rsidR="00407069" w:rsidRPr="00407069">
        <w:rPr>
          <w:rFonts w:ascii="Times New Roman" w:hAnsi="Times New Roman" w:cs="Times New Roman"/>
          <w:lang w:val="en-US"/>
        </w:rPr>
        <w:t xml:space="preserve">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EC0A6B">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w:t>
      </w:r>
      <w:proofErr w:type="spellStart"/>
      <w:r w:rsidR="00EC0A6B" w:rsidRPr="00EC0A6B">
        <w:rPr>
          <w:rFonts w:ascii="Times New Roman" w:hAnsi="Times New Roman" w:cs="Times New Roman"/>
          <w:lang w:val="en-GB"/>
        </w:rPr>
        <w:t>Casini</w:t>
      </w:r>
      <w:proofErr w:type="spellEnd"/>
      <w:r w:rsidR="00EC0A6B" w:rsidRPr="00EC0A6B">
        <w:rPr>
          <w:rFonts w:ascii="Times New Roman" w:hAnsi="Times New Roman" w:cs="Times New Roman"/>
          <w:lang w:val="en-GB"/>
        </w:rPr>
        <w:t xml:space="preserv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9214DD">
        <w:rPr>
          <w:rFonts w:ascii="Times New Roman" w:hAnsi="Times New Roman" w:cs="Times New Roman"/>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00FD330A"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 xml:space="preserve">temperature-dependent size-spectrum </w:t>
      </w:r>
      <w:r w:rsidR="007E5E22">
        <w:rPr>
          <w:rFonts w:ascii="Times New Roman" w:hAnsi="Times New Roman" w:cs="Times New Roman"/>
          <w:lang w:val="en-US"/>
        </w:rPr>
        <w:t xml:space="preserve">model </w:t>
      </w:r>
      <w:r w:rsidR="00A17EEF">
        <w:rPr>
          <w:rFonts w:ascii="Times New Roman" w:hAnsi="Times New Roman" w:cs="Times New Roman"/>
          <w:lang w:val="en-US"/>
        </w:rPr>
        <w:t xml:space="preserve">inspired by </w:t>
      </w:r>
      <w:r w:rsidR="001267C3">
        <w:rPr>
          <w:rFonts w:ascii="Times New Roman" w:hAnsi="Times New Roman" w:cs="Times New Roman"/>
          <w:lang w:val="en-US"/>
        </w:rPr>
        <w:t xml:space="preserve">a </w:t>
      </w:r>
      <w:r w:rsidR="001267C3" w:rsidRPr="00A17EEF">
        <w:rPr>
          <w:rFonts w:ascii="Times New Roman" w:hAnsi="Times New Roman" w:cs="Times New Roman"/>
          <w:lang w:val="en-US"/>
        </w:rPr>
        <w:t>simpli</w:t>
      </w:r>
      <w:r w:rsidR="001267C3">
        <w:rPr>
          <w:rFonts w:ascii="Times New Roman" w:hAnsi="Times New Roman" w:cs="Times New Roman"/>
          <w:lang w:val="en-US"/>
        </w:rPr>
        <w:t xml:space="preserve">fied </w:t>
      </w:r>
      <w:r w:rsidR="00A17EEF">
        <w:rPr>
          <w:rFonts w:ascii="Times New Roman" w:hAnsi="Times New Roman" w:cs="Times New Roman"/>
          <w:lang w:val="en-US"/>
        </w:rPr>
        <w:t>Baltic Sea</w:t>
      </w:r>
      <w:r w:rsidR="001267C3">
        <w:rPr>
          <w:rFonts w:ascii="Times New Roman" w:hAnsi="Times New Roman" w:cs="Times New Roman"/>
          <w:lang w:val="en-US"/>
        </w:rPr>
        <w:t xml:space="preserve"> food web</w:t>
      </w:r>
      <w:r>
        <w:rPr>
          <w:rFonts w:ascii="Times New Roman" w:hAnsi="Times New Roman" w:cs="Times New Roman"/>
          <w:lang w:val="en-US"/>
        </w:rPr>
        <w:t>, and analyze a set of different scenarios with either fish physiology, their resources, or both being temperature dependent</w:t>
      </w:r>
      <w:r w:rsidR="000E01A5">
        <w:rPr>
          <w:rFonts w:ascii="Times New Roman" w:hAnsi="Times New Roman" w:cs="Times New Roman"/>
          <w:lang w:val="en-US"/>
        </w:rPr>
        <w:t xml:space="preserve">. </w:t>
      </w:r>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warming </w:t>
      </w:r>
      <w:moveFromRangeStart w:id="30" w:author="Max Lindmark" w:date="2020-02-08T14:36:00Z" w:name="move32065033"/>
      <w:moveFrom w:id="31" w:author="Max Lindmark" w:date="2020-02-08T14:36:00Z">
        <w:r w:rsidR="00101DF9" w:rsidDel="000703D3">
          <w:rPr>
            <w:rFonts w:ascii="Times New Roman" w:hAnsi="Times New Roman" w:cs="Times New Roman"/>
            <w:lang w:val="en-US"/>
          </w:rPr>
          <w:t xml:space="preserve">(using the </w:t>
        </w:r>
        <w:r w:rsidR="00101DF9" w:rsidRPr="00433162" w:rsidDel="000703D3">
          <w:rPr>
            <w:rFonts w:ascii="Times New Roman" w:hAnsi="Times New Roman" w:cs="Times New Roman"/>
            <w:lang w:val="en-GB"/>
          </w:rPr>
          <w:t>regional coupled model system RCA4-NEMO</w:t>
        </w:r>
        <w:r w:rsidR="00101DF9" w:rsidRPr="00AF32CB" w:rsidDel="000703D3">
          <w:rPr>
            <w:rStyle w:val="CommentReference"/>
            <w:rFonts w:ascii="Times New Roman" w:hAnsi="Times New Roman" w:cs="Times New Roman"/>
            <w:sz w:val="22"/>
            <w:szCs w:val="22"/>
          </w:rPr>
          <w:annotationRef/>
        </w:r>
        <w:r w:rsidR="00101DF9" w:rsidRPr="00433162" w:rsidDel="000703D3">
          <w:rPr>
            <w:rFonts w:ascii="Times New Roman" w:hAnsi="Times New Roman" w:cs="Times New Roman"/>
            <w:lang w:val="en-GB"/>
          </w:rPr>
          <w:t xml:space="preserve"> and </w:t>
        </w:r>
        <w:r w:rsidR="00101DF9" w:rsidRPr="002A3816" w:rsidDel="000703D3">
          <w:rPr>
            <w:rFonts w:ascii="Times New Roman" w:hAnsi="Times New Roman" w:cs="Times New Roman"/>
            <w:lang w:val="en-GB"/>
          </w:rPr>
          <w:t>the RCP 8.5 emission</w:t>
        </w:r>
        <w:r w:rsidR="00101DF9" w:rsidRPr="00433162" w:rsidDel="000703D3">
          <w:rPr>
            <w:rFonts w:ascii="Times New Roman" w:hAnsi="Times New Roman" w:cs="Times New Roman"/>
            <w:lang w:val="en-GB"/>
          </w:rPr>
          <w:t xml:space="preserve"> scenario</w:t>
        </w:r>
        <w:r w:rsidR="00BB41C0" w:rsidDel="000703D3">
          <w:rPr>
            <w:rFonts w:ascii="Times New Roman" w:hAnsi="Times New Roman" w:cs="Times New Roman"/>
            <w:lang w:val="en-GB"/>
          </w:rPr>
          <w:t xml:space="preserve"> </w:t>
        </w:r>
        <w:r w:rsidR="00BB41C0" w:rsidDel="000703D3">
          <w:rPr>
            <w:rFonts w:ascii="Times New Roman" w:hAnsi="Times New Roman" w:cs="Times New Roman"/>
            <w:lang w:val="en-GB"/>
          </w:rPr>
          <w:fldChar w:fldCharType="begin"/>
        </w:r>
        <w:r w:rsidR="00BB41C0" w:rsidDel="000703D3">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BB41C0" w:rsidDel="000703D3">
          <w:rPr>
            <w:rFonts w:ascii="Cambria Math" w:hAnsi="Cambria Math" w:cs="Cambria Math"/>
            <w:lang w:val="en-GB"/>
          </w:rPr>
          <w:instrText>∘</w:instrText>
        </w:r>
        <w:r w:rsidR="00BB41C0" w:rsidDel="000703D3">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BB41C0" w:rsidDel="000703D3">
          <w:rPr>
            <w:rFonts w:ascii="Cambria Math" w:hAnsi="Cambria Math" w:cs="Cambria Math"/>
            <w:lang w:val="en-GB"/>
          </w:rPr>
          <w:instrText>∘</w:instrText>
        </w:r>
        <w:r w:rsidR="00BB41C0" w:rsidDel="000703D3">
          <w:rPr>
            <w:rFonts w:ascii="Times New Roman" w:hAnsi="Times New Roman" w:cs="Times New Roman"/>
            <w:lang w:val="en-GB"/>
          </w:rPr>
          <w:instrText xml:space="preserve">    C (RCP 2.6), 2      </w:instrText>
        </w:r>
        <w:r w:rsidR="00BB41C0" w:rsidDel="000703D3">
          <w:rPr>
            <w:rFonts w:ascii="Cambria Math" w:hAnsi="Cambria Math" w:cs="Cambria Math"/>
            <w:lang w:val="en-GB"/>
          </w:rPr>
          <w:instrText>∘</w:instrText>
        </w:r>
        <w:r w:rsidR="00BB41C0" w:rsidDel="000703D3">
          <w:rPr>
            <w:rFonts w:ascii="Times New Roman" w:hAnsi="Times New Roman" w:cs="Times New Roman"/>
            <w:lang w:val="en-GB"/>
          </w:rPr>
          <w:instrText xml:space="preserve">    C (RCP 4.5), and 4      </w:instrText>
        </w:r>
        <w:r w:rsidR="00BB41C0" w:rsidDel="000703D3">
          <w:rPr>
            <w:rFonts w:ascii="Cambria Math" w:hAnsi="Cambria Math" w:cs="Cambria Math"/>
            <w:lang w:val="en-GB"/>
          </w:rPr>
          <w:instrText>∘</w:instrText>
        </w:r>
        <w:r w:rsidR="00BB41C0" w:rsidDel="000703D3">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BB41C0" w:rsidDel="000703D3">
          <w:rPr>
            <w:rFonts w:ascii="Times New Roman" w:hAnsi="Times New Roman" w:cs="Times New Roman"/>
            <w:lang w:val="en-GB"/>
          </w:rPr>
          <w:fldChar w:fldCharType="separate"/>
        </w:r>
        <w:r w:rsidR="00BB41C0" w:rsidRPr="00BB41C0" w:rsidDel="000703D3">
          <w:rPr>
            <w:rFonts w:ascii="Times New Roman" w:hAnsi="Times New Roman" w:cs="Times New Roman"/>
            <w:lang w:val="en-GB"/>
          </w:rPr>
          <w:t xml:space="preserve">(Dieterich </w:t>
        </w:r>
        <w:r w:rsidR="00BB41C0" w:rsidRPr="00BB41C0" w:rsidDel="000703D3">
          <w:rPr>
            <w:rFonts w:ascii="Times New Roman" w:hAnsi="Times New Roman" w:cs="Times New Roman"/>
            <w:i/>
            <w:iCs/>
            <w:lang w:val="en-GB"/>
          </w:rPr>
          <w:t>et al.</w:t>
        </w:r>
        <w:r w:rsidR="00BB41C0" w:rsidRPr="00BB41C0" w:rsidDel="000703D3">
          <w:rPr>
            <w:rFonts w:ascii="Times New Roman" w:hAnsi="Times New Roman" w:cs="Times New Roman"/>
            <w:lang w:val="en-GB"/>
          </w:rPr>
          <w:t xml:space="preserve"> 2019; Gröger </w:t>
        </w:r>
        <w:r w:rsidR="00BB41C0" w:rsidRPr="00BB41C0" w:rsidDel="000703D3">
          <w:rPr>
            <w:rFonts w:ascii="Times New Roman" w:hAnsi="Times New Roman" w:cs="Times New Roman"/>
            <w:i/>
            <w:iCs/>
            <w:lang w:val="en-GB"/>
          </w:rPr>
          <w:t>et al.</w:t>
        </w:r>
        <w:r w:rsidR="00BB41C0" w:rsidRPr="00BB41C0" w:rsidDel="000703D3">
          <w:rPr>
            <w:rFonts w:ascii="Times New Roman" w:hAnsi="Times New Roman" w:cs="Times New Roman"/>
            <w:lang w:val="en-GB"/>
          </w:rPr>
          <w:t xml:space="preserve"> 2019)</w:t>
        </w:r>
        <w:r w:rsidR="00BB41C0" w:rsidDel="000703D3">
          <w:rPr>
            <w:rFonts w:ascii="Times New Roman" w:hAnsi="Times New Roman" w:cs="Times New Roman"/>
            <w:lang w:val="en-GB"/>
          </w:rPr>
          <w:fldChar w:fldCharType="end"/>
        </w:r>
        <w:r w:rsidR="00101DF9" w:rsidRPr="00101DF9" w:rsidDel="000703D3">
          <w:rPr>
            <w:rFonts w:ascii="Times New Roman" w:hAnsi="Times New Roman" w:cs="Times New Roman"/>
            <w:lang w:val="en-US"/>
          </w:rPr>
          <w:t>)</w:t>
        </w:r>
      </w:moveFrom>
      <w:moveFromRangeEnd w:id="30"/>
      <w:r w:rsidR="009933B0">
        <w:rPr>
          <w:rFonts w:ascii="Times New Roman" w:hAnsi="Times New Roman" w:cs="Times New Roman"/>
          <w:lang w:val="en-US"/>
        </w:rPr>
        <w:t xml:space="preserve">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 xml:space="preserve">growth trajectories, average body sizes, population size-structure and yield </w:t>
      </w:r>
      <w:r w:rsidR="005A491F" w:rsidRPr="00433162">
        <w:rPr>
          <w:rFonts w:ascii="Times New Roman" w:hAnsi="Times New Roman" w:cs="Times New Roman"/>
          <w:bCs/>
          <w:lang w:val="en-GB"/>
        </w:rPr>
        <w:lastRenderedPageBreak/>
        <w:t>in a fished ecosystem</w:t>
      </w:r>
      <w:del w:id="32" w:author="Max Lindmark" w:date="2020-02-08T14:38:00Z">
        <w:r w:rsidR="00E37071" w:rsidDel="00BD4DA7">
          <w:rPr>
            <w:rFonts w:ascii="Times New Roman" w:hAnsi="Times New Roman" w:cs="Times New Roman"/>
            <w:bCs/>
            <w:lang w:val="en-US"/>
          </w:rPr>
          <w:delText>, to answer</w:delText>
        </w:r>
      </w:del>
      <w:ins w:id="33" w:author="Max Lindmark" w:date="2020-02-08T14:38:00Z">
        <w:r w:rsidR="00BD4DA7">
          <w:rPr>
            <w:rFonts w:ascii="Times New Roman" w:hAnsi="Times New Roman" w:cs="Times New Roman"/>
            <w:bCs/>
            <w:lang w:val="en-US"/>
          </w:rPr>
          <w:t>. With this set up, w</w:t>
        </w:r>
      </w:ins>
      <w:ins w:id="34" w:author="Max Lindmark" w:date="2020-02-08T14:39:00Z">
        <w:r w:rsidR="00BD4DA7">
          <w:rPr>
            <w:rFonts w:ascii="Times New Roman" w:hAnsi="Times New Roman" w:cs="Times New Roman"/>
            <w:bCs/>
            <w:lang w:val="en-US"/>
          </w:rPr>
          <w:t xml:space="preserve">e address the questions about how </w:t>
        </w:r>
      </w:ins>
      <w:ins w:id="35" w:author="Max Lindmark" w:date="2020-02-08T16:08:00Z">
        <w:r w:rsidR="006E572A">
          <w:rPr>
            <w:rFonts w:ascii="Times New Roman" w:hAnsi="Times New Roman" w:cs="Times New Roman"/>
            <w:bCs/>
            <w:lang w:val="en-US"/>
          </w:rPr>
          <w:t xml:space="preserve">warming affects individual growth in a food web context, </w:t>
        </w:r>
      </w:ins>
      <w:ins w:id="36" w:author="Max Lindmark" w:date="2020-02-08T16:09:00Z">
        <w:r w:rsidR="00BE26A8">
          <w:rPr>
            <w:rFonts w:ascii="Times New Roman" w:hAnsi="Times New Roman" w:cs="Times New Roman"/>
            <w:bCs/>
            <w:lang w:val="en-US"/>
          </w:rPr>
          <w:t xml:space="preserve">how </w:t>
        </w:r>
      </w:ins>
      <w:ins w:id="37" w:author="Max Lindmark" w:date="2020-02-08T14:39:00Z">
        <w:r w:rsidR="00BD4DA7">
          <w:rPr>
            <w:rFonts w:ascii="Times New Roman" w:hAnsi="Times New Roman" w:cs="Times New Roman"/>
            <w:bCs/>
            <w:lang w:val="en-US"/>
          </w:rPr>
          <w:t xml:space="preserve">population size-structure is shaped by changes in size-at-age </w:t>
        </w:r>
      </w:ins>
      <w:ins w:id="38" w:author="Max Lindmark" w:date="2020-02-08T14:40:00Z">
        <w:r w:rsidR="00BD4DA7">
          <w:rPr>
            <w:rFonts w:ascii="Times New Roman" w:hAnsi="Times New Roman" w:cs="Times New Roman"/>
            <w:bCs/>
            <w:lang w:val="en-US"/>
          </w:rPr>
          <w:t xml:space="preserve">and </w:t>
        </w:r>
      </w:ins>
      <w:ins w:id="39" w:author="Max Lindmark" w:date="2020-02-08T16:09:00Z">
        <w:r w:rsidR="00BE26A8">
          <w:rPr>
            <w:rFonts w:ascii="Times New Roman" w:hAnsi="Times New Roman" w:cs="Times New Roman"/>
            <w:bCs/>
            <w:lang w:val="en-US"/>
          </w:rPr>
          <w:t xml:space="preserve">by changes in </w:t>
        </w:r>
      </w:ins>
      <w:ins w:id="40" w:author="Max Lindmark" w:date="2020-02-08T14:40:00Z">
        <w:r w:rsidR="00BD4DA7">
          <w:rPr>
            <w:rFonts w:ascii="Times New Roman" w:hAnsi="Times New Roman" w:cs="Times New Roman"/>
            <w:bCs/>
            <w:lang w:val="en-US"/>
          </w:rPr>
          <w:t xml:space="preserve">relative abundance of differently sized individuals, and </w:t>
        </w:r>
      </w:ins>
      <w:ins w:id="41" w:author="Max Lindmark" w:date="2020-02-08T16:09:00Z">
        <w:r w:rsidR="00BE26A8">
          <w:rPr>
            <w:rFonts w:ascii="Times New Roman" w:hAnsi="Times New Roman" w:cs="Times New Roman"/>
            <w:bCs/>
            <w:lang w:val="en-US"/>
          </w:rPr>
          <w:t xml:space="preserve">lastly </w:t>
        </w:r>
      </w:ins>
      <w:ins w:id="42" w:author="Max Lindmark" w:date="2020-02-08T14:40:00Z">
        <w:r w:rsidR="00BD4DA7">
          <w:rPr>
            <w:rFonts w:ascii="Times New Roman" w:hAnsi="Times New Roman" w:cs="Times New Roman"/>
            <w:bCs/>
            <w:lang w:val="en-US"/>
          </w:rPr>
          <w:t>how that impacts fisheries reference points</w:t>
        </w:r>
      </w:ins>
      <w:del w:id="43" w:author="Max Lindmark" w:date="2020-02-08T14:40:00Z">
        <w:r w:rsidR="00E37071" w:rsidRPr="001B038F" w:rsidDel="008E0C0B">
          <w:rPr>
            <w:rFonts w:ascii="Times New Roman" w:hAnsi="Times New Roman" w:cs="Times New Roman"/>
            <w:bCs/>
            <w:lang w:val="en-US"/>
          </w:rPr>
          <w:delText xml:space="preserve"> </w:delText>
        </w:r>
      </w:del>
      <w:commentRangeStart w:id="44"/>
      <w:commentRangeStart w:id="45"/>
      <w:commentRangeEnd w:id="44"/>
      <w:r w:rsidR="00E37071">
        <w:rPr>
          <w:rStyle w:val="CommentReference"/>
        </w:rPr>
        <w:commentReference w:id="44"/>
      </w:r>
      <w:commentRangeEnd w:id="45"/>
      <w:r w:rsidR="00BE26A8">
        <w:rPr>
          <w:rStyle w:val="CommentReference"/>
        </w:rPr>
        <w:commentReference w:id="45"/>
      </w:r>
      <w:ins w:id="46" w:author="Max Lindmark" w:date="2020-02-08T14:37:00Z">
        <w:r w:rsidR="000703D3">
          <w:rPr>
            <w:rFonts w:ascii="Times New Roman" w:hAnsi="Times New Roman" w:cs="Times New Roman"/>
            <w:bCs/>
            <w:lang w:val="en-US"/>
          </w:rPr>
          <w:t xml:space="preserve">. Temperature change is based on the </w:t>
        </w:r>
      </w:ins>
      <w:moveToRangeStart w:id="47" w:author="Max Lindmark" w:date="2020-02-08T14:36:00Z" w:name="move32065033"/>
      <w:moveTo w:id="48" w:author="Max Lindmark" w:date="2020-02-08T14:36:00Z">
        <w:del w:id="49" w:author="Max Lindmark" w:date="2020-02-08T14:37:00Z">
          <w:r w:rsidR="000703D3" w:rsidDel="000703D3">
            <w:rPr>
              <w:rFonts w:ascii="Times New Roman" w:hAnsi="Times New Roman" w:cs="Times New Roman"/>
              <w:lang w:val="en-US"/>
            </w:rPr>
            <w:delText xml:space="preserve">(using the </w:delText>
          </w:r>
        </w:del>
        <w:r w:rsidR="000703D3" w:rsidRPr="00433162">
          <w:rPr>
            <w:rFonts w:ascii="Times New Roman" w:hAnsi="Times New Roman" w:cs="Times New Roman"/>
            <w:lang w:val="en-GB"/>
          </w:rPr>
          <w:t>regional coupled model system RCA4-NEMO</w:t>
        </w:r>
        <w:r w:rsidR="000703D3" w:rsidRPr="00AF32CB">
          <w:rPr>
            <w:rStyle w:val="CommentReference"/>
            <w:rFonts w:ascii="Times New Roman" w:hAnsi="Times New Roman" w:cs="Times New Roman"/>
            <w:sz w:val="22"/>
            <w:szCs w:val="22"/>
          </w:rPr>
          <w:annotationRef/>
        </w:r>
        <w:r w:rsidR="000703D3" w:rsidRPr="00433162">
          <w:rPr>
            <w:rFonts w:ascii="Times New Roman" w:hAnsi="Times New Roman" w:cs="Times New Roman"/>
            <w:lang w:val="en-GB"/>
          </w:rPr>
          <w:t xml:space="preserve"> and </w:t>
        </w:r>
        <w:r w:rsidR="000703D3" w:rsidRPr="002A3816">
          <w:rPr>
            <w:rFonts w:ascii="Times New Roman" w:hAnsi="Times New Roman" w:cs="Times New Roman"/>
            <w:lang w:val="en-GB"/>
          </w:rPr>
          <w:t>the RCP 8.5 emission</w:t>
        </w:r>
        <w:r w:rsidR="000703D3" w:rsidRPr="00433162">
          <w:rPr>
            <w:rFonts w:ascii="Times New Roman" w:hAnsi="Times New Roman" w:cs="Times New Roman"/>
            <w:lang w:val="en-GB"/>
          </w:rPr>
          <w:t xml:space="preserve"> scenario</w:t>
        </w:r>
        <w:r w:rsidR="000703D3">
          <w:rPr>
            <w:rFonts w:ascii="Times New Roman" w:hAnsi="Times New Roman" w:cs="Times New Roman"/>
            <w:lang w:val="en-GB"/>
          </w:rPr>
          <w:t xml:space="preserve"> </w:t>
        </w:r>
        <w:r w:rsidR="000703D3">
          <w:rPr>
            <w:rFonts w:ascii="Times New Roman" w:hAnsi="Times New Roman" w:cs="Times New Roman"/>
            <w:lang w:val="en-GB"/>
          </w:rPr>
          <w:fldChar w:fldCharType="begin"/>
        </w:r>
        <w:r w:rsidR="000703D3">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2.6), 2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4.5), and 4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0703D3">
          <w:rPr>
            <w:rFonts w:ascii="Times New Roman" w:hAnsi="Times New Roman" w:cs="Times New Roman"/>
            <w:lang w:val="en-GB"/>
          </w:rPr>
          <w:fldChar w:fldCharType="separate"/>
        </w:r>
        <w:r w:rsidR="000703D3" w:rsidRPr="00BB41C0">
          <w:rPr>
            <w:rFonts w:ascii="Times New Roman" w:hAnsi="Times New Roman" w:cs="Times New Roman"/>
            <w:lang w:val="en-GB"/>
          </w:rPr>
          <w:t xml:space="preserve">(Dieterich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 </w:t>
        </w:r>
        <w:proofErr w:type="spellStart"/>
        <w:r w:rsidR="000703D3" w:rsidRPr="00BB41C0">
          <w:rPr>
            <w:rFonts w:ascii="Times New Roman" w:hAnsi="Times New Roman" w:cs="Times New Roman"/>
            <w:lang w:val="en-GB"/>
          </w:rPr>
          <w:t>Gröger</w:t>
        </w:r>
        <w:proofErr w:type="spellEnd"/>
        <w:r w:rsidR="000703D3" w:rsidRPr="00BB41C0">
          <w:rPr>
            <w:rFonts w:ascii="Times New Roman" w:hAnsi="Times New Roman" w:cs="Times New Roman"/>
            <w:lang w:val="en-GB"/>
          </w:rPr>
          <w:t xml:space="preserve">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w:t>
        </w:r>
        <w:r w:rsidR="000703D3">
          <w:rPr>
            <w:rFonts w:ascii="Times New Roman" w:hAnsi="Times New Roman" w:cs="Times New Roman"/>
            <w:lang w:val="en-GB"/>
          </w:rPr>
          <w:fldChar w:fldCharType="end"/>
        </w:r>
      </w:moveTo>
      <w:ins w:id="50" w:author="Max Lindmark" w:date="2020-02-08T14:37:00Z">
        <w:r w:rsidR="000703D3">
          <w:rPr>
            <w:rFonts w:ascii="Times New Roman" w:hAnsi="Times New Roman" w:cs="Times New Roman"/>
            <w:lang w:val="en-US"/>
          </w:rPr>
          <w:t xml:space="preserve">. </w:t>
        </w:r>
      </w:ins>
      <w:moveTo w:id="51" w:author="Max Lindmark" w:date="2020-02-08T14:36:00Z">
        <w:del w:id="52" w:author="Max Lindmark" w:date="2020-02-08T14:37:00Z">
          <w:r w:rsidR="000703D3" w:rsidRPr="00101DF9" w:rsidDel="000703D3">
            <w:rPr>
              <w:rFonts w:ascii="Times New Roman" w:hAnsi="Times New Roman" w:cs="Times New Roman"/>
              <w:lang w:val="en-US"/>
            </w:rPr>
            <w:delText>)</w:delText>
          </w:r>
        </w:del>
      </w:moveTo>
      <w:moveToRangeEnd w:id="47"/>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w:t>
      </w:r>
      <w:proofErr w:type="spellStart"/>
      <w:r w:rsidR="005A491F" w:rsidRPr="00433162">
        <w:rPr>
          <w:rFonts w:ascii="Times New Roman" w:hAnsi="Times New Roman" w:cs="Times New Roman"/>
          <w:bCs/>
          <w:lang w:val="en-GB"/>
        </w:rPr>
        <w:t>analys</w:t>
      </w:r>
      <w:proofErr w:type="spellEnd"/>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ins w:id="53" w:author="Max Lindmark" w:date="2020-02-08T14:41:00Z">
        <w:r w:rsidR="004743E4">
          <w:rPr>
            <w:rFonts w:ascii="Times New Roman" w:hAnsi="Times New Roman" w:cs="Times New Roman"/>
            <w:bCs/>
            <w:lang w:val="en-GB"/>
          </w:rPr>
          <w:t xml:space="preserve"> (Lindmark </w:t>
        </w:r>
        <w:r w:rsidR="004743E4" w:rsidRPr="004743E4">
          <w:rPr>
            <w:rFonts w:ascii="Times New Roman" w:hAnsi="Times New Roman" w:cs="Times New Roman"/>
            <w:bCs/>
            <w:i/>
            <w:iCs/>
            <w:lang w:val="en-GB"/>
            <w:rPrChange w:id="54" w:author="Max Lindmark" w:date="2020-02-08T14:41:00Z">
              <w:rPr>
                <w:rFonts w:ascii="Times New Roman" w:hAnsi="Times New Roman" w:cs="Times New Roman"/>
                <w:bCs/>
                <w:lang w:val="en-GB"/>
              </w:rPr>
            </w:rPrChange>
          </w:rPr>
          <w:t>et al</w:t>
        </w:r>
        <w:r w:rsidR="004743E4">
          <w:rPr>
            <w:rFonts w:ascii="Times New Roman" w:hAnsi="Times New Roman" w:cs="Times New Roman"/>
            <w:bCs/>
            <w:lang w:val="en-GB"/>
          </w:rPr>
          <w:t>., in prep)</w:t>
        </w:r>
      </w:ins>
      <w:commentRangeStart w:id="55"/>
      <w:r w:rsidR="005A491F" w:rsidRPr="00433162">
        <w:rPr>
          <w:rFonts w:ascii="Times New Roman" w:hAnsi="Times New Roman" w:cs="Times New Roman"/>
          <w:bCs/>
          <w:lang w:val="en-GB"/>
        </w:rPr>
        <w:t>.</w:t>
      </w:r>
      <w:r w:rsidR="005A491F" w:rsidRPr="00433162">
        <w:rPr>
          <w:rFonts w:ascii="Times New Roman" w:hAnsi="Times New Roman" w:cs="Times New Roman"/>
          <w:lang w:val="en-GB"/>
        </w:rPr>
        <w:t xml:space="preserve"> </w:t>
      </w:r>
      <w:commentRangeEnd w:id="55"/>
      <w:r>
        <w:rPr>
          <w:rStyle w:val="CommentReference"/>
        </w:rPr>
        <w:commentReference w:id="55"/>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warming leads to</w:t>
      </w:r>
      <w:r w:rsidR="009A77F3">
        <w:rPr>
          <w:rFonts w:ascii="Times New Roman" w:hAnsi="Times New Roman" w:cs="Times New Roman"/>
          <w:lang w:val="en-US"/>
        </w:rPr>
        <w:t xml:space="preserve"> declines in mean body size in the population</w:t>
      </w:r>
      <w:r w:rsidR="001D5C2A">
        <w:rPr>
          <w:rFonts w:ascii="Times New Roman" w:hAnsi="Times New Roman" w:cs="Times New Roman"/>
          <w:lang w:val="en-US"/>
        </w:rPr>
        <w:t xml:space="preserve"> due to shifting size distributions</w:t>
      </w:r>
      <w:r w:rsidR="009A77F3">
        <w:rPr>
          <w:rFonts w:ascii="Times New Roman" w:hAnsi="Times New Roman" w:cs="Times New Roman"/>
          <w:lang w:val="en-US"/>
        </w:rPr>
        <w:t xml:space="preserve">,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4E408A52" w:rsidR="00190E51" w:rsidRPr="00F95139" w:rsidRDefault="00CF287B" w:rsidP="00182BA9">
      <w:pPr>
        <w:spacing w:line="480" w:lineRule="auto"/>
        <w:contextualSpacing/>
        <w:jc w:val="both"/>
        <w:rPr>
          <w:lang w:val="en-GB"/>
        </w:rPr>
      </w:pPr>
      <w:r w:rsidRPr="00F95139">
        <w:rPr>
          <w:lang w:val="en-GB"/>
        </w:rPr>
        <w:t xml:space="preserve">The Baltic Sea is semi-enclosed brackish sea </w:t>
      </w:r>
      <w:r w:rsidR="00E43105" w:rsidRPr="00F95139">
        <w:rPr>
          <w:lang w:val="en-GB"/>
        </w:rPr>
        <w:t xml:space="preserve">with a </w:t>
      </w:r>
      <w:r w:rsidR="0057251A" w:rsidRPr="00A62881">
        <w:rPr>
          <w:lang w:val="en-US"/>
        </w:rPr>
        <w:t xml:space="preserve">relatively </w:t>
      </w:r>
      <w:r w:rsidR="00E43105" w:rsidRPr="00F95139">
        <w:rPr>
          <w:lang w:val="en-GB"/>
        </w:rPr>
        <w:t>species-poor</w:t>
      </w:r>
      <w:r w:rsidRPr="00F95139">
        <w:rPr>
          <w:lang w:val="en-GB"/>
        </w:rPr>
        <w:t xml:space="preserve"> food web. </w:t>
      </w:r>
      <w:r w:rsidR="003159F8" w:rsidRPr="00F95139">
        <w:rPr>
          <w:lang w:val="en-GB"/>
        </w:rPr>
        <w:t>W</w:t>
      </w:r>
      <w:r w:rsidR="00057ED1" w:rsidRPr="00F95139">
        <w:rPr>
          <w:lang w:val="en-GB"/>
        </w:rPr>
        <w:t xml:space="preserve">e </w:t>
      </w:r>
      <w:r w:rsidR="008C268E" w:rsidRPr="00F95139">
        <w:rPr>
          <w:lang w:val="en-GB"/>
        </w:rPr>
        <w:t>develop</w:t>
      </w:r>
      <w:r w:rsidR="003159F8"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Multi-species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BB41C0">
        <w:rPr>
          <w:lang w:val="en-GB"/>
        </w:rPr>
        <w:instrText xml:space="preserve"> ADDIN ZOTERO_ITEM CSL_CITATION {"citationID":"kH2mAfPQ","properties":{"formattedCitation":"(Scott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w:t>
      </w:r>
      <w:r w:rsidR="00081BAF">
        <w:rPr>
          <w:lang w:val="en-GB"/>
        </w:rPr>
        <w:t xml:space="preserve">offshore </w:t>
      </w:r>
      <w:r w:rsidR="00814612" w:rsidRPr="00F95139">
        <w:rPr>
          <w:lang w:val="en-GB"/>
        </w:rPr>
        <w:t xml:space="preserve">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cod (</w:t>
      </w:r>
      <w:proofErr w:type="spellStart"/>
      <w:r w:rsidR="00057ED1" w:rsidRPr="00F95139">
        <w:rPr>
          <w:i/>
          <w:lang w:val="en-GB"/>
        </w:rPr>
        <w:t>Gadus</w:t>
      </w:r>
      <w:proofErr w:type="spellEnd"/>
      <w:r w:rsidR="00057ED1" w:rsidRPr="00F95139">
        <w:rPr>
          <w:i/>
          <w:lang w:val="en-GB"/>
        </w:rPr>
        <w:t xml:space="preserve"> </w:t>
      </w:r>
      <w:proofErr w:type="spellStart"/>
      <w:r w:rsidR="00057ED1" w:rsidRPr="00F95139">
        <w:rPr>
          <w:i/>
          <w:lang w:val="en-GB"/>
        </w:rPr>
        <w:t>morhua</w:t>
      </w:r>
      <w:proofErr w:type="spellEnd"/>
      <w:r w:rsidR="00057ED1" w:rsidRPr="00F95139">
        <w:rPr>
          <w:lang w:val="en-GB"/>
        </w:rPr>
        <w:t>), sprat (</w:t>
      </w:r>
      <w:proofErr w:type="spellStart"/>
      <w:r w:rsidR="00057ED1" w:rsidRPr="00F95139">
        <w:rPr>
          <w:i/>
          <w:lang w:val="en-GB"/>
        </w:rPr>
        <w:t>Sprattus</w:t>
      </w:r>
      <w:proofErr w:type="spellEnd"/>
      <w:r w:rsidR="00057ED1" w:rsidRPr="00F95139">
        <w:rPr>
          <w:i/>
          <w:lang w:val="en-GB"/>
        </w:rPr>
        <w:t xml:space="preserve"> </w:t>
      </w:r>
      <w:proofErr w:type="spellStart"/>
      <w:r w:rsidR="00057ED1" w:rsidRPr="00F95139">
        <w:rPr>
          <w:i/>
          <w:lang w:val="en-GB"/>
        </w:rPr>
        <w:t>sprattus</w:t>
      </w:r>
      <w:proofErr w:type="spellEnd"/>
      <w:r w:rsidR="00057ED1" w:rsidRPr="00F95139">
        <w:rPr>
          <w:lang w:val="en-GB"/>
        </w:rPr>
        <w:t>) and herring (</w:t>
      </w:r>
      <w:r w:rsidR="00057ED1" w:rsidRPr="00F95139">
        <w:rPr>
          <w:i/>
          <w:lang w:val="en-GB"/>
        </w:rPr>
        <w:t xml:space="preserve">Clupea </w:t>
      </w:r>
      <w:proofErr w:type="spellStart"/>
      <w:r w:rsidR="00057ED1" w:rsidRPr="00F95139">
        <w:rPr>
          <w:i/>
          <w:lang w:val="en-GB"/>
        </w:rPr>
        <w:t>harengus</w:t>
      </w:r>
      <w:proofErr w:type="spellEnd"/>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 xml:space="preserve">dynamic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These species </w:t>
      </w:r>
      <w:r w:rsidR="00133480" w:rsidRPr="00F95139">
        <w:rPr>
          <w:lang w:val="en-GB"/>
        </w:rPr>
        <w:t xml:space="preserve">are dominant </w:t>
      </w:r>
      <w:r w:rsidR="00675DB9">
        <w:rPr>
          <w:lang w:val="en-GB"/>
        </w:rPr>
        <w:t xml:space="preserve">fish </w:t>
      </w:r>
      <w:r w:rsidR="00133480" w:rsidRPr="00F95139">
        <w:rPr>
          <w:lang w:val="en-GB"/>
        </w:rPr>
        <w:t xml:space="preserve">species in terms </w:t>
      </w:r>
      <w:commentRangeStart w:id="56"/>
      <w:r w:rsidR="00133480" w:rsidRPr="00F95139">
        <w:rPr>
          <w:lang w:val="en-GB"/>
        </w:rPr>
        <w:t>of biomass</w:t>
      </w:r>
      <w:commentRangeEnd w:id="56"/>
      <w:r w:rsidR="00133480" w:rsidRPr="00AF32CB">
        <w:rPr>
          <w:rStyle w:val="CommentReference"/>
          <w:sz w:val="22"/>
          <w:szCs w:val="22"/>
        </w:rPr>
        <w:commentReference w:id="56"/>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w:t>
      </w:r>
      <w:commentRangeStart w:id="57"/>
      <w:commentRangeEnd w:id="57"/>
      <w:r w:rsidR="00133480" w:rsidRPr="00AF32CB">
        <w:rPr>
          <w:rStyle w:val="CommentReference"/>
          <w:sz w:val="22"/>
          <w:szCs w:val="22"/>
        </w:rPr>
        <w:commentReference w:id="57"/>
      </w:r>
      <w:commentRangeStart w:id="58"/>
      <w:commentRangeEnd w:id="58"/>
      <w:r w:rsidR="00133480" w:rsidRPr="00AF32CB">
        <w:rPr>
          <w:rStyle w:val="CommentReference"/>
          <w:sz w:val="22"/>
          <w:szCs w:val="22"/>
        </w:rPr>
        <w:commentReference w:id="58"/>
      </w:r>
      <w:r w:rsidR="00133480" w:rsidRPr="00F95139">
        <w:rPr>
          <w:lang w:val="en-GB"/>
        </w:rPr>
        <w:t>all have analytical stock assessments</w:t>
      </w:r>
      <w:r w:rsidR="000D3A6B" w:rsidRPr="00F95139">
        <w:rPr>
          <w:lang w:val="en-GB"/>
        </w:rPr>
        <w:t>.</w:t>
      </w:r>
      <w:r w:rsidR="00E43789" w:rsidRPr="00F95139">
        <w:rPr>
          <w:lang w:val="en-GB"/>
        </w:rPr>
        <w:t xml:space="preserve"> </w:t>
      </w:r>
      <w:r w:rsidR="009D0D0A">
        <w:rPr>
          <w:lang w:val="en-GB"/>
        </w:rPr>
        <w:t xml:space="preserve">The background </w:t>
      </w:r>
      <w:r w:rsidR="00DB5273">
        <w:rPr>
          <w:lang w:val="en-GB"/>
        </w:rPr>
        <w:t xml:space="preserve">spectra represent </w:t>
      </w:r>
      <w:r w:rsidR="00404718">
        <w:rPr>
          <w:lang w:val="en-GB"/>
        </w:rPr>
        <w:t>groups of species</w:t>
      </w:r>
      <w:r w:rsidR="000845D2">
        <w:rPr>
          <w:lang w:val="en-GB"/>
        </w:rPr>
        <w:t xml:space="preserve"> that </w:t>
      </w:r>
      <w:r w:rsidR="00EF14DD">
        <w:rPr>
          <w:lang w:val="en-GB"/>
        </w:rPr>
        <w:t xml:space="preserve">are food for fish but are </w:t>
      </w:r>
      <w:r w:rsidR="000845D2">
        <w:rPr>
          <w:lang w:val="en-GB"/>
        </w:rPr>
        <w:t>not explicitly modelled</w:t>
      </w:r>
      <w:r w:rsidR="0095714E">
        <w:rPr>
          <w:lang w:val="en-GB"/>
        </w:rPr>
        <w:t xml:space="preserve"> </w:t>
      </w:r>
      <w:r w:rsidR="0095714E">
        <w:rPr>
          <w:lang w:val="en-GB"/>
        </w:rPr>
        <w:fldChar w:fldCharType="begin"/>
      </w:r>
      <w:r w:rsidR="0095714E">
        <w:rPr>
          <w:lang w:val="en-GB"/>
        </w:rPr>
        <w:instrText xml:space="preserve"> ADDIN ZOTERO_ITEM CSL_CITATION {"citationID":"tUooKbwC","properties":{"formattedCitation":"(Andersen {\\i{}et al.} 2016b)","plainCitation":"(Andersen et al. 2016b)","noteIndex":0},"citationItems":[{"id":317,"uris":["http://zotero.org/users/6116610/items/NHJFH6FQ"],"uri":["http://zotero.org/users/6116610/items/NHJFH6FQ"],"itemData":{"id":317,"type":"article-journal","abstract":"Size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3635C">
        <w:rPr>
          <w:lang w:val="en-GB"/>
        </w:rPr>
        <w:t>W</w:t>
      </w:r>
      <w:r w:rsidR="00581F09">
        <w:rPr>
          <w:lang w:val="en-GB"/>
        </w:rPr>
        <w:t xml:space="preserve">e assume </w:t>
      </w:r>
      <w:r w:rsidR="00551CA6">
        <w:rPr>
          <w:lang w:val="en-GB"/>
        </w:rPr>
        <w:t xml:space="preserve">the </w:t>
      </w:r>
      <w:r w:rsidR="00057ED1" w:rsidRPr="00F95139">
        <w:rPr>
          <w:lang w:val="en-GB"/>
        </w:rPr>
        <w:t>pelagic</w:t>
      </w:r>
      <w:r w:rsidR="00814612" w:rsidRPr="00F95139">
        <w:rPr>
          <w:lang w:val="en-GB"/>
        </w:rPr>
        <w:t xml:space="preserve"> </w:t>
      </w:r>
      <w:r w:rsidR="00551CA6">
        <w:rPr>
          <w:lang w:val="en-GB"/>
        </w:rPr>
        <w:lastRenderedPageBreak/>
        <w:t xml:space="preserve">spectra represents mainly </w:t>
      </w:r>
      <w:proofErr w:type="spellStart"/>
      <w:r w:rsidR="00814612" w:rsidRPr="00F95139">
        <w:rPr>
          <w:rFonts w:ascii="Times" w:hAnsi="Times"/>
          <w:lang w:val="en-GB"/>
        </w:rPr>
        <w:t>phyto</w:t>
      </w:r>
      <w:proofErr w:type="spellEnd"/>
      <w:r w:rsidR="00814612" w:rsidRPr="00F95139">
        <w:rPr>
          <w:rFonts w:ascii="Times" w:hAnsi="Times"/>
          <w:lang w:val="en-GB"/>
        </w:rPr>
        <w:t>-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benthic invert</w:t>
      </w:r>
      <w:r w:rsidR="003A61ED" w:rsidRPr="00F95139">
        <w:rPr>
          <w:rFonts w:ascii="Times" w:hAnsi="Times"/>
          <w:lang w:val="en-GB"/>
        </w:rPr>
        <w:t>ebrates</w:t>
      </w:r>
      <w:r w:rsidR="00814612" w:rsidRPr="00F95139">
        <w:rPr>
          <w:rFonts w:ascii="Times" w:hAnsi="Times"/>
          <w:lang w:val="en-GB"/>
        </w:rPr>
        <w:t xml:space="preserve">, </w:t>
      </w:r>
      <w:proofErr w:type="spellStart"/>
      <w:r w:rsidR="00814612" w:rsidRPr="00F95139">
        <w:rPr>
          <w:rFonts w:ascii="Times" w:hAnsi="Times"/>
          <w:lang w:val="en-GB"/>
        </w:rPr>
        <w:t>gobiidaes</w:t>
      </w:r>
      <w:proofErr w:type="spellEnd"/>
      <w:r w:rsidR="00C55C61" w:rsidRPr="00F95139">
        <w:rPr>
          <w:rFonts w:ascii="Times" w:hAnsi="Times"/>
          <w:lang w:val="en-GB"/>
        </w:rPr>
        <w:t xml:space="preserve">, small flatfish </w:t>
      </w:r>
      <w:r w:rsidR="00A41C25" w:rsidRPr="00F95139">
        <w:rPr>
          <w:rFonts w:ascii="Times" w:hAnsi="Times"/>
          <w:lang w:val="en-GB"/>
        </w:rPr>
        <w:t>etc</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06038338" w:rsidR="00902E5A" w:rsidRPr="00F95139" w:rsidRDefault="00A97859" w:rsidP="00182BA9">
      <w:pPr>
        <w:spacing w:line="480" w:lineRule="auto"/>
        <w:contextualSpacing/>
        <w:jc w:val="both"/>
        <w:rPr>
          <w:rFonts w:ascii="Times" w:hAnsi="Times"/>
          <w:lang w:val="en-GB"/>
        </w:rPr>
      </w:pPr>
      <w:r w:rsidRPr="00F95139">
        <w:rPr>
          <w:rFonts w:ascii="Times" w:hAnsi="Times"/>
          <w:lang w:val="en-GB"/>
        </w:rPr>
        <w:t xml:space="preserve">The </w:t>
      </w:r>
      <w:r w:rsidR="005E27C1" w:rsidRPr="00F95139">
        <w:rPr>
          <w:rFonts w:ascii="Times" w:hAnsi="Times"/>
          <w:lang w:val="en-GB"/>
        </w:rPr>
        <w:t>model is based on source code for the multi-species implementation of size</w:t>
      </w:r>
      <w:r w:rsidR="00E6667F" w:rsidRPr="00F95139">
        <w:rPr>
          <w:rFonts w:ascii="Times" w:hAnsi="Times"/>
          <w:lang w:val="en-GB"/>
        </w:rPr>
        <w:t xml:space="preserve"> </w:t>
      </w:r>
      <w:r w:rsidR="005E27C1" w:rsidRPr="00F95139">
        <w:rPr>
          <w:rFonts w:ascii="Times" w:hAnsi="Times"/>
          <w:lang w:val="en-GB"/>
        </w:rPr>
        <w:t xml:space="preserve">spectrum models in the </w:t>
      </w:r>
      <w:r w:rsidR="001C5872" w:rsidRPr="00F95139">
        <w:rPr>
          <w:rFonts w:ascii="Times" w:hAnsi="Times"/>
          <w:lang w:val="en-GB"/>
        </w:rPr>
        <w:t>‘</w:t>
      </w:r>
      <w:r w:rsidR="005E27C1" w:rsidRPr="00F95139">
        <w:rPr>
          <w:rFonts w:ascii="Times" w:hAnsi="Times"/>
          <w:lang w:val="en-GB"/>
        </w:rPr>
        <w:t>R</w:t>
      </w:r>
      <w:r w:rsidR="001C5872" w:rsidRPr="00F95139">
        <w:rPr>
          <w:rFonts w:ascii="Times" w:hAnsi="Times"/>
          <w:lang w:val="en-GB"/>
        </w:rPr>
        <w:t>’</w:t>
      </w:r>
      <w:r w:rsidR="005E27C1" w:rsidRPr="00F95139">
        <w:rPr>
          <w:rFonts w:ascii="Times" w:hAnsi="Times"/>
          <w:lang w:val="en-GB"/>
        </w:rPr>
        <w:t xml:space="preserve">-package </w:t>
      </w:r>
      <w:proofErr w:type="spellStart"/>
      <w:r w:rsidR="005E27C1" w:rsidRPr="00F95139">
        <w:rPr>
          <w:rFonts w:ascii="Times" w:hAnsi="Times"/>
          <w:i/>
          <w:lang w:val="en-GB"/>
        </w:rPr>
        <w:t>mizer</w:t>
      </w:r>
      <w:proofErr w:type="spellEnd"/>
      <w:r w:rsidR="005E27C1" w:rsidRPr="00F95139">
        <w:rPr>
          <w:rFonts w:ascii="Times" w:hAnsi="Times"/>
          <w:lang w:val="en-GB"/>
        </w:rPr>
        <w:t xml:space="preserve"> </w:t>
      </w:r>
      <w:r w:rsidR="005E27C1" w:rsidRPr="00AF32CB">
        <w:rPr>
          <w:rFonts w:ascii="Times" w:hAnsi="Times"/>
        </w:rPr>
        <w:fldChar w:fldCharType="begin"/>
      </w:r>
      <w:r w:rsidR="001F7145" w:rsidRPr="00F95139">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w:instrText>
      </w:r>
      <w:r w:rsidR="001F7145" w:rsidRPr="00AF32CB">
        <w:rPr>
          <w:rFonts w:ascii="Times" w:hAnsi="Times"/>
        </w:rPr>
        <w:instrText>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w:instrText>
      </w:r>
      <w:r w:rsidR="001F7145" w:rsidRPr="00F95139">
        <w:rPr>
          <w:rFonts w:ascii="Times" w:hAnsi="Times"/>
          <w:lang w:val="en-GB"/>
        </w:rPr>
        <w:instrText xml:space="preserve">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rPr>
        <w:fldChar w:fldCharType="separate"/>
      </w:r>
      <w:r w:rsidR="001C5872" w:rsidRPr="00F95139">
        <w:rPr>
          <w:rFonts w:ascii="Times" w:hAnsi="Times" w:cs="Times New Roman"/>
          <w:lang w:val="en-GB"/>
        </w:rPr>
        <w:t xml:space="preserve">(Blanchard </w:t>
      </w:r>
      <w:r w:rsidR="001C5872" w:rsidRPr="00F95139">
        <w:rPr>
          <w:rFonts w:ascii="Times" w:hAnsi="Times" w:cs="Times New Roman"/>
          <w:i/>
          <w:iCs/>
          <w:lang w:val="en-GB"/>
        </w:rPr>
        <w:t>et al.</w:t>
      </w:r>
      <w:r w:rsidR="001C5872" w:rsidRPr="00F95139">
        <w:rPr>
          <w:rFonts w:ascii="Times" w:hAnsi="Times" w:cs="Times New Roman"/>
          <w:lang w:val="en-GB"/>
        </w:rPr>
        <w:t xml:space="preserve"> 2014; Scott </w:t>
      </w:r>
      <w:r w:rsidR="001C5872" w:rsidRPr="00F95139">
        <w:rPr>
          <w:rFonts w:ascii="Times" w:hAnsi="Times" w:cs="Times New Roman"/>
          <w:i/>
          <w:iCs/>
          <w:lang w:val="en-GB"/>
        </w:rPr>
        <w:t>et al.</w:t>
      </w:r>
      <w:r w:rsidR="001C5872" w:rsidRPr="00F95139">
        <w:rPr>
          <w:rFonts w:ascii="Times" w:hAnsi="Times" w:cs="Times New Roman"/>
          <w:lang w:val="en-GB"/>
        </w:rPr>
        <w:t xml:space="preserve"> 2014, 2019; R Core Team 2018)</w:t>
      </w:r>
      <w:r w:rsidR="005E27C1" w:rsidRPr="00AF32CB">
        <w:rPr>
          <w:rFonts w:ascii="Times" w:hAnsi="Times"/>
        </w:rPr>
        <w:fldChar w:fldCharType="end"/>
      </w:r>
      <w:r w:rsidR="004005D6" w:rsidRPr="00F95139">
        <w:rPr>
          <w:rFonts w:ascii="Times" w:hAnsi="Times"/>
          <w:lang w:val="en-GB"/>
        </w:rPr>
        <w:t xml:space="preserve">, which </w:t>
      </w:r>
      <w:r w:rsidR="0094180F" w:rsidRPr="00F95139">
        <w:rPr>
          <w:rFonts w:ascii="Times" w:hAnsi="Times"/>
          <w:lang w:val="en-GB"/>
        </w:rPr>
        <w:t xml:space="preserve">has been extended to </w:t>
      </w:r>
      <w:r w:rsidR="002F17C2" w:rsidRPr="00F95139">
        <w:rPr>
          <w:rFonts w:ascii="Times" w:hAnsi="Times"/>
          <w:lang w:val="en-GB"/>
        </w:rPr>
        <w:t>include</w:t>
      </w:r>
      <w:r w:rsidR="0094180F" w:rsidRPr="00F95139">
        <w:rPr>
          <w:rFonts w:ascii="Times" w:hAnsi="Times"/>
          <w:lang w:val="en-GB"/>
        </w:rPr>
        <w:t xml:space="preserve"> </w:t>
      </w:r>
      <w:commentRangeStart w:id="59"/>
      <w:r w:rsidR="00F2159B" w:rsidRPr="00F95139">
        <w:rPr>
          <w:rFonts w:ascii="Times" w:hAnsi="Times"/>
          <w:lang w:val="en-GB"/>
        </w:rPr>
        <w:t>multiple background resources</w:t>
      </w:r>
      <w:commentRangeEnd w:id="59"/>
      <w:r w:rsidR="00BE5E52" w:rsidRPr="00AF32CB">
        <w:rPr>
          <w:rStyle w:val="CommentReference"/>
          <w:sz w:val="22"/>
          <w:szCs w:val="22"/>
        </w:rPr>
        <w:commentReference w:id="59"/>
      </w:r>
      <w:r w:rsidR="0094180F" w:rsidRPr="00F95139">
        <w:rPr>
          <w:rFonts w:ascii="Times" w:hAnsi="Times"/>
          <w:lang w:val="en-GB"/>
        </w:rPr>
        <w:t xml:space="preserve"> </w:t>
      </w:r>
      <w:r w:rsidR="00F2159B" w:rsidRPr="00F95139">
        <w:rPr>
          <w:rFonts w:ascii="Times" w:hAnsi="Times"/>
          <w:lang w:val="en-GB"/>
        </w:rPr>
        <w:t xml:space="preserve"> and </w:t>
      </w:r>
      <w:commentRangeStart w:id="60"/>
      <w:r w:rsidR="004005D6" w:rsidRPr="00F95139">
        <w:rPr>
          <w:rFonts w:ascii="Times" w:hAnsi="Times"/>
          <w:lang w:val="en-GB"/>
        </w:rPr>
        <w:t>temperature-scaling of key physiological processes</w:t>
      </w:r>
      <w:commentRangeEnd w:id="60"/>
      <w:r w:rsidR="002B473D" w:rsidRPr="00AF32CB">
        <w:rPr>
          <w:rStyle w:val="CommentReference"/>
          <w:sz w:val="22"/>
          <w:szCs w:val="22"/>
        </w:rPr>
        <w:commentReference w:id="60"/>
      </w:r>
      <w:r w:rsidR="004005D6" w:rsidRPr="00F95139">
        <w:rPr>
          <w:rFonts w:ascii="Times" w:hAnsi="Times"/>
          <w:lang w:val="en-GB"/>
        </w:rPr>
        <w:t xml:space="preserve">. </w:t>
      </w:r>
      <w:r w:rsidR="0077712A" w:rsidRPr="00F95139">
        <w:rPr>
          <w:rFonts w:ascii="Times" w:hAnsi="Times"/>
          <w:lang w:val="en-GB"/>
        </w:rPr>
        <w:t>In this section we describe the key elements of the MSSM</w:t>
      </w:r>
      <w:r w:rsidR="001C5F01" w:rsidRPr="00F95139">
        <w:rPr>
          <w:rFonts w:ascii="Times" w:hAnsi="Times"/>
          <w:lang w:val="en-GB"/>
        </w:rPr>
        <w:t xml:space="preserve"> using the </w:t>
      </w:r>
      <w:commentRangeStart w:id="61"/>
      <w:commentRangeStart w:id="62"/>
      <w:r w:rsidR="00515929" w:rsidRPr="00F95139">
        <w:rPr>
          <w:rFonts w:ascii="Times" w:hAnsi="Times"/>
          <w:lang w:val="en-GB"/>
        </w:rPr>
        <w:t xml:space="preserve">same notation </w:t>
      </w:r>
      <w:commentRangeEnd w:id="61"/>
      <w:r w:rsidR="00DC6626">
        <w:rPr>
          <w:rStyle w:val="CommentReference"/>
        </w:rPr>
        <w:commentReference w:id="61"/>
      </w:r>
      <w:commentRangeEnd w:id="62"/>
      <w:r w:rsidR="00DD3258">
        <w:rPr>
          <w:rStyle w:val="CommentReference"/>
        </w:rPr>
        <w:commentReference w:id="62"/>
      </w:r>
      <w:r w:rsidR="00515929" w:rsidRPr="00F95139">
        <w:rPr>
          <w:rFonts w:ascii="Times" w:hAnsi="Times"/>
          <w:lang w:val="en-GB"/>
        </w:rPr>
        <w:t xml:space="preserve">when possible as in </w:t>
      </w:r>
      <w:r w:rsidR="00FC0484">
        <w:rPr>
          <w:rFonts w:ascii="Times" w:hAnsi="Times"/>
          <w:lang w:val="en-GB"/>
        </w:rPr>
        <w:t xml:space="preserve">previous </w:t>
      </w:r>
      <w:r w:rsidR="002D6773" w:rsidRPr="00F95139">
        <w:rPr>
          <w:rFonts w:ascii="Times" w:hAnsi="Times"/>
          <w:lang w:val="en-GB"/>
        </w:rPr>
        <w:t xml:space="preserve">multispecies </w:t>
      </w:r>
      <w:proofErr w:type="spellStart"/>
      <w:r w:rsidR="002D6773" w:rsidRPr="00F95139">
        <w:rPr>
          <w:rFonts w:ascii="Times" w:hAnsi="Times"/>
          <w:lang w:val="en-GB"/>
        </w:rPr>
        <w:t>mizer</w:t>
      </w:r>
      <w:proofErr w:type="spellEnd"/>
      <w:r w:rsidR="002D6773" w:rsidRPr="00F95139">
        <w:rPr>
          <w:rFonts w:ascii="Times" w:hAnsi="Times"/>
          <w:lang w:val="en-GB"/>
        </w:rPr>
        <w:t xml:space="preserve"> model</w:t>
      </w:r>
      <w:r w:rsidR="00FC0484">
        <w:rPr>
          <w:rFonts w:ascii="Times" w:hAnsi="Times"/>
          <w:lang w:val="en-GB"/>
        </w:rPr>
        <w:t>s</w:t>
      </w:r>
      <w:r w:rsidR="00D863A2" w:rsidRPr="00F95139">
        <w:rPr>
          <w:rFonts w:ascii="Times" w:hAnsi="Times"/>
          <w:lang w:val="en-GB"/>
        </w:rPr>
        <w:t xml:space="preserve"> </w:t>
      </w:r>
      <w:r w:rsidR="00FC0484">
        <w:rPr>
          <w:rFonts w:ascii="Times" w:hAnsi="Times"/>
          <w:lang w:val="en-GB"/>
        </w:rPr>
        <w:t xml:space="preserve">for </w:t>
      </w:r>
      <w:r w:rsidR="00DD3258" w:rsidRPr="00F95139">
        <w:rPr>
          <w:rFonts w:ascii="Times" w:hAnsi="Times"/>
          <w:lang w:val="en-GB"/>
        </w:rPr>
        <w:t>consistency</w:t>
      </w:r>
      <w:r w:rsidR="00422BF2" w:rsidRPr="00F95139">
        <w:rPr>
          <w:rFonts w:ascii="Times" w:hAnsi="Times"/>
          <w:lang w:val="en-GB"/>
        </w:rPr>
        <w:t xml:space="preserve"> </w:t>
      </w:r>
      <w:r w:rsidR="002D6773" w:rsidRPr="00AF32CB">
        <w:rPr>
          <w:rFonts w:ascii="Times" w:hAnsi="Times"/>
        </w:rPr>
        <w:fldChar w:fldCharType="begin"/>
      </w:r>
      <w:r w:rsidR="00380AE8">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rPr>
        <w:fldChar w:fldCharType="separate"/>
      </w:r>
      <w:r w:rsidR="00380AE8" w:rsidRPr="00380AE8">
        <w:rPr>
          <w:rFonts w:ascii="Times" w:hAnsi="Times" w:cs="Times New Roman"/>
          <w:lang w:val="en-GB"/>
        </w:rPr>
        <w:t xml:space="preserve">(Blanchard </w:t>
      </w:r>
      <w:r w:rsidR="00380AE8" w:rsidRPr="00380AE8">
        <w:rPr>
          <w:rFonts w:ascii="Times" w:hAnsi="Times" w:cs="Times New Roman"/>
          <w:i/>
          <w:iCs/>
          <w:lang w:val="en-GB"/>
        </w:rPr>
        <w:t>et al.</w:t>
      </w:r>
      <w:r w:rsidR="00380AE8" w:rsidRPr="00380AE8">
        <w:rPr>
          <w:rFonts w:ascii="Times" w:hAnsi="Times" w:cs="Times New Roman"/>
          <w:lang w:val="en-GB"/>
        </w:rPr>
        <w:t xml:space="preserve"> 2014; Scott </w:t>
      </w:r>
      <w:r w:rsidR="00380AE8" w:rsidRPr="00380AE8">
        <w:rPr>
          <w:rFonts w:ascii="Times" w:hAnsi="Times" w:cs="Times New Roman"/>
          <w:i/>
          <w:iCs/>
          <w:lang w:val="en-GB"/>
        </w:rPr>
        <w:t>et al.</w:t>
      </w:r>
      <w:r w:rsidR="00380AE8" w:rsidRPr="00380AE8">
        <w:rPr>
          <w:rFonts w:ascii="Times" w:hAnsi="Times" w:cs="Times New Roman"/>
          <w:lang w:val="en-GB"/>
        </w:rPr>
        <w:t xml:space="preserve"> 2014, 2018)</w:t>
      </w:r>
      <w:r w:rsidR="002D6773" w:rsidRPr="00AF32CB">
        <w:rPr>
          <w:rFonts w:ascii="Times" w:hAnsi="Times"/>
        </w:rPr>
        <w:fldChar w:fldCharType="end"/>
      </w:r>
      <w:r w:rsidR="002D6773" w:rsidRPr="00F95139">
        <w:rPr>
          <w:rFonts w:ascii="Times" w:hAnsi="Times"/>
          <w:lang w:val="en-GB"/>
        </w:rPr>
        <w:t>.</w:t>
      </w:r>
      <w:r w:rsidR="00981827" w:rsidRPr="00F95139">
        <w:rPr>
          <w:rFonts w:ascii="Times" w:hAnsi="Times"/>
          <w:lang w:val="en-GB"/>
        </w:rPr>
        <w:t xml:space="preserve"> </w:t>
      </w:r>
      <w:r w:rsidR="0077712A" w:rsidRPr="00F95139">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based on bioenergetic principles</w:t>
      </w:r>
      <w:r w:rsidR="006772C1"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1628B828" w:rsidR="00EC6EF2" w:rsidRPr="00EC6EF2" w:rsidRDefault="001E3E71" w:rsidP="003A64E5">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003A64E5">
              <w:rPr>
                <w:rFonts w:ascii="Times" w:eastAsiaTheme="minorEastAsia" w:hAnsi="Times"/>
                <w:lang w:val="en-GB"/>
              </w:rPr>
              <w:t>,</w:t>
            </w:r>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eastAsiaTheme="minorEastAsia" w:hAnsi="Times"/>
                <w:lang w:val="en-GB"/>
              </w:rPr>
              <w:t>(1)</w:t>
            </w:r>
          </w:p>
        </w:tc>
      </w:tr>
    </w:tbl>
    <w:p w14:paraId="29D12EBF" w14:textId="0D8A5BD7" w:rsidR="00CC3FB9" w:rsidRDefault="006772C1" w:rsidP="00EC6EF2">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eastAsiaTheme="minorEastAsia" w:hAnsi="Times"/>
          <w:lang w:val="en-US"/>
        </w:rPr>
        <w:t>, egg size</w:t>
      </w:r>
      <w:r w:rsidR="00155CA3">
        <w:rPr>
          <w:rFonts w:ascii="Times" w:eastAsiaTheme="minorEastAsia" w:hAnsi="Times"/>
          <w:lang w:val="en-US"/>
        </w:rPr>
        <w:t>)</w:t>
      </w:r>
      <w:r w:rsidR="00604410">
        <w:rPr>
          <w:rFonts w:ascii="Times" w:hAnsi="Times"/>
          <w:lang w:val="en-US"/>
        </w:rPr>
        <w:t xml:space="preserve">, the flux of individuals is given by recruitment. </w:t>
      </w:r>
      <w:r w:rsidR="00DF7FC7" w:rsidRPr="00F95139">
        <w:rPr>
          <w:rFonts w:ascii="Times" w:hAnsi="Times"/>
          <w:lang w:val="en-GB"/>
        </w:rPr>
        <w:t>The total mortality</w:t>
      </w:r>
      <w:r w:rsidR="006B1392" w:rsidRPr="00F95139">
        <w:rPr>
          <w:rFonts w:ascii="Times" w:hAnsi="Times"/>
          <w:lang w:val="en-GB"/>
        </w:rPr>
        <w:t>,</w:t>
      </w:r>
      <w:r w:rsidR="00DF7FC7" w:rsidRPr="00F95139">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6B1392" w:rsidRPr="00F95139">
        <w:rPr>
          <w:rFonts w:ascii="Times" w:hAnsi="Times"/>
          <w:lang w:val="en-GB"/>
        </w:rPr>
        <w:t>,</w:t>
      </w:r>
      <w:r w:rsidR="007A682F" w:rsidRPr="00F95139">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r w:rsidR="00CC3FB9" w:rsidRPr="00F95139">
        <w:rPr>
          <w:rFonts w:ascii="Times" w:hAnsi="Times"/>
          <w:lang w:val="en-GB"/>
        </w:rPr>
        <w:t>allometric background mortality</w:t>
      </w:r>
      <w:r w:rsidR="001079B0" w:rsidRPr="00F95139">
        <w:rPr>
          <w:rFonts w:ascii="Times" w:hAnsi="Times"/>
          <w:lang w:val="en-GB"/>
        </w:rPr>
        <w:t xml:space="preserve"> </w:t>
      </w:r>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BD3461">
            <w:pPr>
              <w:spacing w:line="480" w:lineRule="auto"/>
              <w:contextualSpacing/>
              <w:jc w:val="both"/>
              <w:rPr>
                <w:rFonts w:ascii="Times" w:hAnsi="Times"/>
                <w:lang w:val="en-GB"/>
              </w:rPr>
            </w:pPr>
          </w:p>
        </w:tc>
        <w:tc>
          <w:tcPr>
            <w:tcW w:w="8106" w:type="dxa"/>
          </w:tcPr>
          <w:p w14:paraId="18712996" w14:textId="6E3CC4D3" w:rsidR="003A64E5" w:rsidRPr="003A64E5" w:rsidRDefault="001E3E71" w:rsidP="003A64E5">
            <w:pPr>
              <w:spacing w:line="480" w:lineRule="auto"/>
              <w:contextualSpacing/>
              <w:jc w:val="center"/>
              <w:rPr>
                <w:rFonts w:ascii="Times" w:hAnsi="Times"/>
              </w:rPr>
            </w:pP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3A64E5">
              <w:rPr>
                <w:rFonts w:ascii="Times" w:eastAsiaTheme="minorEastAsia" w:hAnsi="Times"/>
              </w:rPr>
              <w:t>,</w:t>
            </w:r>
          </w:p>
        </w:tc>
        <w:tc>
          <w:tcPr>
            <w:tcW w:w="496" w:type="dxa"/>
          </w:tcPr>
          <w:p w14:paraId="48550E79" w14:textId="3D66CE28" w:rsidR="003A64E5" w:rsidRDefault="003A64E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2</w:t>
            </w:r>
            <w:r w:rsidRPr="00F95139">
              <w:rPr>
                <w:rFonts w:ascii="Times" w:eastAsiaTheme="minorEastAsia" w:hAnsi="Times"/>
                <w:lang w:val="en-GB"/>
              </w:rPr>
              <w:t>)</w:t>
            </w:r>
          </w:p>
        </w:tc>
      </w:tr>
    </w:tbl>
    <w:p w14:paraId="052A1FE2" w14:textId="3201A95C" w:rsidR="00105465" w:rsidRDefault="00F735E4" w:rsidP="00647A5A">
      <w:pPr>
        <w:spacing w:line="480" w:lineRule="auto"/>
        <w:contextualSpacing/>
        <w:jc w:val="both"/>
        <w:rPr>
          <w:rFonts w:ascii="Times" w:hAnsi="Times"/>
          <w:lang w:val="en-GB"/>
        </w:rPr>
      </w:pPr>
      <w:r w:rsidRPr="00F95139">
        <w:rPr>
          <w:rFonts w:ascii="Times" w:hAnsi="Times"/>
          <w:lang w:val="en-GB"/>
        </w:rPr>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eastAsiaTheme="minorEastAsia" w:hAnsi="Times"/>
          <w:lang w:val="en-GB"/>
        </w:rPr>
        <w:t xml:space="preserve"> is an allometric </w:t>
      </w:r>
      <w:proofErr w:type="gramStart"/>
      <w:r w:rsidRPr="00F95139">
        <w:rPr>
          <w:rFonts w:ascii="Times" w:eastAsiaTheme="minorEastAsia" w:hAnsi="Times"/>
          <w:lang w:val="en-GB"/>
        </w:rPr>
        <w:t>constant</w:t>
      </w:r>
      <w:r w:rsidRPr="00F95139">
        <w:rPr>
          <w:rFonts w:ascii="Times" w:hAnsi="Times"/>
          <w:lang w:val="en-GB"/>
        </w:rPr>
        <w:t>.</w:t>
      </w:r>
      <w:proofErr w:type="gramEnd"/>
      <w:r w:rsidRPr="00F95139">
        <w:rPr>
          <w:rFonts w:ascii="Times" w:hAnsi="Times"/>
          <w:lang w:val="en-GB"/>
        </w:rPr>
        <w:t xml:space="preserve"> </w:t>
      </w:r>
      <w:r w:rsidR="00105465" w:rsidRPr="00F95139">
        <w:rPr>
          <w:rFonts w:ascii="Times" w:hAnsi="Times"/>
          <w:lang w:val="en-GB"/>
        </w:rPr>
        <w:t>Starvation mortality</w:t>
      </w:r>
      <w:r w:rsidR="00F52203">
        <w:rPr>
          <w:rFonts w:ascii="Times" w:hAnsi="Times"/>
          <w:lang w:val="en-GB"/>
        </w:rPr>
        <w:t xml:space="preserve"> </w:t>
      </w:r>
      <w:r w:rsidR="00F52203">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m:oMath>
      <w:r w:rsidR="00F52203" w:rsidRPr="00F52203">
        <w:rPr>
          <w:rFonts w:ascii="Times" w:eastAsiaTheme="minorEastAsia"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 </w:t>
      </w:r>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BD3461">
            <w:pPr>
              <w:spacing w:line="480" w:lineRule="auto"/>
              <w:contextualSpacing/>
              <w:jc w:val="both"/>
              <w:rPr>
                <w:rFonts w:ascii="Times" w:hAnsi="Times"/>
                <w:lang w:val="en-GB"/>
              </w:rPr>
            </w:pPr>
          </w:p>
        </w:tc>
        <w:commentRangeStart w:id="63"/>
        <w:commentRangeStart w:id="64"/>
        <w:commentRangeStart w:id="65"/>
        <w:tc>
          <w:tcPr>
            <w:tcW w:w="8106" w:type="dxa"/>
          </w:tcPr>
          <w:p w14:paraId="0FF1ED45" w14:textId="466B961F" w:rsidR="003D63B7" w:rsidRPr="003A64E5" w:rsidRDefault="001E3E71" w:rsidP="00BD3461">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63"/>
                <m:r>
                  <m:rPr>
                    <m:sty m:val="p"/>
                  </m:rPr>
                  <w:rPr>
                    <w:rStyle w:val="CommentReference"/>
                    <w:rFonts w:ascii="Cambria Math" w:hAnsi="Cambria Math"/>
                  </w:rPr>
                  <w:commentReference w:id="63"/>
                </m:r>
                <w:commentRangeEnd w:id="64"/>
                <m:r>
                  <m:rPr>
                    <m:sty m:val="p"/>
                  </m:rPr>
                  <w:rPr>
                    <w:rStyle w:val="CommentReference"/>
                    <w:rFonts w:ascii="Cambria Math" w:hAnsi="Cambria Math"/>
                  </w:rPr>
                  <w:commentReference w:id="64"/>
                </m:r>
                <w:commentRangeEnd w:id="65"/>
                <m:r>
                  <m:rPr>
                    <m:sty m:val="p"/>
                  </m:rPr>
                  <w:rPr>
                    <w:rStyle w:val="CommentReference"/>
                  </w:rPr>
                  <w:commentReference w:id="65"/>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3</w:t>
            </w:r>
            <w:r w:rsidRPr="00F95139">
              <w:rPr>
                <w:rFonts w:ascii="Times" w:eastAsiaTheme="minorEastAsia" w:hAnsi="Times"/>
                <w:lang w:val="en-GB"/>
              </w:rPr>
              <w:t>)</w:t>
            </w:r>
          </w:p>
        </w:tc>
      </w:tr>
    </w:tbl>
    <w:p w14:paraId="7A308D2C" w14:textId="05285A02" w:rsidR="00647A5A" w:rsidRDefault="00435D15" w:rsidP="00647A5A">
      <w:pPr>
        <w:spacing w:line="480" w:lineRule="auto"/>
        <w:contextualSpacing/>
        <w:jc w:val="both"/>
        <w:rPr>
          <w:rFonts w:ascii="Times" w:hAnsi="Times"/>
          <w:lang w:val="en-GB"/>
        </w:rPr>
      </w:pPr>
      <w:r w:rsidRPr="00F95139">
        <w:rPr>
          <w:rFonts w:ascii="Times" w:eastAsiaTheme="minorEastAsia" w:hAnsi="Times"/>
          <w:lang w:val="en-GB"/>
        </w:rPr>
        <w:t xml:space="preserve">where </w:t>
      </w:r>
      <m:oMath>
        <m:r>
          <w:rPr>
            <w:rFonts w:ascii="Cambria Math" w:hAnsi="Cambria Math"/>
          </w:rPr>
          <m:t>ξ</m:t>
        </m:r>
        <m:r>
          <w:rPr>
            <w:rFonts w:ascii="Cambria Math" w:eastAsiaTheme="minorEastAsia" w:hAnsi="Cambria Math"/>
            <w:lang w:val="en-GB"/>
          </w:rPr>
          <m:t>=0.1</m:t>
        </m:r>
      </m:oMath>
      <w:r w:rsidR="001857CC" w:rsidRPr="00F95139">
        <w:rPr>
          <w:rFonts w:ascii="Times" w:eastAsiaTheme="minorEastAsia" w:hAnsi="Times"/>
          <w:lang w:val="en-GB"/>
        </w:rPr>
        <w:t xml:space="preserve"> </w:t>
      </w:r>
      <w:r w:rsidR="00641D9A">
        <w:rPr>
          <w:rFonts w:ascii="Times" w:eastAsiaTheme="minorEastAsia" w:hAnsi="Times"/>
        </w:rPr>
        <w:fldChar w:fldCharType="begin"/>
      </w:r>
      <w:r w:rsidR="00641D9A" w:rsidRPr="00F95139">
        <w:rPr>
          <w:rFonts w:ascii="Times" w:eastAsiaTheme="minorEastAsia" w:hAnsi="Times"/>
          <w:lang w:val="en-GB"/>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641D9A">
        <w:rPr>
          <w:rFonts w:ascii="Times" w:eastAsiaTheme="minorEastAsia" w:hAnsi="Times"/>
        </w:rPr>
        <w:instrText>ﬁ</w:instrText>
      </w:r>
      <w:r w:rsidR="00641D9A" w:rsidRPr="00F95139">
        <w:rPr>
          <w:rFonts w:ascii="Times" w:eastAsiaTheme="minorEastAsia"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w:t>
      </w:r>
      <w:proofErr w:type="spellStart"/>
      <w:r w:rsidR="00641D9A" w:rsidRPr="00641D9A">
        <w:rPr>
          <w:rFonts w:ascii="Times" w:hAnsi="Times" w:cs="Times New Roman"/>
          <w:lang w:val="en-GB"/>
        </w:rPr>
        <w:t>Hartvig</w:t>
      </w:r>
      <w:proofErr w:type="spellEnd"/>
      <w:r w:rsidR="00641D9A" w:rsidRPr="00641D9A">
        <w:rPr>
          <w:rFonts w:ascii="Times" w:hAnsi="Times" w:cs="Times New Roman"/>
          <w:lang w:val="en-GB"/>
        </w:rPr>
        <w:t xml:space="preserve">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r w:rsidR="00ED44F7" w:rsidRPr="00F95139">
        <w:rPr>
          <w:rFonts w:ascii="Times" w:eastAsiaTheme="minorEastAsia" w:hAnsi="Times"/>
          <w:lang w:val="en-GB"/>
        </w:rPr>
        <w:t>.</w:t>
      </w:r>
      <w:r w:rsidRPr="00F95139">
        <w:rPr>
          <w:rFonts w:ascii="Times" w:eastAsiaTheme="minorEastAsia"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oMath>
      <w:r w:rsidR="002E18B0" w:rsidRPr="007B4CAA">
        <w:rPr>
          <w:rFonts w:ascii="Times" w:eastAsiaTheme="minorEastAsia" w:hAnsi="Times"/>
          <w:lang w:val="en-US"/>
        </w:rPr>
        <w:t>)</w:t>
      </w:r>
      <w:r w:rsidR="002E18B0">
        <w:rPr>
          <w:rFonts w:ascii="Times" w:hAnsi="Times"/>
          <w:lang w:val="en-GB"/>
        </w:rPr>
        <w:t xml:space="preserve"> </w:t>
      </w:r>
      <w:r w:rsidR="00C62885" w:rsidRPr="00432333">
        <w:rPr>
          <w:rFonts w:ascii="Times" w:hAnsi="Times"/>
          <w:lang w:val="en-US"/>
        </w:rPr>
        <w:t xml:space="preserve">(1/year) </w:t>
      </w:r>
      <w:r w:rsidR="004C4E7F"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BD3461">
            <w:pPr>
              <w:spacing w:line="480" w:lineRule="auto"/>
              <w:contextualSpacing/>
              <w:jc w:val="both"/>
              <w:rPr>
                <w:rFonts w:ascii="Times" w:hAnsi="Times"/>
                <w:lang w:val="en-GB"/>
              </w:rPr>
            </w:pPr>
          </w:p>
        </w:tc>
        <w:tc>
          <w:tcPr>
            <w:tcW w:w="8106" w:type="dxa"/>
          </w:tcPr>
          <w:p w14:paraId="7366A5DF" w14:textId="50BE2D24" w:rsidR="00E06C5B" w:rsidRPr="00E06C5B" w:rsidRDefault="001E3E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w:r w:rsidR="00E06C5B" w:rsidRPr="00E06C5B">
              <w:rPr>
                <w:rFonts w:ascii="Times" w:eastAsiaTheme="minorEastAsia" w:hAnsi="Times"/>
                <w:lang w:val="en-GB"/>
              </w:rPr>
              <w:t>,</w:t>
            </w:r>
          </w:p>
        </w:tc>
        <w:tc>
          <w:tcPr>
            <w:tcW w:w="496" w:type="dxa"/>
          </w:tcPr>
          <w:p w14:paraId="43F6619C" w14:textId="667F7488" w:rsidR="00E06C5B" w:rsidRDefault="00E06C5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4</w:t>
            </w:r>
            <w:r w:rsidRPr="00F95139">
              <w:rPr>
                <w:rFonts w:ascii="Times" w:eastAsiaTheme="minorEastAsia" w:hAnsi="Times"/>
                <w:lang w:val="en-GB"/>
              </w:rPr>
              <w:t>)</w:t>
            </w:r>
          </w:p>
        </w:tc>
      </w:tr>
    </w:tbl>
    <w:p w14:paraId="6F983D4A" w14:textId="0DC1BACD" w:rsidR="00111672" w:rsidRDefault="00551B0D"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w:t>
      </w:r>
      <w:commentRangeStart w:id="66"/>
      <w:commentRangeStart w:id="67"/>
      <w:commentRangeStart w:id="68"/>
      <w:r w:rsidRPr="00F95139">
        <w:rPr>
          <w:rFonts w:ascii="Times" w:hAnsi="Times"/>
          <w:lang w:val="en-GB"/>
        </w:rPr>
        <w:t>corresponding to weight at maturation</w:t>
      </w:r>
      <w:commentRangeEnd w:id="66"/>
      <w:r w:rsidR="00B54BB4" w:rsidRPr="00AF32CB">
        <w:rPr>
          <w:rStyle w:val="CommentReference"/>
          <w:sz w:val="22"/>
          <w:szCs w:val="22"/>
        </w:rPr>
        <w:commentReference w:id="66"/>
      </w:r>
      <w:commentRangeEnd w:id="67"/>
      <w:r w:rsidR="00991535" w:rsidRPr="00AF32CB">
        <w:rPr>
          <w:rStyle w:val="CommentReference"/>
          <w:sz w:val="22"/>
          <w:szCs w:val="22"/>
        </w:rPr>
        <w:commentReference w:id="67"/>
      </w:r>
      <w:commentRangeEnd w:id="68"/>
      <w:r w:rsidR="001645D6">
        <w:rPr>
          <w:rStyle w:val="CommentReference"/>
        </w:rPr>
        <w:commentReference w:id="68"/>
      </w:r>
      <w:r w:rsidRPr="00F95139">
        <w:rPr>
          <w:rFonts w:ascii="Times" w:hAnsi="Times"/>
          <w:lang w:val="en-GB"/>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69"/>
      <w:commentRangeStart w:id="70"/>
      <w:r w:rsidR="006B51A2" w:rsidRPr="00F95139">
        <w:rPr>
          <w:rFonts w:ascii="Times" w:hAnsi="Times"/>
          <w:lang w:val="en-GB"/>
        </w:rPr>
        <w:t>fishing effort</w:t>
      </w:r>
      <w:r w:rsidR="00CF46D7" w:rsidRPr="00F95139">
        <w:rPr>
          <w:rFonts w:ascii="Times" w:hAnsi="Times"/>
          <w:lang w:val="en-GB"/>
        </w:rPr>
        <w:t>.</w:t>
      </w:r>
      <w:commentRangeEnd w:id="69"/>
      <w:r w:rsidR="001079B0" w:rsidRPr="00AF32CB">
        <w:rPr>
          <w:rStyle w:val="CommentReference"/>
          <w:sz w:val="22"/>
          <w:szCs w:val="22"/>
        </w:rPr>
        <w:commentReference w:id="69"/>
      </w:r>
      <w:commentRangeEnd w:id="70"/>
      <w:r w:rsidR="009B5F2E" w:rsidRPr="00AF32CB">
        <w:rPr>
          <w:rStyle w:val="CommentReference"/>
          <w:sz w:val="22"/>
          <w:szCs w:val="22"/>
        </w:rPr>
        <w:commentReference w:id="70"/>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r w:rsidR="00ED44F7">
        <w:rPr>
          <w:rFonts w:ascii="Times" w:eastAsiaTheme="minorEastAsia" w:hAnsi="Times"/>
          <w:lang w:val="en-US"/>
        </w:rPr>
        <w:t>,</w:t>
      </w:r>
      <w:r w:rsidR="00172267">
        <w:rPr>
          <w:rFonts w:ascii="Times" w:eastAsiaTheme="minorEastAsia" w:hAnsi="Times"/>
          <w:lang w:val="en-US"/>
        </w:rPr>
        <w:t xml:space="preserve"> and </w:t>
      </w:r>
      <w:r w:rsidR="00ED44F7">
        <w:rPr>
          <w:rFonts w:ascii="Times" w:eastAsiaTheme="minorEastAsia" w:hAnsi="Times"/>
          <w:lang w:val="en-US"/>
        </w:rPr>
        <w:t xml:space="preserve">that term </w:t>
      </w:r>
      <w:r w:rsidR="00761CCA">
        <w:rPr>
          <w:rFonts w:ascii="Times" w:eastAsiaTheme="minorEastAsia" w:hAnsi="Times"/>
          <w:lang w:val="en-US"/>
        </w:rPr>
        <w:t xml:space="preserve">fishing mortality </w:t>
      </w:r>
      <w:r w:rsidR="00ED44F7">
        <w:rPr>
          <w:rFonts w:ascii="Times" w:eastAsiaTheme="minorEastAsia" w:hAnsi="Times"/>
          <w:lang w:val="en-US"/>
        </w:rPr>
        <w:t xml:space="preserve">and </w:t>
      </w:r>
      <w:r w:rsidR="00172267">
        <w:rPr>
          <w:rFonts w:ascii="Times" w:eastAsiaTheme="minorEastAsia" w:hAnsi="Times"/>
          <w:lang w:val="en-US"/>
        </w:rPr>
        <w:t xml:space="preserve">effort </w:t>
      </w:r>
      <w:r w:rsidR="00E1394D">
        <w:rPr>
          <w:rFonts w:ascii="Times" w:eastAsiaTheme="minorEastAsia" w:hAnsi="Times"/>
          <w:lang w:val="en-US"/>
        </w:rPr>
        <w:t>are used inter</w:t>
      </w:r>
      <w:r w:rsidR="00ED44F7">
        <w:rPr>
          <w:rFonts w:ascii="Times" w:eastAsiaTheme="minorEastAsia" w:hAnsi="Times"/>
          <w:lang w:val="en-US"/>
        </w:rPr>
        <w:t>c</w:t>
      </w:r>
      <w:r w:rsidR="00E1394D">
        <w:rPr>
          <w:rFonts w:ascii="Times" w:eastAsiaTheme="minorEastAsia" w:hAnsi="Times"/>
          <w:lang w:val="en-US"/>
        </w:rPr>
        <w:t>hangeably</w:t>
      </w:r>
      <w:r w:rsidR="00BF5300">
        <w:rPr>
          <w:rFonts w:ascii="Times" w:eastAsiaTheme="minorEastAsia" w:hAnsi="Times"/>
          <w:lang w:val="en-US"/>
        </w:rPr>
        <w:t xml:space="preserve"> henceforth</w:t>
      </w:r>
      <w:r w:rsidR="00432333">
        <w:rPr>
          <w:rFonts w:ascii="Times" w:eastAsiaTheme="minorEastAsia" w:hAnsi="Times"/>
          <w:lang w:val="en-US"/>
        </w:rPr>
        <w:t xml:space="preserve">. </w:t>
      </w:r>
      <w:r w:rsidR="00CB36CC">
        <w:rPr>
          <w:rFonts w:ascii="Times" w:eastAsiaTheme="minorEastAsia" w:hAnsi="Times"/>
          <w:lang w:val="en-US"/>
        </w:rPr>
        <w:t>P</w:t>
      </w:r>
      <w:proofErr w:type="spellStart"/>
      <w:r w:rsidR="006772C1" w:rsidRPr="00F95139">
        <w:rPr>
          <w:rFonts w:ascii="Times" w:hAnsi="Times"/>
          <w:lang w:val="en-GB"/>
        </w:rPr>
        <w:t>redation</w:t>
      </w:r>
      <w:proofErr w:type="spellEnd"/>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sub>
        </m:sSub>
        <m:r>
          <w:rPr>
            <w:rFonts w:ascii="Cambria Math" w:hAnsi="Cambria Math" w:cs="Arial"/>
            <w:lang w:val="en-GB"/>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eastAsiaTheme="minorEastAsia" w:hAnsi="Times"/>
          <w:lang w:val="en-GB"/>
        </w:rPr>
        <w:t xml:space="preserve"> </w:t>
      </w:r>
      <m:oMath>
        <m:r>
          <w:rPr>
            <w:rFonts w:ascii="Cambria Math" w:eastAsiaTheme="minorEastAsia"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eastAsiaTheme="minorEastAsia" w:hAnsi="Times"/>
          <w:lang w:val="en-US"/>
        </w:rPr>
        <w:t xml:space="preserve"> </w:t>
      </w:r>
      <w:r w:rsidR="00FC749A">
        <w:rPr>
          <w:rFonts w:ascii="Times" w:eastAsiaTheme="minorEastAsia" w:hAnsi="Times"/>
          <w:lang w:val="en-GB"/>
        </w:rPr>
        <w:t xml:space="preserve">with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11672"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BD3461">
            <w:pPr>
              <w:spacing w:line="480" w:lineRule="auto"/>
              <w:contextualSpacing/>
              <w:jc w:val="both"/>
              <w:rPr>
                <w:rFonts w:ascii="Times" w:hAnsi="Times"/>
                <w:lang w:val="en-GB"/>
              </w:rPr>
            </w:pPr>
          </w:p>
        </w:tc>
        <w:tc>
          <w:tcPr>
            <w:tcW w:w="8106" w:type="dxa"/>
          </w:tcPr>
          <w:p w14:paraId="59C8E205" w14:textId="7DE3DD04" w:rsidR="00591C67" w:rsidRPr="00E06C5B" w:rsidRDefault="001E3E71" w:rsidP="00BD3461">
            <w:pPr>
              <w:spacing w:line="480" w:lineRule="auto"/>
              <w:contextualSpacing/>
              <w:jc w:val="center"/>
              <w:rPr>
                <w:rFonts w:ascii="Times" w:hAnsi="Times"/>
                <w:lang w:val="en-GB"/>
              </w:rPr>
            </w:pP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r>
                    <w:del w:id="71" w:author="Anna Gårdmark" w:date="2020-01-29T13:36:00Z">
                      <w:rPr>
                        <w:rFonts w:ascii="Cambria Math" w:hAnsi="Cambria Math" w:cs="Arial"/>
                        <w:lang w:val="en-GB"/>
                      </w:rPr>
                      <m:t>,</m:t>
                    </w:del>
                  </m:r>
                  <m:r>
                    <w:del w:id="72"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w:r w:rsidR="00591C67" w:rsidRPr="00E06C5B">
              <w:rPr>
                <w:rFonts w:ascii="Times" w:eastAsiaTheme="minorEastAsia" w:hAnsi="Times"/>
                <w:lang w:val="en-GB"/>
              </w:rPr>
              <w:t>,</w:t>
            </w:r>
          </w:p>
        </w:tc>
        <w:tc>
          <w:tcPr>
            <w:tcW w:w="496" w:type="dxa"/>
          </w:tcPr>
          <w:p w14:paraId="0A93C617" w14:textId="0EFD8D6F" w:rsidR="00591C67" w:rsidRDefault="00591C6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5</w:t>
            </w:r>
            <w:r w:rsidRPr="00F95139">
              <w:rPr>
                <w:rFonts w:ascii="Times" w:eastAsiaTheme="minorEastAsia" w:hAnsi="Times"/>
                <w:lang w:val="en-GB"/>
              </w:rPr>
              <w:t>)</w:t>
            </w:r>
          </w:p>
        </w:tc>
      </w:tr>
    </w:tbl>
    <w:p w14:paraId="6133E73F" w14:textId="590953AC" w:rsidR="00BE5D9E" w:rsidRDefault="00B50417" w:rsidP="00F76CFB">
      <w:pPr>
        <w:spacing w:line="480" w:lineRule="auto"/>
        <w:contextualSpacing/>
        <w:jc w:val="both"/>
        <w:rPr>
          <w:rFonts w:ascii="Times" w:hAnsi="Times"/>
          <w:lang w:val="en-GB"/>
        </w:rPr>
      </w:pPr>
      <w:r w:rsidRPr="00F95139">
        <w:rPr>
          <w:rFonts w:ascii="Times" w:eastAsiaTheme="minorEastAsia"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eastAsiaTheme="minorEastAsia" w:hAnsi="Times"/>
          <w:lang w:val="en-GB"/>
        </w:rPr>
        <w:t xml:space="preserve"> is the non-size based preference of species </w:t>
      </w:r>
      <m:oMath>
        <m:r>
          <w:rPr>
            <w:rFonts w:ascii="Cambria Math" w:eastAsiaTheme="minorEastAsia" w:hAnsi="Cambria Math"/>
          </w:rPr>
          <m:t>i</m:t>
        </m:r>
      </m:oMath>
      <w:r w:rsidRPr="00F95139">
        <w:rPr>
          <w:rFonts w:ascii="Times" w:eastAsiaTheme="minorEastAsia" w:hAnsi="Times"/>
          <w:lang w:val="en-GB"/>
        </w:rPr>
        <w:t xml:space="preserve"> on species </w:t>
      </w:r>
      <m:oMath>
        <m:r>
          <w:rPr>
            <w:rFonts w:ascii="Cambria Math" w:eastAsiaTheme="minorEastAsia" w:hAnsi="Cambria Math"/>
          </w:rPr>
          <m:t>j</m:t>
        </m:r>
      </m:oMath>
      <w:r w:rsidRPr="00F95139">
        <w:rPr>
          <w:rFonts w:ascii="Times" w:eastAsiaTheme="minorEastAsia"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eastAsiaTheme="minorEastAsia" w:hAnsi="Times"/>
          <w:lang w:val="en-GB"/>
        </w:rPr>
        <w:t xml:space="preserve"> describes the weight-based preference from the log-normal selection model (see below)</w:t>
      </w:r>
      <w:r w:rsidR="009D2754" w:rsidRPr="00F95139">
        <w:rPr>
          <w:rFonts w:ascii="Times" w:eastAsiaTheme="minorEastAsia" w:hAnsi="Times"/>
          <w:lang w:val="en-GB"/>
        </w:rPr>
        <w:t xml:space="preserve"> </w:t>
      </w:r>
      <w:r w:rsidR="009D2754" w:rsidRPr="00AF32CB">
        <w:rPr>
          <w:rFonts w:ascii="Times" w:eastAsiaTheme="minorEastAsia" w:hAnsi="Times"/>
        </w:rPr>
        <w:fldChar w:fldCharType="begin"/>
      </w:r>
      <w:r w:rsidR="009D2754" w:rsidRPr="00F95139">
        <w:rPr>
          <w:rFonts w:ascii="Times" w:eastAsiaTheme="minorEastAsia" w:hAnsi="Times"/>
          <w:lang w:val="en-GB"/>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F95139">
        <w:rPr>
          <w:rFonts w:ascii="Times" w:eastAsiaTheme="minorEastAsia" w:hAnsi="Times"/>
          <w:noProof/>
          <w:lang w:val="en-GB"/>
        </w:rPr>
        <w:t>(Ursin 1973)</w:t>
      </w:r>
      <w:r w:rsidR="009D2754" w:rsidRPr="00AF32CB">
        <w:rPr>
          <w:rFonts w:ascii="Times" w:eastAsiaTheme="minorEastAsia" w:hAnsi="Times"/>
        </w:rPr>
        <w:fldChar w:fldCharType="end"/>
      </w:r>
      <w:r w:rsidRPr="00F95139">
        <w:rPr>
          <w:rFonts w:ascii="Times" w:eastAsiaTheme="minorEastAsia"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r w:rsidR="00E10F58" w:rsidRPr="00F95139">
        <w:rPr>
          <w:rFonts w:ascii="Times" w:hAnsi="Times"/>
          <w:lang w:val="en-GB"/>
        </w:rPr>
        <w:t>are</w:t>
      </w:r>
      <w:r w:rsidR="009134AA" w:rsidRPr="00F95139">
        <w:rPr>
          <w:rFonts w:ascii="Times" w:hAnsi="Times"/>
          <w:lang w:val="en-GB"/>
        </w:rPr>
        <w:t xml:space="preserve"> consumed</w:t>
      </w:r>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 xml:space="preserve">follows a </w:t>
      </w:r>
      <w:proofErr w:type="spellStart"/>
      <w:r w:rsidR="00A25EC3" w:rsidRPr="00F95139">
        <w:rPr>
          <w:rFonts w:ascii="Times" w:hAnsi="Times"/>
          <w:lang w:val="en-GB"/>
        </w:rPr>
        <w:t>Holling</w:t>
      </w:r>
      <w:proofErr w:type="spellEnd"/>
      <w:r w:rsidR="00A25EC3" w:rsidRPr="00F95139">
        <w:rPr>
          <w:rFonts w:ascii="Times" w:hAnsi="Times"/>
          <w:lang w:val="en-GB"/>
        </w:rPr>
        <w:t xml:space="preserve">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BD3461">
            <w:pPr>
              <w:spacing w:line="480" w:lineRule="auto"/>
              <w:contextualSpacing/>
              <w:jc w:val="both"/>
              <w:rPr>
                <w:rFonts w:ascii="Times" w:hAnsi="Times"/>
                <w:lang w:val="en-GB"/>
              </w:rPr>
            </w:pPr>
          </w:p>
        </w:tc>
        <w:tc>
          <w:tcPr>
            <w:tcW w:w="8106" w:type="dxa"/>
          </w:tcPr>
          <w:p w14:paraId="02E567D7" w14:textId="602C53B9" w:rsidR="00761B60" w:rsidRPr="00E06C5B" w:rsidRDefault="001E3E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73" w:author="Anna Gårdmark" w:date="2020-01-13T09:42:00Z">
                          <w:rPr>
                            <w:rFonts w:ascii="Cambria Math" w:hAnsi="Cambria Math"/>
                          </w:rPr>
                          <m:t>w</m:t>
                        </w:del>
                      </m:r>
                    </m:e>
                    <m:sup>
                      <m:r>
                        <w:rPr>
                          <w:rFonts w:ascii="Cambria Math" w:hAnsi="Cambria Math"/>
                        </w:rPr>
                        <m:t>n</m:t>
                      </m:r>
                    </m:sup>
                  </m:sSup>
                </m:den>
              </m:f>
            </m:oMath>
            <w:r w:rsidR="00761B60" w:rsidRPr="00E06C5B">
              <w:rPr>
                <w:rFonts w:ascii="Times" w:eastAsiaTheme="minorEastAsia" w:hAnsi="Times"/>
                <w:lang w:val="en-GB"/>
              </w:rPr>
              <w:t>,</w:t>
            </w:r>
          </w:p>
        </w:tc>
        <w:tc>
          <w:tcPr>
            <w:tcW w:w="496" w:type="dxa"/>
          </w:tcPr>
          <w:p w14:paraId="35CD5D7A" w14:textId="28F9E14A" w:rsidR="00761B60" w:rsidRDefault="00761B60"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6</w:t>
            </w:r>
            <w:r w:rsidRPr="00F95139">
              <w:rPr>
                <w:rFonts w:ascii="Times" w:eastAsiaTheme="minorEastAsia" w:hAnsi="Times"/>
                <w:lang w:val="en-GB"/>
              </w:rPr>
              <w:t>)</w:t>
            </w:r>
          </w:p>
        </w:tc>
      </w:tr>
    </w:tbl>
    <w:p w14:paraId="7F30E813" w14:textId="2D179513" w:rsidR="00607C65" w:rsidRDefault="004B3A9E"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which describes the level of satiation and varies</w:t>
      </w:r>
      <w:r w:rsidR="00566AEA">
        <w:rPr>
          <w:rFonts w:ascii="Times" w:hAnsi="Times"/>
          <w:lang w:val="en-GB"/>
        </w:rPr>
        <w:t xml:space="preserve"> between </w:t>
      </w:r>
      <w:r w:rsidRPr="00F95139">
        <w:rPr>
          <w:rFonts w:ascii="Times" w:hAnsi="Times"/>
          <w:lang w:val="en-GB"/>
        </w:rPr>
        <w:t>0</w:t>
      </w:r>
      <w:r w:rsidR="00566AEA">
        <w:rPr>
          <w:rFonts w:ascii="Times" w:hAnsi="Times"/>
          <w:lang w:val="en-GB"/>
        </w:rPr>
        <w:t xml:space="preserve"> and </w:t>
      </w:r>
      <w:r w:rsidRPr="00F95139">
        <w:rPr>
          <w:rFonts w:ascii="Times" w:hAnsi="Times"/>
          <w:lang w:val="en-GB"/>
        </w:rPr>
        <w:t>1)</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r w:rsidR="00674436" w:rsidRPr="00F95139">
        <w:rPr>
          <w:rFonts w:ascii="Times" w:hAnsi="Times"/>
          <w:lang w:val="en-GB"/>
        </w:rPr>
        <w:t xml:space="preserve">allometric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r w:rsidR="00C96774" w:rsidRPr="00F95139">
        <w:rPr>
          <w:rFonts w:ascii="Times" w:hAnsi="Times"/>
          <w:lang w:val="en-GB"/>
        </w:rPr>
        <w:t>search rate</w:t>
      </w:r>
      <w:r w:rsidR="00E37D6E"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r w:rsidR="003C72AF"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45581" w14:paraId="5A9F8190" w14:textId="77777777" w:rsidTr="00307C3F">
        <w:tc>
          <w:tcPr>
            <w:tcW w:w="414" w:type="dxa"/>
          </w:tcPr>
          <w:p w14:paraId="5548308B" w14:textId="77777777" w:rsidR="00445581" w:rsidRDefault="00445581" w:rsidP="00BD3461">
            <w:pPr>
              <w:spacing w:line="480" w:lineRule="auto"/>
              <w:contextualSpacing/>
              <w:jc w:val="both"/>
              <w:rPr>
                <w:rFonts w:ascii="Times" w:hAnsi="Times"/>
                <w:lang w:val="en-GB"/>
              </w:rPr>
            </w:pPr>
          </w:p>
        </w:tc>
        <w:tc>
          <w:tcPr>
            <w:tcW w:w="8106" w:type="dxa"/>
          </w:tcPr>
          <w:p w14:paraId="4D7B3377" w14:textId="53AAB0C6" w:rsidR="00445581" w:rsidRPr="00EC6EF2" w:rsidRDefault="001E3E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w:r w:rsidR="00445581">
              <w:rPr>
                <w:rFonts w:ascii="Times" w:eastAsiaTheme="minorEastAsia" w:hAnsi="Times"/>
                <w:lang w:val="en-GB"/>
              </w:rPr>
              <w:t>,</w:t>
            </w:r>
          </w:p>
        </w:tc>
        <w:tc>
          <w:tcPr>
            <w:tcW w:w="496" w:type="dxa"/>
          </w:tcPr>
          <w:p w14:paraId="0A723673" w14:textId="3DF9EAF7" w:rsidR="00445581" w:rsidRDefault="00445581"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7</w:t>
            </w:r>
            <w:r w:rsidRPr="00F95139">
              <w:rPr>
                <w:rFonts w:ascii="Times" w:eastAsiaTheme="minorEastAsia" w:hAnsi="Times"/>
                <w:lang w:val="en-GB"/>
              </w:rPr>
              <w:t>)</w:t>
            </w:r>
          </w:p>
        </w:tc>
      </w:tr>
    </w:tbl>
    <w:p w14:paraId="1F5A9DA6" w14:textId="33DE9A2C" w:rsidR="0079711F" w:rsidRDefault="0079711F" w:rsidP="00745D1F">
      <w:pPr>
        <w:spacing w:line="480" w:lineRule="auto"/>
        <w:contextualSpacing/>
        <w:jc w:val="both"/>
        <w:rPr>
          <w:rFonts w:ascii="Times" w:hAnsi="Times"/>
          <w:lang w:val="en-GB"/>
        </w:rPr>
      </w:pPr>
      <w:r w:rsidRPr="00F95139">
        <w:rPr>
          <w:rFonts w:ascii="Times" w:hAnsi="Times"/>
          <w:lang w:val="en-GB"/>
        </w:rPr>
        <w:lastRenderedPageBreak/>
        <w:t>where</w:t>
      </w:r>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proofErr w:type="gramStart"/>
      <w:r w:rsidR="00F875BC" w:rsidRPr="00F95139">
        <w:rPr>
          <w:rFonts w:ascii="Times" w:hAnsi="Times"/>
          <w:lang w:val="en-GB"/>
        </w:rPr>
        <w:t>species</w:t>
      </w:r>
      <w:r w:rsidR="002F5FC6" w:rsidRPr="00F95139">
        <w:rPr>
          <w:rFonts w:ascii="Times" w:hAnsi="Times"/>
          <w:lang w:val="en-GB"/>
        </w:rPr>
        <w:t>.</w:t>
      </w:r>
      <w:proofErr w:type="gramEnd"/>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D834BC">
        <w:rPr>
          <w:rFonts w:ascii="Times" w:hAnsi="Times"/>
          <w:lang w:val="en-GB"/>
        </w:rPr>
        <w:instrText xml:space="preserve"> ADDIN ZOTERO_ITEM CSL_CITATION {"citationID":"vmwYdtjv","properties":{"formattedCitation":"(Blanchard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 xml:space="preserve">a species-preference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and pelagic </w:t>
      </w:r>
      <w:r w:rsidR="00250410" w:rsidRPr="00F95139">
        <w:rPr>
          <w:rFonts w:ascii="Times" w:hAnsi="Times"/>
          <w:lang w:val="en-GB"/>
        </w:rPr>
        <w:t>resources</w:t>
      </w:r>
      <w:r w:rsidR="001C157A">
        <w:rPr>
          <w:rFonts w:ascii="Times" w:hAnsi="Times"/>
          <w:lang w:val="en-GB"/>
        </w:rPr>
        <w:t>,</w:t>
      </w:r>
      <w:r w:rsidR="00250410" w:rsidRPr="00F95139">
        <w:rPr>
          <w:rFonts w:ascii="Times" w:hAnsi="Times"/>
          <w:lang w:val="en-GB"/>
        </w:rPr>
        <w:t xml:space="preserve"> but</w:t>
      </w:r>
      <w:r w:rsidR="00B13989" w:rsidRPr="00F95139">
        <w:rPr>
          <w:rFonts w:ascii="Times" w:hAnsi="Times"/>
          <w:lang w:val="en-GB"/>
        </w:rPr>
        <w:t xml:space="preserve"> assume no preference in terms of the</w:t>
      </w:r>
      <w:r w:rsidR="00FC7ABA" w:rsidRPr="00F95139">
        <w:rPr>
          <w:rFonts w:ascii="Times" w:hAnsi="Times"/>
          <w:lang w:val="en-GB"/>
        </w:rPr>
        <w:t xml:space="preserve"> </w:t>
      </w:r>
      <w:r w:rsidR="00B13989" w:rsidRPr="00F95139">
        <w:rPr>
          <w:rFonts w:ascii="Times" w:hAnsi="Times"/>
          <w:lang w:val="en-GB"/>
        </w:rPr>
        <w:t>interactions</w:t>
      </w:r>
      <w:r w:rsidR="001C157A">
        <w:rPr>
          <w:rFonts w:ascii="Times" w:hAnsi="Times"/>
          <w:lang w:val="en-GB"/>
        </w:rPr>
        <w:t xml:space="preserve"> among the size-structured fish species</w:t>
      </w:r>
      <w:del w:id="74" w:author="Max Lindmark" w:date="2020-02-08T14:44:00Z">
        <w:r w:rsidR="001C157A" w:rsidDel="00566AEA">
          <w:rPr>
            <w:rFonts w:ascii="Times" w:hAnsi="Times"/>
            <w:lang w:val="en-GB"/>
          </w:rPr>
          <w:delText xml:space="preserve"> </w:delText>
        </w:r>
        <w:r w:rsidR="001C157A" w:rsidRPr="00566AEA" w:rsidDel="00566AEA">
          <w:rPr>
            <w:rFonts w:ascii="Times" w:hAnsi="Times"/>
            <w:i/>
            <w:lang w:val="en-GB"/>
          </w:rPr>
          <w:delText>i</w:delText>
        </w:r>
      </w:del>
      <w:r w:rsidR="001079B0" w:rsidRPr="00F95139">
        <w:rPr>
          <w:rFonts w:ascii="Times" w:hAnsi="Times"/>
          <w:lang w:val="en-GB"/>
        </w:rPr>
        <w:t xml:space="preserve"> (all terms in the 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r w:rsidR="00CD11FB">
        <w:rPr>
          <w:rFonts w:ascii="Times" w:hAnsi="Times"/>
          <w:lang w:val="en-GB"/>
        </w:rPr>
        <w:t xml:space="preserve">rate </w:t>
      </w:r>
      <w:r w:rsidR="0071440C" w:rsidRPr="00F95139">
        <w:rPr>
          <w:rFonts w:ascii="Times" w:hAnsi="Times"/>
          <w:lang w:val="en-GB"/>
        </w:rPr>
        <w:t>capture</w:t>
      </w:r>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w:t>
      </w:r>
      <w:r w:rsidR="00CD11FB">
        <w:rPr>
          <w:rFonts w:ascii="Times" w:hAnsi="Times"/>
          <w:lang w:val="en-GB"/>
        </w:rPr>
        <w:t>within the study area during</w:t>
      </w:r>
      <w:r w:rsidR="003A6511" w:rsidRPr="00F95139">
        <w:rPr>
          <w:rFonts w:ascii="Times" w:hAnsi="Times"/>
          <w:lang w:val="en-GB"/>
        </w:rPr>
        <w:t xml:space="preserve">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454E00" w:rsidRPr="00F95139">
        <w:rPr>
          <w:rFonts w:ascii="Times" w:hAnsi="Times"/>
          <w:lang w:val="en-GB"/>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BD3461">
            <w:pPr>
              <w:spacing w:line="480" w:lineRule="auto"/>
              <w:contextualSpacing/>
              <w:jc w:val="both"/>
              <w:rPr>
                <w:rFonts w:ascii="Times" w:hAnsi="Times"/>
                <w:lang w:val="en-GB"/>
              </w:rPr>
            </w:pPr>
          </w:p>
        </w:tc>
        <w:tc>
          <w:tcPr>
            <w:tcW w:w="8106" w:type="dxa"/>
          </w:tcPr>
          <w:p w14:paraId="1D3B7797" w14:textId="349B617F" w:rsidR="0041662B" w:rsidRPr="0041662B" w:rsidRDefault="001E3E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w:r w:rsidR="0041662B" w:rsidRPr="0041662B">
              <w:rPr>
                <w:rFonts w:ascii="Times" w:eastAsiaTheme="minorEastAsia" w:hAnsi="Times"/>
                <w:lang w:val="en-GB"/>
              </w:rPr>
              <w:t>,</w:t>
            </w:r>
          </w:p>
        </w:tc>
        <w:tc>
          <w:tcPr>
            <w:tcW w:w="496" w:type="dxa"/>
          </w:tcPr>
          <w:p w14:paraId="0D678CB6" w14:textId="2CCD792A" w:rsidR="0041662B" w:rsidRDefault="0041662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8</w:t>
            </w:r>
            <w:r w:rsidRPr="00F95139">
              <w:rPr>
                <w:rFonts w:ascii="Times" w:eastAsiaTheme="minorEastAsia" w:hAnsi="Times"/>
                <w:lang w:val="en-GB"/>
              </w:rPr>
              <w:t>)</w:t>
            </w:r>
          </w:p>
        </w:tc>
      </w:tr>
    </w:tbl>
    <w:p w14:paraId="3CA8334B" w14:textId="25882FE9" w:rsidR="0034563F" w:rsidRDefault="00A726AD" w:rsidP="00745D1F">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r w:rsidR="000D0C9C" w:rsidRPr="00F95139">
        <w:rPr>
          <w:rFonts w:ascii="Times" w:hAnsi="Times"/>
          <w:lang w:val="en-GB"/>
        </w:rPr>
        <w:t>is multiplied with the allometric function describing the search rate</w:t>
      </w:r>
      <w:r w:rsidR="00B6792E" w:rsidRPr="00F95139">
        <w:rPr>
          <w:rFonts w:ascii="Times" w:hAnsi="Times"/>
          <w:lang w:val="en-GB"/>
        </w:rPr>
        <w:t xml:space="preserve">, </w:t>
      </w:r>
      <w:r w:rsidR="009C514D">
        <w:rPr>
          <w:rFonts w:ascii="Times" w:hAnsi="Times"/>
          <w:lang w:val="en-GB"/>
        </w:rPr>
        <w:t>where the allometric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BD3461">
            <w:pPr>
              <w:spacing w:line="480" w:lineRule="auto"/>
              <w:contextualSpacing/>
              <w:jc w:val="both"/>
              <w:rPr>
                <w:rFonts w:ascii="Times" w:hAnsi="Times"/>
                <w:lang w:val="en-GB"/>
              </w:rPr>
            </w:pPr>
          </w:p>
        </w:tc>
        <w:tc>
          <w:tcPr>
            <w:tcW w:w="8106" w:type="dxa"/>
          </w:tcPr>
          <w:p w14:paraId="6622FC73" w14:textId="588F5BA2" w:rsidR="00B96533" w:rsidRPr="00B96533" w:rsidRDefault="001E3E71" w:rsidP="00BD3461">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75"/>
                    <m:r>
                      <w:rPr>
                        <w:rFonts w:ascii="Cambria Math" w:hAnsi="Cambria Math" w:cs="Arial"/>
                      </w:rPr>
                      <m:t>κ</m:t>
                    </m:r>
                    <w:commentRangeEnd w:id="75"/>
                    <m:r>
                      <m:rPr>
                        <m:sty m:val="p"/>
                      </m:rPr>
                      <w:rPr>
                        <w:rStyle w:val="CommentReference"/>
                        <w:rFonts w:ascii="Cambria Math" w:hAnsi="Cambria Math"/>
                      </w:rPr>
                      <w:commentReference w:id="75"/>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9</w:t>
            </w:r>
            <w:r w:rsidRPr="00F95139">
              <w:rPr>
                <w:rFonts w:ascii="Times" w:eastAsiaTheme="minorEastAsia" w:hAnsi="Times"/>
                <w:lang w:val="en-GB"/>
              </w:rPr>
              <w:t>)</w:t>
            </w:r>
          </w:p>
        </w:tc>
      </w:tr>
    </w:tbl>
    <w:p w14:paraId="123CB1E0" w14:textId="7DCD5B5A"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41D9A" w:rsidRPr="00F95139">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rPr>
        <w:instrText>Ϫ</w:instrText>
      </w:r>
      <w:r w:rsidR="00641D9A" w:rsidRPr="00F95139">
        <w:rPr>
          <w:rFonts w:ascii="Times" w:hAnsi="Times"/>
          <w:lang w:val="en-GB"/>
        </w:rPr>
        <w:instrText xml:space="preserve">2.05, independent of the predator/prey size ratio. This is the </w:instrText>
      </w:r>
      <w:r w:rsidR="00641D9A">
        <w:rPr>
          <w:rFonts w:ascii="Times" w:hAnsi="Times"/>
        </w:rPr>
        <w:instrText>ﬁ</w:instrText>
      </w:r>
      <w:r w:rsidR="00641D9A" w:rsidRPr="00F95139">
        <w:rPr>
          <w:rFonts w:ascii="Times" w:hAnsi="Times"/>
          <w:lang w:val="en-GB"/>
        </w:rPr>
        <w:instrText xml:space="preserve">rst time the spectrum exponent has been derived solely on the basis of processes at the individual level. The theory furthermore predicts that the parameters in the von Bertalanffy growth function are related as K </w:instrText>
      </w:r>
      <w:r w:rsidR="00641D9A" w:rsidRPr="00F95139">
        <w:rPr>
          <w:rFonts w:ascii="Cambria Math" w:hAnsi="Cambria Math" w:cs="Cambria Math"/>
          <w:lang w:val="en-GB"/>
        </w:rPr>
        <w:instrText>∝</w:instrText>
      </w:r>
      <w:r w:rsidR="00641D9A" w:rsidRPr="00F95139">
        <w:rPr>
          <w:rFonts w:ascii="Times" w:hAnsi="Times"/>
          <w:lang w:val="en-GB"/>
        </w:rPr>
        <w:instrText xml:space="preserve"> L</w:instrText>
      </w:r>
      <w:r w:rsidR="00641D9A">
        <w:rPr>
          <w:rFonts w:ascii="Cambria" w:hAnsi="Cambria" w:cs="Cambria"/>
        </w:rPr>
        <w:instrText>Ϫϱ</w:instrText>
      </w:r>
      <w:r w:rsidR="00641D9A" w:rsidRPr="00F95139">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 xml:space="preserve">to </w:t>
      </w:r>
      <w:r w:rsidR="00F15CA8">
        <w:rPr>
          <w:rFonts w:ascii="Times" w:hAnsi="Times"/>
          <w:lang w:val="en-GB"/>
        </w:rPr>
        <w:t>give</w:t>
      </w:r>
      <w:r w:rsidR="00F15CA8" w:rsidRPr="00F95139">
        <w:rPr>
          <w:rFonts w:ascii="Times" w:hAnsi="Times"/>
          <w:lang w:val="en-GB"/>
        </w:rPr>
        <w:t xml:space="preserve"> </w:t>
      </w:r>
      <w:r w:rsidR="000D0C9C" w:rsidRPr="00F95139">
        <w:rPr>
          <w:rFonts w:ascii="Times" w:hAnsi="Times"/>
          <w:lang w:val="en-GB"/>
        </w:rPr>
        <w:t>the actual</w:t>
      </w:r>
      <w:r w:rsidR="00FC7ABA" w:rsidRPr="00F95139">
        <w:rPr>
          <w:rFonts w:ascii="Times" w:hAnsi="Times"/>
          <w:lang w:val="en-GB"/>
        </w:rPr>
        <w:t xml:space="preserve"> biomass of food</w:t>
      </w:r>
      <w:r w:rsidR="000D0C9C" w:rsidRPr="00F95139">
        <w:rPr>
          <w:rFonts w:ascii="Times" w:hAnsi="Times"/>
          <w:lang w:val="en-GB"/>
        </w:rPr>
        <w:t xml:space="preserve"> encountered</w:t>
      </w:r>
      <w:r w:rsidR="00FC7ABA" w:rsidRPr="00F95139">
        <w:rPr>
          <w:rFonts w:ascii="Times" w:hAnsi="Times"/>
          <w:lang w:val="en-GB"/>
        </w:rPr>
        <w:t>,</w:t>
      </w:r>
      <w:r w:rsidR="008445F4"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CD2D8B" w14:paraId="55902D42" w14:textId="77777777" w:rsidTr="00307C3F">
        <w:tc>
          <w:tcPr>
            <w:tcW w:w="414" w:type="dxa"/>
          </w:tcPr>
          <w:p w14:paraId="25AD487F" w14:textId="77777777" w:rsidR="00CD2D8B" w:rsidRDefault="00CD2D8B" w:rsidP="00BD3461">
            <w:pPr>
              <w:spacing w:line="480" w:lineRule="auto"/>
              <w:contextualSpacing/>
              <w:jc w:val="both"/>
              <w:rPr>
                <w:rFonts w:ascii="Times" w:hAnsi="Times"/>
                <w:lang w:val="en-GB"/>
              </w:rPr>
            </w:pPr>
          </w:p>
        </w:tc>
        <w:tc>
          <w:tcPr>
            <w:tcW w:w="8106" w:type="dxa"/>
          </w:tcPr>
          <w:p w14:paraId="03C2F1EE" w14:textId="13BB0C8B" w:rsidR="00CD2D8B" w:rsidRPr="00E06C5B" w:rsidRDefault="001E3E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10</w:t>
            </w:r>
            <w:r w:rsidRPr="00F95139">
              <w:rPr>
                <w:rFonts w:ascii="Times" w:eastAsiaTheme="minorEastAsia" w:hAnsi="Times"/>
                <w:lang w:val="en-GB"/>
              </w:rPr>
              <w:t>)</w:t>
            </w:r>
          </w:p>
        </w:tc>
      </w:tr>
    </w:tbl>
    <w:p w14:paraId="59945E3D" w14:textId="39417568" w:rsidR="00745D1F" w:rsidRDefault="00FC7ABA" w:rsidP="00745D1F">
      <w:pPr>
        <w:spacing w:line="480" w:lineRule="auto"/>
        <w:contextualSpacing/>
        <w:jc w:val="both"/>
        <w:rPr>
          <w:rFonts w:ascii="Times" w:hAnsi="Times"/>
          <w:lang w:val="en-GB"/>
        </w:rPr>
      </w:pPr>
      <w:r w:rsidRPr="00F95139">
        <w:rPr>
          <w:rFonts w:ascii="Times" w:hAnsi="Times"/>
          <w:lang w:val="en-GB"/>
        </w:rPr>
        <w:t>H</w:t>
      </w:r>
      <w:r w:rsidR="001079B0" w:rsidRPr="00F95139">
        <w:rPr>
          <w:rFonts w:ascii="Times" w:hAnsi="Times"/>
          <w:lang w:val="en-GB"/>
        </w:rPr>
        <w:t xml:space="preserve">ere </w:t>
      </w:r>
      <w:commentRangeStart w:id="76"/>
      <w:commentRangeStart w:id="77"/>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scaling exponent of the search rate.</w:t>
      </w:r>
      <w:commentRangeEnd w:id="76"/>
      <w:r w:rsidR="00F15CA8">
        <w:rPr>
          <w:rStyle w:val="CommentReference"/>
        </w:rPr>
        <w:commentReference w:id="76"/>
      </w:r>
      <w:commentRangeEnd w:id="77"/>
      <w:r w:rsidR="00566AEA">
        <w:rPr>
          <w:rStyle w:val="CommentReference"/>
        </w:rPr>
        <w:commentReference w:id="77"/>
      </w:r>
      <w:r w:rsidR="001079B0" w:rsidRPr="00F95139">
        <w:rPr>
          <w:rFonts w:ascii="Times" w:hAnsi="Times"/>
          <w:lang w:val="en-GB"/>
        </w:rPr>
        <w:t xml:space="preserv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and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w:t>
      </w:r>
      <w:proofErr w:type="spellStart"/>
      <w:r w:rsidR="00493330" w:rsidRPr="00F95139">
        <w:rPr>
          <w:rFonts w:ascii="Times" w:hAnsi="Times"/>
          <w:lang w:val="en-GB"/>
        </w:rPr>
        <w:t>tabolic</w:t>
      </w:r>
      <w:proofErr w:type="spellEnd"/>
      <w:r w:rsidR="00493330" w:rsidRPr="00F95139">
        <w:rPr>
          <w:rFonts w:ascii="Times" w:hAnsi="Times"/>
          <w:lang w:val="en-GB"/>
        </w:rPr>
        <w:t xml:space="preserve"> costs</w:t>
      </w:r>
      <w:r w:rsidR="00086E20" w:rsidRPr="00F95139">
        <w:rPr>
          <w:rFonts w:ascii="Times" w:hAnsi="Times"/>
          <w:lang w:val="en-GB"/>
        </w:rPr>
        <w:t xml:space="preserve">. Metabolic costs </w:t>
      </w:r>
      <w:r w:rsidR="00614596">
        <w:rPr>
          <w:rFonts w:ascii="Times" w:hAnsi="Times"/>
          <w:lang w:val="en-GB"/>
        </w:rPr>
        <w:t>(</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oMath>
      <w:r w:rsidR="00514A57">
        <w:rPr>
          <w:rFonts w:ascii="Times" w:eastAsiaTheme="minorEastAsia" w:hAnsi="Times"/>
          <w:lang w:val="en-GB"/>
        </w:rPr>
        <w:t xml:space="preserve">, where is </w:t>
      </w:r>
      <m:oMath>
        <m:r>
          <w:rPr>
            <w:rFonts w:ascii="Cambria Math" w:eastAsiaTheme="minorEastAsia" w:hAnsi="Cambria Math"/>
            <w:lang w:val="en-GB"/>
          </w:rPr>
          <m:t>s</m:t>
        </m:r>
      </m:oMath>
      <w:r w:rsidR="00514A57">
        <w:rPr>
          <w:rFonts w:ascii="Times" w:eastAsiaTheme="minorEastAsia" w:hAnsi="Times"/>
          <w:lang w:val="en-GB"/>
        </w:rPr>
        <w:t xml:space="preserve"> for standard</w:t>
      </w:r>
      <w:r w:rsidR="00614596">
        <w:rPr>
          <w:rFonts w:ascii="Times" w:hAnsi="Times"/>
          <w:lang w:val="en-GB"/>
        </w:rPr>
        <w:t xml:space="preserve">) </w:t>
      </w:r>
      <w:r w:rsidR="00493330" w:rsidRPr="00F95139">
        <w:rPr>
          <w:rFonts w:ascii="Times" w:hAnsi="Times"/>
          <w:lang w:val="en-GB"/>
        </w:rPr>
        <w:t xml:space="preserve">scale allometrically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D623D6" w:rsidRPr="00F95139">
        <w:rPr>
          <w:rFonts w:ascii="Times" w:eastAsiaTheme="minorEastAsia" w:hAnsi="Times"/>
          <w:lang w:val="en-GB"/>
        </w:rPr>
        <w:t xml:space="preserve">, </w:t>
      </w:r>
      <w:r w:rsidR="00D623D6" w:rsidRPr="00F95139">
        <w:rPr>
          <w:rFonts w:ascii="Times" w:eastAsiaTheme="minorEastAsia" w:hAnsi="Times"/>
          <w:lang w:val="en-GB"/>
        </w:rPr>
        <w:lastRenderedPageBreak/>
        <w:t xml:space="preserve">where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oMath>
      <w:r w:rsidR="00D623D6" w:rsidRPr="00F95139">
        <w:rPr>
          <w:rFonts w:ascii="Times" w:eastAsiaTheme="minorEastAsia" w:hAnsi="Times"/>
          <w:lang w:val="en-GB"/>
        </w:rPr>
        <w:t xml:space="preserve"> and </w:t>
      </w:r>
      <m:oMath>
        <m:r>
          <w:rPr>
            <w:rFonts w:ascii="Cambria Math" w:eastAsiaTheme="minorEastAsia" w:hAnsi="Cambria Math"/>
          </w:rPr>
          <m:t>p</m:t>
        </m:r>
      </m:oMath>
      <w:r w:rsidR="00D623D6" w:rsidRPr="00F95139">
        <w:rPr>
          <w:rFonts w:ascii="Times" w:eastAsiaTheme="minorEastAsia" w:hAnsi="Times"/>
          <w:lang w:val="en-GB"/>
        </w:rPr>
        <w:t xml:space="preserve"> is the allometric constant and exponent</w:t>
      </w:r>
      <w:r w:rsidR="009C514D">
        <w:rPr>
          <w:rFonts w:ascii="Times" w:eastAsiaTheme="minorEastAsia" w:hAnsi="Times"/>
          <w:lang w:val="en-GB"/>
        </w:rPr>
        <w:t>, respectively</w:t>
      </w:r>
      <w:r w:rsidR="00B67733"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C53B3" w14:paraId="0F09E564" w14:textId="77777777" w:rsidTr="00307C3F">
        <w:tc>
          <w:tcPr>
            <w:tcW w:w="414" w:type="dxa"/>
          </w:tcPr>
          <w:p w14:paraId="3D601077" w14:textId="77777777" w:rsidR="007C53B3" w:rsidRDefault="007C53B3" w:rsidP="00BD3461">
            <w:pPr>
              <w:spacing w:line="480" w:lineRule="auto"/>
              <w:contextualSpacing/>
              <w:jc w:val="both"/>
              <w:rPr>
                <w:rFonts w:ascii="Times" w:hAnsi="Times"/>
                <w:lang w:val="en-GB"/>
              </w:rPr>
            </w:pPr>
          </w:p>
        </w:tc>
        <w:tc>
          <w:tcPr>
            <w:tcW w:w="8106" w:type="dxa"/>
          </w:tcPr>
          <w:p w14:paraId="29646991" w14:textId="095BDB22" w:rsidR="007C53B3" w:rsidRPr="00E06C5B" w:rsidRDefault="001E3E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r>
                  <w:rPr>
                    <w:rFonts w:ascii="Cambria Math" w:eastAsia="Cambria" w:hAnsi="Cambria Math" w:cs="Arial"/>
                    <w:lang w:val="en-GB"/>
                  </w:rPr>
                  <m:t>,</m:t>
                </m:r>
              </m:oMath>
            </m:oMathPara>
          </w:p>
        </w:tc>
        <w:tc>
          <w:tcPr>
            <w:tcW w:w="496" w:type="dxa"/>
          </w:tcPr>
          <w:p w14:paraId="0C32AC55" w14:textId="424DCE85" w:rsidR="007C53B3" w:rsidRDefault="007C53B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11</w:t>
            </w:r>
            <w:r w:rsidRPr="00F95139">
              <w:rPr>
                <w:rFonts w:ascii="Times" w:eastAsiaTheme="minorEastAsia"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r>
        <w:rPr>
          <w:rFonts w:ascii="Times" w:hAnsi="Times"/>
          <w:lang w:val="en-GB"/>
        </w:rPr>
        <w:t>which</w:t>
      </w:r>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w:t>
      </w:r>
      <w:proofErr w:type="spellStart"/>
      <w:r w:rsidR="00747A1B" w:rsidRPr="00F95139">
        <w:rPr>
          <w:rFonts w:ascii="Times" w:hAnsi="Times"/>
          <w:lang w:val="en-GB"/>
        </w:rPr>
        <w:t>ccording</w:t>
      </w:r>
      <w:proofErr w:type="spellEnd"/>
      <w:r w:rsidR="00747A1B" w:rsidRPr="00F95139">
        <w:rPr>
          <w:rFonts w:ascii="Times" w:hAnsi="Times"/>
          <w:lang w:val="en-GB"/>
        </w:rPr>
        <w:t xml:space="preserve">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6423AA" w14:paraId="595B207D" w14:textId="77777777" w:rsidTr="00307C3F">
        <w:tc>
          <w:tcPr>
            <w:tcW w:w="414" w:type="dxa"/>
          </w:tcPr>
          <w:p w14:paraId="6374AF55" w14:textId="77777777" w:rsidR="006423AA" w:rsidRDefault="006423AA" w:rsidP="00BD3461">
            <w:pPr>
              <w:spacing w:line="480" w:lineRule="auto"/>
              <w:contextualSpacing/>
              <w:jc w:val="both"/>
              <w:rPr>
                <w:rFonts w:ascii="Times" w:hAnsi="Times"/>
                <w:lang w:val="en-GB"/>
              </w:rPr>
            </w:pPr>
          </w:p>
        </w:tc>
        <w:tc>
          <w:tcPr>
            <w:tcW w:w="8106" w:type="dxa"/>
          </w:tcPr>
          <w:p w14:paraId="0E773496" w14:textId="2E93167B" w:rsidR="006423AA" w:rsidRPr="00E06C5B" w:rsidRDefault="001E3E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m:r>
                              <w:rPr>
                                <w:rFonts w:ascii="Cambria Math" w:hAnsi="Cambria Math"/>
                                <w:lang w:val="en-GB"/>
                              </w:rPr>
                              <m:t>-5</m:t>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12</w:t>
            </w:r>
            <w:r w:rsidRPr="00F95139">
              <w:rPr>
                <w:rFonts w:ascii="Times" w:eastAsiaTheme="minorEastAsia" w:hAnsi="Times"/>
                <w:lang w:val="en-GB"/>
              </w:rPr>
              <w:t>)</w:t>
            </w:r>
          </w:p>
        </w:tc>
      </w:tr>
    </w:tbl>
    <w:p w14:paraId="35123D18" w14:textId="5096497E"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Pr="00F95139">
        <w:rPr>
          <w:rFonts w:ascii="Times" w:hAnsi="Times"/>
          <w:lang w:val="en-GB"/>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 i.e.</w:t>
      </w:r>
      <w:r w:rsidR="009C514D">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704077" w14:paraId="616F76F1" w14:textId="77777777" w:rsidTr="00307C3F">
        <w:tc>
          <w:tcPr>
            <w:tcW w:w="414" w:type="dxa"/>
          </w:tcPr>
          <w:p w14:paraId="5CA7D4D3" w14:textId="77777777" w:rsidR="00704077" w:rsidRDefault="00704077" w:rsidP="00BD3461">
            <w:pPr>
              <w:spacing w:line="480" w:lineRule="auto"/>
              <w:contextualSpacing/>
              <w:jc w:val="both"/>
              <w:rPr>
                <w:rFonts w:ascii="Times" w:hAnsi="Times"/>
                <w:lang w:val="en-GB"/>
              </w:rPr>
            </w:pPr>
          </w:p>
        </w:tc>
        <w:tc>
          <w:tcPr>
            <w:tcW w:w="8106" w:type="dxa"/>
          </w:tcPr>
          <w:p w14:paraId="2D9C99DD" w14:textId="225165F7" w:rsidR="00704077" w:rsidRPr="00E06C5B" w:rsidRDefault="001E3E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13</w:t>
            </w:r>
            <w:r w:rsidRPr="00F95139">
              <w:rPr>
                <w:rFonts w:ascii="Times" w:eastAsiaTheme="minorEastAsia" w:hAnsi="Times"/>
                <w:lang w:val="en-GB"/>
              </w:rPr>
              <w:t>)</w:t>
            </w:r>
          </w:p>
        </w:tc>
      </w:tr>
    </w:tbl>
    <w:p w14:paraId="180B859C" w14:textId="443887DE"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 xml:space="preserve">pproximates a von </w:t>
      </w:r>
      <w:proofErr w:type="spellStart"/>
      <w:r w:rsidR="007B2E57" w:rsidRPr="00F95139">
        <w:rPr>
          <w:rFonts w:ascii="Times" w:hAnsi="Times"/>
          <w:lang w:val="en-GB"/>
        </w:rPr>
        <w:t>Bertalanffy</w:t>
      </w:r>
      <w:proofErr w:type="spellEnd"/>
      <w:r w:rsidR="007B2E57" w:rsidRPr="00F95139">
        <w:rPr>
          <w:rFonts w:ascii="Times" w:hAnsi="Times"/>
          <w:lang w:val="en-GB"/>
        </w:rPr>
        <w:t xml:space="preserve">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C52D67" w:rsidRPr="00F95139">
        <w:rPr>
          <w:rFonts w:ascii="Times" w:hAnsi="Times"/>
          <w:lang w:val="en-GB"/>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C52D67" w:rsidRPr="00AF32CB">
        <w:rPr>
          <w:rFonts w:ascii="Times" w:hAnsi="Times"/>
        </w:rPr>
        <w:instrText>ﬁ</w:instrText>
      </w:r>
      <w:r w:rsidR="00C52D67" w:rsidRPr="00F95139">
        <w:rPr>
          <w:rFonts w:ascii="Times" w:hAnsi="Times"/>
          <w:lang w:val="en-GB"/>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w:instrText>
      </w:r>
      <w:r w:rsidR="00C52D67" w:rsidRPr="00AF32CB">
        <w:rPr>
          <w:rFonts w:ascii="Times" w:hAnsi="Times"/>
        </w:rPr>
        <w:instrText>ve introduction to the modern size- and trait-based approach to fish populations and communities.Ken Andersen covers the theoretical foundations, mathematical formulations, and rea</w:instrText>
      </w:r>
      <w:r w:rsidR="00C52D67" w:rsidRPr="00F95139">
        <w:rPr>
          <w:rFonts w:ascii="Times" w:hAnsi="Times"/>
          <w:lang w:val="en-GB"/>
        </w:rPr>
        <w:instrText xml:space="preserve">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w:t>
      </w:r>
      <w:proofErr w:type="spellStart"/>
      <w:r w:rsidR="00C52D67" w:rsidRPr="00AF32CB">
        <w:rPr>
          <w:rFonts w:ascii="Times" w:hAnsi="Times" w:cs="Times New Roman"/>
          <w:lang w:val="en-GB"/>
        </w:rPr>
        <w:t>Hartvig</w:t>
      </w:r>
      <w:proofErr w:type="spellEnd"/>
      <w:r w:rsidR="00C52D67" w:rsidRPr="00AF32CB">
        <w:rPr>
          <w:rFonts w:ascii="Times" w:hAnsi="Times" w:cs="Times New Roman"/>
          <w:lang w:val="en-GB"/>
        </w:rPr>
        <w:t xml:space="preserve">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eastAsiaTheme="minorEastAsia" w:hAnsi="Times"/>
          <w:lang w:val="en-US"/>
        </w:rPr>
        <w:t xml:space="preserve">, and the factor </w:t>
      </w:r>
      <w:r w:rsidR="00B4045A">
        <w:rPr>
          <w:rFonts w:ascii="Times" w:eastAsiaTheme="minorEastAsia" w:hAnsi="Times"/>
          <w:lang w:val="en-US"/>
        </w:rPr>
        <w:t xml:space="preserve">2 </w:t>
      </w:r>
      <w:r w:rsidR="00F95E5E">
        <w:rPr>
          <w:rFonts w:ascii="Times" w:eastAsiaTheme="minorEastAsia" w:hAnsi="Times"/>
          <w:lang w:val="en-US"/>
        </w:rPr>
        <w:t xml:space="preserve">assuming </w:t>
      </w:r>
      <w:r w:rsidR="0038634B">
        <w:rPr>
          <w:rFonts w:ascii="Times" w:eastAsiaTheme="minorEastAsia" w:hAnsi="Times"/>
          <w:lang w:val="en-US"/>
        </w:rPr>
        <w:t>only females reproduce</w:t>
      </w:r>
      <w:r w:rsidR="00F405C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D7715" w14:paraId="2707D53D" w14:textId="77777777" w:rsidTr="00307C3F">
        <w:tc>
          <w:tcPr>
            <w:tcW w:w="414" w:type="dxa"/>
          </w:tcPr>
          <w:p w14:paraId="55989227" w14:textId="77777777" w:rsidR="007D7715" w:rsidRDefault="007D7715" w:rsidP="00BD3461">
            <w:pPr>
              <w:spacing w:line="480" w:lineRule="auto"/>
              <w:contextualSpacing/>
              <w:jc w:val="both"/>
              <w:rPr>
                <w:rFonts w:ascii="Times" w:hAnsi="Times"/>
                <w:lang w:val="en-GB"/>
              </w:rPr>
            </w:pPr>
          </w:p>
        </w:tc>
        <w:tc>
          <w:tcPr>
            <w:tcW w:w="8106" w:type="dxa"/>
          </w:tcPr>
          <w:p w14:paraId="592BD422" w14:textId="1C1901C1" w:rsidR="007D7715" w:rsidRPr="00E06C5B" w:rsidRDefault="001E3E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14</w:t>
            </w:r>
            <w:r w:rsidRPr="00F95139">
              <w:rPr>
                <w:rFonts w:ascii="Times" w:eastAsiaTheme="minorEastAsia" w:hAnsi="Times"/>
                <w:lang w:val="en-GB"/>
              </w:rPr>
              <w:t>)</w:t>
            </w:r>
          </w:p>
        </w:tc>
      </w:tr>
    </w:tbl>
    <w:p w14:paraId="39CD93A1" w14:textId="60C1BD59"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r w:rsidR="000D4774">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38545A" w:rsidRPr="00F95139">
        <w:rPr>
          <w:rFonts w:ascii="Times" w:hAnsi="Times"/>
          <w:lang w:val="en-GB"/>
        </w:rPr>
        <w:t>)</w:t>
      </w:r>
      <w:r w:rsidR="00C0058A">
        <w:rPr>
          <w:rFonts w:ascii="Times" w:hAnsi="Times"/>
          <w:lang w:val="en-GB"/>
        </w:rPr>
        <w:t xml:space="preserve"> </w:t>
      </w:r>
      <w:del w:id="78" w:author="Max Lindmark" w:date="2020-02-08T14:46:00Z">
        <w:r w:rsidRPr="00F95139" w:rsidDel="00504973">
          <w:rPr>
            <w:rFonts w:ascii="Times" w:hAnsi="Times"/>
            <w:lang w:val="en-GB"/>
          </w:rPr>
          <w:delText xml:space="preserve">of each species </w:delText>
        </w:r>
      </w:del>
      <w:commentRangeStart w:id="79"/>
      <w:r w:rsidR="00F15CA8">
        <w:rPr>
          <w:rFonts w:ascii="Times" w:hAnsi="Times"/>
          <w:lang w:val="en-GB"/>
        </w:rPr>
        <w:t>results in</w:t>
      </w:r>
      <w:commentRangeEnd w:id="79"/>
      <w:r w:rsidR="00F15CA8">
        <w:rPr>
          <w:rStyle w:val="CommentReference"/>
        </w:rPr>
        <w:commentReference w:id="79"/>
      </w:r>
      <w:r w:rsidR="001762CE" w:rsidRPr="00F95139">
        <w:rPr>
          <w:rFonts w:ascii="Times" w:hAnsi="Times"/>
          <w:lang w:val="en-GB"/>
        </w:rPr>
        <w:t xml:space="preserve"> </w:t>
      </w:r>
      <w:del w:id="80" w:author="Max Lindmark" w:date="2020-02-08T14:46:00Z">
        <w:r w:rsidR="001762CE" w:rsidRPr="00F95139" w:rsidDel="00504973">
          <w:rPr>
            <w:rFonts w:ascii="Times" w:hAnsi="Times"/>
            <w:lang w:val="en-GB"/>
          </w:rPr>
          <w:delText xml:space="preserve">total </w:delText>
        </w:r>
      </w:del>
      <w:r w:rsidR="001762CE" w:rsidRPr="00F95139">
        <w:rPr>
          <w:rFonts w:ascii="Times" w:hAnsi="Times"/>
          <w:lang w:val="en-GB"/>
        </w:rPr>
        <w:t xml:space="preserve">production </w:t>
      </w:r>
      <w:r w:rsidR="00F15CA8">
        <w:rPr>
          <w:rFonts w:ascii="Times" w:hAnsi="Times"/>
          <w:lang w:val="en-GB"/>
        </w:rPr>
        <w:t xml:space="preserve">of recruits </w:t>
      </w:r>
      <w:r w:rsidR="00AD0C4D" w:rsidRPr="00F95139">
        <w:rPr>
          <w:rFonts w:ascii="Times" w:hAnsi="Times"/>
          <w:lang w:val="en-GB"/>
        </w:rPr>
        <w:t xml:space="preserve">via a </w:t>
      </w:r>
      <w:proofErr w:type="spellStart"/>
      <w:r w:rsidR="00AD0C4D" w:rsidRPr="00F95139">
        <w:rPr>
          <w:rFonts w:ascii="Times" w:hAnsi="Times"/>
          <w:lang w:val="en-GB"/>
        </w:rPr>
        <w:t>Beverton</w:t>
      </w:r>
      <w:proofErr w:type="spellEnd"/>
      <w:r w:rsidR="00AD0C4D" w:rsidRPr="00F95139">
        <w:rPr>
          <w:rFonts w:ascii="Times" w:hAnsi="Times"/>
          <w:lang w:val="en-GB"/>
        </w:rPr>
        <w:t xml:space="preserve">-Holt stock recruit </w:t>
      </w:r>
      <w:r w:rsidR="00A81C1A" w:rsidRPr="00F95139">
        <w:rPr>
          <w:rFonts w:ascii="Times" w:hAnsi="Times"/>
          <w:lang w:val="en-GB"/>
        </w:rPr>
        <w:t>relationship</w:t>
      </w:r>
      <w:r w:rsidR="00737F5B" w:rsidRPr="00F95139">
        <w:rPr>
          <w:rFonts w:ascii="Times" w:hAnsi="Times"/>
          <w:lang w:val="en-GB"/>
        </w:rPr>
        <w:t>, such that recruitment reaches a maximum as the egg production increases</w:t>
      </w:r>
      <w:r w:rsidR="00301A9A"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835809" w14:paraId="13F2C309" w14:textId="77777777" w:rsidTr="00307C3F">
        <w:tc>
          <w:tcPr>
            <w:tcW w:w="414" w:type="dxa"/>
          </w:tcPr>
          <w:p w14:paraId="4B6E7FBB" w14:textId="77777777" w:rsidR="00835809" w:rsidRDefault="00835809" w:rsidP="00BD3461">
            <w:pPr>
              <w:spacing w:line="480" w:lineRule="auto"/>
              <w:contextualSpacing/>
              <w:jc w:val="both"/>
              <w:rPr>
                <w:rFonts w:ascii="Times" w:hAnsi="Times"/>
                <w:lang w:val="en-GB"/>
              </w:rPr>
            </w:pPr>
          </w:p>
        </w:tc>
        <w:tc>
          <w:tcPr>
            <w:tcW w:w="8106" w:type="dxa"/>
          </w:tcPr>
          <w:p w14:paraId="692716DA" w14:textId="74E92E74" w:rsidR="00835809" w:rsidRPr="00835809" w:rsidRDefault="001E3E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r w:rsidR="00835809" w:rsidRPr="00835809">
              <w:rPr>
                <w:rFonts w:ascii="Times" w:eastAsiaTheme="minorEastAsia" w:hAnsi="Times"/>
                <w:lang w:val="en-GB"/>
              </w:rPr>
              <w:t>,</w:t>
            </w:r>
          </w:p>
        </w:tc>
        <w:tc>
          <w:tcPr>
            <w:tcW w:w="496" w:type="dxa"/>
          </w:tcPr>
          <w:p w14:paraId="1BA494F2" w14:textId="6DC9FF70" w:rsidR="00835809" w:rsidRDefault="00835809"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15</w:t>
            </w:r>
            <w:r w:rsidRPr="00F95139">
              <w:rPr>
                <w:rFonts w:ascii="Times" w:eastAsiaTheme="minorEastAsia" w:hAnsi="Times"/>
                <w:lang w:val="en-GB"/>
              </w:rPr>
              <w:t>)</w:t>
            </w:r>
          </w:p>
        </w:tc>
      </w:tr>
    </w:tbl>
    <w:p w14:paraId="6AE05D51" w14:textId="15D47ACF" w:rsidR="00053E8C" w:rsidRPr="00F95139" w:rsidRDefault="0030010C"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the maximum recruitment of species</w:t>
      </w:r>
      <w:r w:rsidR="009C514D">
        <w:rPr>
          <w:rFonts w:ascii="Times" w:hAnsi="Times"/>
          <w:lang w:val="en-GB"/>
        </w:rPr>
        <w:t xml:space="preserve"> </w:t>
      </w:r>
      <m:oMath>
        <m:r>
          <w:rPr>
            <w:rFonts w:ascii="Cambria Math" w:hAnsi="Cambria Math"/>
            <w:lang w:val="en-GB"/>
          </w:rPr>
          <m:t>i</m:t>
        </m:r>
      </m:oMath>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is here treated as a free parameter that is</w:t>
      </w:r>
      <w:r w:rsidR="0082746B">
        <w:rPr>
          <w:rFonts w:ascii="Times" w:hAnsi="Times"/>
          <w:lang w:val="en-GB"/>
        </w:rPr>
        <w:t xml:space="preserve"> </w:t>
      </w:r>
      <w:del w:id="81" w:author="Max Lindmark" w:date="2020-02-08T14:47:00Z">
        <w:r w:rsidR="006A6E77" w:rsidRPr="00F95139" w:rsidDel="00504973">
          <w:rPr>
            <w:rFonts w:ascii="Times" w:hAnsi="Times"/>
            <w:lang w:val="en-GB"/>
          </w:rPr>
          <w:delText xml:space="preserve">found </w:delText>
        </w:r>
      </w:del>
      <w:ins w:id="82" w:author="Max Lindmark" w:date="2020-02-08T14:47:00Z">
        <w:r w:rsidR="00504973">
          <w:rPr>
            <w:rFonts w:ascii="Times" w:hAnsi="Times"/>
            <w:lang w:val="en-GB"/>
          </w:rPr>
          <w:t>estimated</w:t>
        </w:r>
        <w:r w:rsidR="00504973" w:rsidRPr="00F95139">
          <w:rPr>
            <w:rFonts w:ascii="Times" w:hAnsi="Times"/>
            <w:lang w:val="en-GB"/>
          </w:rPr>
          <w:t xml:space="preserve"> </w:t>
        </w:r>
      </w:ins>
      <w:r w:rsidR="006A6E77" w:rsidRPr="00F95139">
        <w:rPr>
          <w:rFonts w:ascii="Times" w:hAnsi="Times"/>
          <w:lang w:val="en-GB"/>
        </w:rPr>
        <w:t xml:space="preserve">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 xml:space="preserve">in the model </w:t>
      </w:r>
      <w:r w:rsidR="00565B11" w:rsidRPr="00AF32CB">
        <w:rPr>
          <w:rFonts w:ascii="Times" w:hAnsi="Times"/>
        </w:rPr>
        <w:fldChar w:fldCharType="begin"/>
      </w:r>
      <w:r w:rsidR="00565B11" w:rsidRPr="00F95139">
        <w:rPr>
          <w:rFonts w:ascii="Times" w:hAnsi="Times"/>
          <w:lang w:val="en-GB"/>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565B11" w:rsidRPr="00AF32CB">
        <w:rPr>
          <w:rFonts w:ascii="Times" w:hAnsi="Times"/>
        </w:rPr>
        <w:instrText>ﬁ</w:instrText>
      </w:r>
      <w:r w:rsidR="00565B11" w:rsidRPr="00F95139">
        <w:rPr>
          <w:rFonts w:ascii="Times"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rPr>
        <w:fldChar w:fldCharType="separate"/>
      </w:r>
      <w:r w:rsidR="00565B11" w:rsidRPr="00AF32CB">
        <w:rPr>
          <w:rFonts w:ascii="Times" w:hAnsi="Times" w:cs="Times New Roman"/>
          <w:lang w:val="en-GB"/>
        </w:rPr>
        <w:t>(</w:t>
      </w:r>
      <w:proofErr w:type="spellStart"/>
      <w:r w:rsidR="00565B11" w:rsidRPr="00AF32CB">
        <w:rPr>
          <w:rFonts w:ascii="Times" w:hAnsi="Times" w:cs="Times New Roman"/>
          <w:lang w:val="en-GB"/>
        </w:rPr>
        <w:t>Hartvig</w:t>
      </w:r>
      <w:proofErr w:type="spellEnd"/>
      <w:r w:rsidR="00565B11" w:rsidRPr="00AF32CB">
        <w:rPr>
          <w:rFonts w:ascii="Times" w:hAnsi="Times" w:cs="Times New Roman"/>
          <w:lang w:val="en-GB"/>
        </w:rPr>
        <w:t xml:space="preserve"> </w:t>
      </w:r>
      <w:r w:rsidR="00565B11" w:rsidRPr="00AF32CB">
        <w:rPr>
          <w:rFonts w:ascii="Times" w:hAnsi="Times" w:cs="Times New Roman"/>
          <w:i/>
          <w:iCs/>
          <w:lang w:val="en-GB"/>
        </w:rPr>
        <w:t>et al.</w:t>
      </w:r>
      <w:r w:rsidR="00565B11" w:rsidRPr="00AF32CB">
        <w:rPr>
          <w:rFonts w:ascii="Times" w:hAnsi="Times" w:cs="Times New Roman"/>
          <w:lang w:val="en-GB"/>
        </w:rPr>
        <w:t xml:space="preserve"> 2011)</w:t>
      </w:r>
      <w:r w:rsidR="00565B11" w:rsidRPr="00AF32CB">
        <w:rPr>
          <w:rFonts w:ascii="Times" w:hAnsi="Times"/>
        </w:rPr>
        <w:fldChar w:fldCharType="end"/>
      </w:r>
      <w:r w:rsidR="00D14E66" w:rsidRPr="00F95139">
        <w:rPr>
          <w:rFonts w:ascii="Times" w:hAnsi="Times"/>
          <w:lang w:val="en-GB"/>
        </w:rPr>
        <w:t>.</w:t>
      </w:r>
    </w:p>
    <w:p w14:paraId="3E6A08A1" w14:textId="4AC3CBD3"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lastRenderedPageBreak/>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r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1F60B5" w14:paraId="4ED3873A" w14:textId="77777777" w:rsidTr="00307C3F">
        <w:tc>
          <w:tcPr>
            <w:tcW w:w="414" w:type="dxa"/>
          </w:tcPr>
          <w:p w14:paraId="48D35867" w14:textId="77777777" w:rsidR="001F60B5" w:rsidRDefault="001F60B5" w:rsidP="00BD3461">
            <w:pPr>
              <w:spacing w:line="480" w:lineRule="auto"/>
              <w:contextualSpacing/>
              <w:jc w:val="both"/>
              <w:rPr>
                <w:rFonts w:ascii="Times" w:hAnsi="Times"/>
                <w:lang w:val="en-GB"/>
              </w:rPr>
            </w:pPr>
          </w:p>
        </w:tc>
        <w:tc>
          <w:tcPr>
            <w:tcW w:w="8106" w:type="dxa"/>
          </w:tcPr>
          <w:p w14:paraId="6EF34B38" w14:textId="4EED2A66" w:rsidR="001F60B5" w:rsidRPr="00E06C5B" w:rsidRDefault="001E3E71" w:rsidP="00BD3461">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 xml:space="preserve">, </m:t>
                  </m:r>
                  <m:r>
                    <w:rPr>
                      <w:rFonts w:ascii="Cambria Math" w:hAnsi="Cambria Math"/>
                    </w:rPr>
                    <m:t>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w:r w:rsidR="001F60B5">
              <w:rPr>
                <w:rFonts w:ascii="Times" w:eastAsiaTheme="minorEastAsia" w:hAnsi="Times"/>
                <w:lang w:val="en-GB"/>
              </w:rPr>
              <w:t>,</w:t>
            </w:r>
          </w:p>
        </w:tc>
        <w:tc>
          <w:tcPr>
            <w:tcW w:w="496" w:type="dxa"/>
          </w:tcPr>
          <w:p w14:paraId="0699A174" w14:textId="75C4E9DD" w:rsidR="001F60B5" w:rsidRDefault="001F60B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16</w:t>
            </w:r>
            <w:r w:rsidRPr="00F95139">
              <w:rPr>
                <w:rFonts w:ascii="Times" w:eastAsiaTheme="minorEastAsia" w:hAnsi="Times"/>
                <w:lang w:val="en-GB"/>
              </w:rPr>
              <w:t>)</w:t>
            </w:r>
          </w:p>
        </w:tc>
      </w:tr>
    </w:tbl>
    <w:p w14:paraId="365F2CBA" w14:textId="4AAD8A9A"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m:t>
            </m:r>
            <m:r>
              <w:rPr>
                <w:rFonts w:ascii="Cambria Math" w:hAnsi="Cambria Math"/>
              </w:rPr>
              <m:t>R</m:t>
            </m:r>
          </m:sub>
        </m:sSub>
      </m:oMath>
      <w:r w:rsidRPr="00F95139">
        <w:rPr>
          <w:rFonts w:ascii="Times" w:hAnsi="Times"/>
          <w:lang w:val="en-GB"/>
        </w:rPr>
        <w:t xml:space="preserve"> is predation mortality</w:t>
      </w:r>
      <w:r w:rsidR="00F12DE8" w:rsidRPr="00F95139">
        <w:rPr>
          <w:rFonts w:ascii="Times" w:hAnsi="Times"/>
          <w:lang w:val="en-GB"/>
        </w:rPr>
        <w:t xml:space="preserve"> </w:t>
      </w:r>
      <w:r w:rsidR="0082746B">
        <w:rPr>
          <w:rFonts w:ascii="Times" w:hAnsi="Times"/>
          <w:lang w:val="en-GB"/>
        </w:rPr>
        <w:t xml:space="preserve">on resource spectrum </w:t>
      </w:r>
      <m:oMath>
        <m:r>
          <w:rPr>
            <w:rFonts w:ascii="Cambria Math" w:hAnsi="Cambria Math"/>
            <w:lang w:val="en-GB"/>
          </w:rPr>
          <m:t>R</m:t>
        </m:r>
      </m:oMath>
      <w:r w:rsidR="0082746B">
        <w:rPr>
          <w:rFonts w:ascii="Times" w:eastAsiaTheme="minorEastAsia" w:hAnsi="Times"/>
          <w:lang w:val="en-GB"/>
        </w:rPr>
        <w:t>,</w:t>
      </w:r>
      <w:r w:rsidR="0082746B">
        <w:rPr>
          <w:rFonts w:ascii="Times" w:hAnsi="Times"/>
          <w:lang w:val="en-GB"/>
        </w:rPr>
        <w:t xml:space="preserve"> </w:t>
      </w:r>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eastAsiaTheme="minorEastAsia" w:hAnsi="Times"/>
          <w:lang w:val="en-GB"/>
        </w:rPr>
        <w:t xml:space="preserve"> </w:t>
      </w:r>
      <w:r w:rsidR="00683E39" w:rsidRPr="00AF32CB">
        <w:rPr>
          <w:rFonts w:ascii="Times" w:eastAsiaTheme="minorEastAsia" w:hAnsi="Times"/>
        </w:rPr>
        <w:fldChar w:fldCharType="begin"/>
      </w:r>
      <w:r w:rsidR="00683E39" w:rsidRPr="00F95139">
        <w:rPr>
          <w:rFonts w:ascii="Times" w:eastAsiaTheme="minorEastAsia" w:hAnsi="Times"/>
          <w:lang w:val="en-GB"/>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F95139">
        <w:rPr>
          <w:rFonts w:ascii="Times" w:eastAsiaTheme="minorEastAsia" w:hAnsi="Times"/>
          <w:noProof/>
          <w:lang w:val="en-GB"/>
        </w:rPr>
        <w:t>(Andersen 2019)</w:t>
      </w:r>
      <w:r w:rsidR="00683E39" w:rsidRPr="00AF32CB">
        <w:rPr>
          <w:rFonts w:ascii="Times" w:eastAsiaTheme="minorEastAsia"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191E4778" w:rsidR="00A800FE" w:rsidRDefault="001773F1" w:rsidP="00A800FE">
      <w:pPr>
        <w:spacing w:line="480" w:lineRule="auto"/>
        <w:jc w:val="both"/>
        <w:rPr>
          <w:rFonts w:ascii="Times" w:hAnsi="Times"/>
          <w:lang w:val="en-GB"/>
        </w:rPr>
      </w:pPr>
      <w:r w:rsidRPr="00F95139">
        <w:rPr>
          <w:rFonts w:ascii="Times" w:hAnsi="Times"/>
          <w:lang w:val="en-GB"/>
        </w:rPr>
        <w:t xml:space="preserve">Temperature </w:t>
      </w:r>
      <w:r w:rsidR="002B6538" w:rsidRPr="00F95139">
        <w:rPr>
          <w:rFonts w:ascii="Times" w:hAnsi="Times"/>
          <w:lang w:val="en-GB"/>
        </w:rPr>
        <w:t xml:space="preserve">affects </w:t>
      </w:r>
      <w:r w:rsidR="008A569A" w:rsidRPr="00F95139">
        <w:rPr>
          <w:rFonts w:ascii="Times" w:hAnsi="Times"/>
          <w:lang w:val="en-GB"/>
        </w:rPr>
        <w:t xml:space="preserve">the rate of </w:t>
      </w:r>
      <w:r w:rsidRPr="00F95139">
        <w:rPr>
          <w:rFonts w:ascii="Times" w:hAnsi="Times"/>
          <w:lang w:val="en-GB"/>
        </w:rPr>
        <w:t>metabolism</w:t>
      </w:r>
      <w:r w:rsidR="00870E0D" w:rsidRPr="00F95139">
        <w:rPr>
          <w:rFonts w:ascii="Times" w:hAnsi="Times"/>
          <w:lang w:val="en-GB"/>
        </w:rPr>
        <w:t xml:space="preserve"> </w:t>
      </w:r>
      <w:r w:rsidR="00B41118" w:rsidRPr="00AF32CB">
        <w:rPr>
          <w:rFonts w:ascii="Times" w:hAnsi="Times"/>
        </w:rPr>
        <w:fldChar w:fldCharType="begin"/>
      </w:r>
      <w:r w:rsidR="00CC2BA6" w:rsidRPr="00F95139">
        <w:rPr>
          <w:rFonts w:ascii="Times" w:hAnsi="Times"/>
          <w:lang w:val="en-GB"/>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rPr>
        <w:fldChar w:fldCharType="separate"/>
      </w:r>
      <w:r w:rsidR="00CC2BA6" w:rsidRPr="00AF32CB">
        <w:rPr>
          <w:rFonts w:ascii="Times" w:hAnsi="Times" w:cs="Times New Roman"/>
          <w:lang w:val="en-GB"/>
        </w:rPr>
        <w:t xml:space="preserve">(Clarke &amp; Johnston 1999; </w:t>
      </w:r>
      <w:proofErr w:type="spellStart"/>
      <w:r w:rsidR="00CC2BA6" w:rsidRPr="00AF32CB">
        <w:rPr>
          <w:rFonts w:ascii="Times" w:hAnsi="Times" w:cs="Times New Roman"/>
          <w:lang w:val="en-GB"/>
        </w:rPr>
        <w:t>Gillooly</w:t>
      </w:r>
      <w:proofErr w:type="spellEnd"/>
      <w:r w:rsidR="00CC2BA6" w:rsidRPr="00AF32CB">
        <w:rPr>
          <w:rFonts w:ascii="Times" w:hAnsi="Times" w:cs="Times New Roman"/>
          <w:lang w:val="en-GB"/>
        </w:rPr>
        <w:t xml:space="preserve"> </w:t>
      </w:r>
      <w:r w:rsidR="00CC2BA6" w:rsidRPr="00AF32CB">
        <w:rPr>
          <w:rFonts w:ascii="Times" w:hAnsi="Times" w:cs="Times New Roman"/>
          <w:i/>
          <w:iCs/>
          <w:lang w:val="en-GB"/>
        </w:rPr>
        <w:t>et al.</w:t>
      </w:r>
      <w:r w:rsidR="00CC2BA6" w:rsidRPr="00AF32CB">
        <w:rPr>
          <w:rFonts w:ascii="Times" w:hAnsi="Times" w:cs="Times New Roman"/>
          <w:lang w:val="en-GB"/>
        </w:rPr>
        <w:t xml:space="preserve"> 2001)</w:t>
      </w:r>
      <w:r w:rsidR="00B41118" w:rsidRPr="00AF32CB">
        <w:rPr>
          <w:rFonts w:ascii="Times" w:hAnsi="Times"/>
        </w:rPr>
        <w:fldChar w:fldCharType="end"/>
      </w:r>
      <w:r w:rsidR="00BE61FE" w:rsidRPr="00F95139">
        <w:rPr>
          <w:rFonts w:ascii="Times" w:hAnsi="Times"/>
          <w:lang w:val="en-GB"/>
        </w:rPr>
        <w:t xml:space="preserve">, </w:t>
      </w:r>
      <w:r w:rsidR="00BD7CB6" w:rsidRPr="00F95139">
        <w:rPr>
          <w:rFonts w:ascii="Times" w:hAnsi="Times"/>
          <w:lang w:val="en-GB"/>
        </w:rPr>
        <w:t xml:space="preserve">which also affects </w:t>
      </w:r>
      <w:r w:rsidR="008F0CF1" w:rsidRPr="00F95139">
        <w:rPr>
          <w:rFonts w:ascii="Times" w:hAnsi="Times"/>
          <w:lang w:val="en-GB"/>
        </w:rPr>
        <w:t xml:space="preserve">e.g. </w:t>
      </w:r>
      <w:r w:rsidR="00B56AF5" w:rsidRPr="00F95139">
        <w:rPr>
          <w:rFonts w:ascii="Times" w:hAnsi="Times"/>
          <w:lang w:val="en-GB"/>
        </w:rPr>
        <w:t xml:space="preserve">maximum </w:t>
      </w:r>
      <w:r w:rsidR="008F0CF1" w:rsidRPr="00F95139">
        <w:rPr>
          <w:rFonts w:ascii="Times" w:hAnsi="Times"/>
          <w:lang w:val="en-GB"/>
        </w:rPr>
        <w:t>consumption rates</w:t>
      </w:r>
      <w:r w:rsidR="00F44628" w:rsidRPr="00F95139">
        <w:rPr>
          <w:rFonts w:ascii="Times" w:hAnsi="Times"/>
          <w:lang w:val="en-GB"/>
        </w:rPr>
        <w:t xml:space="preserve"> </w:t>
      </w:r>
      <w:r w:rsidR="00F44628" w:rsidRPr="00AF32CB">
        <w:rPr>
          <w:rFonts w:ascii="Times" w:hAnsi="Times"/>
        </w:rPr>
        <w:fldChar w:fldCharType="begin"/>
      </w:r>
      <w:r w:rsidR="00F44628" w:rsidRPr="00F95139">
        <w:rPr>
          <w:rFonts w:ascii="Times" w:hAnsi="Times"/>
          <w:lang w:val="en-GB"/>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w:instrText>
      </w:r>
      <w:r w:rsidR="00F44628" w:rsidRPr="00AF32CB">
        <w:rPr>
          <w:rFonts w:ascii="Times" w:hAnsi="Times"/>
        </w:rPr>
        <w:instrText xml:space="preserve">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rPr>
        <w:fldChar w:fldCharType="separate"/>
      </w:r>
      <w:r w:rsidR="00F44628" w:rsidRPr="00AF32CB">
        <w:rPr>
          <w:rFonts w:ascii="Times" w:hAnsi="Times" w:cs="Times New Roman"/>
          <w:lang w:val="en-GB"/>
        </w:rPr>
        <w:t xml:space="preserve">(Englund </w:t>
      </w:r>
      <w:r w:rsidR="00F44628" w:rsidRPr="00AF32CB">
        <w:rPr>
          <w:rFonts w:ascii="Times" w:hAnsi="Times" w:cs="Times New Roman"/>
          <w:i/>
          <w:iCs/>
          <w:lang w:val="en-GB"/>
        </w:rPr>
        <w:t>et al.</w:t>
      </w:r>
      <w:r w:rsidR="00F44628" w:rsidRPr="00AF32CB">
        <w:rPr>
          <w:rFonts w:ascii="Times" w:hAnsi="Times" w:cs="Times New Roman"/>
          <w:lang w:val="en-GB"/>
        </w:rPr>
        <w:t xml:space="preserve"> 2011; </w:t>
      </w:r>
      <w:proofErr w:type="spellStart"/>
      <w:r w:rsidR="00F44628" w:rsidRPr="00AF32CB">
        <w:rPr>
          <w:rFonts w:ascii="Times" w:hAnsi="Times" w:cs="Times New Roman"/>
          <w:lang w:val="en-GB"/>
        </w:rPr>
        <w:t>Rall</w:t>
      </w:r>
      <w:proofErr w:type="spellEnd"/>
      <w:r w:rsidR="00F44628" w:rsidRPr="00AF32CB">
        <w:rPr>
          <w:rFonts w:ascii="Times" w:hAnsi="Times" w:cs="Times New Roman"/>
          <w:lang w:val="en-GB"/>
        </w:rPr>
        <w:t xml:space="preserve"> </w:t>
      </w:r>
      <w:r w:rsidR="00F44628" w:rsidRPr="00AF32CB">
        <w:rPr>
          <w:rFonts w:ascii="Times" w:hAnsi="Times" w:cs="Times New Roman"/>
          <w:i/>
          <w:iCs/>
          <w:lang w:val="en-GB"/>
        </w:rPr>
        <w:t>et al.</w:t>
      </w:r>
      <w:r w:rsidR="00F44628" w:rsidRPr="00AF32CB">
        <w:rPr>
          <w:rFonts w:ascii="Times" w:hAnsi="Times" w:cs="Times New Roman"/>
          <w:lang w:val="en-GB"/>
        </w:rPr>
        <w:t xml:space="preserve"> 2012)</w:t>
      </w:r>
      <w:r w:rsidR="00F44628" w:rsidRPr="00AF32CB">
        <w:rPr>
          <w:rFonts w:ascii="Times" w:hAnsi="Times"/>
        </w:rPr>
        <w:fldChar w:fldCharType="end"/>
      </w:r>
      <w:r w:rsidR="008F0CF1" w:rsidRPr="00AF32CB">
        <w:rPr>
          <w:rFonts w:ascii="Times" w:hAnsi="Times"/>
        </w:rPr>
        <w:t>,</w:t>
      </w:r>
      <w:r w:rsidR="00AD67E3" w:rsidRPr="00AF32CB">
        <w:rPr>
          <w:rFonts w:ascii="Times" w:hAnsi="Times"/>
        </w:rPr>
        <w:t xml:space="preserve"> </w:t>
      </w:r>
      <w:r w:rsidR="008F0CF1" w:rsidRPr="00AF32CB">
        <w:rPr>
          <w:rFonts w:ascii="Times" w:hAnsi="Times"/>
        </w:rPr>
        <w:t xml:space="preserve"> </w:t>
      </w:r>
      <w:r w:rsidR="00BE3E91" w:rsidRPr="00AF32CB">
        <w:rPr>
          <w:rFonts w:ascii="Times" w:hAnsi="Times"/>
        </w:rPr>
        <w:t>and mortality</w:t>
      </w:r>
      <w:r w:rsidR="003F3E99" w:rsidRPr="00AF32CB">
        <w:rPr>
          <w:rFonts w:ascii="Times" w:hAnsi="Times"/>
        </w:rPr>
        <w:t xml:space="preserve"> </w:t>
      </w:r>
      <w:r w:rsidR="00420B4E" w:rsidRPr="00AF32CB">
        <w:rPr>
          <w:rFonts w:ascii="Times" w:hAnsi="Times"/>
        </w:rPr>
        <w:fldChar w:fldCharType="begin"/>
      </w:r>
      <w:r w:rsidR="000B2F98" w:rsidRPr="00AF32CB">
        <w:rPr>
          <w:rFonts w:ascii="Times" w:hAnsi="Time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w:instrText>
      </w:r>
      <w:r w:rsidR="000B2F98" w:rsidRPr="00F95139">
        <w:rPr>
          <w:rFonts w:ascii="Times" w:hAnsi="Times"/>
          <w:lang w:val="en-GB"/>
        </w:rPr>
        <w:instrText xml:space="preserve">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rPr>
        <w:fldChar w:fldCharType="separate"/>
      </w:r>
      <w:r w:rsidR="000B2F98" w:rsidRPr="00AF32CB">
        <w:rPr>
          <w:rFonts w:ascii="Times" w:hAnsi="Times" w:cs="Times New Roman"/>
          <w:lang w:val="en-GB"/>
        </w:rPr>
        <w:t xml:space="preserve">(Pauly 1980; Thorson </w:t>
      </w:r>
      <w:r w:rsidR="000B2F98" w:rsidRPr="00AF32CB">
        <w:rPr>
          <w:rFonts w:ascii="Times" w:hAnsi="Times" w:cs="Times New Roman"/>
          <w:i/>
          <w:iCs/>
          <w:lang w:val="en-GB"/>
        </w:rPr>
        <w:t>et al.</w:t>
      </w:r>
      <w:r w:rsidR="000B2F98" w:rsidRPr="00AF32CB">
        <w:rPr>
          <w:rFonts w:ascii="Times" w:hAnsi="Times" w:cs="Times New Roman"/>
          <w:lang w:val="en-GB"/>
        </w:rPr>
        <w:t xml:space="preserve"> 2017)</w:t>
      </w:r>
      <w:r w:rsidR="00420B4E" w:rsidRPr="00AF32CB">
        <w:rPr>
          <w:rFonts w:ascii="Times" w:hAnsi="Times"/>
        </w:rPr>
        <w:fldChar w:fldCharType="end"/>
      </w:r>
      <w:r w:rsidR="00E93A5C" w:rsidRPr="00F95139">
        <w:rPr>
          <w:rFonts w:ascii="Times" w:hAnsi="Times"/>
          <w:lang w:val="en-GB"/>
        </w:rPr>
        <w:t xml:space="preserve">. </w:t>
      </w:r>
      <w:r w:rsidR="008637E9" w:rsidRPr="00F95139">
        <w:rPr>
          <w:rFonts w:ascii="Times" w:hAnsi="Times"/>
          <w:lang w:val="en-GB"/>
        </w:rPr>
        <w:t>We scale</w:t>
      </w:r>
      <w:r w:rsidR="008A569A" w:rsidRPr="00F95139">
        <w:rPr>
          <w:rFonts w:ascii="Times" w:hAnsi="Times"/>
          <w:lang w:val="en-GB"/>
        </w:rPr>
        <w:t xml:space="preserve"> rates of</w:t>
      </w:r>
      <w:r w:rsidR="008637E9" w:rsidRPr="00F95139">
        <w:rPr>
          <w:rFonts w:ascii="Times" w:hAnsi="Times"/>
          <w:lang w:val="en-GB"/>
        </w:rPr>
        <w:t xml:space="preserve"> </w:t>
      </w:r>
      <w:r w:rsidR="000C2AAC" w:rsidRPr="00F95139">
        <w:rPr>
          <w:rFonts w:ascii="Times" w:hAnsi="Times"/>
          <w:lang w:val="en-GB"/>
        </w:rPr>
        <w:t xml:space="preserve">individual </w:t>
      </w:r>
      <w:r w:rsidR="008637E9" w:rsidRPr="00F95139">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AF32C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AF32CB">
        <w:rPr>
          <w:rFonts w:ascii="Times" w:hAnsi="Times"/>
          <w:lang w:val="en-GB"/>
        </w:rPr>
        <w:t>) and background mortality</w:t>
      </w:r>
      <w:r w:rsidR="009066DC" w:rsidRPr="00AF32C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AF32CB">
        <w:rPr>
          <w:rFonts w:ascii="Times" w:hAnsi="Times"/>
          <w:lang w:val="en-GB"/>
        </w:rPr>
        <w:t>)</w:t>
      </w:r>
      <w:r w:rsidR="00CA5E8C" w:rsidRPr="00AF32CB">
        <w:rPr>
          <w:rFonts w:ascii="Times" w:hAnsi="Times"/>
          <w:lang w:val="en-GB"/>
        </w:rPr>
        <w:t xml:space="preserve"> with temperature </w:t>
      </w:r>
      <w:r w:rsidR="006D2CA4" w:rsidRPr="00F95139">
        <w:rPr>
          <w:rFonts w:ascii="Times" w:hAnsi="Times"/>
          <w:lang w:val="en-GB"/>
        </w:rPr>
        <w:t xml:space="preserve">using </w:t>
      </w:r>
      <w:r w:rsidR="00A800FE" w:rsidRPr="00F95139">
        <w:rPr>
          <w:rFonts w:ascii="Times" w:hAnsi="Times"/>
          <w:lang w:val="en-GB"/>
        </w:rPr>
        <w:t xml:space="preserve">an Arrhenius temperature correction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5C4B7C" w14:paraId="42367A71" w14:textId="77777777" w:rsidTr="00307C3F">
        <w:tc>
          <w:tcPr>
            <w:tcW w:w="414" w:type="dxa"/>
          </w:tcPr>
          <w:p w14:paraId="0F48D740" w14:textId="77777777" w:rsidR="005C4B7C" w:rsidRDefault="005C4B7C" w:rsidP="00BD3461">
            <w:pPr>
              <w:spacing w:line="480" w:lineRule="auto"/>
              <w:contextualSpacing/>
              <w:jc w:val="both"/>
              <w:rPr>
                <w:rFonts w:ascii="Times" w:hAnsi="Times"/>
                <w:lang w:val="en-GB"/>
              </w:rPr>
            </w:pPr>
          </w:p>
        </w:tc>
        <w:tc>
          <w:tcPr>
            <w:tcW w:w="8106" w:type="dxa"/>
          </w:tcPr>
          <w:p w14:paraId="78765FE1" w14:textId="29B66D2F" w:rsidR="005C4B7C" w:rsidRPr="005C4B7C" w:rsidRDefault="005C4B7C" w:rsidP="00BD3461">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eastAsiaTheme="minorEastAsia" w:hAnsi="Times"/>
                <w:lang w:val="en-GB"/>
              </w:rPr>
              <w:t>,</w:t>
            </w:r>
          </w:p>
        </w:tc>
        <w:tc>
          <w:tcPr>
            <w:tcW w:w="496" w:type="dxa"/>
          </w:tcPr>
          <w:p w14:paraId="70492C54" w14:textId="1336C164" w:rsidR="005C4B7C" w:rsidRDefault="005C4B7C"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17</w:t>
            </w:r>
            <w:r w:rsidRPr="00F95139">
              <w:rPr>
                <w:rFonts w:ascii="Times" w:eastAsiaTheme="minorEastAsia" w:hAnsi="Times"/>
                <w:lang w:val="en-GB"/>
              </w:rPr>
              <w:t>)</w:t>
            </w:r>
          </w:p>
        </w:tc>
      </w:tr>
    </w:tbl>
    <w:p w14:paraId="0AE4E04A" w14:textId="2718CA21" w:rsidR="00103047" w:rsidRPr="00F95139" w:rsidRDefault="00A800FE" w:rsidP="00103047">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lang w:val="en-GB"/>
        </w:rPr>
        <w:t xml:space="preserve"> is the acti</w:t>
      </w:r>
      <w:proofErr w:type="spellStart"/>
      <w:r w:rsidRPr="00F95139">
        <w:rPr>
          <w:rFonts w:ascii="Times" w:hAnsi="Times"/>
          <w:lang w:val="en-GB"/>
        </w:rPr>
        <w:t>vation</w:t>
      </w:r>
      <w:proofErr w:type="spellEnd"/>
      <w:r w:rsidRPr="00F95139">
        <w:rPr>
          <w:rFonts w:ascii="Times" w:hAnsi="Times"/>
          <w:lang w:val="en-GB"/>
        </w:rPr>
        <w:t xml:space="preserve"> energy</w:t>
      </w:r>
      <w:r w:rsidR="008D1438">
        <w:rPr>
          <w:rFonts w:ascii="Times" w:hAnsi="Times"/>
          <w:lang w:val="en-GB"/>
        </w:rPr>
        <w:t xml:space="preserve"> </w:t>
      </w:r>
      <w:r w:rsidR="008D1438" w:rsidRPr="00F95139">
        <w:rPr>
          <w:rFonts w:ascii="Times" w:hAnsi="Times"/>
          <w:lang w:val="en-GB"/>
        </w:rPr>
        <w:t>[</w:t>
      </w:r>
      <m:oMath>
        <m:r>
          <m:rPr>
            <m:sty m:val="p"/>
          </m:rPr>
          <w:rPr>
            <w:rFonts w:ascii="Cambria Math" w:hAnsi="Cambria Math"/>
            <w:lang w:val="en-GB"/>
          </w:rPr>
          <m:t>eV</m:t>
        </m:r>
      </m:oMath>
      <w:r w:rsidR="008D1438" w:rsidRPr="00F95139">
        <w:rPr>
          <w:rFonts w:ascii="Times" w:hAnsi="Times"/>
          <w:lang w:val="en-GB"/>
        </w:rPr>
        <w:t>]</w:t>
      </w:r>
      <w:r w:rsidR="00C33856" w:rsidRPr="00F95139">
        <w:rPr>
          <w:rFonts w:ascii="Times" w:hAnsi="Times"/>
          <w:lang w:val="en-GB"/>
        </w:rPr>
        <w:t xml:space="preserve"> for individual rate</w:t>
      </w:r>
      <w:commentRangeStart w:id="83"/>
      <w:commentRangeStart w:id="84"/>
      <w:r w:rsidR="00C33856" w:rsidRPr="00F95139">
        <w:rPr>
          <w:rFonts w:ascii="Times" w:hAnsi="Times"/>
          <w:lang w:val="en-GB"/>
        </w:rPr>
        <w:t xml:space="preserve"> </w:t>
      </w:r>
      <m:oMath>
        <m:r>
          <w:rPr>
            <w:rFonts w:ascii="Cambria Math" w:hAnsi="Cambria Math"/>
            <w:lang w:val="en-GB"/>
          </w:rPr>
          <m:t>v</m:t>
        </m:r>
      </m:oMath>
      <w:commentRangeEnd w:id="83"/>
      <w:r w:rsidR="008D1438">
        <w:rPr>
          <w:rStyle w:val="CommentReference"/>
        </w:rPr>
        <w:commentReference w:id="83"/>
      </w:r>
      <w:commentRangeEnd w:id="84"/>
      <w:r w:rsidR="00F35B99">
        <w:rPr>
          <w:rStyle w:val="CommentReference"/>
        </w:rPr>
        <w:commentReference w:id="84"/>
      </w:r>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283.15</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where the correction factor=1)</w:t>
      </w:r>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data, is widely adopted</w:t>
      </w:r>
      <w:r w:rsidR="008D1438">
        <w:rPr>
          <w:rFonts w:cstheme="minorHAnsi"/>
          <w:bCs/>
          <w:lang w:val="en-GB"/>
        </w:rPr>
        <w:t>,</w:t>
      </w:r>
      <w:r w:rsidR="00B058C1" w:rsidRPr="00AF32CB">
        <w:rPr>
          <w:rFonts w:cstheme="minorHAnsi"/>
          <w:bCs/>
          <w:lang w:val="en-GB"/>
        </w:rPr>
        <w:t xml:space="preserve">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optimum</w:t>
      </w:r>
      <w:r w:rsidR="00AD67E3" w:rsidRPr="00AF32CB">
        <w:rPr>
          <w:rFonts w:cstheme="minorHAnsi"/>
          <w:bCs/>
          <w:lang w:val="en-GB"/>
        </w:rPr>
        <w:t>, where physiological rates might be expected to decline</w:t>
      </w:r>
      <w:r w:rsidR="007936A5" w:rsidRPr="00AF32CB">
        <w:rPr>
          <w:rFonts w:cstheme="minorHAnsi"/>
          <w:bCs/>
          <w:lang w:val="en-GB"/>
        </w:rPr>
        <w:t xml:space="preserve"> (e.g. </w:t>
      </w:r>
      <w:r w:rsidR="00A406D5" w:rsidRPr="00AF32CB">
        <w:rPr>
          <w:rFonts w:cstheme="minorHAnsi"/>
          <w:bCs/>
        </w:rPr>
        <w:fldChar w:fldCharType="begin"/>
      </w:r>
      <w:r w:rsidR="00A406D5" w:rsidRPr="00AF32CB">
        <w:rPr>
          <w:rFonts w:cstheme="minorHAnsi"/>
          <w:bCs/>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rPr>
        <w:fldChar w:fldCharType="separate"/>
      </w:r>
      <w:r w:rsidR="00A406D5" w:rsidRPr="00AF32CB">
        <w:rPr>
          <w:rFonts w:ascii="Times New Roman" w:cs="Times New Roman"/>
          <w:lang w:val="en-GB"/>
        </w:rPr>
        <w:t>(</w:t>
      </w:r>
      <w:proofErr w:type="spellStart"/>
      <w:r w:rsidR="00A406D5" w:rsidRPr="00AF32CB">
        <w:rPr>
          <w:rFonts w:ascii="Times New Roman" w:cs="Times New Roman"/>
          <w:lang w:val="en-GB"/>
        </w:rPr>
        <w:t>Righton</w:t>
      </w:r>
      <w:proofErr w:type="spellEnd"/>
      <w:r w:rsidR="00A406D5" w:rsidRPr="00AF32CB">
        <w:rPr>
          <w:rFonts w:ascii="Times New Roman" w:cs="Times New Roman"/>
          <w:lang w:val="en-GB"/>
        </w:rPr>
        <w:t xml:space="preserve"> </w:t>
      </w:r>
      <w:r w:rsidR="00A406D5" w:rsidRPr="00AF32CB">
        <w:rPr>
          <w:rFonts w:ascii="Times New Roman" w:cs="Times New Roman"/>
          <w:i/>
          <w:iCs/>
          <w:lang w:val="en-GB"/>
        </w:rPr>
        <w:t>et al.</w:t>
      </w:r>
      <w:r w:rsidR="00A406D5" w:rsidRPr="00AF32CB">
        <w:rPr>
          <w:rFonts w:ascii="Times New Roman" w:cs="Times New Roman"/>
          <w:lang w:val="en-GB"/>
        </w:rPr>
        <w:t xml:space="preserve"> 2010)</w:t>
      </w:r>
      <w:r w:rsidR="00A406D5" w:rsidRPr="00AF32CB">
        <w:rPr>
          <w:rFonts w:cstheme="minorHAnsi"/>
          <w:bCs/>
        </w:rPr>
        <w:fldChar w:fldCharType="end"/>
      </w:r>
      <w:r w:rsidR="007936A5" w:rsidRPr="00AF32CB">
        <w:rPr>
          <w:rFonts w:cstheme="minorHAnsi"/>
          <w:bCs/>
          <w:lang w:val="en-GB"/>
        </w:rPr>
        <w:t xml:space="preserve"> as an example for cod)</w:t>
      </w:r>
      <w:r w:rsidR="00A4000C" w:rsidRPr="00AF32CB">
        <w:rPr>
          <w:rFonts w:cstheme="minorHAnsi"/>
          <w:bCs/>
          <w:lang w:val="en-GB"/>
        </w:rPr>
        <w:t xml:space="preserve">. </w:t>
      </w:r>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DB00B4" w:rsidRPr="00F95139">
        <w:rPr>
          <w:rFonts w:ascii="Times" w:hAnsi="Times"/>
          <w:lang w:val="en-GB"/>
        </w:rPr>
        <w:t xml:space="preserve">e.g. cost of growth </w:t>
      </w:r>
      <w:r w:rsidR="00DB00B4" w:rsidRPr="00AF32CB">
        <w:rPr>
          <w:rFonts w:ascii="Times" w:hAnsi="Times"/>
        </w:rPr>
        <w:fldChar w:fldCharType="begin"/>
      </w:r>
      <w:r w:rsidR="00DB00B4" w:rsidRPr="00F95139">
        <w:rPr>
          <w:rFonts w:ascii="Times" w:hAnsi="Times"/>
          <w:lang w:val="en-GB"/>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w:t>
      </w:r>
      <w:proofErr w:type="spellStart"/>
      <w:r w:rsidR="00DB00B4" w:rsidRPr="00AF32CB">
        <w:rPr>
          <w:rFonts w:ascii="Times" w:hAnsi="Times" w:cs="Times New Roman"/>
          <w:lang w:val="en-GB"/>
        </w:rPr>
        <w:t>Barneche</w:t>
      </w:r>
      <w:proofErr w:type="spellEnd"/>
      <w:r w:rsidR="00DB00B4" w:rsidRPr="00AF32CB">
        <w:rPr>
          <w:rFonts w:ascii="Times" w:hAnsi="Times" w:cs="Times New Roman"/>
          <w:lang w:val="en-GB"/>
        </w:rPr>
        <w:t xml:space="preserv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082E8E" w:rsidRPr="00F95139">
        <w:rPr>
          <w:rFonts w:ascii="Times" w:hAnsi="Times"/>
          <w:lang w:val="en-GB"/>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w:instrText>
      </w:r>
      <w:r w:rsidR="00082E8E" w:rsidRPr="00A52B0E">
        <w:rPr>
          <w:rFonts w:ascii="Times" w:hAnsi="Times"/>
          <w:lang w:val="en-GB"/>
        </w:rPr>
        <w:instrText xml:space="preserve">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082E8E" w:rsidRPr="00F95139">
        <w:rPr>
          <w:rFonts w:ascii="Times" w:hAnsi="Times"/>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w:t>
      </w:r>
      <w:proofErr w:type="spellStart"/>
      <w:r w:rsidR="00082E8E" w:rsidRPr="00AF32CB">
        <w:rPr>
          <w:rFonts w:ascii="Times" w:hAnsi="Times" w:cs="Times New Roman"/>
          <w:lang w:val="en-GB"/>
        </w:rPr>
        <w:t>Handeland</w:t>
      </w:r>
      <w:proofErr w:type="spellEnd"/>
      <w:r w:rsidR="00082E8E" w:rsidRPr="00AF32CB">
        <w:rPr>
          <w:rFonts w:ascii="Times" w:hAnsi="Times" w:cs="Times New Roman"/>
          <w:lang w:val="en-GB"/>
        </w:rPr>
        <w:t xml:space="preserve">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w:t>
      </w:r>
      <w:r w:rsidR="00932B6D" w:rsidRPr="00F95139">
        <w:rPr>
          <w:rFonts w:ascii="Times" w:hAnsi="Times"/>
          <w:lang w:val="en-GB"/>
        </w:rPr>
        <w:lastRenderedPageBreak/>
        <w:t xml:space="preserve">consumption and mortality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commentRangeStart w:id="85"/>
      <w:commentRangeStart w:id="86"/>
      <w:r w:rsidR="00845402">
        <w:rPr>
          <w:rFonts w:ascii="Times" w:hAnsi="Times"/>
          <w:lang w:val="en-GB"/>
        </w:rPr>
        <w:fldChar w:fldCharType="begin"/>
      </w:r>
      <w:r w:rsidR="008504A2">
        <w:rPr>
          <w:rFonts w:ascii="Times" w:hAnsi="Times"/>
          <w:lang w:val="en-GB"/>
        </w:rPr>
        <w:instrText xml:space="preserve"> ADDIN ZOTERO_ITEM CSL_CITATION {"citationID":"9awPt24J","properties":{"formattedCitation":"(Pauly 1980; Brown {\\i{}et al.} 2004a; Dell {\\i{}et al.} 2011; Englund {\\i{}et al.} 2011; Thorson {\\i{}et al.} 2017)","plainCitation":"(Pauly 1980; Brown et al. 2004a; Dell et al. 2011; Englund et al. 2011;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b7UhPv6k/CDrijhjM","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845402">
        <w:rPr>
          <w:rFonts w:ascii="Times" w:hAnsi="Times"/>
          <w:lang w:val="en-GB"/>
        </w:rPr>
        <w:fldChar w:fldCharType="separate"/>
      </w:r>
      <w:r w:rsidR="00845402" w:rsidRPr="00845402">
        <w:rPr>
          <w:rFonts w:ascii="Times" w:hAnsi="Times" w:cs="Times New Roman"/>
          <w:lang w:val="en-GB"/>
        </w:rPr>
        <w:t xml:space="preserve">(Pauly 1980; Brown </w:t>
      </w:r>
      <w:r w:rsidR="00845402" w:rsidRPr="00845402">
        <w:rPr>
          <w:rFonts w:ascii="Times" w:hAnsi="Times" w:cs="Times New Roman"/>
          <w:i/>
          <w:iCs/>
          <w:lang w:val="en-GB"/>
        </w:rPr>
        <w:t>et al.</w:t>
      </w:r>
      <w:r w:rsidR="00845402" w:rsidRPr="00845402">
        <w:rPr>
          <w:rFonts w:ascii="Times" w:hAnsi="Times" w:cs="Times New Roman"/>
          <w:lang w:val="en-GB"/>
        </w:rPr>
        <w:t xml:space="preserve"> 2004a; Dell </w:t>
      </w:r>
      <w:r w:rsidR="00845402" w:rsidRPr="00845402">
        <w:rPr>
          <w:rFonts w:ascii="Times" w:hAnsi="Times" w:cs="Times New Roman"/>
          <w:i/>
          <w:iCs/>
          <w:lang w:val="en-GB"/>
        </w:rPr>
        <w:t>et al.</w:t>
      </w:r>
      <w:r w:rsidR="00845402" w:rsidRPr="00845402">
        <w:rPr>
          <w:rFonts w:ascii="Times" w:hAnsi="Times" w:cs="Times New Roman"/>
          <w:lang w:val="en-GB"/>
        </w:rPr>
        <w:t xml:space="preserve"> 2011; Englund </w:t>
      </w:r>
      <w:r w:rsidR="00845402" w:rsidRPr="00845402">
        <w:rPr>
          <w:rFonts w:ascii="Times" w:hAnsi="Times" w:cs="Times New Roman"/>
          <w:i/>
          <w:iCs/>
          <w:lang w:val="en-GB"/>
        </w:rPr>
        <w:t>et al.</w:t>
      </w:r>
      <w:r w:rsidR="00845402" w:rsidRPr="00845402">
        <w:rPr>
          <w:rFonts w:ascii="Times" w:hAnsi="Times" w:cs="Times New Roman"/>
          <w:lang w:val="en-GB"/>
        </w:rPr>
        <w:t xml:space="preserve"> 2011; Thorson </w:t>
      </w:r>
      <w:r w:rsidR="00845402" w:rsidRPr="00845402">
        <w:rPr>
          <w:rFonts w:ascii="Times" w:hAnsi="Times" w:cs="Times New Roman"/>
          <w:i/>
          <w:iCs/>
          <w:lang w:val="en-GB"/>
        </w:rPr>
        <w:t>et al.</w:t>
      </w:r>
      <w:r w:rsidR="00845402" w:rsidRPr="00845402">
        <w:rPr>
          <w:rFonts w:ascii="Times" w:hAnsi="Times" w:cs="Times New Roman"/>
          <w:lang w:val="en-GB"/>
        </w:rPr>
        <w:t xml:space="preserve"> 2017)</w:t>
      </w:r>
      <w:r w:rsidR="00845402">
        <w:rPr>
          <w:rFonts w:ascii="Times" w:hAnsi="Times"/>
          <w:lang w:val="en-GB"/>
        </w:rPr>
        <w:fldChar w:fldCharType="end"/>
      </w:r>
      <w:r w:rsidR="00B15B0D" w:rsidRPr="00F95139">
        <w:rPr>
          <w:rFonts w:ascii="Times" w:hAnsi="Times"/>
          <w:lang w:val="en-GB"/>
        </w:rPr>
        <w:t>.</w:t>
      </w:r>
      <w:commentRangeEnd w:id="85"/>
      <w:r w:rsidR="008D1438">
        <w:rPr>
          <w:rStyle w:val="CommentReference"/>
        </w:rPr>
        <w:commentReference w:id="85"/>
      </w:r>
      <w:commentRangeEnd w:id="86"/>
      <w:r w:rsidR="00D21DF7">
        <w:rPr>
          <w:rStyle w:val="CommentReference"/>
        </w:rPr>
        <w:commentReference w:id="86"/>
      </w:r>
    </w:p>
    <w:p w14:paraId="09EC3146" w14:textId="4FE0C1E5" w:rsidR="001B0D38" w:rsidRDefault="00E7009C" w:rsidP="00ED4826">
      <w:pPr>
        <w:spacing w:line="480" w:lineRule="auto"/>
        <w:ind w:firstLine="284"/>
        <w:jc w:val="both"/>
        <w:rPr>
          <w:rFonts w:ascii="Times" w:hAnsi="Times"/>
          <w:lang w:val="en-US"/>
        </w:rPr>
      </w:pPr>
      <w:r w:rsidRPr="00F95139">
        <w:rPr>
          <w:rFonts w:ascii="Times" w:hAnsi="Times"/>
          <w:lang w:val="en-GB"/>
        </w:rPr>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 xml:space="preserve">climate </w:t>
      </w:r>
      <w:r w:rsidR="008D1438">
        <w:rPr>
          <w:rFonts w:ascii="Times" w:hAnsi="Times"/>
          <w:lang w:val="en-US"/>
        </w:rPr>
        <w:t xml:space="preserve">affects </w:t>
      </w:r>
      <w:r w:rsidR="001D0F3C">
        <w:rPr>
          <w:rFonts w:ascii="Times" w:hAnsi="Times"/>
          <w:lang w:val="en-US"/>
        </w:rPr>
        <w:t>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C11441">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w:t>
      </w:r>
      <w:proofErr w:type="spellStart"/>
      <w:r w:rsidR="00C11441" w:rsidRPr="00C11441">
        <w:rPr>
          <w:rFonts w:ascii="Times" w:hAnsi="Times" w:cs="Times New Roman"/>
          <w:lang w:val="en-GB"/>
        </w:rPr>
        <w:t>Jefcoats</w:t>
      </w:r>
      <w:proofErr w:type="spellEnd"/>
      <w:r w:rsidR="00C11441" w:rsidRPr="00C11441">
        <w:rPr>
          <w:rFonts w:ascii="Times" w:hAnsi="Times" w:cs="Times New Roman"/>
          <w:lang w:val="en-GB"/>
        </w:rPr>
        <w:t xml:space="preserve">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 xml:space="preserve">ince we want to </w:t>
      </w:r>
      <w:r w:rsidR="008D1438">
        <w:rPr>
          <w:rFonts w:ascii="Times" w:hAnsi="Times"/>
          <w:lang w:val="en-US"/>
        </w:rPr>
        <w:t xml:space="preserve">study emergent responses and </w:t>
      </w:r>
      <w:r w:rsidR="007016AC">
        <w:rPr>
          <w:rFonts w:ascii="Times" w:hAnsi="Times"/>
          <w:lang w:val="en-US"/>
        </w:rPr>
        <w:t>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semi-chemostat</w:t>
      </w:r>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7EE97298"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8D1438">
        <w:rPr>
          <w:rFonts w:ascii="Times" w:hAnsi="Times"/>
          <w:lang w:val="en-GB"/>
        </w:rPr>
        <w:t xml:space="preserve">of resources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8504A2">
        <w:rPr>
          <w:rFonts w:ascii="Times" w:hAnsi="Times"/>
          <w:lang w:val="en-GB"/>
        </w:rPr>
        <w:instrText xml:space="preserve"> ADDIN ZOTERO_ITEM CSL_CITATION {"citationID":"LAVWmH49","properties":{"formattedCitation":"(Savage {\\i{}et al.} 2004)","plainCitation":"(Savage et al. 2004)","noteIndex":0},"citationItems":[{"id":"b7UhPv6k/tdnxrNZu","uris":["http://zotero.org/users/6116610/items/5EKRHGLR"],"uri":["http://zotero.org/users/6116610/items/5EKRHGLR"],"itemData":{"id":"CKQJ1ax4/jRfK4Prd","type":"article-journal","container-title":"The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8504A2">
        <w:rPr>
          <w:rFonts w:ascii="Times" w:hAnsi="Times"/>
          <w:lang w:val="en-GB"/>
        </w:rPr>
        <w:instrText xml:space="preserve"> ADDIN ZOTERO_ITEM CSL_CITATION {"citationID":"Bw10xA31","properties":{"formattedCitation":"(Savage {\\i{}et al.} 2004; Gilbert {\\i{}et al.} 2014)","plainCitation":"(Savage et al. 2004; Gilbert et al. 2014)","noteIndex":0},"citationItems":[{"id":"b7UhPv6k/tdnxrNZu","uris":["http://zotero.org/users/6116610/items/5EKRHGLR"],"uri":["http://zotero.org/users/6116610/items/5EKRHGLR"],"itemData":{"id":"CKQJ1ax4/jRfK4Prd","type":"article-journal","container-title":"The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913CD6" w:rsidRPr="00F95139">
        <w:rPr>
          <w:rFonts w:ascii="Times" w:hAnsi="Times"/>
          <w:lang w:val="en-GB"/>
        </w:rPr>
        <w:t xml:space="preserve">, if assuming 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for the resource populations</w:t>
      </w:r>
      <w:r w:rsidR="00AC7A44" w:rsidRPr="00F95139">
        <w:rPr>
          <w:rFonts w:ascii="Times" w:hAnsi="Times"/>
          <w:lang w:val="en-GB"/>
        </w:rPr>
        <w:t>.</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w:t>
      </w:r>
      <w:r w:rsidR="004D6A17">
        <w:rPr>
          <w:rFonts w:ascii="Times" w:hAnsi="Times"/>
          <w:lang w:val="en-GB"/>
        </w:rPr>
        <w:lastRenderedPageBreak/>
        <w:t>phytoplankton</w:t>
      </w:r>
      <w:r w:rsidR="00456C67" w:rsidRPr="00F95139">
        <w:rPr>
          <w:rFonts w:ascii="Times" w:hAnsi="Times"/>
          <w:lang w:val="en-GB"/>
        </w:rPr>
        <w:t xml:space="preserve"> </w:t>
      </w:r>
      <w:r w:rsidR="00456C67" w:rsidRPr="00AF32CB">
        <w:rPr>
          <w:rFonts w:ascii="Times" w:hAnsi="Times"/>
        </w:rPr>
        <w:fldChar w:fldCharType="begin"/>
      </w:r>
      <w:r w:rsidR="00456C67" w:rsidRPr="00F95139">
        <w:rPr>
          <w:rFonts w:ascii="Times" w:hAnsi="Times"/>
          <w:lang w:val="en-GB"/>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w:instrText>
      </w:r>
      <w:r w:rsidR="00456C67" w:rsidRPr="00D21DF7">
        <w:rPr>
          <w:rFonts w:ascii="Times" w:hAnsi="Times"/>
          <w:lang w:val="en-GB"/>
        </w:rPr>
        <w:instrText xml:space="preserve">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D21DF7">
        <w:rPr>
          <w:rFonts w:ascii="Times" w:hAnsi="Times" w:cs="Times New Roman"/>
          <w:lang w:val="en-GB"/>
        </w:rPr>
        <w:t xml:space="preserve">(Bernhardt </w:t>
      </w:r>
      <w:r w:rsidR="00456C67" w:rsidRPr="00D21DF7">
        <w:rPr>
          <w:rFonts w:ascii="Times" w:hAnsi="Times" w:cs="Times New Roman"/>
          <w:i/>
          <w:iCs/>
          <w:lang w:val="en-GB"/>
        </w:rPr>
        <w:t>et al.</w:t>
      </w:r>
      <w:r w:rsidR="00456C67" w:rsidRPr="00D21DF7">
        <w:rPr>
          <w:rFonts w:ascii="Times" w:hAnsi="Times" w:cs="Times New Roman"/>
          <w:lang w:val="en-GB"/>
        </w:rPr>
        <w:t xml:space="preserve"> 2018)</w:t>
      </w:r>
      <w:r w:rsidR="00456C67" w:rsidRPr="00AF32CB">
        <w:rPr>
          <w:rFonts w:ascii="Times" w:hAnsi="Times"/>
        </w:rPr>
        <w:fldChar w:fldCharType="end"/>
      </w:r>
      <w:r w:rsidR="009E0757" w:rsidRPr="00D21DF7">
        <w:rPr>
          <w:rFonts w:ascii="Times" w:hAnsi="Times"/>
          <w:lang w:val="en-GB"/>
        </w:rPr>
        <w:t xml:space="preserve">. </w:t>
      </w:r>
      <w:r w:rsidR="00205717" w:rsidRPr="00205717">
        <w:rPr>
          <w:rFonts w:ascii="Times" w:hAnsi="Times"/>
          <w:lang w:val="en-US"/>
        </w:rPr>
        <w:t xml:space="preserve">This scenario is referred to </w:t>
      </w:r>
      <w:proofErr w:type="gramStart"/>
      <w:r w:rsidR="00205717" w:rsidRPr="00205717">
        <w:rPr>
          <w:rFonts w:ascii="Times" w:hAnsi="Times"/>
          <w:lang w:val="en-US"/>
        </w:rPr>
        <w:t>as ”exp</w:t>
      </w:r>
      <w:proofErr w:type="gramEnd"/>
      <w:r w:rsidR="00205717" w:rsidRPr="00205717">
        <w:rPr>
          <w:rFonts w:ascii="Times" w:hAnsi="Times"/>
          <w:lang w:val="en-US"/>
        </w:rPr>
        <w:t>”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5FAFD8A6"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F95139">
        <w:rPr>
          <w:rFonts w:ascii="Times" w:hAnsi="Times"/>
          <w:lang w:val="en-GB"/>
        </w:rPr>
        <w:t xml:space="preserve">, based on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9D4C8C" w:rsidRPr="00F95139">
        <w:rPr>
          <w:rFonts w:ascii="Times" w:hAnsi="Times"/>
          <w:lang w:val="en-GB"/>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w:t>
      </w:r>
      <w:proofErr w:type="spellStart"/>
      <w:r w:rsidR="004953E9" w:rsidRPr="00ED4826">
        <w:rPr>
          <w:rFonts w:ascii="Times" w:hAnsi="Times"/>
          <w:lang w:val="en-US"/>
        </w:rPr>
        <w:t>obs</w:t>
      </w:r>
      <w:proofErr w:type="spellEnd"/>
      <w:r w:rsidR="004953E9" w:rsidRPr="00ED4826">
        <w:rPr>
          <w:rFonts w:ascii="Times" w:hAnsi="Times"/>
          <w:lang w:val="en-US"/>
        </w:rPr>
        <w:t>”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32CF08AC" w:rsidR="00364AF2" w:rsidRDefault="002950E7" w:rsidP="000F577B">
      <w:pPr>
        <w:spacing w:line="480" w:lineRule="auto"/>
        <w:ind w:firstLine="284"/>
        <w:jc w:val="both"/>
        <w:rPr>
          <w:rFonts w:ascii="Times" w:hAnsi="Times"/>
          <w:lang w:val="en-US"/>
        </w:rPr>
      </w:pPr>
      <w:r w:rsidRPr="00F95139">
        <w:rPr>
          <w:rFonts w:ascii="Times" w:hAnsi="Times"/>
          <w:lang w:val="en-GB"/>
        </w:rPr>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8504A2">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w:t>
      </w:r>
      <w:proofErr w:type="spellStart"/>
      <w:r w:rsidR="004C7025" w:rsidRPr="00AF32CB">
        <w:rPr>
          <w:rFonts w:ascii="Times" w:hAnsi="Times" w:cs="Times New Roman"/>
          <w:lang w:val="en-GB"/>
        </w:rPr>
        <w:t>Rall</w:t>
      </w:r>
      <w:proofErr w:type="spellEnd"/>
      <w:r w:rsidR="004C7025" w:rsidRPr="00AF32CB">
        <w:rPr>
          <w:rFonts w:ascii="Times" w:hAnsi="Times" w:cs="Times New Roman"/>
          <w:lang w:val="en-GB"/>
        </w:rPr>
        <w:t xml:space="preserve">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r w:rsidR="003100EC" w:rsidRPr="00F95139">
        <w:rPr>
          <w:rFonts w:ascii="Times" w:hAnsi="Times"/>
          <w:lang w:val="en-GB"/>
        </w:rPr>
        <w:t xml:space="preserve">To overcome this, we </w:t>
      </w:r>
      <w:r w:rsidR="00AE6C56" w:rsidRPr="00F95139">
        <w:rPr>
          <w:rFonts w:ascii="Times" w:hAnsi="Times"/>
          <w:lang w:val="en-GB"/>
        </w:rPr>
        <w:t xml:space="preserve">assigned activation energies by </w:t>
      </w:r>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3F4557" w:rsidRPr="00F95139">
        <w:rPr>
          <w:rFonts w:ascii="Times" w:hAnsi="Times"/>
          <w:lang w:val="en-GB"/>
        </w:rPr>
        <w:t>combinations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from probability distributions</w:t>
      </w:r>
      <w:r w:rsidR="00CE1DB1" w:rsidRPr="00F95139">
        <w:rPr>
          <w:rFonts w:ascii="Times" w:hAnsi="Times"/>
          <w:lang w:val="en-GB"/>
        </w:rPr>
        <w:t xml:space="preserve"> </w:t>
      </w:r>
      <w:r w:rsidR="002B0B3C" w:rsidRPr="00F95139">
        <w:rPr>
          <w:rFonts w:ascii="Times" w:hAnsi="Times"/>
          <w:lang w:val="en-GB"/>
        </w:rPr>
        <w:t xml:space="preserve">(Table 1;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r w:rsidR="002C7952" w:rsidRPr="00F95139">
        <w:rPr>
          <w:rFonts w:ascii="Times" w:hAnsi="Times"/>
          <w:lang w:val="en-GB"/>
        </w:rPr>
        <w:t>T</w:t>
      </w:r>
      <w:r w:rsidR="0049321F" w:rsidRPr="00F95139">
        <w:rPr>
          <w:rFonts w:ascii="Times" w:hAnsi="Times"/>
          <w:lang w:val="en-GB"/>
        </w:rPr>
        <w:t xml:space="preserve">he model </w:t>
      </w:r>
      <w:r w:rsidR="002C7952" w:rsidRPr="00F95139">
        <w:rPr>
          <w:rFonts w:ascii="Times" w:hAnsi="Times"/>
          <w:lang w:val="en-GB"/>
        </w:rPr>
        <w:t xml:space="preserve">is then </w:t>
      </w:r>
      <w:r w:rsidR="00271CDA" w:rsidRPr="00F95139">
        <w:rPr>
          <w:rFonts w:ascii="Times" w:hAnsi="Times"/>
          <w:lang w:val="en-GB"/>
        </w:rPr>
        <w:t xml:space="preserve">projected </w:t>
      </w:r>
      <w:r w:rsidR="00B012EE" w:rsidRPr="00F95139">
        <w:rPr>
          <w:rFonts w:ascii="Times" w:hAnsi="Times"/>
          <w:lang w:val="en-GB"/>
        </w:rPr>
        <w:t xml:space="preserve">to </w:t>
      </w:r>
      <w:r w:rsidR="0049321F" w:rsidRPr="00F95139">
        <w:rPr>
          <w:rFonts w:ascii="Times" w:hAnsi="Times"/>
          <w:lang w:val="en-GB"/>
        </w:rPr>
        <w:t xml:space="preserve">forward </w:t>
      </w:r>
      <w:r w:rsidR="00B012EE" w:rsidRPr="00F95139">
        <w:rPr>
          <w:rFonts w:ascii="Times" w:hAnsi="Times"/>
          <w:lang w:val="en-GB"/>
        </w:rPr>
        <w:t>to 2050</w:t>
      </w:r>
      <w:r w:rsidR="00DF5592" w:rsidRPr="00DF5592">
        <w:rPr>
          <w:rFonts w:ascii="Times" w:hAnsi="Times"/>
          <w:lang w:val="en-US"/>
        </w:rPr>
        <w:t>. T</w:t>
      </w:r>
      <w:r w:rsidR="00DF5592">
        <w:rPr>
          <w:rFonts w:ascii="Times" w:hAnsi="Times"/>
          <w:lang w:val="en-US"/>
        </w:rPr>
        <w:t>his is repeated</w:t>
      </w:r>
      <w:r w:rsidR="00B012EE" w:rsidRPr="00F95139">
        <w:rPr>
          <w:rFonts w:ascii="Times" w:hAnsi="Times"/>
          <w:lang w:val="en-GB"/>
        </w:rPr>
        <w:t xml:space="preserve"> </w:t>
      </w:r>
      <w:r w:rsidR="00F52CE7" w:rsidRPr="00F95139">
        <w:rPr>
          <w:rFonts w:ascii="Times" w:hAnsi="Times"/>
          <w:lang w:val="en-GB"/>
        </w:rPr>
        <w:t xml:space="preserve">200 times, each time with another set of </w:t>
      </w:r>
      <w:r w:rsidR="00401A33" w:rsidRPr="00F95139">
        <w:rPr>
          <w:rFonts w:ascii="Times" w:hAnsi="Times"/>
          <w:lang w:val="en-GB"/>
        </w:rPr>
        <w:t>parameters</w:t>
      </w:r>
      <w:r w:rsidR="00A85FC3" w:rsidRPr="00F95139">
        <w:rPr>
          <w:rFonts w:ascii="Times" w:hAnsi="Times"/>
          <w:lang w:val="en-GB"/>
        </w:rPr>
        <w:t xml:space="preserve">. We then </w:t>
      </w:r>
      <w:r w:rsidR="003E7C97" w:rsidRPr="00F95139">
        <w:rPr>
          <w:rFonts w:ascii="Times" w:hAnsi="Times"/>
          <w:lang w:val="en-GB"/>
        </w:rPr>
        <w:t xml:space="preserve">quantify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w:t>
      </w:r>
      <w:r w:rsidR="00DF1644">
        <w:rPr>
          <w:rFonts w:ascii="Times" w:hAnsi="Times"/>
          <w:lang w:val="en-GB"/>
        </w:rPr>
        <w:t xml:space="preserve">resulting </w:t>
      </w:r>
      <w:r w:rsidR="00C76C92" w:rsidRPr="00F95139">
        <w:rPr>
          <w:rFonts w:ascii="Times" w:hAnsi="Times"/>
          <w:lang w:val="en-GB"/>
        </w:rPr>
        <w:t xml:space="preserve">from </w:t>
      </w:r>
      <w:r w:rsidR="007F3399" w:rsidRPr="00F95139">
        <w:rPr>
          <w:rFonts w:ascii="Times" w:hAnsi="Times"/>
          <w:lang w:val="en-GB"/>
        </w:rPr>
        <w:t>the random draws</w:t>
      </w:r>
      <w:r w:rsidR="000A0E95" w:rsidRPr="00F95139">
        <w:rPr>
          <w:rFonts w:ascii="Times" w:hAnsi="Times"/>
          <w:lang w:val="en-GB"/>
        </w:rPr>
        <w:t xml:space="preserve">. </w:t>
      </w:r>
      <w:r w:rsidR="00273DA3" w:rsidRPr="00F95139">
        <w:rPr>
          <w:rFonts w:ascii="Times" w:hAnsi="Times"/>
          <w:lang w:val="en-GB"/>
        </w:rPr>
        <w:t xml:space="preserve">The </w:t>
      </w:r>
      <w:r w:rsidR="00F26545" w:rsidRPr="00F95139">
        <w:rPr>
          <w:rFonts w:ascii="Times" w:hAnsi="Times"/>
          <w:lang w:val="en-GB"/>
        </w:rPr>
        <w:t xml:space="preserve">probability </w:t>
      </w:r>
      <w:r w:rsidR="00273DA3"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r w:rsidR="00F26545" w:rsidRPr="00F95139">
        <w:rPr>
          <w:rFonts w:ascii="Times" w:hAnsi="Times"/>
          <w:lang w:val="en-GB"/>
        </w:rPr>
        <w:t>are taken</w:t>
      </w:r>
      <w:r w:rsidR="001A1817" w:rsidRPr="00F95139">
        <w:rPr>
          <w:rFonts w:ascii="Times" w:hAnsi="Times"/>
          <w:lang w:val="en-GB"/>
        </w:rPr>
        <w:t xml:space="preserve"> from a systematic literature review on the intraspecific size- and temperature dependent scaling (Lindmark et al, in prep)</w:t>
      </w:r>
      <w:r w:rsidR="00045537" w:rsidRPr="00F95139">
        <w:rPr>
          <w:rFonts w:ascii="Times" w:hAnsi="Times"/>
          <w:lang w:val="en-GB"/>
        </w:rPr>
        <w:t>. M</w:t>
      </w:r>
      <w:r w:rsidR="004C6CF0" w:rsidRPr="00F95139">
        <w:rPr>
          <w:rFonts w:ascii="Times" w:hAnsi="Times"/>
          <w:lang w:val="en-GB"/>
        </w:rPr>
        <w:t>ortality i</w:t>
      </w:r>
      <w:commentRangeStart w:id="87"/>
      <w:commentRangeStart w:id="88"/>
      <w:r w:rsidR="004C6CF0" w:rsidRPr="00F95139">
        <w:rPr>
          <w:rFonts w:ascii="Times" w:hAnsi="Times"/>
          <w:lang w:val="en-GB"/>
        </w:rPr>
        <w:t xml:space="preserve">s assumed to scale in proportion to </w:t>
      </w:r>
      <w:r w:rsidR="008368B5" w:rsidRPr="00F95139">
        <w:rPr>
          <w:rFonts w:ascii="Times" w:hAnsi="Times"/>
          <w:lang w:val="en-GB"/>
        </w:rPr>
        <w:t>metabolic rate</w:t>
      </w:r>
      <w:commentRangeEnd w:id="87"/>
      <w:r w:rsidR="00F26545" w:rsidRPr="00AF32CB">
        <w:rPr>
          <w:rStyle w:val="CommentReference"/>
          <w:sz w:val="22"/>
          <w:szCs w:val="22"/>
        </w:rPr>
        <w:commentReference w:id="87"/>
      </w:r>
      <w:commentRangeEnd w:id="88"/>
      <w:r w:rsidR="003A5DCB" w:rsidRPr="00AF32CB">
        <w:rPr>
          <w:rStyle w:val="CommentReference"/>
          <w:sz w:val="22"/>
          <w:szCs w:val="22"/>
        </w:rPr>
        <w:commentReference w:id="88"/>
      </w:r>
      <w:r w:rsidR="008368B5" w:rsidRPr="00F95139">
        <w:rPr>
          <w:rFonts w:ascii="Times" w:hAnsi="Times"/>
          <w:lang w:val="en-GB"/>
        </w:rPr>
        <w:t xml:space="preserv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8504A2">
        <w:rPr>
          <w:rFonts w:ascii="Times" w:hAnsi="Times"/>
          <w:lang w:val="en-GB"/>
        </w:rPr>
        <w:instrText xml:space="preserve"> ADDIN ZOTERO_ITEM CSL_CITATION {"citationID":"erU4dyOI","properties":{"formattedCitation":"(Brown {\\i{}et al.} 2004a; Blanchard {\\i{}et al.} 2012)","plainCitation":"(Brown et al. 2004a; Blanchard et al. 2012)","noteIndex":0},"citationItems":[{"id":"b7UhPv6k/CDrijhjM","uris":["http://zotero.org/users/6116610/items/U72KD5M3"],"uri":["http://zotero.org/users/6116610/items/U72KD5M3"],"itemData":{"id":"CKQJ1ax4/hOtcD1y0","type":"article-journal","title":"Toward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7817D2" w:rsidRPr="00F95139">
        <w:rPr>
          <w:rFonts w:ascii="Times" w:hAnsi="Times"/>
          <w:lang w:val="en-GB"/>
        </w:rPr>
        <w:t xml:space="preserve"> </w:t>
      </w:r>
      <w:r w:rsidR="007B441D" w:rsidRPr="007B441D">
        <w:rPr>
          <w:rFonts w:ascii="Times" w:hAnsi="Times"/>
          <w:lang w:val="en-US"/>
        </w:rPr>
        <w:t>For si</w:t>
      </w:r>
      <w:r w:rsidR="007B441D">
        <w:rPr>
          <w:rFonts w:ascii="Times" w:hAnsi="Times"/>
          <w:lang w:val="en-US"/>
        </w:rPr>
        <w:t xml:space="preserve">mplicity, </w:t>
      </w:r>
      <w:r w:rsidR="007B441D" w:rsidRPr="00396C18">
        <w:rPr>
          <w:rFonts w:ascii="Times" w:hAnsi="Times"/>
          <w:lang w:val="en-US"/>
        </w:rPr>
        <w:t xml:space="preserve">we </w:t>
      </w:r>
      <w:r w:rsidR="007B441D" w:rsidRPr="00F95139">
        <w:rPr>
          <w:rFonts w:ascii="Times" w:hAnsi="Times"/>
          <w:lang w:val="en-GB"/>
        </w:rPr>
        <w:t>assume</w:t>
      </w:r>
      <w:r w:rsidR="007B441D" w:rsidRPr="00396C18">
        <w:rPr>
          <w:rFonts w:ascii="Times" w:hAnsi="Times"/>
          <w:lang w:val="en-US"/>
        </w:rPr>
        <w:t>d</w:t>
      </w:r>
      <w:r w:rsidR="007B441D" w:rsidRPr="00F95139">
        <w:rPr>
          <w:rFonts w:ascii="Times" w:hAnsi="Times"/>
          <w:lang w:val="en-GB"/>
        </w:rPr>
        <w:t xml:space="preserve"> the distributions of each rate from which the draws are taken are independent.</w:t>
      </w:r>
      <w:r w:rsidR="00E74AAE" w:rsidRPr="00396C18">
        <w:rPr>
          <w:rFonts w:ascii="Times" w:hAnsi="Times"/>
          <w:lang w:val="en-US"/>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r>
          <w:ins w:id="89" w:author="Anna Gårdmark" w:date="2020-02-07T11:45:00Z">
            <w:rPr>
              <w:rFonts w:ascii="Cambria Math" w:hAnsi="Cambria Math"/>
            </w:rPr>
            <m:t xml:space="preserve">  </m:t>
          </w:ins>
        </m:r>
        <m:r>
          <w:ins w:id="90" w:author="Anna Gårdmark" w:date="2020-02-07T11:45:00Z">
            <w:rPr>
              <w:rFonts w:ascii="Cambria Math" w:hAnsi="Cambria Math"/>
              <w:lang w:val="en-GB"/>
            </w:rPr>
            <m:t>[</m:t>
          </w:ins>
        </m:r>
        <w:commentRangeStart w:id="91"/>
        <m:sSup>
          <m:sSupPr>
            <m:ctrlPr>
              <w:ins w:id="92" w:author="Anna Gårdmark" w:date="2020-02-07T11:46:00Z">
                <w:del w:id="93" w:author="Max Lindmark" w:date="2020-02-08T14:55:00Z">
                  <w:rPr>
                    <w:rFonts w:ascii="Cambria Math" w:hAnsi="Cambria Math"/>
                    <w:iCs/>
                    <w:lang w:val="en-GB"/>
                    <w:rPrChange w:id="94" w:author="Max Lindmark" w:date="2020-02-08T14:55:00Z">
                      <w:rPr>
                        <w:rFonts w:ascii="Cambria Math" w:hAnsi="Cambria Math"/>
                        <w:i/>
                        <w:lang w:val="en-GB"/>
                      </w:rPr>
                    </w:rPrChange>
                  </w:rPr>
                </w:del>
              </w:ins>
            </m:ctrlPr>
          </m:sSupPr>
          <m:e>
            <m:r>
              <w:ins w:id="95" w:author="Anna Gårdmark" w:date="2020-02-07T11:46:00Z">
                <w:del w:id="96" w:author="Max Lindmark" w:date="2020-02-08T14:55:00Z">
                  <m:rPr>
                    <m:sty m:val="p"/>
                  </m:rPr>
                  <w:rPr>
                    <w:rFonts w:ascii="Cambria Math" w:hAnsi="Cambria Math"/>
                    <w:lang w:val="en-GB"/>
                  </w:rPr>
                  <m:t>eV</m:t>
                </w:del>
              </w:ins>
            </m:r>
          </m:e>
          <m:sup>
            <m:r>
              <w:ins w:id="97" w:author="Anna Gårdmark" w:date="2020-02-07T11:46:00Z">
                <w:del w:id="98" w:author="Max Lindmark" w:date="2020-02-08T14:55:00Z">
                  <m:rPr>
                    <m:sty m:val="p"/>
                  </m:rPr>
                  <w:rPr>
                    <w:rFonts w:ascii="Cambria Math" w:hAnsi="Cambria Math"/>
                    <w:lang w:val="en-GB"/>
                  </w:rPr>
                  <m:t>-1</m:t>
                </w:del>
              </w:ins>
            </m:r>
          </m:sup>
        </m:sSup>
        <m:r>
          <w:ins w:id="99" w:author="Max Lindmark" w:date="2020-02-08T14:55:00Z">
            <m:rPr>
              <m:sty m:val="p"/>
            </m:rPr>
            <w:rPr>
              <w:rFonts w:ascii="Cambria Math" w:hAnsi="Cambria Math"/>
              <w:lang w:val="en-GB"/>
            </w:rPr>
            <m:t>K</m:t>
          </w:ins>
        </m:r>
        <w:commentRangeEnd w:id="91"/>
        <m:r>
          <w:ins w:id="100" w:author="Max Lindmark" w:date="2020-02-08T14:55:00Z">
            <m:rPr>
              <m:sty m:val="p"/>
            </m:rPr>
            <w:rPr>
              <w:rStyle w:val="CommentReference"/>
            </w:rPr>
            <w:commentReference w:id="91"/>
          </w:ins>
        </m:r>
        <m:r>
          <w:ins w:id="101" w:author="Anna Gårdmark" w:date="2020-02-07T11:46:00Z">
            <w:rPr>
              <w:rFonts w:ascii="Cambria Math" w:hAnsi="Cambria Math"/>
              <w:lang w:val="en-GB"/>
            </w:rPr>
            <m:t>]</m:t>
          </w:ins>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8504A2">
        <w:rPr>
          <w:rFonts w:ascii="Times" w:hAnsi="Times"/>
          <w:lang w:val="en-GB"/>
        </w:rPr>
        <w:instrText xml:space="preserve"> ADDIN ZOTERO_ITEM CSL_CITATION {"citationID":"iFXh405t","properties":{"formattedCitation":"(Savage {\\i{}et al.} 2004)","plainCitation":"(Savage et al. 2004)","noteIndex":0},"citationItems":[{"id":"b7UhPv6k/tdnxrNZu","uris":["http://zotero.org/users/6116610/items/5EKRHGLR"],"uri":["http://zotero.org/users/6116610/items/5EKRHGLR"],"itemData":{"id":"a9J8YZsy/ccYTjRvA","type":"article-journal","container-title":"The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r w:rsidR="00550BD4" w:rsidRPr="00F95139">
        <w:rPr>
          <w:rFonts w:ascii="Times" w:hAnsi="Times"/>
          <w:lang w:val="en-GB"/>
        </w:rPr>
        <w:t>protists,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r w:rsidR="00B54419" w:rsidRPr="00B54419">
        <w:rPr>
          <w:rFonts w:ascii="Times" w:hAnsi="Times"/>
          <w:lang w:val="en-GB"/>
        </w:rPr>
        <w:t>exp</w:t>
      </w:r>
      <w:r w:rsidR="00857D68" w:rsidRPr="00F95139">
        <w:rPr>
          <w:rFonts w:ascii="Times" w:hAnsi="Times"/>
          <w:lang w:val="en-GB"/>
        </w:rPr>
        <w:t>-</w:t>
      </w:r>
      <w:commentRangeStart w:id="102"/>
      <w:commentRangeStart w:id="103"/>
      <w:r w:rsidR="00857D68" w:rsidRPr="00F95139">
        <w:rPr>
          <w:rFonts w:ascii="Times" w:hAnsi="Times"/>
          <w:lang w:val="en-GB"/>
        </w:rPr>
        <w:t>scenario</w:t>
      </w:r>
      <w:commentRangeEnd w:id="102"/>
      <w:r w:rsidR="00F26545" w:rsidRPr="00AF32CB">
        <w:rPr>
          <w:rStyle w:val="CommentReference"/>
          <w:sz w:val="22"/>
          <w:szCs w:val="22"/>
        </w:rPr>
        <w:commentReference w:id="102"/>
      </w:r>
      <w:commentRangeEnd w:id="103"/>
      <w:r w:rsidR="00F612FF">
        <w:rPr>
          <w:rStyle w:val="CommentReference"/>
        </w:rPr>
        <w:commentReference w:id="103"/>
      </w:r>
      <w:r w:rsidR="00086A75" w:rsidRPr="00086A75">
        <w:rPr>
          <w:rFonts w:ascii="Times" w:hAnsi="Times"/>
          <w:lang w:val="en-US"/>
        </w:rPr>
        <w:t xml:space="preserve">, </w:t>
      </w:r>
      <w:r w:rsidR="00086A75">
        <w:rPr>
          <w:rFonts w:ascii="Times" w:hAnsi="Times"/>
          <w:lang w:val="en-US"/>
        </w:rPr>
        <w:t xml:space="preserve">and </w:t>
      </w:r>
      <w:r w:rsidR="00086A75" w:rsidRPr="00F95139">
        <w:rPr>
          <w:rFonts w:ascii="Times" w:hAnsi="Times"/>
          <w:lang w:val="en-GB"/>
        </w:rPr>
        <w:t>fitting</w:t>
      </w:r>
      <w:r w:rsidR="000D66A6" w:rsidRPr="006D1F7E">
        <w:rPr>
          <w:rFonts w:ascii="Times" w:hAnsi="Times"/>
          <w:lang w:val="en-US"/>
        </w:rPr>
        <w:t xml:space="preserve"> 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D1F7E">
        <w:rPr>
          <w:rFonts w:ascii="Times" w:hAnsi="Times"/>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In both cases data w</w:t>
      </w:r>
      <w:r w:rsidR="00DD7341">
        <w:rPr>
          <w:rFonts w:ascii="Times" w:hAnsi="Times"/>
          <w:lang w:val="en-US"/>
        </w:rPr>
        <w:t xml:space="preserve">ere </w:t>
      </w:r>
      <w:r w:rsidR="00DD7341">
        <w:rPr>
          <w:rFonts w:ascii="Times" w:hAnsi="Times"/>
          <w:lang w:val="en-US"/>
        </w:rPr>
        <w:lastRenderedPageBreak/>
        <w:t xml:space="preserve">extracted using the software </w:t>
      </w:r>
      <w:proofErr w:type="spellStart"/>
      <w:r w:rsidR="00DD7341">
        <w:rPr>
          <w:rFonts w:ascii="Times" w:hAnsi="Times"/>
          <w:lang w:val="en-US"/>
        </w:rPr>
        <w:t>WebPlotDigitizer</w:t>
      </w:r>
      <w:proofErr w:type="spellEnd"/>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DD7341">
        <w:rPr>
          <w:rFonts w:ascii="Times" w:hAnsi="Times"/>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to evaluate </w:t>
      </w:r>
      <w:r w:rsidR="008C3B36">
        <w:rPr>
          <w:rFonts w:ascii="Times" w:hAnsi="Times"/>
          <w:lang w:val="en-US"/>
        </w:rPr>
        <w:t xml:space="preserve">changes in 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26542894" w:rsidR="001B012A" w:rsidRPr="003368A0" w:rsidRDefault="007221B5" w:rsidP="001B012A">
      <w:pPr>
        <w:spacing w:line="480" w:lineRule="auto"/>
        <w:contextualSpacing/>
        <w:jc w:val="both"/>
        <w:rPr>
          <w:rFonts w:ascii="Times" w:hAnsi="Times"/>
          <w:lang w:val="sv-SE"/>
        </w:rPr>
      </w:pPr>
      <w:r w:rsidRPr="00F95139">
        <w:rPr>
          <w:rFonts w:ascii="Times" w:hAnsi="Times"/>
          <w:lang w:val="en-GB"/>
        </w:rPr>
        <w:t xml:space="preserve">The MSSM is 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r w:rsidRPr="00F95139">
        <w:rPr>
          <w:rFonts w:ascii="Times" w:hAnsi="Times"/>
          <w:lang w:val="en-GB"/>
        </w:rPr>
        <w:t xml:space="preserve">life history 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S1-S2</w:t>
      </w:r>
      <w:r w:rsidR="00F779C6" w:rsidRPr="00F95139">
        <w:rPr>
          <w:rFonts w:ascii="Times" w:hAnsi="Times"/>
          <w:lang w:val="en-GB"/>
        </w:rPr>
        <w:t>)</w:t>
      </w:r>
      <w:r w:rsidR="00677679" w:rsidRPr="00F95139">
        <w:rPr>
          <w:rFonts w:ascii="Times" w:hAnsi="Times"/>
          <w:lang w:val="en-GB"/>
        </w:rPr>
        <w:t xml:space="preserve">. Next, the model is </w:t>
      </w:r>
      <w:r w:rsidR="004A1EB8" w:rsidRPr="00F95139">
        <w:rPr>
          <w:rFonts w:ascii="Times" w:hAnsi="Times"/>
          <w:lang w:val="en-GB"/>
        </w:rPr>
        <w:t>calibrated to</w:t>
      </w:r>
      <w:r w:rsidR="007E3C1C" w:rsidRPr="00F95139">
        <w:rPr>
          <w:rFonts w:ascii="Times" w:hAnsi="Times"/>
          <w:lang w:val="en-GB"/>
        </w:rPr>
        <w:t xml:space="preserve"> </w:t>
      </w:r>
      <w:r w:rsidR="00BD49BC" w:rsidRPr="00F95139">
        <w:rPr>
          <w:rFonts w:ascii="Times" w:hAnsi="Times"/>
          <w:lang w:val="en-GB"/>
        </w:rPr>
        <w:t>average</w:t>
      </w:r>
      <w:r w:rsidR="00735100" w:rsidRPr="00F95139">
        <w:rPr>
          <w:rFonts w:ascii="Times" w:hAnsi="Times"/>
          <w:lang w:val="en-GB"/>
        </w:rPr>
        <w:t xml:space="preserve">d </w:t>
      </w:r>
      <w:r w:rsidR="007E3C1C" w:rsidRPr="00F95139">
        <w:rPr>
          <w:rFonts w:ascii="Times" w:hAnsi="Times"/>
          <w:lang w:val="en-GB"/>
        </w:rPr>
        <w:t>stock assessment data</w:t>
      </w:r>
      <w:r w:rsidR="00B54419">
        <w:rPr>
          <w:rFonts w:ascii="Times" w:hAnsi="Times"/>
          <w:lang w:val="en-GB"/>
        </w:rPr>
        <w:t xml:space="preserve"> for cod, herring and sprat</w:t>
      </w:r>
      <w:r w:rsidR="007E3C1C" w:rsidRPr="00F95139">
        <w:rPr>
          <w:rFonts w:ascii="Times" w:hAnsi="Times"/>
          <w:lang w:val="en-GB"/>
        </w:rPr>
        <w:t xml:space="preserve"> </w:t>
      </w:r>
      <w:r w:rsidR="00176D12" w:rsidRPr="00F95139">
        <w:rPr>
          <w:rFonts w:ascii="Times" w:hAnsi="Times"/>
          <w:lang w:val="en-GB"/>
        </w:rPr>
        <w:t xml:space="preserve">(fishing mortality, F and spawning stock biomass, SSB) </w:t>
      </w:r>
      <w:r w:rsidR="00993F1C" w:rsidRPr="00AF32CB">
        <w:rPr>
          <w:rFonts w:ascii="Times" w:hAnsi="Times"/>
        </w:rPr>
        <w:fldChar w:fldCharType="begin"/>
      </w:r>
      <w:r w:rsidR="008504A2">
        <w:rPr>
          <w:rFonts w:ascii="Times" w:hAnsi="Times"/>
          <w:lang w:val="en-GB"/>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7UhPv6k/gEatyq3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 xml:space="preserve">in a specific time window to </w:t>
      </w:r>
      <w:r w:rsidR="002732A2" w:rsidRPr="00F95139">
        <w:rPr>
          <w:rFonts w:ascii="Times" w:hAnsi="Times"/>
          <w:lang w:val="en-GB"/>
        </w:rPr>
        <w:t>tune the system to get realistic biomass ratio</w:t>
      </w:r>
      <w:r w:rsidR="007E1E81" w:rsidRPr="00F95139">
        <w:rPr>
          <w:rFonts w:ascii="Times" w:hAnsi="Times"/>
          <w:lang w:val="en-GB"/>
        </w:rPr>
        <w:t>s.</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w:t>
      </w:r>
      <w:r w:rsidR="002A1574">
        <w:rPr>
          <w:rFonts w:ascii="Times" w:hAnsi="Times"/>
          <w:lang w:val="en-GB"/>
        </w:rPr>
        <w:t>greatly</w:t>
      </w:r>
      <w:r w:rsidR="002A1574" w:rsidRPr="00F95139">
        <w:rPr>
          <w:rFonts w:ascii="Times" w:hAnsi="Times"/>
          <w:lang w:val="en-GB"/>
        </w:rPr>
        <w:t xml:space="preserve"> </w:t>
      </w:r>
      <w:r w:rsidR="005B2548" w:rsidRPr="00F95139">
        <w:rPr>
          <w:rFonts w:ascii="Times" w:hAnsi="Times"/>
          <w:lang w:val="en-GB"/>
        </w:rPr>
        <w:t>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796FAA" w:rsidRPr="00F95139">
        <w:rPr>
          <w:rFonts w:ascii="Times" w:hAnsi="Times"/>
          <w:lang w:val="en-GB"/>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w:instrText>
      </w:r>
      <w:r w:rsidR="00796FAA" w:rsidRPr="00AF32CB">
        <w:rPr>
          <w:rFonts w:ascii="Times" w:hAnsi="Times"/>
        </w:rPr>
        <w:instrText>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w:instrText>
      </w:r>
      <w:r w:rsidR="00796FAA" w:rsidRPr="00F95139">
        <w:rPr>
          <w:rFonts w:ascii="Times" w:hAnsi="Times"/>
          <w:lang w:val="en-GB"/>
        </w:rPr>
        <w:instrText>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F95139">
        <w:rPr>
          <w:rFonts w:ascii="Cambria Math" w:hAnsi="Cambria Math" w:cs="Cambria Math"/>
          <w:lang w:val="en-GB"/>
        </w:rPr>
        <w:instrText>‐</w:instrText>
      </w:r>
      <w:r w:rsidR="00796FAA" w:rsidRPr="00F95139">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w:t>
      </w:r>
      <w:proofErr w:type="spellStart"/>
      <w:r w:rsidR="00796FAA" w:rsidRPr="00AF32CB">
        <w:rPr>
          <w:rFonts w:ascii="Times" w:hAnsi="Times" w:cs="Times New Roman"/>
          <w:lang w:val="en-GB"/>
        </w:rPr>
        <w:t>Möllmann</w:t>
      </w:r>
      <w:proofErr w:type="spellEnd"/>
      <w:r w:rsidR="00796FAA" w:rsidRPr="00AF32CB">
        <w:rPr>
          <w:rFonts w:ascii="Times" w:hAnsi="Times" w:cs="Times New Roman"/>
          <w:lang w:val="en-GB"/>
        </w:rPr>
        <w:t xml:space="preserve">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xml:space="preserve">. We chose to calibrate our model to the time period 1992-2002 as in </w:t>
      </w:r>
      <w:r w:rsidR="001B012A" w:rsidRPr="00AF32CB">
        <w:rPr>
          <w:rFonts w:ascii="Times" w:hAnsi="Times"/>
        </w:rPr>
        <w:fldChar w:fldCharType="begin"/>
      </w:r>
      <w:r w:rsidR="00ED61E1" w:rsidRPr="00F95139">
        <w:rPr>
          <w:rFonts w:ascii="Times" w:hAnsi="Times"/>
          <w:lang w:val="en-GB"/>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w:instrText>
      </w:r>
      <w:r w:rsidR="00ED61E1" w:rsidRPr="00AF32CB">
        <w:rPr>
          <w:rFonts w:ascii="Times" w:hAnsi="Times"/>
        </w:rPr>
        <w:instrText>ﬁ</w:instrText>
      </w:r>
      <w:r w:rsidR="00ED61E1" w:rsidRPr="00F95139">
        <w:rPr>
          <w:rFonts w:ascii="Times" w:hAnsi="Times"/>
          <w:lang w:val="en-GB"/>
        </w:rPr>
        <w:instrText xml:space="preserve">sheries presents trade-offs between objectives, for example yields, profits, minimizing ecosystem impact, that have to be weighed against one another. These trade-offs are compounded by interacting species and </w:instrText>
      </w:r>
      <w:r w:rsidR="00ED61E1" w:rsidRPr="00AF32CB">
        <w:rPr>
          <w:rFonts w:ascii="Times" w:hAnsi="Times"/>
        </w:rPr>
        <w:instrText>ﬁ</w:instrText>
      </w:r>
      <w:r w:rsidR="00ED61E1" w:rsidRPr="00F95139">
        <w:rPr>
          <w:rFonts w:ascii="Times" w:hAnsi="Times"/>
          <w:lang w:val="en-GB"/>
        </w:rPr>
        <w:instrText>sheries at the ecosystem level. Weighing objectives becomes increasingly challenging when managers have to consider opposing objectives from different stakeholders. An alternative to weighing incomparable and con</w:instrText>
      </w:r>
      <w:r w:rsidR="00ED61E1" w:rsidRPr="00AF32CB">
        <w:rPr>
          <w:rFonts w:ascii="Times" w:hAnsi="Times"/>
        </w:rPr>
        <w:instrText>ﬂ</w:instrText>
      </w:r>
      <w:r w:rsidR="00ED61E1" w:rsidRPr="00F95139">
        <w:rPr>
          <w:rFonts w:ascii="Times" w:hAnsi="Times"/>
          <w:lang w:val="en-GB"/>
        </w:rPr>
        <w:instrText>icting objectives is to focus on win–wins until Pareto ef</w:instrText>
      </w:r>
      <w:r w:rsidR="00ED61E1" w:rsidRPr="00AF32CB">
        <w:rPr>
          <w:rFonts w:ascii="Times" w:hAnsi="Times"/>
        </w:rPr>
        <w:instrText>ﬁ</w:instrText>
      </w:r>
      <w:r w:rsidR="00ED61E1" w:rsidRPr="00F95139">
        <w:rPr>
          <w:rFonts w:ascii="Times" w:hAnsi="Times"/>
          <w:lang w:val="en-GB"/>
        </w:rPr>
        <w:instrText>ciency is achieved: a state from which it is impossible to improve with respect to any objective without regressing at least one other. We investigate the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 xml:space="preserve">sheries in </w:instrText>
      </w:r>
      <w:r w:rsidR="00ED61E1" w:rsidRPr="00AF32CB">
        <w:rPr>
          <w:rFonts w:ascii="Times" w:hAnsi="Times"/>
        </w:rPr>
        <w:instrText>ﬁ</w:instrText>
      </w:r>
      <w:r w:rsidR="00ED61E1" w:rsidRPr="00F95139">
        <w:rPr>
          <w:rFonts w:ascii="Times" w:hAnsi="Times"/>
          <w:lang w:val="en-GB"/>
        </w:rPr>
        <w:instrText xml:space="preserve">ve large marine ecosystems (LMEs) with respect to yield and an aggregate measure of ecosystem impact using a novel calibration of size-based ecosystem models. We estimate that </w:instrText>
      </w:r>
      <w:r w:rsidR="00ED61E1" w:rsidRPr="00AF32CB">
        <w:rPr>
          <w:rFonts w:ascii="Times" w:hAnsi="Times"/>
        </w:rPr>
        <w:instrText>ﬁ</w:instrText>
      </w:r>
      <w:r w:rsidR="00ED61E1" w:rsidRPr="00F95139">
        <w:rPr>
          <w:rFonts w:ascii="Times" w:hAnsi="Times"/>
          <w:lang w:val="en-GB"/>
        </w:rPr>
        <w:instrText>shing patterns in three LMEs (North Sea, Barents Sea and Benguela Current) are nearly ef</w:instrText>
      </w:r>
      <w:r w:rsidR="00ED61E1" w:rsidRPr="00AF32CB">
        <w:rPr>
          <w:rFonts w:ascii="Times" w:hAnsi="Times"/>
        </w:rPr>
        <w:instrText>ﬁ</w:instrText>
      </w:r>
      <w:r w:rsidR="00ED61E1" w:rsidRPr="00F95139">
        <w:rPr>
          <w:rFonts w:ascii="Times" w:hAnsi="Times"/>
          <w:lang w:val="en-GB"/>
        </w:rPr>
        <w:instrText>cient with respect to long-term yield and ecosystem impact and that ef</w:instrText>
      </w:r>
      <w:r w:rsidR="00ED61E1" w:rsidRPr="00AF32CB">
        <w:rPr>
          <w:rFonts w:ascii="Times" w:hAnsi="Times"/>
        </w:rPr>
        <w:instrText>ﬁ</w:instrText>
      </w:r>
      <w:r w:rsidR="00ED61E1" w:rsidRPr="00F95139">
        <w:rPr>
          <w:rFonts w:ascii="Times" w:hAnsi="Times"/>
          <w:lang w:val="en-GB"/>
        </w:rPr>
        <w:instrText xml:space="preserve">ciency has improved over the last 30 years. In two LMEs (Baltic Sea and North East US Continental Shelf), </w:instrText>
      </w:r>
      <w:r w:rsidR="00ED61E1" w:rsidRPr="00AF32CB">
        <w:rPr>
          <w:rFonts w:ascii="Times" w:hAnsi="Times"/>
        </w:rPr>
        <w:instrText>ﬁ</w:instrText>
      </w:r>
      <w:r w:rsidR="00ED61E1" w:rsidRPr="00F95139">
        <w:rPr>
          <w:rFonts w:ascii="Times" w:hAnsi="Times"/>
          <w:lang w:val="en-GB"/>
        </w:rPr>
        <w:instrText>shing is inef</w:instrText>
      </w:r>
      <w:r w:rsidR="00ED61E1" w:rsidRPr="00AF32CB">
        <w:rPr>
          <w:rFonts w:ascii="Times" w:hAnsi="Times"/>
        </w:rPr>
        <w:instrText>ﬁ</w:instrText>
      </w:r>
      <w:r w:rsidR="00ED61E1" w:rsidRPr="00F95139">
        <w:rPr>
          <w:rFonts w:ascii="Times" w:hAnsi="Times"/>
          <w:lang w:val="en-GB"/>
        </w:rPr>
        <w:instrText>cient and win–wins remain available. We additionally examine the ef</w:instrText>
      </w:r>
      <w:r w:rsidR="00ED61E1" w:rsidRPr="00AF32CB">
        <w:rPr>
          <w:rFonts w:ascii="Times" w:hAnsi="Times"/>
        </w:rPr>
        <w:instrText>ﬁ</w:instrText>
      </w:r>
      <w:r w:rsidR="00ED61E1" w:rsidRPr="00F95139">
        <w:rPr>
          <w:rFonts w:ascii="Times" w:hAnsi="Times"/>
          <w:lang w:val="en-GB"/>
        </w:rPr>
        <w:instrText xml:space="preserve">ciency of North Sea and Baltic Sea </w:instrText>
      </w:r>
      <w:r w:rsidR="00ED61E1" w:rsidRPr="00AF32CB">
        <w:rPr>
          <w:rFonts w:ascii="Times" w:hAnsi="Times"/>
        </w:rPr>
        <w:instrText>ﬁ</w:instrText>
      </w:r>
      <w:r w:rsidR="00ED61E1" w:rsidRPr="00F95139">
        <w:rPr>
          <w:rFonts w:ascii="Times" w:hAnsi="Times"/>
          <w:lang w:val="en-GB"/>
        </w:rPr>
        <w:instrText xml:space="preserve">sheries with respect to economic rent and ecosystem impact, </w:instrText>
      </w:r>
      <w:r w:rsidR="00ED61E1" w:rsidRPr="00AF32CB">
        <w:rPr>
          <w:rFonts w:ascii="Times" w:hAnsi="Times"/>
        </w:rPr>
        <w:instrText>ﬁ</w:instrText>
      </w:r>
      <w:r w:rsidR="00ED61E1" w:rsidRPr="00F95139">
        <w:rPr>
          <w:rFonts w:ascii="Times" w:hAnsi="Times"/>
          <w:lang w:val="en-GB"/>
        </w:rPr>
        <w:instrText>nding both to be inef</w:instrText>
      </w:r>
      <w:r w:rsidR="00ED61E1" w:rsidRPr="00AF32CB">
        <w:rPr>
          <w:rFonts w:ascii="Times" w:hAnsi="Times"/>
        </w:rPr>
        <w:instrText>ﬁ</w:instrText>
      </w:r>
      <w:r w:rsidR="00ED61E1" w:rsidRPr="00F95139">
        <w:rPr>
          <w:rFonts w:ascii="Times" w:hAnsi="Times"/>
          <w:lang w:val="en-GB"/>
        </w:rPr>
        <w:instrText>cient but steadily improving. Our results suggest the following: (i) a broad and encouraging trend towards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sheries; (ii) that ecosystem-scale win–wins, especially with respect to conservation and pro</w:instrText>
      </w:r>
      <w:r w:rsidR="00ED61E1" w:rsidRPr="00AF32CB">
        <w:rPr>
          <w:rFonts w:ascii="Times" w:hAnsi="Times"/>
        </w:rPr>
        <w:instrText>ﬁ</w:instrText>
      </w:r>
      <w:r w:rsidR="00ED61E1" w:rsidRPr="00F95139">
        <w:rPr>
          <w:rFonts w:ascii="Times" w:hAnsi="Times"/>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rPr>
        <w:fldChar w:fldCharType="separate"/>
      </w:r>
      <w:r w:rsidR="001B012A" w:rsidRPr="00F95139">
        <w:rPr>
          <w:rFonts w:ascii="Times" w:hAnsi="Times" w:cs="Times New Roman"/>
          <w:lang w:val="en-GB"/>
        </w:rPr>
        <w:t xml:space="preserve">(Jacobsen </w:t>
      </w:r>
      <w:r w:rsidR="001B012A" w:rsidRPr="00F95139">
        <w:rPr>
          <w:rFonts w:ascii="Times" w:hAnsi="Times" w:cs="Times New Roman"/>
          <w:i/>
          <w:iCs/>
          <w:lang w:val="en-GB"/>
        </w:rPr>
        <w:t>et al.</w:t>
      </w:r>
      <w:r w:rsidR="001B012A" w:rsidRPr="00F95139">
        <w:rPr>
          <w:rFonts w:ascii="Times" w:hAnsi="Times" w:cs="Times New Roman"/>
          <w:lang w:val="en-GB"/>
        </w:rPr>
        <w:t xml:space="preserve"> 2017)</w:t>
      </w:r>
      <w:r w:rsidR="001B012A" w:rsidRPr="00AF32CB">
        <w:rPr>
          <w:rFonts w:ascii="Times" w:hAnsi="Times"/>
        </w:rPr>
        <w:fldChar w:fldCharType="end"/>
      </w:r>
      <w:r w:rsidR="001B012A" w:rsidRPr="00F95139">
        <w:rPr>
          <w:rFonts w:ascii="Times" w:hAnsi="Times"/>
          <w:lang w:val="en-GB"/>
        </w:rPr>
        <w:t>, which is a post-regime shift period characterized by high fishing mortality (</w:t>
      </w:r>
      <w:r w:rsidR="000B3760" w:rsidRPr="00F95139">
        <w:rPr>
          <w:rFonts w:ascii="Times" w:hAnsi="Times"/>
          <w:lang w:val="en-GB"/>
        </w:rPr>
        <w:t>F</w:t>
      </w:r>
      <w:r w:rsidR="001B012A" w:rsidRPr="00F95139">
        <w:rPr>
          <w:rFonts w:ascii="Times" w:hAnsi="Times"/>
          <w:lang w:val="en-GB"/>
        </w:rPr>
        <w:t xml:space="preserve">) on cod, low cod and herring abundance and high sprat abundance </w:t>
      </w:r>
      <w:r w:rsidR="001B012A" w:rsidRPr="00AF32CB">
        <w:rPr>
          <w:rFonts w:ascii="Times" w:hAnsi="Times"/>
        </w:rPr>
        <w:fldChar w:fldCharType="begin"/>
      </w:r>
      <w:r w:rsidR="00ED61E1" w:rsidRPr="00F95139">
        <w:rPr>
          <w:rFonts w:ascii="Times" w:hAnsi="Times"/>
          <w:lang w:val="en-GB"/>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w:t>
      </w:r>
      <w:proofErr w:type="spellStart"/>
      <w:r w:rsidR="001B012A" w:rsidRPr="00AF32CB">
        <w:rPr>
          <w:rFonts w:ascii="Times" w:hAnsi="Times" w:cs="Times New Roman"/>
          <w:lang w:val="en-GB"/>
        </w:rPr>
        <w:t>Gårdmark</w:t>
      </w:r>
      <w:proofErr w:type="spellEnd"/>
      <w:r w:rsidR="001B012A" w:rsidRPr="00AF32CB">
        <w:rPr>
          <w:rFonts w:ascii="Times" w:hAnsi="Times" w:cs="Times New Roman"/>
          <w:lang w:val="en-GB"/>
        </w:rPr>
        <w:t xml:space="preserve">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(Fig. 1</w:t>
      </w:r>
      <w:r w:rsidR="00E00123" w:rsidRPr="00F95139">
        <w:rPr>
          <w:rFonts w:ascii="Times" w:hAnsi="Times"/>
          <w:lang w:val="en-GB"/>
        </w:rPr>
        <w:t xml:space="preserve">, </w:t>
      </w:r>
      <w:r w:rsidR="001E5CCD" w:rsidRPr="00F95139">
        <w:rPr>
          <w:rFonts w:ascii="Times" w:hAnsi="Times"/>
          <w:lang w:val="en-GB"/>
        </w:rPr>
        <w:t>Fig.S2</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r w:rsidR="001B012A" w:rsidRPr="00F95139">
        <w:rPr>
          <w:rFonts w:ascii="Times" w:hAnsi="Times"/>
          <w:lang w:val="en-GB"/>
        </w:rPr>
        <w:t xml:space="preserve">mid 2000’s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w:t>
      </w:r>
      <w:commentRangeStart w:id="104"/>
      <w:commentRangeStart w:id="105"/>
      <w:r w:rsidR="001B012A" w:rsidRPr="00F95139">
        <w:rPr>
          <w:rFonts w:ascii="Times" w:hAnsi="Times"/>
          <w:lang w:val="en-GB"/>
        </w:rPr>
        <w:t>e</w:t>
      </w:r>
      <w:r w:rsidR="00167D6A" w:rsidRPr="00F95139">
        <w:rPr>
          <w:rFonts w:ascii="Times" w:hAnsi="Times"/>
          <w:lang w:val="en-GB"/>
        </w:rPr>
        <w:t xml:space="preserve"> rapidly</w:t>
      </w:r>
      <w:commentRangeEnd w:id="104"/>
      <w:r w:rsidR="00167D6A" w:rsidRPr="00AF32CB">
        <w:rPr>
          <w:rStyle w:val="CommentReference"/>
          <w:sz w:val="22"/>
          <w:szCs w:val="22"/>
        </w:rPr>
        <w:commentReference w:id="104"/>
      </w:r>
      <w:commentRangeEnd w:id="105"/>
      <w:r w:rsidR="00B54067" w:rsidRPr="00AF32CB">
        <w:rPr>
          <w:rStyle w:val="CommentReference"/>
          <w:sz w:val="22"/>
          <w:szCs w:val="22"/>
        </w:rPr>
        <w:commentReference w:id="105"/>
      </w:r>
      <w:r w:rsidR="001B012A" w:rsidRPr="00F95139">
        <w:rPr>
          <w:rFonts w:ascii="Times" w:hAnsi="Times"/>
          <w:lang w:val="en-GB"/>
        </w:rPr>
        <w:t xml:space="preserve"> </w:t>
      </w:r>
      <w:r w:rsidR="00810FE6" w:rsidRPr="00AF32CB">
        <w:rPr>
          <w:rFonts w:ascii="Times" w:hAnsi="Times"/>
        </w:rPr>
        <w:fldChar w:fldCharType="begin"/>
      </w:r>
      <w:r w:rsidR="00143F3F">
        <w:rPr>
          <w:rFonts w:ascii="Times" w:hAnsi="Times"/>
          <w:lang w:val="en-GB"/>
        </w:rPr>
        <w:instrText xml:space="preserve"> ADDIN ZOTERO_ITEM CSL_CITATION {"citationID":"ODU2ciWW","properties":{"formattedCitation":"(Sved\\uc0\\u228{}ng &amp; Hornborg 2014; Casini {\\i{}et al.} 2016; Mion {\\i{}et al.} 2018; Neuenfeldt {\\i{}et al.} 2019)","plainCitation":"(Svedäng &amp; Hornborg 2014; Casini et al. 2016;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1864,"uris":["http://zotero.org/users/6116610/items/39XLSPWN"],"uri":["http://zotero.org/users/6116610/items/39XLSPWN"],"itemData":{"id":1864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b7UhPv6k/2nB9WOPG","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w:instrText>
      </w:r>
      <w:r w:rsidR="00143F3F" w:rsidRPr="00143F3F">
        <w:rPr>
          <w:rFonts w:ascii="Times" w:hAnsi="Times"/>
          <w:lang w:val="sv-SE"/>
        </w:rPr>
        <w:instrText>d distribution have prevented a compensatory shift in diet. Our study emphasizes that en</w:instrText>
      </w:r>
      <w:r w:rsidR="00143F3F" w:rsidRPr="003368A0">
        <w:rPr>
          <w:rFonts w:ascii="Times" w:hAnsi="Times"/>
          <w:lang w:val="sv-SE"/>
        </w:rPr>
        <w:instrText>vironmental forcing and the decline in pelagic prey caused changes in consumption and growth rates of small cod. The food reduction is ampli</w:instrText>
      </w:r>
      <w:r w:rsidR="00143F3F">
        <w:rPr>
          <w:rFonts w:ascii="Times" w:hAnsi="Times"/>
          <w:lang w:val="en-GB"/>
        </w:rPr>
        <w:instrText>ﬁ</w:instrText>
      </w:r>
      <w:r w:rsidR="00143F3F" w:rsidRPr="003368A0">
        <w:rPr>
          <w:rFonts w:ascii="Times" w:hAnsi="Times"/>
          <w:lang w:val="sv-SE"/>
        </w:rPr>
        <w:instrText xml:space="preserve">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143F3F" w:rsidRPr="003368A0">
        <w:rPr>
          <w:rFonts w:ascii="Times" w:hAnsi="Times" w:cs="Times New Roman"/>
          <w:lang w:val="sv-SE"/>
        </w:rPr>
        <w:t xml:space="preserve">(Svedäng &amp; Hornborg 2014; </w:t>
      </w:r>
      <w:proofErr w:type="spellStart"/>
      <w:r w:rsidR="00143F3F" w:rsidRPr="003368A0">
        <w:rPr>
          <w:rFonts w:ascii="Times" w:hAnsi="Times" w:cs="Times New Roman"/>
          <w:lang w:val="sv-SE"/>
        </w:rPr>
        <w:t>Casini</w:t>
      </w:r>
      <w:proofErr w:type="spellEnd"/>
      <w:r w:rsidR="00143F3F" w:rsidRPr="003368A0">
        <w:rPr>
          <w:rFonts w:ascii="Times" w:hAnsi="Times" w:cs="Times New Roman"/>
          <w:lang w:val="sv-SE"/>
        </w:rPr>
        <w:t xml:space="preserve"> </w:t>
      </w:r>
      <w:r w:rsidR="00143F3F" w:rsidRPr="003368A0">
        <w:rPr>
          <w:rFonts w:ascii="Times" w:hAnsi="Times" w:cs="Times New Roman"/>
          <w:i/>
          <w:iCs/>
          <w:lang w:val="sv-SE"/>
        </w:rPr>
        <w:t>et al.</w:t>
      </w:r>
      <w:r w:rsidR="00143F3F" w:rsidRPr="003368A0">
        <w:rPr>
          <w:rFonts w:ascii="Times" w:hAnsi="Times" w:cs="Times New Roman"/>
          <w:lang w:val="sv-SE"/>
        </w:rPr>
        <w:t xml:space="preserve"> 2016; </w:t>
      </w:r>
      <w:proofErr w:type="spellStart"/>
      <w:r w:rsidR="00143F3F" w:rsidRPr="003368A0">
        <w:rPr>
          <w:rFonts w:ascii="Times" w:hAnsi="Times" w:cs="Times New Roman"/>
          <w:lang w:val="sv-SE"/>
        </w:rPr>
        <w:t>Mion</w:t>
      </w:r>
      <w:proofErr w:type="spellEnd"/>
      <w:r w:rsidR="00143F3F" w:rsidRPr="003368A0">
        <w:rPr>
          <w:rFonts w:ascii="Times" w:hAnsi="Times" w:cs="Times New Roman"/>
          <w:lang w:val="sv-SE"/>
        </w:rPr>
        <w:t xml:space="preserve"> </w:t>
      </w:r>
      <w:r w:rsidR="00143F3F" w:rsidRPr="003368A0">
        <w:rPr>
          <w:rFonts w:ascii="Times" w:hAnsi="Times" w:cs="Times New Roman"/>
          <w:i/>
          <w:iCs/>
          <w:lang w:val="sv-SE"/>
        </w:rPr>
        <w:t>et al.</w:t>
      </w:r>
      <w:r w:rsidR="00143F3F" w:rsidRPr="003368A0">
        <w:rPr>
          <w:rFonts w:ascii="Times" w:hAnsi="Times" w:cs="Times New Roman"/>
          <w:lang w:val="sv-SE"/>
        </w:rPr>
        <w:t xml:space="preserve"> 2018; </w:t>
      </w:r>
      <w:proofErr w:type="spellStart"/>
      <w:r w:rsidR="00143F3F" w:rsidRPr="003368A0">
        <w:rPr>
          <w:rFonts w:ascii="Times" w:hAnsi="Times" w:cs="Times New Roman"/>
          <w:lang w:val="sv-SE"/>
        </w:rPr>
        <w:t>Neuenfeldt</w:t>
      </w:r>
      <w:proofErr w:type="spellEnd"/>
      <w:r w:rsidR="00143F3F" w:rsidRPr="003368A0">
        <w:rPr>
          <w:rFonts w:ascii="Times" w:hAnsi="Times" w:cs="Times New Roman"/>
          <w:lang w:val="sv-SE"/>
        </w:rPr>
        <w:t xml:space="preserve"> </w:t>
      </w:r>
      <w:r w:rsidR="00143F3F" w:rsidRPr="003368A0">
        <w:rPr>
          <w:rFonts w:ascii="Times" w:hAnsi="Times" w:cs="Times New Roman"/>
          <w:i/>
          <w:iCs/>
          <w:lang w:val="sv-SE"/>
        </w:rPr>
        <w:t>et al.</w:t>
      </w:r>
      <w:r w:rsidR="00143F3F" w:rsidRPr="003368A0">
        <w:rPr>
          <w:rFonts w:ascii="Times" w:hAnsi="Times" w:cs="Times New Roman"/>
          <w:lang w:val="sv-SE"/>
        </w:rPr>
        <w:t xml:space="preserve"> 2019)</w:t>
      </w:r>
      <w:r w:rsidR="00810FE6" w:rsidRPr="00AF32CB">
        <w:rPr>
          <w:rFonts w:ascii="Times" w:hAnsi="Times"/>
        </w:rPr>
        <w:fldChar w:fldCharType="end"/>
      </w:r>
      <w:r w:rsidR="00810FE6" w:rsidRPr="003368A0">
        <w:rPr>
          <w:rFonts w:ascii="Times" w:hAnsi="Times"/>
          <w:lang w:val="sv-SE"/>
        </w:rPr>
        <w:t>.</w:t>
      </w:r>
      <w:r w:rsidR="001B012A" w:rsidRPr="003368A0">
        <w:rPr>
          <w:rFonts w:ascii="Times" w:hAnsi="Times"/>
          <w:lang w:val="sv-SE"/>
        </w:rPr>
        <w:t xml:space="preserve"> </w:t>
      </w:r>
    </w:p>
    <w:p w14:paraId="447300B5" w14:textId="39CE1CC9" w:rsidR="001B012A" w:rsidRPr="00F95139" w:rsidRDefault="00167D6A" w:rsidP="002C1624">
      <w:pPr>
        <w:spacing w:line="480" w:lineRule="auto"/>
        <w:ind w:firstLine="284"/>
        <w:contextualSpacing/>
        <w:jc w:val="both"/>
        <w:rPr>
          <w:rFonts w:ascii="Times" w:hAnsi="Times"/>
          <w:lang w:val="en-GB"/>
        </w:rPr>
      </w:pPr>
      <w:r w:rsidRPr="00F95139">
        <w:rPr>
          <w:rFonts w:ascii="Times" w:hAnsi="Times" w:cstheme="minorHAnsi"/>
          <w:lang w:val="en-GB"/>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w:t>
      </w:r>
      <w:r w:rsidR="00EB15B9" w:rsidRPr="00F95139">
        <w:rPr>
          <w:rFonts w:ascii="Times" w:hAnsi="Times" w:cstheme="minorHAnsi"/>
          <w:lang w:val="en-GB"/>
        </w:rPr>
        <w:t xml:space="preserve"> for the three model species were</w:t>
      </w:r>
      <w:r w:rsidRPr="00F95139">
        <w:rPr>
          <w:rFonts w:ascii="Times" w:hAnsi="Times" w:cstheme="minorHAnsi"/>
          <w:lang w:val="en-GB"/>
        </w:rPr>
        <w:t xml:space="preserve"> </w:t>
      </w:r>
      <w:r w:rsidR="001B012A" w:rsidRPr="00F95139">
        <w:rPr>
          <w:rFonts w:ascii="Times" w:hAnsi="Times" w:cstheme="minorHAnsi"/>
          <w:lang w:val="en-GB"/>
        </w:rPr>
        <w:t>calibrate</w:t>
      </w:r>
      <w:r w:rsidR="00981EBE" w:rsidRPr="00F95139">
        <w:rPr>
          <w:rFonts w:ascii="Times" w:hAnsi="Times" w:cstheme="minorHAnsi"/>
          <w:lang w:val="en-GB"/>
        </w:rPr>
        <w:t>d</w:t>
      </w:r>
      <w:r w:rsidR="001B012A" w:rsidRPr="00F95139">
        <w:rPr>
          <w:rFonts w:ascii="Times" w:hAnsi="Times" w:cstheme="minorHAnsi"/>
          <w:lang w:val="en-GB"/>
        </w:rPr>
        <w:t xml:space="preserve"> </w:t>
      </w:r>
      <w:r w:rsidR="00EB15B9" w:rsidRPr="00F95139">
        <w:rPr>
          <w:rFonts w:ascii="Times" w:hAnsi="Times" w:cstheme="minorHAnsi"/>
          <w:lang w:val="en-GB"/>
        </w:rPr>
        <w:t>by</w:t>
      </w:r>
      <w:r w:rsidR="001B012A" w:rsidRPr="00F95139">
        <w:rPr>
          <w:rFonts w:ascii="Times" w:hAnsi="Times" w:cstheme="minorHAnsi"/>
          <w:lang w:val="en-GB"/>
        </w:rPr>
        <w:t xml:space="preserve"> minimiz</w:t>
      </w:r>
      <w:r w:rsidR="00EB15B9" w:rsidRPr="00F95139">
        <w:rPr>
          <w:rFonts w:ascii="Times" w:hAnsi="Times" w:cstheme="minorHAnsi"/>
          <w:lang w:val="en-GB"/>
        </w:rPr>
        <w:t>ing</w:t>
      </w:r>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spawning stock biomass (</w:t>
      </w:r>
      <w:commentRangeStart w:id="106"/>
      <w:commentRangeStart w:id="107"/>
      <w:r w:rsidR="001B012A" w:rsidRPr="00F95139">
        <w:rPr>
          <w:rFonts w:ascii="Times" w:hAnsi="Times" w:cstheme="minorHAnsi"/>
          <w:lang w:val="en-GB"/>
        </w:rPr>
        <w:t>SSB</w:t>
      </w:r>
      <w:commentRangeEnd w:id="106"/>
      <w:r w:rsidR="001B012A" w:rsidRPr="00F95139">
        <w:rPr>
          <w:rFonts w:ascii="Times" w:hAnsi="Times" w:cstheme="minorHAnsi"/>
          <w:lang w:val="en-GB"/>
        </w:rPr>
        <w:t>)</w:t>
      </w:r>
      <w:r w:rsidR="001B012A" w:rsidRPr="00C24E83">
        <w:rPr>
          <w:rStyle w:val="CommentReference"/>
          <w:rFonts w:ascii="Times" w:hAnsi="Times"/>
          <w:sz w:val="22"/>
          <w:szCs w:val="22"/>
        </w:rPr>
        <w:commentReference w:id="106"/>
      </w:r>
      <w:commentRangeEnd w:id="107"/>
      <w:r w:rsidR="001B012A" w:rsidRPr="00C24E83">
        <w:rPr>
          <w:rStyle w:val="CommentReference"/>
          <w:rFonts w:ascii="Times" w:hAnsi="Times"/>
          <w:sz w:val="22"/>
          <w:szCs w:val="22"/>
        </w:rPr>
        <w:commentReference w:id="107"/>
      </w:r>
      <w:r w:rsidR="001B012A" w:rsidRPr="00F95139">
        <w:rPr>
          <w:rFonts w:ascii="Times" w:hAnsi="Times" w:cstheme="minorHAnsi"/>
          <w:lang w:val="en-GB"/>
        </w:rPr>
        <w:t xml:space="preserve">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w:t>
      </w:r>
      <w:r w:rsidR="00EB15B9" w:rsidRPr="00F95139">
        <w:rPr>
          <w:rFonts w:ascii="Times" w:hAnsi="Times" w:cstheme="minorHAnsi"/>
          <w:lang w:val="en-GB"/>
        </w:rPr>
        <w:lastRenderedPageBreak/>
        <w:t xml:space="preserve">1992-2002, while holding </w:t>
      </w:r>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B40E48" w:rsidRPr="00F95139">
        <w:rPr>
          <w:rFonts w:ascii="Times" w:hAnsi="Times" w:cstheme="minorHAnsi"/>
          <w:lang w:val="en-GB"/>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proofErr w:type="spellStart"/>
      <w:r w:rsidR="001B012A" w:rsidRPr="00F95139">
        <w:rPr>
          <w:rFonts w:ascii="Times" w:hAnsi="Times" w:cstheme="minorHAnsi"/>
          <w:i/>
          <w:lang w:val="en-GB"/>
        </w:rPr>
        <w:t>optim</w:t>
      </w:r>
      <w:proofErr w:type="spellEnd"/>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w:t>
      </w:r>
      <w:r w:rsidR="002A1574">
        <w:rPr>
          <w:rFonts w:ascii="Times" w:hAnsi="Times" w:cstheme="minorHAnsi"/>
          <w:lang w:val="en-GB"/>
        </w:rPr>
        <w:t xml:space="preserve">individual </w:t>
      </w:r>
      <w:r w:rsidR="001B012A" w:rsidRPr="00F95139">
        <w:rPr>
          <w:rFonts w:ascii="Times" w:hAnsi="Times" w:cstheme="minorHAnsi"/>
          <w:lang w:val="en-GB"/>
        </w:rPr>
        <w:t>growth</w:t>
      </w:r>
      <w:r w:rsidR="00B54419">
        <w:rPr>
          <w:rFonts w:ascii="Times" w:hAnsi="Times" w:cstheme="minorHAnsi"/>
          <w:lang w:val="en-GB"/>
        </w:rPr>
        <w:t xml:space="preserve"> </w:t>
      </w:r>
      <w:r w:rsidR="001B012A" w:rsidRPr="00F95139">
        <w:rPr>
          <w:rFonts w:ascii="Times" w:hAnsi="Times" w:cstheme="minorHAnsi"/>
          <w:lang w:val="en-GB"/>
        </w:rPr>
        <w:t xml:space="preserve">rates </w:t>
      </w:r>
      <w:r w:rsidR="001A62CD" w:rsidRPr="00F95139">
        <w:rPr>
          <w:rFonts w:ascii="Times" w:hAnsi="Times" w:cstheme="minorHAnsi"/>
          <w:lang w:val="en-GB"/>
        </w:rPr>
        <w:t xml:space="preserve">were </w:t>
      </w:r>
      <w:r w:rsidR="005A0F15" w:rsidRPr="00F95139">
        <w:rPr>
          <w:rFonts w:ascii="Times" w:hAnsi="Times" w:cstheme="minorHAnsi"/>
          <w:lang w:val="en-GB"/>
        </w:rPr>
        <w:t xml:space="preserve">close to observed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 xml:space="preserve">von </w:t>
      </w:r>
      <w:proofErr w:type="spellStart"/>
      <w:r w:rsidR="001D54BB" w:rsidRPr="00F95139">
        <w:rPr>
          <w:rFonts w:ascii="Times" w:hAnsi="Times" w:cstheme="minorHAnsi"/>
          <w:lang w:val="en-GB"/>
        </w:rPr>
        <w:t>Bertalanffy</w:t>
      </w:r>
      <w:proofErr w:type="spellEnd"/>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S4</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stepwise manual </w:t>
      </w:r>
      <w:r w:rsidR="002A6B9B" w:rsidRPr="00F95139">
        <w:rPr>
          <w:rFonts w:ascii="Times" w:hAnsi="Times" w:cstheme="minorHAnsi"/>
          <w:lang w:val="en-GB"/>
        </w:rPr>
        <w:t>increas</w:t>
      </w:r>
      <w:r w:rsidR="005855CD" w:rsidRPr="00F95139">
        <w:rPr>
          <w:rFonts w:ascii="Times" w:hAnsi="Times" w:cstheme="minorHAnsi"/>
          <w:lang w:val="en-GB"/>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w:t>
      </w:r>
      <w:del w:id="108" w:author="Max Lindmark" w:date="2020-02-08T15:03:00Z">
        <w:r w:rsidR="00574BE6" w:rsidDel="00143F3F">
          <w:rPr>
            <w:rFonts w:ascii="Times" w:hAnsi="Times" w:cstheme="minorHAnsi"/>
            <w:lang w:val="en-US"/>
          </w:rPr>
          <w:delText>external</w:delText>
        </w:r>
        <w:r w:rsidR="00397157" w:rsidRPr="00F95139" w:rsidDel="00143F3F">
          <w:rPr>
            <w:rFonts w:ascii="Times" w:hAnsi="Times" w:cstheme="minorHAnsi"/>
            <w:lang w:val="en-GB"/>
          </w:rPr>
          <w:delText xml:space="preserve"> </w:delText>
        </w:r>
      </w:del>
      <w:commentRangeStart w:id="109"/>
      <w:commentRangeStart w:id="110"/>
      <w:commentRangeStart w:id="111"/>
      <w:commentRangeStart w:id="112"/>
      <w:r w:rsidR="001B012A" w:rsidRPr="00F95139">
        <w:rPr>
          <w:rFonts w:ascii="Times" w:hAnsi="Times" w:cstheme="minorHAnsi"/>
          <w:lang w:val="en-GB"/>
        </w:rPr>
        <w:t>density dependence</w:t>
      </w:r>
      <w:r w:rsidR="00143F3F">
        <w:rPr>
          <w:rFonts w:ascii="Times" w:hAnsi="Times" w:cstheme="minorHAnsi"/>
          <w:lang w:val="en-GB"/>
        </w:rPr>
        <w:t xml:space="preserve"> </w:t>
      </w:r>
      <w:ins w:id="113" w:author="Max Lindmark" w:date="2020-02-08T15:03:00Z">
        <w:r w:rsidR="00143F3F">
          <w:rPr>
            <w:rFonts w:ascii="Times" w:hAnsi="Times" w:cstheme="minorHAnsi"/>
            <w:lang w:val="en-GB"/>
          </w:rPr>
          <w:t xml:space="preserve">imposed by </w:t>
        </w:r>
      </w:ins>
      <w:del w:id="114" w:author="Max Lindmark" w:date="2020-02-08T15:03:00Z">
        <w:r w:rsidR="00143F3F" w:rsidDel="00143F3F">
          <w:rPr>
            <w:rFonts w:ascii="Times" w:hAnsi="Times" w:cstheme="minorHAnsi"/>
            <w:lang w:val="en-GB"/>
          </w:rPr>
          <w:delText>due</w:delText>
        </w:r>
        <w:r w:rsidR="00397157" w:rsidRPr="00F95139" w:rsidDel="00143F3F">
          <w:rPr>
            <w:rFonts w:ascii="Times" w:hAnsi="Times" w:cstheme="minorHAnsi"/>
            <w:lang w:val="en-GB"/>
          </w:rPr>
          <w:delText xml:space="preserve"> to </w:delText>
        </w:r>
      </w:del>
      <w:r w:rsidR="00397157" w:rsidRPr="00F95139">
        <w:rPr>
          <w:rFonts w:ascii="Times" w:hAnsi="Times" w:cstheme="minorHAnsi"/>
          <w:lang w:val="en-GB"/>
        </w:rPr>
        <w:t>the stock-recruit</w:t>
      </w:r>
      <w:commentRangeEnd w:id="109"/>
      <w:commentRangeEnd w:id="110"/>
      <w:commentRangeEnd w:id="111"/>
      <w:commentRangeEnd w:id="112"/>
      <w:r w:rsidR="00EB15B9" w:rsidRPr="00C24E83">
        <w:rPr>
          <w:rStyle w:val="CommentReference"/>
          <w:sz w:val="22"/>
          <w:szCs w:val="22"/>
        </w:rPr>
        <w:commentReference w:id="109"/>
      </w:r>
      <w:r w:rsidR="006C026F" w:rsidRPr="00C24E83">
        <w:rPr>
          <w:rFonts w:ascii="Times" w:hAnsi="Times" w:cstheme="minorHAnsi"/>
          <w:lang w:val="en-US"/>
        </w:rPr>
        <w:t xml:space="preserve"> function</w:t>
      </w:r>
      <w:r w:rsidR="00CE7D89" w:rsidRPr="00C24E83">
        <w:rPr>
          <w:rStyle w:val="CommentReference"/>
          <w:sz w:val="22"/>
          <w:szCs w:val="22"/>
        </w:rPr>
        <w:commentReference w:id="110"/>
      </w:r>
      <w:ins w:id="115" w:author="Max Lindmark" w:date="2020-02-08T15:04:00Z">
        <w:r w:rsidR="00176599">
          <w:rPr>
            <w:rFonts w:ascii="Times" w:hAnsi="Times" w:cstheme="minorHAnsi"/>
            <w:lang w:val="en-US"/>
          </w:rPr>
          <w:t xml:space="preserve"> (see </w:t>
        </w:r>
      </w:ins>
      <w:ins w:id="116" w:author="Max Lindmark" w:date="2020-02-08T16:14:00Z">
        <w:r w:rsidR="00923704">
          <w:rPr>
            <w:rFonts w:ascii="Times" w:hAnsi="Times" w:cstheme="minorHAnsi"/>
            <w:lang w:val="en-US"/>
          </w:rPr>
          <w:t>E</w:t>
        </w:r>
      </w:ins>
      <w:ins w:id="117" w:author="Max Lindmark" w:date="2020-02-08T15:04:00Z">
        <w:r w:rsidR="00176599">
          <w:rPr>
            <w:rFonts w:ascii="Times" w:hAnsi="Times" w:cstheme="minorHAnsi"/>
            <w:lang w:val="en-US"/>
          </w:rPr>
          <w:t>q. 14-15)</w:t>
        </w:r>
      </w:ins>
      <w:r w:rsidR="002A1574">
        <w:rPr>
          <w:rStyle w:val="CommentReference"/>
        </w:rPr>
        <w:commentReference w:id="111"/>
      </w:r>
      <w:r w:rsidR="00143F3F">
        <w:rPr>
          <w:rStyle w:val="CommentReference"/>
        </w:rPr>
        <w:commentReference w:id="112"/>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3D6E5A" w:rsidRPr="00F95139">
        <w:rPr>
          <w:rFonts w:ascii="Times" w:hAnsi="Times" w:cstheme="minorHAnsi"/>
          <w:lang w:val="en-GB"/>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presents trade-offs between objectives, for example yields, profits, minimizing ecosystem impact, that have to be weighed against one another. These trade-offs are compounded by interacting species and </w:instrText>
      </w:r>
      <w:r w:rsidR="003D6E5A" w:rsidRPr="00C24E83">
        <w:rPr>
          <w:rFonts w:ascii="Times" w:hAnsi="Times" w:cstheme="minorHAnsi"/>
        </w:rPr>
        <w:instrText>ﬁ</w:instrText>
      </w:r>
      <w:r w:rsidR="003D6E5A" w:rsidRPr="00F95139">
        <w:rPr>
          <w:rFonts w:ascii="Times" w:hAnsi="Times" w:cstheme="minorHAnsi"/>
          <w:lang w:val="en-GB"/>
        </w:rPr>
        <w:instrText>sheries at the ecosystem level. Weighing objectives becomes increasingly challenging when managers have to consider opposing objectives from different stakeholders. An alternative to weighing incomparable and con</w:instrText>
      </w:r>
      <w:r w:rsidR="003D6E5A" w:rsidRPr="00C24E83">
        <w:rPr>
          <w:rFonts w:ascii="Times" w:hAnsi="Times" w:cstheme="minorHAnsi"/>
        </w:rPr>
        <w:instrText>ﬂ</w:instrText>
      </w:r>
      <w:r w:rsidR="003D6E5A" w:rsidRPr="00F95139">
        <w:rPr>
          <w:rFonts w:ascii="Times" w:hAnsi="Times" w:cstheme="minorHAnsi"/>
          <w:lang w:val="en-GB"/>
        </w:rPr>
        <w:instrText>icting objectives is to focus on win–wins until Pareto ef</w:instrText>
      </w:r>
      <w:r w:rsidR="003D6E5A" w:rsidRPr="00C24E83">
        <w:rPr>
          <w:rFonts w:ascii="Times" w:hAnsi="Times" w:cstheme="minorHAnsi"/>
        </w:rPr>
        <w:instrText>ﬁ</w:instrText>
      </w:r>
      <w:r w:rsidR="003D6E5A" w:rsidRPr="00F95139">
        <w:rPr>
          <w:rFonts w:ascii="Times" w:hAnsi="Times" w:cstheme="minorHAnsi"/>
          <w:lang w:val="en-GB"/>
        </w:rPr>
        <w:instrText>ciency is achieved: a state from which it is impossible to improve with respect to any objective without regressing at least one other. We investigate the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in </w:instrText>
      </w:r>
      <w:r w:rsidR="003D6E5A" w:rsidRPr="00C24E83">
        <w:rPr>
          <w:rFonts w:ascii="Times" w:hAnsi="Times" w:cstheme="minorHAnsi"/>
        </w:rPr>
        <w:instrText>ﬁ</w:instrText>
      </w:r>
      <w:r w:rsidR="003D6E5A" w:rsidRPr="00F95139">
        <w:rPr>
          <w:rFonts w:ascii="Times" w:hAnsi="Times" w:cstheme="minorHAnsi"/>
          <w:lang w:val="en-GB"/>
        </w:rPr>
        <w:instrText xml:space="preserve">ve large marine ecosystems (LMEs) with respect to yield and an aggregate measure of ecosystem impact using a novel calibration of size-based ecosystem models. We estimate that </w:instrText>
      </w:r>
      <w:r w:rsidR="003D6E5A" w:rsidRPr="00C24E83">
        <w:rPr>
          <w:rFonts w:ascii="Times" w:hAnsi="Times" w:cstheme="minorHAnsi"/>
        </w:rPr>
        <w:instrText>ﬁ</w:instrText>
      </w:r>
      <w:r w:rsidR="003D6E5A" w:rsidRPr="00F95139">
        <w:rPr>
          <w:rFonts w:ascii="Times" w:hAnsi="Times" w:cstheme="minorHAnsi"/>
          <w:lang w:val="en-GB"/>
        </w:rPr>
        <w:instrText>shing patterns in three LMEs (North Sea, Barents Sea and Benguela Current) are nearly ef</w:instrText>
      </w:r>
      <w:r w:rsidR="003D6E5A" w:rsidRPr="00C24E83">
        <w:rPr>
          <w:rFonts w:ascii="Times" w:hAnsi="Times" w:cstheme="minorHAnsi"/>
        </w:rPr>
        <w:instrText>ﬁ</w:instrText>
      </w:r>
      <w:r w:rsidR="003D6E5A" w:rsidRPr="00F95139">
        <w:rPr>
          <w:rFonts w:ascii="Times" w:hAnsi="Times" w:cstheme="minorHAnsi"/>
          <w:lang w:val="en-GB"/>
        </w:rPr>
        <w:instrText>cient with respect to long-term yield and ecosystem impact and that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has improved over the last 30 years. In two LMEs (Baltic Sea and North East US Continental Shelf), </w:instrText>
      </w:r>
      <w:r w:rsidR="003D6E5A" w:rsidRPr="00C24E83">
        <w:rPr>
          <w:rFonts w:ascii="Times" w:hAnsi="Times" w:cstheme="minorHAnsi"/>
        </w:rPr>
        <w:instrText>ﬁ</w:instrText>
      </w:r>
      <w:r w:rsidR="003D6E5A" w:rsidRPr="00F95139">
        <w:rPr>
          <w:rFonts w:ascii="Times" w:hAnsi="Times" w:cstheme="minorHAnsi"/>
          <w:lang w:val="en-GB"/>
        </w:rPr>
        <w:instrText>shing is inef</w:instrText>
      </w:r>
      <w:r w:rsidR="003D6E5A" w:rsidRPr="00C24E83">
        <w:rPr>
          <w:rFonts w:ascii="Times" w:hAnsi="Times" w:cstheme="minorHAnsi"/>
        </w:rPr>
        <w:instrText>ﬁ</w:instrText>
      </w:r>
      <w:r w:rsidR="003D6E5A" w:rsidRPr="00F95139">
        <w:rPr>
          <w:rFonts w:ascii="Times" w:hAnsi="Times" w:cstheme="minorHAnsi"/>
          <w:lang w:val="en-GB"/>
        </w:rPr>
        <w:instrText>cient and win–wins remain available. We additionally examine the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North Sea and Baltic Sea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with respect to economic rent and ecosystem impact, </w:instrText>
      </w:r>
      <w:r w:rsidR="003D6E5A" w:rsidRPr="00C24E83">
        <w:rPr>
          <w:rFonts w:ascii="Times" w:hAnsi="Times" w:cstheme="minorHAnsi"/>
        </w:rPr>
        <w:instrText>ﬁ</w:instrText>
      </w:r>
      <w:r w:rsidR="003D6E5A" w:rsidRPr="00F95139">
        <w:rPr>
          <w:rFonts w:ascii="Times" w:hAnsi="Times" w:cstheme="minorHAnsi"/>
          <w:lang w:val="en-GB"/>
        </w:rPr>
        <w:instrText>nding both to be inef</w:instrText>
      </w:r>
      <w:r w:rsidR="003D6E5A" w:rsidRPr="00C24E83">
        <w:rPr>
          <w:rFonts w:ascii="Times" w:hAnsi="Times" w:cstheme="minorHAnsi"/>
        </w:rPr>
        <w:instrText>ﬁ</w:instrText>
      </w:r>
      <w:r w:rsidR="003D6E5A" w:rsidRPr="00F95139">
        <w:rPr>
          <w:rFonts w:ascii="Times" w:hAnsi="Times" w:cstheme="minorHAnsi"/>
          <w:lang w:val="en-GB"/>
        </w:rPr>
        <w:instrText>cient but steadily improving. Our results suggest the following: (i) a broad and encouraging trend towards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sheries; (ii) that ecosystem-scale win–wins, especially with respect to conservation and pro</w:instrText>
      </w:r>
      <w:r w:rsidR="003D6E5A" w:rsidRPr="00C24E83">
        <w:rPr>
          <w:rFonts w:ascii="Times" w:hAnsi="Times" w:cstheme="minorHAnsi"/>
        </w:rPr>
        <w:instrText>ﬁ</w:instrText>
      </w:r>
      <w:r w:rsidR="003D6E5A" w:rsidRPr="00F95139">
        <w:rPr>
          <w:rFonts w:ascii="Times" w:hAnsi="Times" w:cstheme="minorHAnsi"/>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118"/>
      <w:r w:rsidR="005832AE" w:rsidRPr="00F95139">
        <w:rPr>
          <w:rFonts w:ascii="Times" w:hAnsi="Times" w:cstheme="minorHAnsi"/>
          <w:lang w:val="en-GB"/>
        </w:rPr>
        <w:t xml:space="preserve">If </w:t>
      </w:r>
      <w:proofErr w:type="spellStart"/>
      <w:r w:rsidR="005832AE" w:rsidRPr="00F95139">
        <w:rPr>
          <w:rFonts w:ascii="Times" w:hAnsi="Times" w:cstheme="minorHAnsi"/>
          <w:lang w:val="en-GB"/>
        </w:rPr>
        <w:t>th</w:t>
      </w:r>
      <w:proofErr w:type="spellEnd"/>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eastAsiaTheme="minorEastAsia" w:hAnsi="Times" w:cstheme="minorHAnsi"/>
          <w:lang w:val="en-GB"/>
        </w:rPr>
        <w:t xml:space="preserve"> rather than processes</w:t>
      </w:r>
      <w:r w:rsidR="00B54419">
        <w:rPr>
          <w:rFonts w:ascii="Times" w:eastAsiaTheme="minorEastAsia" w:hAnsi="Times" w:cstheme="minorHAnsi"/>
          <w:lang w:val="en-GB"/>
        </w:rPr>
        <w:t xml:space="preserve"> emerging from e.g. feeding and food-dependent growth</w:t>
      </w:r>
      <w:r w:rsidR="003B2798" w:rsidRPr="00F95139">
        <w:rPr>
          <w:rFonts w:ascii="Times" w:eastAsiaTheme="minorEastAsia" w:hAnsi="Times" w:cstheme="minorHAnsi"/>
          <w:lang w:val="en-GB"/>
        </w:rPr>
        <w:t>.</w:t>
      </w:r>
      <w:r w:rsidR="009B36BB" w:rsidRPr="00F95139">
        <w:rPr>
          <w:rFonts w:ascii="Times" w:eastAsiaTheme="minorEastAsia" w:hAnsi="Times" w:cstheme="minorHAnsi"/>
          <w:lang w:val="en-GB"/>
        </w:rPr>
        <w:t xml:space="preserve"> </w:t>
      </w:r>
      <w:r w:rsidR="00592224" w:rsidRPr="00F95139">
        <w:rPr>
          <w:rFonts w:ascii="Times" w:eastAsiaTheme="minorEastAsia" w:hAnsi="Times" w:cstheme="minorHAnsi"/>
          <w:lang w:val="en-GB"/>
        </w:rPr>
        <w:t xml:space="preserve">After calibrating the model, we acquired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08466A" w:rsidRPr="00F95139">
        <w:rPr>
          <w:rFonts w:ascii="Times" w:eastAsiaTheme="minorEastAsia" w:hAnsi="Times" w:cstheme="minorHAnsi"/>
          <w:lang w:val="en-GB"/>
        </w:rPr>
        <w:t xml:space="preserve"> ratios of </w:t>
      </w:r>
      <w:r w:rsidR="00BF08E3" w:rsidRPr="00C24E83">
        <w:rPr>
          <w:rFonts w:ascii="Times New Roman" w:eastAsiaTheme="minorEastAsia" w:hAnsi="Times New Roman" w:cs="Times New Roman"/>
          <w:lang w:val="en-US"/>
        </w:rPr>
        <w:t xml:space="preserve">9.8, 9.5 and 9.4 </w:t>
      </w:r>
      <w:r w:rsidR="006E4F82" w:rsidRPr="00C24E83">
        <w:rPr>
          <w:rFonts w:ascii="Times New Roman" w:eastAsiaTheme="minorEastAsia" w:hAnsi="Times New Roman" w:cs="Times New Roman"/>
          <w:lang w:val="en-US"/>
        </w:rPr>
        <w:t xml:space="preserve">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8.8, 8.5 and 8.4 </w:t>
      </w:r>
      <w:r w:rsidR="00BF08E3" w:rsidRPr="00C24E83">
        <w:rPr>
          <w:rFonts w:ascii="Times New Roman" w:eastAsiaTheme="minorEastAsia" w:hAnsi="Times New Roman" w:cs="Times New Roman"/>
          <w:lang w:val="en-US"/>
        </w:rPr>
        <w:t xml:space="preserve">for cod, sprat and herring, </w:t>
      </w:r>
      <w:r w:rsidR="001C3845" w:rsidRPr="00C24E83">
        <w:rPr>
          <w:rFonts w:ascii="Times New Roman" w:eastAsiaTheme="minorEastAsia" w:hAnsi="Times New Roman" w:cs="Times New Roman"/>
          <w:lang w:val="en-US"/>
        </w:rPr>
        <w:t>respectively</w:t>
      </w:r>
      <w:r w:rsidR="0008466A" w:rsidRPr="00F95139">
        <w:rPr>
          <w:rFonts w:ascii="Times" w:eastAsiaTheme="minorEastAsia" w:hAnsi="Times" w:cstheme="minorHAnsi"/>
          <w:lang w:val="en-GB"/>
        </w:rPr>
        <w:t>, which is largely in line</w:t>
      </w:r>
      <w:r w:rsidR="00B308B2" w:rsidRPr="00F95139">
        <w:rPr>
          <w:rFonts w:ascii="Times" w:eastAsiaTheme="minorEastAsia" w:hAnsi="Times" w:cstheme="minorHAnsi"/>
          <w:lang w:val="en-GB"/>
        </w:rPr>
        <w:t xml:space="preserve"> with </w:t>
      </w:r>
      <w:r w:rsidR="00807195" w:rsidRPr="00C24E83">
        <w:rPr>
          <w:rFonts w:ascii="Times" w:eastAsiaTheme="minorEastAsia" w:hAnsi="Times" w:cstheme="minorHAnsi"/>
        </w:rPr>
        <w:fldChar w:fldCharType="begin"/>
      </w:r>
      <w:r w:rsidR="00807195" w:rsidRPr="00F95139">
        <w:rPr>
          <w:rFonts w:ascii="Times" w:eastAsiaTheme="minorEastAsia" w:hAnsi="Times" w:cstheme="minorHAnsi"/>
          <w:lang w:val="en-GB"/>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 stocks. Important concepts are physiological or metabolic scaled mortalities and </w:instrText>
      </w:r>
      <w:r w:rsidR="00807195" w:rsidRPr="00C24E83">
        <w:rPr>
          <w:rFonts w:ascii="Times" w:eastAsiaTheme="minorEastAsia" w:hAnsi="Times" w:cstheme="minorHAnsi"/>
        </w:rPr>
        <w:instrText>ﬂ</w:instrText>
      </w:r>
      <w:r w:rsidR="00807195" w:rsidRPr="00F95139">
        <w:rPr>
          <w:rFonts w:ascii="Times" w:eastAsiaTheme="minorEastAsia" w:hAnsi="Times" w:cstheme="minorHAnsi"/>
          <w:lang w:val="en-GB"/>
        </w:rPr>
        <w:instrText>ux of individuals or their biomass to size. The theory is based on classic metabolic relations at the individual level and uses asymptotic size W</w:instrText>
      </w:r>
      <w:r w:rsidR="00807195" w:rsidRPr="00F95139">
        <w:rPr>
          <w:rFonts w:ascii="Times" w:eastAsiaTheme="minorEastAsia" w:hAnsi="Times" w:cstheme="minorHAnsi" w:hint="eastAsia"/>
          <w:lang w:val="en-GB"/>
        </w:rPr>
        <w:instrText>∞</w:instrText>
      </w:r>
      <w:r w:rsidR="00807195" w:rsidRPr="00F95139">
        <w:rPr>
          <w:rFonts w:ascii="Times" w:eastAsiaTheme="minorEastAsia" w:hAnsi="Times" w:cstheme="minorHAnsi"/>
          <w:lang w:val="en-GB"/>
        </w:rPr>
        <w:instrText xml:space="preserve"> as a trait. The theory predicts fundamental similarities and differences between small and large species in vital rates and response to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The central result is that larger species have a higher egg production per recruit than small species. This means that density dependence is stronger for large than for small species and has the consequence that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sheries reference points that incorporate recruitment do not obey metabolic scaling rules. This result implies that even though small species have a higher productivity than large species their resilience towards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is lower than expected from metabolic scaling rules. Further, we show that the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mortality leading to maximum yield per recruit is an ill-suited reference point. The theory can be used to generalize the impact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across species and for making demographic and evolutionary 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rPr>
        <w:fldChar w:fldCharType="separate"/>
      </w:r>
      <w:r w:rsidR="00807195" w:rsidRPr="00F95139">
        <w:rPr>
          <w:rFonts w:ascii="Times" w:eastAsiaTheme="minorEastAsia" w:hAnsi="Times" w:cstheme="minorHAnsi"/>
          <w:noProof/>
          <w:lang w:val="en-GB"/>
        </w:rPr>
        <w:t>(Andersen &amp; Beyer 2015)</w:t>
      </w:r>
      <w:r w:rsidR="00807195" w:rsidRPr="00C24E83">
        <w:rPr>
          <w:rFonts w:ascii="Times" w:eastAsiaTheme="minorEastAsia" w:hAnsi="Times" w:cstheme="minorHAnsi"/>
        </w:rPr>
        <w:fldChar w:fldCharType="end"/>
      </w:r>
      <w:r w:rsidR="004D6D7F" w:rsidRPr="00F95139">
        <w:rPr>
          <w:rFonts w:ascii="Times" w:eastAsiaTheme="minorEastAsia" w:hAnsi="Times" w:cstheme="minorHAnsi"/>
          <w:lang w:val="en-GB"/>
        </w:rPr>
        <w:t xml:space="preserve"> and indicates there is some density dependence in early life stages in the model</w:t>
      </w:r>
      <w:r w:rsidR="007B6E27" w:rsidRPr="00F95139">
        <w:rPr>
          <w:rFonts w:ascii="Times" w:eastAsiaTheme="minorEastAsia" w:hAnsi="Times" w:cstheme="minorHAnsi"/>
          <w:lang w:val="en-GB"/>
        </w:rPr>
        <w:t>.</w:t>
      </w:r>
      <w:commentRangeEnd w:id="118"/>
      <w:r w:rsidR="00EF66DC" w:rsidRPr="00C24E83">
        <w:rPr>
          <w:rStyle w:val="CommentReference"/>
          <w:sz w:val="22"/>
          <w:szCs w:val="22"/>
        </w:rPr>
        <w:commentReference w:id="118"/>
      </w:r>
      <w:r w:rsidR="00B12FA6" w:rsidRPr="00F95139">
        <w:rPr>
          <w:rFonts w:ascii="Times" w:eastAsiaTheme="minorEastAsia" w:hAnsi="Times" w:cstheme="minorHAnsi"/>
          <w:lang w:val="en-GB"/>
        </w:rPr>
        <w:t xml:space="preserve"> </w:t>
      </w:r>
      <w:r w:rsidR="000B5E8E" w:rsidRPr="00F95139">
        <w:rPr>
          <w:rFonts w:ascii="Times" w:hAnsi="Times" w:cstheme="minorHAnsi"/>
          <w:lang w:val="en-GB"/>
        </w:rPr>
        <w:t>A detailed description of the step-by-step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4DC0E491" w:rsidR="00024F33" w:rsidRPr="00FE46D2" w:rsidRDefault="004329B8" w:rsidP="00430716">
      <w:pPr>
        <w:spacing w:line="480" w:lineRule="auto"/>
        <w:jc w:val="both"/>
        <w:rPr>
          <w:lang w:val="en-US"/>
        </w:rPr>
      </w:pPr>
      <w:r w:rsidRPr="00F95139">
        <w:rPr>
          <w:rFonts w:ascii="Times" w:hAnsi="Times" w:cs="Times New Roman"/>
          <w:lang w:val="en-GB"/>
        </w:rPr>
        <w:t>Models where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regional coupled model system RCA4-NEMO 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8D36DB">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D36DB">
        <w:rPr>
          <w:rFonts w:ascii="Cambria Math" w:hAnsi="Cambria Math" w:cs="Cambria Math"/>
          <w:lang w:val="en-GB"/>
        </w:rPr>
        <w:instrText>∘</w:instrText>
      </w:r>
      <w:r w:rsidR="008D36DB">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D36DB">
        <w:rPr>
          <w:rFonts w:ascii="Cambria Math" w:hAnsi="Cambria Math" w:cs="Cambria Math"/>
          <w:lang w:val="en-GB"/>
        </w:rPr>
        <w:instrText>∘</w:instrText>
      </w:r>
      <w:r w:rsidR="008D36DB">
        <w:rPr>
          <w:rFonts w:ascii="Times" w:hAnsi="Times" w:cs="Times New Roman"/>
          <w:lang w:val="en-GB"/>
        </w:rPr>
        <w:instrText xml:space="preserve">    C (RCP 2.6), 2      </w:instrText>
      </w:r>
      <w:r w:rsidR="008D36DB">
        <w:rPr>
          <w:rFonts w:ascii="Cambria Math" w:hAnsi="Cambria Math" w:cs="Cambria Math"/>
          <w:lang w:val="en-GB"/>
        </w:rPr>
        <w:instrText>∘</w:instrText>
      </w:r>
      <w:r w:rsidR="008D36DB">
        <w:rPr>
          <w:rFonts w:ascii="Times" w:hAnsi="Times" w:cs="Times New Roman"/>
          <w:lang w:val="en-GB"/>
        </w:rPr>
        <w:instrText xml:space="preserve">    C (RCP 4.5), and 4      </w:instrText>
      </w:r>
      <w:r w:rsidR="008D36DB">
        <w:rPr>
          <w:rFonts w:ascii="Cambria Math" w:hAnsi="Cambria Math" w:cs="Cambria Math"/>
          <w:lang w:val="en-GB"/>
        </w:rPr>
        <w:instrText>∘</w:instrText>
      </w:r>
      <w:r w:rsidR="008D36DB">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w:t>
      </w:r>
      <w:proofErr w:type="spellStart"/>
      <w:r w:rsidR="008D36DB" w:rsidRPr="008D36DB">
        <w:rPr>
          <w:rFonts w:ascii="Times" w:hAnsi="Times" w:cs="Times New Roman"/>
          <w:lang w:val="en-GB"/>
        </w:rPr>
        <w:t>Gröger</w:t>
      </w:r>
      <w:proofErr w:type="spellEnd"/>
      <w:r w:rsidR="008D36DB" w:rsidRPr="008D36DB">
        <w:rPr>
          <w:rFonts w:ascii="Times" w:hAnsi="Times" w:cs="Times New Roman"/>
          <w:lang w:val="en-GB"/>
        </w:rPr>
        <w:t xml:space="preserve">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 xml:space="preserve">To ensure steady state was reached before time varying effort and </w:t>
      </w:r>
      <w:r w:rsidR="00B7628E">
        <w:rPr>
          <w:rFonts w:ascii="Times" w:hAnsi="Times" w:cs="Times New Roman"/>
          <w:lang w:val="en-GB"/>
        </w:rPr>
        <w:t>temperature</w:t>
      </w:r>
      <w:r w:rsidR="00B7628E" w:rsidRPr="00F95139">
        <w:rPr>
          <w:rFonts w:ascii="Times" w:hAnsi="Times" w:cs="Times New Roman"/>
          <w:lang w:val="en-GB"/>
        </w:rPr>
        <w:t xml:space="preserve"> </w:t>
      </w:r>
      <w:r w:rsidR="00116AEB" w:rsidRPr="00F95139">
        <w:rPr>
          <w:rFonts w:ascii="Times" w:hAnsi="Times" w:cs="Times New Roman"/>
          <w:lang w:val="en-GB"/>
        </w:rPr>
        <w:t>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10682B" w:rsidRPr="00F95139">
        <w:rPr>
          <w:rFonts w:ascii="Times" w:hAnsi="Times" w:cs="Times New Roman"/>
          <w:lang w:val="en-GB"/>
        </w:rPr>
        <w:t xml:space="preserve">60-year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r w:rsidR="00CE071D" w:rsidRPr="00F95139">
        <w:rPr>
          <w:lang w:val="en-GB"/>
        </w:rPr>
        <w:t xml:space="preserve">values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S8, S11)</w:t>
      </w:r>
      <w:r w:rsidR="004A7D25" w:rsidRPr="00F95139">
        <w:rPr>
          <w:lang w:val="en-GB"/>
        </w:rPr>
        <w:t xml:space="preserve">. </w:t>
      </w:r>
      <w:r w:rsidR="00B54419">
        <w:rPr>
          <w:lang w:val="en-GB"/>
        </w:rPr>
        <w:t>For each species, w</w:t>
      </w:r>
      <w:proofErr w:type="spellStart"/>
      <w:r w:rsidR="00EC4495" w:rsidRPr="00EC4495">
        <w:rPr>
          <w:lang w:val="en-US"/>
        </w:rPr>
        <w:t>e</w:t>
      </w:r>
      <w:proofErr w:type="spellEnd"/>
      <w:r w:rsidR="00EC4495" w:rsidRPr="00EC4495">
        <w:rPr>
          <w:lang w:val="en-US"/>
        </w:rPr>
        <w:t xml:space="preserve"> used the mean </w:t>
      </w:r>
      <w:r w:rsidR="009A26B5">
        <w:rPr>
          <w:lang w:val="en-US"/>
        </w:rPr>
        <w:t xml:space="preserve">of </w:t>
      </w:r>
      <w:r w:rsidR="00B54419">
        <w:rPr>
          <w:lang w:val="en-US"/>
        </w:rPr>
        <w:t xml:space="preserve">the </w:t>
      </w:r>
      <w:r w:rsidR="00B53FCC">
        <w:rPr>
          <w:lang w:val="en-US"/>
        </w:rPr>
        <w:lastRenderedPageBreak/>
        <w:t>F</w:t>
      </w:r>
      <w:r w:rsidR="00B53FCC" w:rsidRPr="00DF58FD">
        <w:rPr>
          <w:vertAlign w:val="subscript"/>
          <w:lang w:val="en-US"/>
        </w:rPr>
        <w:t>MSY</w:t>
      </w:r>
      <w:r w:rsidR="00B53FCC">
        <w:rPr>
          <w:lang w:val="en-US"/>
        </w:rPr>
        <w:t xml:space="preserve"> from stock assessment model (to which the model was calibrated)</w:t>
      </w:r>
      <w:r w:rsidR="009A26B5">
        <w:rPr>
          <w:lang w:val="en-US"/>
        </w:rPr>
        <w:t xml:space="preserve"> </w:t>
      </w:r>
      <w:r w:rsidR="00B53FCC">
        <w:rPr>
          <w:lang w:val="en-US"/>
        </w:rPr>
        <w:t xml:space="preserve">and </w:t>
      </w:r>
      <w:r w:rsidR="00B54419">
        <w:rPr>
          <w:lang w:val="en-US"/>
        </w:rPr>
        <w:t xml:space="preserve">the </w:t>
      </w:r>
      <w:r w:rsidR="00B53FCC">
        <w:rPr>
          <w:lang w:val="en-US"/>
        </w:rPr>
        <w:t>F</w:t>
      </w:r>
      <w:r w:rsidR="00B53FCC" w:rsidRPr="00521C1F">
        <w:rPr>
          <w:vertAlign w:val="subscript"/>
          <w:lang w:val="en-US"/>
        </w:rPr>
        <w:t>MSY</w:t>
      </w:r>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(Fig. S</w:t>
      </w:r>
      <w:r w:rsidR="00BA6121" w:rsidRPr="00BA6121">
        <w:rPr>
          <w:lang w:val="en-US"/>
        </w:rPr>
        <w:t>3, S12</w:t>
      </w:r>
      <w:r w:rsidR="001540A3" w:rsidRPr="00BA6121">
        <w:rPr>
          <w:lang w:val="en-US"/>
        </w:rPr>
        <w:t>)</w:t>
      </w:r>
      <w:r w:rsidR="0045018A">
        <w:rPr>
          <w:lang w:val="en-US"/>
        </w:rPr>
        <w:t xml:space="preserve">. </w:t>
      </w:r>
    </w:p>
    <w:p w14:paraId="3124C750" w14:textId="31172F27"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 abundance-at-weight and fisheries yield 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1997 (</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S11</w:t>
      </w:r>
      <w:r w:rsidR="009235EF" w:rsidRPr="00F95139">
        <w:rPr>
          <w:rFonts w:ascii="Times" w:hAnsi="Times" w:cstheme="minorHAnsi"/>
          <w:lang w:val="en-GB"/>
        </w:rPr>
        <w:t>, S8)</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5 different scenarios</w:t>
      </w:r>
      <w:r w:rsidR="002A36ED">
        <w:rPr>
          <w:rFonts w:ascii="Times" w:hAnsi="Times" w:cs="Times New Roman"/>
          <w:lang w:val="en-GB"/>
        </w:rPr>
        <w:t xml:space="preserve"> (Table 1)</w:t>
      </w:r>
      <w:r w:rsidR="00047613" w:rsidRPr="00F95139">
        <w:rPr>
          <w:rFonts w:ascii="Times" w:hAnsi="Times" w:cs="Times New Roman"/>
          <w:lang w:val="en-GB"/>
        </w:rPr>
        <w:t xml:space="preserve"> </w:t>
      </w:r>
      <w:r w:rsidR="00DD08A1" w:rsidRPr="00F95139">
        <w:rPr>
          <w:rFonts w:ascii="Times" w:hAnsi="Times" w:cs="Times New Roman"/>
          <w:lang w:val="en-GB"/>
        </w:rPr>
        <w:t>and evaluated the food web metrics for each</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439D7CA7"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w:t>
      </w:r>
      <w:r w:rsidR="00B7628E">
        <w:rPr>
          <w:rFonts w:ascii="Times" w:hAnsi="Times" w:cs="Times New Roman"/>
          <w:lang w:val="en-GB"/>
        </w:rPr>
        <w:t xml:space="preserve">has </w:t>
      </w:r>
      <w:r w:rsidRPr="00F95139">
        <w:rPr>
          <w:rFonts w:ascii="Times" w:hAnsi="Times" w:cs="Times New Roman"/>
          <w:lang w:val="en-GB"/>
        </w:rPr>
        <w:t xml:space="preserve">on fishing mortality on spawning stock biomass </w:t>
      </w:r>
      <w:r w:rsidR="00C530F2" w:rsidRPr="00F95139">
        <w:rPr>
          <w:rFonts w:ascii="Times" w:hAnsi="Times" w:cs="Times New Roman"/>
          <w:lang w:val="en-GB"/>
        </w:rPr>
        <w:t xml:space="preserve">(SSB) and </w:t>
      </w:r>
      <w:r w:rsidR="002A36ED">
        <w:rPr>
          <w:rFonts w:ascii="Times" w:hAnsi="Times" w:cs="Times New Roman"/>
          <w:lang w:val="en-GB"/>
        </w:rPr>
        <w:t xml:space="preserve">on </w:t>
      </w:r>
      <w:r w:rsidR="00C530F2" w:rsidRPr="00F95139">
        <w:rPr>
          <w:rFonts w:ascii="Times" w:hAnsi="Times" w:cs="Times New Roman"/>
          <w:lang w:val="en-GB"/>
        </w:rPr>
        <w:t>fishing mortality leading to maximized long-term yield (F</w:t>
      </w:r>
      <w:r w:rsidR="00C530F2" w:rsidRPr="00DF58FD">
        <w:rPr>
          <w:rFonts w:ascii="Times" w:hAnsi="Times" w:cs="Times New Roman"/>
          <w:vertAlign w:val="subscript"/>
          <w:lang w:val="en-GB"/>
        </w:rPr>
        <w:t>MSY</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 xml:space="preserve">steady state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r w:rsidR="00647F3E" w:rsidRPr="00F95139">
        <w:rPr>
          <w:rFonts w:ascii="Times" w:hAnsi="Times" w:cs="Times New Roman"/>
          <w:lang w:val="en-GB"/>
        </w:rPr>
        <w:t>In the</w:t>
      </w:r>
      <w:r w:rsidR="00DE091C" w:rsidRPr="00F95139">
        <w:rPr>
          <w:rFonts w:ascii="Times" w:hAnsi="Times" w:cs="Times New Roman"/>
          <w:lang w:val="en-GB"/>
        </w:rPr>
        <w:t>se</w:t>
      </w:r>
      <w:r w:rsidR="00647F3E" w:rsidRPr="00F95139">
        <w:rPr>
          <w:rFonts w:ascii="Times" w:hAnsi="Times" w:cs="Times New Roman"/>
          <w:lang w:val="en-GB"/>
        </w:rPr>
        <w:t xml:space="preserve"> </w:t>
      </w:r>
      <w:r w:rsidR="0029332A" w:rsidRPr="00F95139">
        <w:rPr>
          <w:rFonts w:ascii="Times" w:hAnsi="Times" w:cs="Times New Roman"/>
          <w:lang w:val="en-GB"/>
        </w:rPr>
        <w:t>simulations</w:t>
      </w:r>
      <w:r w:rsidR="00647F3E" w:rsidRPr="00F95139">
        <w:rPr>
          <w:rFonts w:ascii="Times" w:hAnsi="Times" w:cs="Times New Roman"/>
          <w:lang w:val="en-GB"/>
        </w:rPr>
        <w:t xml:space="preserve">, </w:t>
      </w:r>
      <w:r w:rsidR="00BB68A4" w:rsidRPr="00F95139">
        <w:rPr>
          <w:rFonts w:ascii="Times" w:hAnsi="Times" w:cs="Times New Roman"/>
          <w:lang w:val="en-GB"/>
        </w:rPr>
        <w:t xml:space="preserve">fishing mortalities </w:t>
      </w:r>
      <w:r w:rsidR="00072949" w:rsidRPr="00F95139">
        <w:rPr>
          <w:rFonts w:ascii="Times" w:hAnsi="Times" w:cs="Times New Roman"/>
          <w:lang w:val="en-GB"/>
        </w:rPr>
        <w:t xml:space="preserve">were </w:t>
      </w:r>
      <w:r w:rsidR="00BB68A4" w:rsidRPr="00F95139">
        <w:rPr>
          <w:rFonts w:ascii="Times" w:hAnsi="Times" w:cs="Times New Roman"/>
          <w:lang w:val="en-GB"/>
        </w:rPr>
        <w:t>varied</w:t>
      </w:r>
      <w:r w:rsidR="00790136" w:rsidRPr="00F95139">
        <w:rPr>
          <w:rFonts w:ascii="Times" w:hAnsi="Times" w:cs="Times New Roman"/>
          <w:lang w:val="en-GB"/>
        </w:rPr>
        <w:t xml:space="preserve"> </w:t>
      </w:r>
      <w:r w:rsidR="0011702F" w:rsidRPr="00F95139">
        <w:rPr>
          <w:rFonts w:ascii="Times" w:hAnsi="Times" w:cs="Times New Roman"/>
          <w:lang w:val="en-GB"/>
        </w:rPr>
        <w:t xml:space="preserve">with a factor </w:t>
      </w:r>
      <w:r w:rsidR="002A322C" w:rsidRPr="00F95139">
        <w:rPr>
          <w:rFonts w:ascii="Times" w:hAnsi="Times" w:cs="Times New Roman"/>
          <w:lang w:val="en-GB"/>
        </w:rPr>
        <w:t xml:space="preserve">in relation to </w:t>
      </w:r>
      <w:r w:rsidR="002E79F2" w:rsidRPr="00F95139">
        <w:rPr>
          <w:rFonts w:ascii="Times" w:hAnsi="Times" w:cs="Times New Roman"/>
          <w:lang w:val="en-GB"/>
        </w:rPr>
        <w:t>F</w:t>
      </w:r>
      <w:r w:rsidR="002E79F2" w:rsidRPr="00DF58FD">
        <w:rPr>
          <w:rFonts w:ascii="Times" w:hAnsi="Times" w:cs="Times New Roman"/>
          <w:vertAlign w:val="subscript"/>
          <w:lang w:val="en-GB"/>
        </w:rPr>
        <w:t>MSY</w:t>
      </w:r>
      <w:r w:rsidR="002E79F2" w:rsidRPr="00F95139">
        <w:rPr>
          <w:rFonts w:ascii="Times" w:hAnsi="Times" w:cs="Times New Roman"/>
          <w:lang w:val="en-GB"/>
        </w:rPr>
        <w:t>-levels</w:t>
      </w:r>
      <w:r w:rsidR="00CC43F9" w:rsidRPr="00F95139">
        <w:rPr>
          <w:rFonts w:ascii="Times" w:hAnsi="Times" w:cs="Times New Roman"/>
          <w:lang w:val="en-GB"/>
        </w:rPr>
        <w:t xml:space="preserve"> </w:t>
      </w:r>
      <w:r w:rsidR="002E79F2" w:rsidRPr="00F95139">
        <w:rPr>
          <w:rFonts w:ascii="Times" w:hAnsi="Times" w:cs="Times New Roman"/>
          <w:lang w:val="en-GB"/>
        </w:rPr>
        <w:t>based on either</w:t>
      </w:r>
      <w:r w:rsidR="00CC43F9" w:rsidRPr="00F95139">
        <w:rPr>
          <w:rFonts w:ascii="Times" w:hAnsi="Times" w:cs="Times New Roman"/>
          <w:lang w:val="en-GB"/>
        </w:rPr>
        <w:t xml:space="preserve"> F</w:t>
      </w:r>
      <w:r w:rsidR="00CC43F9" w:rsidRPr="00DF58FD">
        <w:rPr>
          <w:rFonts w:ascii="Times" w:hAnsi="Times" w:cs="Times New Roman"/>
          <w:vertAlign w:val="subscript"/>
          <w:lang w:val="en-GB"/>
        </w:rPr>
        <w:t>MSY</w:t>
      </w:r>
      <w:r w:rsidR="00CC43F9" w:rsidRPr="00F95139">
        <w:rPr>
          <w:rFonts w:ascii="Times" w:hAnsi="Times" w:cs="Times New Roman"/>
          <w:lang w:val="en-GB"/>
        </w:rPr>
        <w:t xml:space="preserve"> from</w:t>
      </w:r>
      <w:r w:rsidR="002E79F2" w:rsidRPr="00F95139">
        <w:rPr>
          <w:rFonts w:ascii="Times" w:hAnsi="Times" w:cs="Times New Roman"/>
          <w:lang w:val="en-GB"/>
        </w:rPr>
        <w:t xml:space="preserve"> </w:t>
      </w:r>
      <w:r w:rsidR="00CC43F9" w:rsidRPr="00F95139">
        <w:rPr>
          <w:rFonts w:ascii="Times" w:hAnsi="Times" w:cs="Times New Roman"/>
          <w:lang w:val="en-GB"/>
        </w:rPr>
        <w:t>the size</w:t>
      </w:r>
      <w:r w:rsidR="00BF6CD3" w:rsidRPr="00F95139">
        <w:rPr>
          <w:rFonts w:ascii="Times" w:hAnsi="Times" w:cs="Times New Roman"/>
          <w:lang w:val="en-GB"/>
        </w:rPr>
        <w:t xml:space="preserve"> </w:t>
      </w:r>
      <w:r w:rsidR="00CC43F9" w:rsidRPr="00F95139">
        <w:rPr>
          <w:rFonts w:ascii="Times" w:hAnsi="Times" w:cs="Times New Roman"/>
          <w:lang w:val="en-GB"/>
        </w:rPr>
        <w:t xml:space="preserve">spectrum </w:t>
      </w:r>
      <w:r w:rsidR="002E79F2" w:rsidRPr="00F95139">
        <w:rPr>
          <w:rFonts w:ascii="Times" w:hAnsi="Times" w:cs="Times New Roman"/>
          <w:lang w:val="en-GB"/>
        </w:rPr>
        <w:t xml:space="preserve">model or an average between the </w:t>
      </w:r>
      <w:r w:rsidR="00BF6CD3" w:rsidRPr="00F95139">
        <w:rPr>
          <w:rFonts w:ascii="Times" w:hAnsi="Times" w:cs="Times New Roman"/>
          <w:lang w:val="en-GB"/>
        </w:rPr>
        <w:t>size spectrum</w:t>
      </w:r>
      <w:r w:rsidR="002E79F2" w:rsidRPr="00F95139">
        <w:rPr>
          <w:rFonts w:ascii="Times" w:hAnsi="Times" w:cs="Times New Roman"/>
          <w:lang w:val="en-GB"/>
        </w:rPr>
        <w:t xml:space="preserve"> model and stock assessment F</w:t>
      </w:r>
      <w:r w:rsidR="004C0865" w:rsidRPr="00DF58FD">
        <w:rPr>
          <w:rFonts w:ascii="Times" w:hAnsi="Times" w:cs="Times New Roman"/>
          <w:vertAlign w:val="subscript"/>
          <w:lang w:val="en-GB"/>
        </w:rPr>
        <w:t>MSY</w:t>
      </w:r>
      <w:r w:rsidR="004C0865" w:rsidRPr="00F95139">
        <w:rPr>
          <w:rFonts w:ascii="Times" w:hAnsi="Times" w:cs="Times New Roman"/>
          <w:lang w:val="en-GB"/>
        </w:rPr>
        <w:t xml:space="preserve"> </w:t>
      </w:r>
      <w:r w:rsidR="00650C7A" w:rsidRPr="00F95139">
        <w:rPr>
          <w:rFonts w:ascii="Times" w:hAnsi="Times" w:cs="Times New Roman"/>
          <w:lang w:val="en-GB"/>
        </w:rPr>
        <w:t xml:space="preserve">(as </w:t>
      </w:r>
      <w:r w:rsidR="0090628B" w:rsidRPr="00F95139">
        <w:rPr>
          <w:rFonts w:ascii="Times" w:hAnsi="Times" w:cs="Times New Roman"/>
          <w:lang w:val="en-GB"/>
        </w:rPr>
        <w:t>the model is calibrated to stock assessment output</w:t>
      </w:r>
      <w:r w:rsidR="006C794C" w:rsidRPr="00F95139">
        <w:rPr>
          <w:rFonts w:ascii="Times" w:hAnsi="Times" w:cs="Times New Roman"/>
          <w:lang w:val="en-GB"/>
        </w:rPr>
        <w:t>s</w:t>
      </w:r>
      <w:r w:rsidR="00650C7A" w:rsidRPr="00F95139">
        <w:rPr>
          <w:rFonts w:ascii="Times" w:hAnsi="Times" w:cs="Times New Roman"/>
          <w:lang w:val="en-GB"/>
        </w:rPr>
        <w:t>)</w:t>
      </w:r>
      <w:r w:rsidR="00C5492C" w:rsidRPr="00F95139">
        <w:rPr>
          <w:rFonts w:ascii="Times" w:hAnsi="Times" w:cs="Times New Roman"/>
          <w:lang w:val="en-GB"/>
        </w:rPr>
        <w:t xml:space="preserve"> (Fig. 6)</w:t>
      </w:r>
      <w:r w:rsidR="00FC6519" w:rsidRPr="00F95139">
        <w:rPr>
          <w:rFonts w:ascii="Times" w:hAnsi="Times" w:cs="Times New Roman"/>
          <w:lang w:val="en-GB"/>
        </w:rPr>
        <w:t xml:space="preserve">. </w:t>
      </w:r>
    </w:p>
    <w:p w14:paraId="12CC74BE" w14:textId="57C822A4" w:rsidR="007D2875" w:rsidRPr="00F95139" w:rsidRDefault="007D2875" w:rsidP="00A0363E">
      <w:pPr>
        <w:spacing w:line="480" w:lineRule="auto"/>
        <w:rPr>
          <w:lang w:val="en-GB"/>
        </w:rPr>
      </w:pPr>
    </w:p>
    <w:p w14:paraId="60317855" w14:textId="3214BC63" w:rsidR="00EE0968" w:rsidRDefault="00EE0968" w:rsidP="003C2E24">
      <w:pPr>
        <w:pStyle w:val="Caption"/>
        <w:keepNext/>
        <w:spacing w:line="480" w:lineRule="auto"/>
        <w:jc w:val="both"/>
        <w:rPr>
          <w:sz w:val="22"/>
          <w:szCs w:val="22"/>
          <w:lang w:val="en-GB"/>
        </w:rPr>
      </w:pPr>
      <w:r w:rsidRPr="00F95139">
        <w:rPr>
          <w:sz w:val="22"/>
          <w:szCs w:val="22"/>
          <w:lang w:val="en-GB"/>
        </w:rPr>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r w:rsidR="00321706" w:rsidRPr="00F95139">
        <w:rPr>
          <w:sz w:val="22"/>
          <w:szCs w:val="22"/>
          <w:lang w:val="en-GB"/>
        </w:rPr>
        <w:t>ed</w:t>
      </w:r>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le7Colourful"/>
        <w:tblW w:w="4555" w:type="pct"/>
        <w:tblLook w:val="04A0" w:firstRow="1" w:lastRow="0" w:firstColumn="1" w:lastColumn="0" w:noHBand="0" w:noVBand="1"/>
      </w:tblPr>
      <w:tblGrid>
        <w:gridCol w:w="549"/>
        <w:gridCol w:w="2108"/>
        <w:gridCol w:w="1113"/>
        <w:gridCol w:w="1113"/>
        <w:gridCol w:w="1113"/>
        <w:gridCol w:w="1109"/>
        <w:gridCol w:w="1118"/>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rPr>
            </w:pPr>
            <w:r w:rsidRPr="0076092C">
              <w:rPr>
                <w:b/>
                <w:bCs/>
              </w:rPr>
              <w:t>Temperature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r w:rsidRPr="000D7625">
              <w:t>Physio</w:t>
            </w:r>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r w:rsidRPr="0076092C">
              <w:rPr>
                <w:b/>
                <w:bCs/>
              </w:rPr>
              <w:t>Temperature dependence</w:t>
            </w: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F95139">
              <w:rPr>
                <w:lang w:val="en-GB"/>
              </w:rPr>
              <w:t>Physiolog</w:t>
            </w:r>
            <w:r w:rsidRPr="002A36ED">
              <w:rPr>
                <w:lang w:val="en-US"/>
              </w:rPr>
              <w:t>ical</w:t>
            </w:r>
            <w:proofErr w:type="spellEnd"/>
            <w:r w:rsidRPr="002A36ED">
              <w:rPr>
                <w:lang w:val="en-US"/>
              </w:rPr>
              <w:t xml:space="preserve">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64F7C7ED"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pPr>
            <w:r w:rsidRPr="002A36ED">
              <w:t>Resource carrying capacity (</w:t>
            </w:r>
            <m:oMath>
              <m:r>
                <m:rPr>
                  <m:sty m:val="b"/>
                </m:rPr>
                <w:rPr>
                  <w:rFonts w:ascii="Cambria Math" w:hAnsi="Cambria Math"/>
                </w:rPr>
                <m:t>κ)</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7276E9A"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lang w:val="en-GB"/>
              </w:rPr>
            </w:pPr>
            <w:r w:rsidRPr="00F95139">
              <w:rPr>
                <w:lang w:val="en-GB"/>
              </w:rPr>
              <w:t>Resource regeneration rate (</w:t>
            </w:r>
            <m:oMath>
              <m:sSub>
                <m:sSubPr>
                  <m:ctrlPr>
                    <w:rPr>
                      <w:rFonts w:ascii="Cambria Math" w:hAnsi="Cambria Math"/>
                    </w:rPr>
                  </m:ctrlPr>
                </m:sSubPr>
                <m:e>
                  <m:r>
                    <m:rPr>
                      <m:sty m:val="b"/>
                    </m:rPr>
                    <w:rPr>
                      <w:rFonts w:ascii="Cambria Math" w:hAnsi="Cambria Math"/>
                    </w:rPr>
                    <m:t>r</m:t>
                  </m:r>
                </m:e>
                <m:sub>
                  <m:r>
                    <m:rPr>
                      <m:sty m:val="b"/>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4057705C" w:rsidR="0054489F" w:rsidRDefault="0054489F"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r w:rsidRPr="006A09B3">
        <w:rPr>
          <w:rFonts w:cstheme="minorHAnsi"/>
          <w:b/>
        </w:rPr>
        <w:t>Results</w:t>
      </w:r>
    </w:p>
    <w:p w14:paraId="724E3215" w14:textId="4D221FBA" w:rsidR="00E474D8" w:rsidRPr="00B7628E" w:rsidRDefault="00923704" w:rsidP="00182BA9">
      <w:pPr>
        <w:spacing w:line="480" w:lineRule="auto"/>
        <w:contextualSpacing/>
        <w:jc w:val="both"/>
        <w:rPr>
          <w:rFonts w:cstheme="minorHAnsi"/>
          <w:bCs/>
          <w:i/>
          <w:iCs/>
          <w:lang w:val="en-GB"/>
          <w:rPrChange w:id="119" w:author="Anna Gårdmark" w:date="2020-02-07T14:01:00Z">
            <w:rPr>
              <w:rFonts w:cstheme="minorHAnsi"/>
              <w:bCs/>
              <w:i/>
              <w:iCs/>
            </w:rPr>
          </w:rPrChange>
        </w:rPr>
      </w:pPr>
      <w:ins w:id="120" w:author="Max Lindmark" w:date="2020-02-08T16:15:00Z">
        <w:r>
          <w:rPr>
            <w:rFonts w:cstheme="minorHAnsi"/>
            <w:bCs/>
            <w:i/>
            <w:iCs/>
            <w:lang w:val="en-GB"/>
          </w:rPr>
          <w:t>Effects of warming on s</w:t>
        </w:r>
      </w:ins>
      <w:del w:id="121" w:author="Max Lindmark" w:date="2020-02-08T16:15:00Z">
        <w:r w:rsidR="00E474D8" w:rsidRPr="00765D0C" w:rsidDel="00923704">
          <w:rPr>
            <w:rFonts w:cstheme="minorHAnsi"/>
            <w:bCs/>
            <w:i/>
            <w:iCs/>
            <w:lang w:val="en-GB"/>
          </w:rPr>
          <w:delText>S</w:delText>
        </w:r>
      </w:del>
      <w:r w:rsidR="00E474D8" w:rsidRPr="00765D0C">
        <w:rPr>
          <w:rFonts w:cstheme="minorHAnsi"/>
          <w:bCs/>
          <w:i/>
          <w:iCs/>
          <w:lang w:val="en-GB"/>
        </w:rPr>
        <w:t>ize-at-age</w:t>
      </w:r>
      <w:r w:rsidR="00B7628E" w:rsidRPr="00765D0C">
        <w:rPr>
          <w:rFonts w:cstheme="minorHAnsi"/>
          <w:bCs/>
          <w:i/>
          <w:iCs/>
          <w:lang w:val="en-GB"/>
        </w:rPr>
        <w:t xml:space="preserve"> </w:t>
      </w:r>
      <w:del w:id="122" w:author="Max Lindmark" w:date="2020-02-08T16:15:00Z">
        <w:r w:rsidR="00B7628E" w:rsidRPr="00765D0C" w:rsidDel="00923704">
          <w:rPr>
            <w:rFonts w:cstheme="minorHAnsi"/>
            <w:bCs/>
            <w:i/>
            <w:iCs/>
            <w:lang w:val="en-GB"/>
          </w:rPr>
          <w:delText>response</w:delText>
        </w:r>
        <w:r w:rsidR="00765D0C" w:rsidDel="00923704">
          <w:rPr>
            <w:rFonts w:cstheme="minorHAnsi"/>
            <w:bCs/>
            <w:i/>
            <w:iCs/>
            <w:lang w:val="en-GB"/>
          </w:rPr>
          <w:delText>s</w:delText>
        </w:r>
        <w:r w:rsidR="00B7628E" w:rsidRPr="00B7628E" w:rsidDel="00923704">
          <w:rPr>
            <w:rFonts w:cstheme="minorHAnsi"/>
            <w:bCs/>
            <w:i/>
            <w:iCs/>
            <w:lang w:val="en-GB"/>
            <w:rPrChange w:id="123" w:author="Anna Gårdmark" w:date="2020-02-07T14:01:00Z">
              <w:rPr>
                <w:rFonts w:cstheme="minorHAnsi"/>
                <w:bCs/>
                <w:i/>
                <w:iCs/>
              </w:rPr>
            </w:rPrChange>
          </w:rPr>
          <w:delText xml:space="preserve"> </w:delText>
        </w:r>
      </w:del>
      <w:r w:rsidR="00B7628E" w:rsidRPr="00B7628E">
        <w:rPr>
          <w:rFonts w:cstheme="minorHAnsi"/>
          <w:bCs/>
          <w:i/>
          <w:iCs/>
          <w:lang w:val="en-GB"/>
          <w:rPrChange w:id="124" w:author="Anna Gårdmark" w:date="2020-02-07T14:01:00Z">
            <w:rPr>
              <w:rFonts w:cstheme="minorHAnsi"/>
              <w:bCs/>
              <w:i/>
              <w:iCs/>
            </w:rPr>
          </w:rPrChange>
        </w:rPr>
        <w:t>depend on physiological temperature-dependence</w:t>
      </w:r>
    </w:p>
    <w:p w14:paraId="26839588" w14:textId="04CEDD9E"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1C7F80" w:rsidRPr="00F95139">
        <w:rPr>
          <w:rFonts w:cstheme="minorHAnsi"/>
          <w:bCs/>
          <w:lang w:val="en-GB"/>
        </w:rPr>
        <w:t>processes  (</w:t>
      </w:r>
      <w:r w:rsidR="00C343FD" w:rsidRPr="00F95139">
        <w:rPr>
          <w:rFonts w:cstheme="minorHAnsi"/>
          <w:bCs/>
          <w:lang w:val="en-GB"/>
        </w:rPr>
        <w:t xml:space="preserve">“top-down”, </w:t>
      </w:r>
      <w:r w:rsidR="001C7F80" w:rsidRPr="00F95139">
        <w:rPr>
          <w:rFonts w:cstheme="minorHAnsi"/>
          <w:bCs/>
          <w:lang w:val="en-GB"/>
        </w:rPr>
        <w:t>in addition to temperature-dependence of their background resources</w:t>
      </w:r>
      <w:r w:rsidR="00C343FD" w:rsidRPr="00F95139">
        <w:rPr>
          <w:rFonts w:cstheme="minorHAnsi"/>
          <w:bCs/>
          <w:lang w:val="en-GB"/>
        </w:rPr>
        <w:t>, the “bottom-up”</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has a strong 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empirical</w:t>
      </w:r>
      <w:r w:rsidR="007120E7" w:rsidRPr="00F95139">
        <w:rPr>
          <w:rFonts w:cstheme="minorHAnsi"/>
          <w:bCs/>
          <w:lang w:val="en-GB"/>
        </w:rPr>
        <w:t xml:space="preserve"> temperature </w:t>
      </w:r>
      <w:r w:rsidR="001C7F80" w:rsidRPr="00F95139">
        <w:rPr>
          <w:rFonts w:cstheme="minorHAnsi"/>
          <w:bCs/>
          <w:lang w:val="en-GB"/>
        </w:rPr>
        <w:t xml:space="preserve">dependence </w:t>
      </w:r>
      <w:r w:rsidR="007120E7" w:rsidRPr="00F95139">
        <w:rPr>
          <w:rFonts w:cstheme="minorHAnsi"/>
          <w:bCs/>
          <w:lang w:val="en-GB"/>
        </w:rPr>
        <w:t xml:space="preserve">of </w:t>
      </w:r>
      <w:r w:rsidR="00332CA4" w:rsidRPr="00F95139">
        <w:rPr>
          <w:rFonts w:cstheme="minorHAnsi"/>
          <w:bCs/>
          <w:lang w:val="en-GB"/>
        </w:rPr>
        <w:t>maximum consumption, mortality and metabolism</w:t>
      </w:r>
      <w:r w:rsidR="00050727" w:rsidRPr="00F95139">
        <w:rPr>
          <w:rFonts w:cstheme="minorHAnsi"/>
          <w:bCs/>
          <w:lang w:val="en-GB"/>
        </w:rPr>
        <w:t xml:space="preserve">, with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are strongest in small individuals.</w:t>
      </w:r>
      <w:del w:id="125" w:author="Max Lindmark" w:date="2020-02-08T16:16:00Z">
        <w:r w:rsidR="006D35A3" w:rsidRPr="00F95139" w:rsidDel="00923704">
          <w:rPr>
            <w:rFonts w:cstheme="minorHAnsi"/>
            <w:bCs/>
            <w:lang w:val="en-GB"/>
          </w:rPr>
          <w:delText xml:space="preserve"> </w:delText>
        </w:r>
        <w:r w:rsidR="003859AF" w:rsidRPr="00F95139" w:rsidDel="00923704">
          <w:rPr>
            <w:rFonts w:cstheme="minorHAnsi"/>
            <w:bCs/>
            <w:lang w:val="en-GB"/>
          </w:rPr>
          <w:delText xml:space="preserve">Specifically, </w:delText>
        </w:r>
      </w:del>
      <w:ins w:id="126" w:author="Max Lindmark" w:date="2020-02-08T16:16:00Z">
        <w:r w:rsidR="00923704">
          <w:rPr>
            <w:rFonts w:cstheme="minorHAnsi"/>
            <w:bCs/>
            <w:lang w:val="en-GB"/>
          </w:rPr>
          <w:t xml:space="preserve"> </w:t>
        </w:r>
      </w:ins>
      <w:del w:id="127" w:author="Max Lindmark" w:date="2020-02-08T16:16:00Z">
        <w:r w:rsidR="009B2986" w:rsidRPr="00F95139" w:rsidDel="00923704">
          <w:rPr>
            <w:rFonts w:cstheme="minorHAnsi"/>
            <w:bCs/>
            <w:lang w:val="en-GB"/>
          </w:rPr>
          <w:delText>i</w:delText>
        </w:r>
      </w:del>
      <w:ins w:id="128" w:author="Max Lindmark" w:date="2020-02-08T16:16:00Z">
        <w:r w:rsidR="00923704">
          <w:rPr>
            <w:rFonts w:cstheme="minorHAnsi"/>
            <w:bCs/>
            <w:lang w:val="en-GB"/>
          </w:rPr>
          <w:t>I</w:t>
        </w:r>
      </w:ins>
      <w:r w:rsidR="00945FD0" w:rsidRPr="00F95139">
        <w:rPr>
          <w:rFonts w:cstheme="minorHAnsi"/>
          <w:bCs/>
          <w:lang w:val="en-GB"/>
        </w:rPr>
        <w:t xml:space="preserve">n 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positive effect </w:t>
      </w:r>
      <w:r w:rsidR="00C343FD" w:rsidRPr="00F95139">
        <w:rPr>
          <w:rFonts w:cstheme="minorHAnsi"/>
          <w:bCs/>
          <w:lang w:val="en-GB"/>
        </w:rPr>
        <w:t>of warming</w:t>
      </w:r>
      <w:r w:rsidR="00935C8E">
        <w:rPr>
          <w:rFonts w:cstheme="minorHAnsi"/>
          <w:bCs/>
          <w:lang w:val="en-GB"/>
        </w:rPr>
        <w:t xml:space="preserve"> on size-at-age</w:t>
      </w:r>
      <w:r w:rsidR="00C343FD" w:rsidRPr="00F95139">
        <w:rPr>
          <w:rFonts w:cstheme="minorHAnsi"/>
          <w:bCs/>
          <w:lang w:val="en-GB"/>
        </w:rPr>
        <w:t xml:space="preserve"> </w:t>
      </w:r>
      <w:r w:rsidR="00A850DA" w:rsidRPr="00F95139">
        <w:rPr>
          <w:rFonts w:cstheme="minorHAnsi"/>
          <w:bCs/>
          <w:lang w:val="en-GB"/>
        </w:rPr>
        <w:t xml:space="preserve">is largest for </w:t>
      </w:r>
      <w:r w:rsidR="0053608F" w:rsidRPr="00F95139">
        <w:rPr>
          <w:rFonts w:cstheme="minorHAnsi"/>
          <w:bCs/>
          <w:lang w:val="en-GB"/>
        </w:rPr>
        <w:t xml:space="preserve">small </w:t>
      </w:r>
      <w:ins w:id="129" w:author="Max Lindmark" w:date="2020-02-08T15:06:00Z">
        <w:r w:rsidR="00851547">
          <w:rPr>
            <w:rFonts w:cstheme="minorHAnsi"/>
            <w:bCs/>
            <w:lang w:val="en-GB"/>
          </w:rPr>
          <w:t xml:space="preserve">and </w:t>
        </w:r>
        <w:r w:rsidR="00B80B46">
          <w:rPr>
            <w:rFonts w:cstheme="minorHAnsi"/>
            <w:bCs/>
            <w:lang w:val="en-GB"/>
          </w:rPr>
          <w:t>young</w:t>
        </w:r>
        <w:r w:rsidR="00851547">
          <w:rPr>
            <w:rFonts w:cstheme="minorHAnsi"/>
            <w:bCs/>
            <w:lang w:val="en-GB"/>
          </w:rPr>
          <w:t xml:space="preserve"> </w:t>
        </w:r>
      </w:ins>
      <w:r w:rsidR="0053608F" w:rsidRPr="00F95139">
        <w:rPr>
          <w:rFonts w:cstheme="minorHAnsi"/>
          <w:bCs/>
          <w:lang w:val="en-GB"/>
        </w:rPr>
        <w:t xml:space="preserve">individuals </w:t>
      </w:r>
      <w:r w:rsidR="00A850DA" w:rsidRPr="00F95139">
        <w:rPr>
          <w:rFonts w:cstheme="minorHAnsi"/>
          <w:bCs/>
          <w:lang w:val="en-GB"/>
        </w:rPr>
        <w:t xml:space="preserve">and declines with </w:t>
      </w:r>
      <w:del w:id="130" w:author="Max Lindmark" w:date="2020-02-08T15:06:00Z">
        <w:r w:rsidR="00A850DA" w:rsidRPr="00F95139" w:rsidDel="00765D0C">
          <w:rPr>
            <w:rFonts w:cstheme="minorHAnsi"/>
            <w:bCs/>
            <w:lang w:val="en-GB"/>
          </w:rPr>
          <w:delText>size</w:delText>
        </w:r>
      </w:del>
      <w:ins w:id="131" w:author="Max Lindmark" w:date="2020-02-08T15:06:00Z">
        <w:r w:rsidR="00765D0C">
          <w:rPr>
            <w:rFonts w:cstheme="minorHAnsi"/>
            <w:bCs/>
            <w:lang w:val="en-GB"/>
          </w:rPr>
          <w:t>age</w:t>
        </w:r>
      </w:ins>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 dynamics scale with temperature</w:t>
      </w:r>
      <w:r w:rsidR="00ED4B76" w:rsidRPr="00F95139">
        <w:rPr>
          <w:rFonts w:cstheme="minorHAnsi"/>
          <w:bCs/>
          <w:lang w:val="en-GB"/>
        </w:rPr>
        <w:t xml:space="preserve">, </w:t>
      </w:r>
      <w:r w:rsidR="00922C5B" w:rsidRPr="00F95139">
        <w:rPr>
          <w:rFonts w:cstheme="minorHAnsi"/>
          <w:bCs/>
          <w:lang w:val="en-GB"/>
        </w:rPr>
        <w:t xml:space="preserve">small individuals </w:t>
      </w:r>
      <w:r w:rsidR="00C343FD" w:rsidRPr="00F95139">
        <w:rPr>
          <w:rFonts w:cstheme="minorHAnsi"/>
          <w:bCs/>
          <w:lang w:val="en-GB"/>
        </w:rPr>
        <w:t xml:space="preserve">have </w:t>
      </w:r>
      <w:r w:rsidR="00922C5B" w:rsidRPr="00F95139">
        <w:rPr>
          <w:rFonts w:cstheme="minorHAnsi"/>
          <w:bCs/>
          <w:lang w:val="en-GB"/>
        </w:rPr>
        <w:t>the largest relative change (negative</w:t>
      </w:r>
      <w:r w:rsidR="004910AF" w:rsidRPr="00F95139">
        <w:rPr>
          <w:rFonts w:cstheme="minorHAnsi"/>
          <w:bCs/>
          <w:lang w:val="en-GB"/>
        </w:rPr>
        <w:t>)</w:t>
      </w:r>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w:t>
      </w:r>
      <w:del w:id="132" w:author="Max Lindmark" w:date="2020-02-08T15:07:00Z">
        <w:r w:rsidR="00E232B4" w:rsidRPr="00F95139" w:rsidDel="00E9113C">
          <w:rPr>
            <w:rFonts w:cstheme="minorHAnsi"/>
            <w:bCs/>
            <w:lang w:val="en-GB"/>
          </w:rPr>
          <w:delText>body size</w:delText>
        </w:r>
      </w:del>
      <w:ins w:id="133" w:author="Max Lindmark" w:date="2020-02-08T15:07:00Z">
        <w:r w:rsidR="00E9113C">
          <w:rPr>
            <w:rFonts w:cstheme="minorHAnsi"/>
            <w:bCs/>
            <w:lang w:val="en-GB"/>
          </w:rPr>
          <w:t>age</w:t>
        </w:r>
      </w:ins>
      <w:r w:rsidR="00E232B4" w:rsidRPr="00F95139">
        <w:rPr>
          <w:rFonts w:cstheme="minorHAnsi"/>
          <w:bCs/>
          <w:lang w:val="en-GB"/>
        </w:rPr>
        <w:t xml:space="preserve"> </w:t>
      </w:r>
      <w:r w:rsidR="008B3890" w:rsidRPr="00F95139">
        <w:rPr>
          <w:rFonts w:cstheme="minorHAnsi"/>
          <w:bCs/>
          <w:lang w:val="en-GB"/>
        </w:rPr>
        <w:t xml:space="preserve">(Fig. </w:t>
      </w:r>
      <w:r w:rsidR="009605D2" w:rsidRPr="00F95139">
        <w:rPr>
          <w:rFonts w:cstheme="minorHAnsi"/>
          <w:bCs/>
          <w:lang w:val="en-GB"/>
        </w:rPr>
        <w:t>2</w:t>
      </w:r>
      <w:r w:rsidR="008B3890" w:rsidRPr="00F95139">
        <w:rPr>
          <w:rFonts w:cstheme="minorHAnsi"/>
          <w:bCs/>
          <w:lang w:val="en-GB"/>
        </w:rPr>
        <w:t>).</w:t>
      </w:r>
      <w:r w:rsidR="00D11397" w:rsidRPr="00F95139">
        <w:rPr>
          <w:rFonts w:cstheme="minorHAnsi"/>
          <w:bCs/>
          <w:lang w:val="en-GB"/>
        </w:rPr>
        <w:t xml:space="preserve"> </w:t>
      </w:r>
    </w:p>
    <w:p w14:paraId="302C1BA5" w14:textId="77777777" w:rsidR="00730D2C" w:rsidRDefault="00D11397" w:rsidP="00037C00">
      <w:pPr>
        <w:spacing w:line="480" w:lineRule="auto"/>
        <w:ind w:firstLine="284"/>
        <w:contextualSpacing/>
        <w:jc w:val="both"/>
        <w:rPr>
          <w:rFonts w:cstheme="minorHAnsi"/>
          <w:lang w:val="en-GB"/>
        </w:rPr>
      </w:pPr>
      <w:commentRangeStart w:id="134"/>
      <w:commentRangeStart w:id="135"/>
      <w:commentRangeStart w:id="136"/>
      <w:r w:rsidRPr="00F95139">
        <w:rPr>
          <w:rFonts w:cstheme="minorHAnsi"/>
          <w:bCs/>
          <w:lang w:val="en-GB"/>
        </w:rPr>
        <w:t>D</w:t>
      </w:r>
      <w:commentRangeEnd w:id="134"/>
      <w:r w:rsidR="00B42E51" w:rsidRPr="00AF32CB">
        <w:rPr>
          <w:rStyle w:val="CommentReference"/>
          <w:sz w:val="22"/>
          <w:szCs w:val="22"/>
        </w:rPr>
        <w:commentReference w:id="134"/>
      </w:r>
      <w:commentRangeEnd w:id="135"/>
      <w:r w:rsidR="00C343FD" w:rsidRPr="00AF32CB">
        <w:rPr>
          <w:rStyle w:val="CommentReference"/>
          <w:sz w:val="22"/>
          <w:szCs w:val="22"/>
        </w:rPr>
        <w:commentReference w:id="135"/>
      </w:r>
      <w:commentRangeEnd w:id="136"/>
      <w:r w:rsidR="007A196D" w:rsidRPr="00AF32CB">
        <w:rPr>
          <w:rStyle w:val="CommentReference"/>
          <w:sz w:val="22"/>
          <w:szCs w:val="22"/>
        </w:rPr>
        <w:commentReference w:id="136"/>
      </w:r>
      <w:r w:rsidRPr="00F95139">
        <w:rPr>
          <w:rFonts w:cstheme="minorHAnsi"/>
          <w:bCs/>
          <w:lang w:val="en-GB"/>
        </w:rPr>
        <w:t xml:space="preserve">espite the relatively narrow </w:t>
      </w:r>
      <w:r w:rsidR="008A1C37" w:rsidRPr="00F95139">
        <w:rPr>
          <w:rFonts w:cstheme="minorHAnsi"/>
          <w:bCs/>
          <w:lang w:val="en-GB"/>
        </w:rPr>
        <w:t>range of activation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are </w:t>
      </w:r>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63626B" w:rsidRPr="00F95139">
        <w:rPr>
          <w:rFonts w:cstheme="minorHAnsi"/>
          <w:bCs/>
          <w:lang w:val="en-GB"/>
        </w:rPr>
        <w:t>depend on</w:t>
      </w:r>
      <w:r w:rsidR="006E1092" w:rsidRPr="00F95139">
        <w:rPr>
          <w:rFonts w:cstheme="minorHAnsi"/>
          <w:bCs/>
          <w:lang w:val="en-GB"/>
        </w:rPr>
        <w:t xml:space="preserve"> 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m:oMath>
        <m:r>
          <w:rPr>
            <w:rFonts w:ascii="Cambria Math" w:hAnsi="Cambria Math" w:cstheme="minorHAnsi"/>
            <w:lang w:val="en-GB"/>
          </w:rPr>
          <m:t>0</m:t>
        </m:r>
      </m:oMath>
      <w:r w:rsidR="00D42F89" w:rsidRPr="00F95139">
        <w:rPr>
          <w:rFonts w:cstheme="minorHAnsi"/>
          <w:bCs/>
          <w:lang w:val="en-GB"/>
        </w:rPr>
        <w:t xml:space="preserve">% to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20048F" w:rsidRPr="0020048F">
        <w:rPr>
          <w:rFonts w:cstheme="minorHAnsi"/>
          <w:bCs/>
          <w:lang w:val="en-US"/>
        </w:rPr>
        <w:t>Cod, follow</w:t>
      </w:r>
      <w:r w:rsidR="0020048F">
        <w:rPr>
          <w:rFonts w:cstheme="minorHAnsi"/>
          <w:bCs/>
          <w:lang w:val="en-US"/>
        </w:rPr>
        <w:t xml:space="preserve">ed by herring and sprat, shows the largest uncertainty </w:t>
      </w:r>
      <w:r w:rsidR="0020048F">
        <w:rPr>
          <w:rFonts w:cstheme="minorHAnsi"/>
          <w:bCs/>
          <w:lang w:val="en-US"/>
        </w:rPr>
        <w:lastRenderedPageBreak/>
        <w:t xml:space="preserve">in the projected size-at-age </w:t>
      </w:r>
      <w:r w:rsidR="0063626B" w:rsidRPr="00F95139">
        <w:rPr>
          <w:rFonts w:cstheme="minorHAnsi"/>
          <w:bCs/>
          <w:lang w:val="en-GB"/>
        </w:rPr>
        <w:t xml:space="preserve">(Fig. </w:t>
      </w:r>
      <w:r w:rsidR="0020048F" w:rsidRPr="0020048F">
        <w:rPr>
          <w:rFonts w:cstheme="minorHAnsi"/>
          <w:bCs/>
          <w:lang w:val="en-US"/>
        </w:rPr>
        <w:t>1</w:t>
      </w:r>
      <w:r w:rsidR="0063626B" w:rsidRPr="00F95139">
        <w:rPr>
          <w:rFonts w:cstheme="minorHAnsi"/>
          <w:bCs/>
          <w:lang w:val="en-GB"/>
        </w:rPr>
        <w:t>)</w:t>
      </w:r>
      <w:r w:rsidR="00B50BB7" w:rsidRPr="00F95139">
        <w:rPr>
          <w:rFonts w:cstheme="minorHAnsi"/>
          <w:bCs/>
          <w:lang w:val="en-GB"/>
        </w:rPr>
        <w:t xml:space="preserve">. </w:t>
      </w:r>
      <w:r w:rsidR="005F0A1B">
        <w:rPr>
          <w:rFonts w:cstheme="minorHAnsi"/>
          <w:bCs/>
          <w:lang w:val="en-US"/>
        </w:rPr>
        <w:t>C</w:t>
      </w:r>
      <w:proofErr w:type="spellStart"/>
      <w:r w:rsidR="00204977" w:rsidRPr="00F95139">
        <w:rPr>
          <w:rFonts w:cstheme="minorHAnsi"/>
          <w:bCs/>
          <w:lang w:val="en-GB"/>
        </w:rPr>
        <w:t>hanges</w:t>
      </w:r>
      <w:proofErr w:type="spellEnd"/>
      <w:r w:rsidR="00204977" w:rsidRPr="00F95139">
        <w:rPr>
          <w:rFonts w:cstheme="minorHAnsi"/>
          <w:bCs/>
          <w:lang w:val="en-GB"/>
        </w:rPr>
        <w:t xml:space="preserve">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the temperature-dependence of maximum consumption rate increasing the actual consumption rates</w:t>
      </w:r>
      <w:r w:rsidR="00F964D0" w:rsidRPr="00F95139">
        <w:rPr>
          <w:rFonts w:cstheme="minorHAnsi"/>
          <w:bCs/>
          <w:lang w:val="en-GB"/>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Moreover, </w:t>
      </w:r>
      <w:r w:rsidR="00F20ADA" w:rsidRPr="00AF32CB">
        <w:rPr>
          <w:rFonts w:cstheme="minorHAnsi"/>
          <w:lang w:val="en-GB"/>
        </w:rPr>
        <w:t>th</w:t>
      </w:r>
      <w:r w:rsidR="0063626B" w:rsidRPr="00AF32CB">
        <w:rPr>
          <w:rFonts w:cstheme="minorHAnsi"/>
          <w:lang w:val="en-GB"/>
        </w:rPr>
        <w:t>e consumption rate</w:t>
      </w:r>
      <w:r w:rsidR="00F20ADA" w:rsidRPr="00AF32CB">
        <w:rPr>
          <w:rFonts w:cstheme="minorHAnsi"/>
          <w:lang w:val="en-GB"/>
        </w:rPr>
        <w:t xml:space="preserve"> is </w:t>
      </w:r>
      <w:r w:rsidR="0077691A" w:rsidRPr="00AF32CB">
        <w:rPr>
          <w:rFonts w:cstheme="minorHAnsi"/>
          <w:lang w:val="en-GB"/>
        </w:rPr>
        <w:t xml:space="preserve">slightly </w:t>
      </w:r>
      <w:r w:rsidR="00F20ADA" w:rsidRPr="00AF32CB">
        <w:rPr>
          <w:rFonts w:cstheme="minorHAnsi"/>
          <w:lang w:val="en-GB"/>
        </w:rPr>
        <w:t>more sensitive than the metabolic losses</w:t>
      </w:r>
      <w:r w:rsidR="003F477C" w:rsidRPr="00AF32CB">
        <w:rPr>
          <w:rFonts w:cstheme="minorHAnsi"/>
          <w:lang w:val="en-GB"/>
        </w:rPr>
        <w:t xml:space="preserve"> for the energy </w:t>
      </w:r>
      <w:r w:rsidR="00873D32" w:rsidRPr="00F43B6B">
        <w:rPr>
          <w:rFonts w:cstheme="minorHAnsi"/>
          <w:lang w:val="en-GB"/>
        </w:rPr>
        <w:t>acquisition</w:t>
      </w:r>
      <w:r w:rsidR="00821613" w:rsidRPr="00F43B6B">
        <w:rPr>
          <w:rFonts w:cstheme="minorHAnsi"/>
          <w:lang w:val="en-GB"/>
        </w:rPr>
        <w:t xml:space="preserve"> (Table S</w:t>
      </w:r>
      <w:r w:rsidR="00423A52" w:rsidRPr="00F43B6B">
        <w:rPr>
          <w:rFonts w:cstheme="minorHAnsi"/>
          <w:lang w:val="en-GB"/>
        </w:rPr>
        <w:t>4</w:t>
      </w:r>
      <w:r w:rsidR="00821613" w:rsidRPr="00F43B6B">
        <w:rPr>
          <w:rFonts w:cstheme="minorHAnsi"/>
          <w:lang w:val="en-GB"/>
        </w:rPr>
        <w:t>)</w:t>
      </w:r>
      <w:r w:rsidR="00860BC7" w:rsidRPr="00F43B6B">
        <w:rPr>
          <w:rFonts w:cstheme="minorHAnsi"/>
          <w:lang w:val="en-GB"/>
        </w:rPr>
        <w:t>.</w:t>
      </w:r>
      <w:commentRangeStart w:id="137"/>
      <w:commentRangeStart w:id="138"/>
      <w:commentRangeStart w:id="139"/>
      <w:commentRangeStart w:id="140"/>
      <w:commentRangeStart w:id="141"/>
      <w:r w:rsidR="00860BC7" w:rsidRPr="00F43B6B">
        <w:rPr>
          <w:rFonts w:cstheme="minorHAnsi"/>
          <w:lang w:val="en-GB"/>
        </w:rPr>
        <w:t xml:space="preserve"> </w:t>
      </w:r>
      <w:commentRangeEnd w:id="137"/>
      <w:commentRangeEnd w:id="138"/>
      <w:commentRangeEnd w:id="139"/>
      <w:commentRangeEnd w:id="140"/>
      <w:commentRangeEnd w:id="141"/>
      <w:r w:rsidR="00DA4FE9" w:rsidRPr="00F43B6B">
        <w:rPr>
          <w:rFonts w:cstheme="minorHAnsi"/>
          <w:lang w:val="en-GB"/>
        </w:rPr>
        <w:t>This also leads to increases in the size-</w:t>
      </w:r>
      <w:r w:rsidR="00E809D3" w:rsidRPr="00F43B6B">
        <w:rPr>
          <w:rFonts w:cstheme="minorHAnsi"/>
          <w:lang w:val="en-GB"/>
        </w:rPr>
        <w:t>dependent</w:t>
      </w:r>
      <w:r w:rsidR="00DA4FE9" w:rsidRPr="00F43B6B">
        <w:rPr>
          <w:rFonts w:cstheme="minorHAnsi"/>
          <w:lang w:val="en-GB"/>
        </w:rPr>
        <w:t xml:space="preserve"> predation mortality</w:t>
      </w:r>
      <w:r w:rsidR="001F5C1B" w:rsidRPr="00F43B6B">
        <w:rPr>
          <w:rFonts w:cstheme="minorHAnsi"/>
          <w:lang w:val="en-GB"/>
        </w:rPr>
        <w:t xml:space="preserve"> of fish above </w:t>
      </w:r>
      <m:oMath>
        <m:r>
          <w:rPr>
            <w:rFonts w:ascii="Cambria Math" w:hAnsi="Cambria Math" w:cstheme="minorHAnsi"/>
            <w:lang w:val="en-GB"/>
          </w:rPr>
          <m:t>~</m:t>
        </m:r>
      </m:oMath>
      <w:r w:rsidR="001F5C1B" w:rsidRPr="00F43B6B">
        <w:rPr>
          <w:rFonts w:cstheme="minorHAnsi"/>
          <w:lang w:val="en-GB"/>
        </w:rPr>
        <w:t>1g</w:t>
      </w:r>
      <w:r w:rsidR="00E809D3" w:rsidRPr="00F43B6B">
        <w:rPr>
          <w:rFonts w:cstheme="minorHAnsi"/>
          <w:lang w:val="en-GB"/>
        </w:rPr>
        <w:t xml:space="preserve"> </w:t>
      </w:r>
      <w:r w:rsidR="001F0F13" w:rsidRPr="00F43B6B">
        <w:rPr>
          <w:rFonts w:cstheme="minorHAnsi"/>
          <w:lang w:val="en-GB"/>
        </w:rPr>
        <w:t xml:space="preserve">for all scenarios, and for all </w:t>
      </w:r>
      <w:r w:rsidR="00803E05" w:rsidRPr="00F43B6B">
        <w:rPr>
          <w:rFonts w:cstheme="minorHAnsi"/>
          <w:lang w:val="en-GB"/>
        </w:rPr>
        <w:t xml:space="preserve">body weights </w:t>
      </w:r>
      <w:r w:rsidR="00803E05" w:rsidRPr="00AF32CB">
        <w:rPr>
          <w:rFonts w:cstheme="minorHAnsi"/>
          <w:lang w:val="en-GB"/>
        </w:rPr>
        <w:t>in the</w:t>
      </w:r>
      <w:r w:rsidR="004A7CC1" w:rsidRPr="00AF32CB">
        <w:rPr>
          <w:rFonts w:cstheme="minorHAnsi"/>
          <w:lang w:val="en-GB"/>
        </w:rPr>
        <w:t xml:space="preserve"> scenarios where only resources are temperature-dependent</w:t>
      </w:r>
      <w:r w:rsidR="00250A85" w:rsidRPr="00AF32CB">
        <w:rPr>
          <w:rFonts w:cstheme="minorHAnsi"/>
          <w:lang w:val="en-GB"/>
        </w:rPr>
        <w:t xml:space="preserve"> </w:t>
      </w:r>
      <w:r w:rsidR="00E809D3" w:rsidRPr="00AF32CB">
        <w:rPr>
          <w:rFonts w:cstheme="minorHAnsi"/>
          <w:lang w:val="en-GB"/>
        </w:rPr>
        <w:t>(Fig. S1</w:t>
      </w:r>
      <w:r w:rsidR="00541113">
        <w:rPr>
          <w:rFonts w:cstheme="minorHAnsi"/>
          <w:lang w:val="en-GB"/>
        </w:rPr>
        <w:t>4</w:t>
      </w:r>
      <w:r w:rsidR="001329DD" w:rsidRPr="00AF32CB">
        <w:rPr>
          <w:rFonts w:cstheme="minorHAnsi"/>
          <w:lang w:val="en-GB"/>
        </w:rPr>
        <w:t>)</w:t>
      </w:r>
      <w:r w:rsidR="00DA4FE9" w:rsidRPr="00AF32CB">
        <w:rPr>
          <w:rFonts w:cstheme="minorHAnsi"/>
          <w:lang w:val="en-GB"/>
        </w:rPr>
        <w:t xml:space="preserve">. </w:t>
      </w:r>
      <w:r w:rsidR="00B55988" w:rsidRPr="00AF32CB">
        <w:rPr>
          <w:rStyle w:val="CommentReference"/>
          <w:sz w:val="22"/>
          <w:szCs w:val="22"/>
        </w:rPr>
        <w:commentReference w:id="137"/>
      </w:r>
    </w:p>
    <w:p w14:paraId="5AEAE4C1" w14:textId="77777777" w:rsidR="00730D2C" w:rsidRDefault="00730D2C" w:rsidP="00730D2C">
      <w:pPr>
        <w:spacing w:line="480" w:lineRule="auto"/>
        <w:contextualSpacing/>
        <w:jc w:val="both"/>
        <w:rPr>
          <w:rFonts w:cstheme="minorHAnsi"/>
          <w:i/>
          <w:iCs/>
          <w:lang w:val="en-GB"/>
        </w:rPr>
      </w:pPr>
    </w:p>
    <w:p w14:paraId="527D2CC2" w14:textId="5A41F276" w:rsidR="00160528" w:rsidRPr="00730D2C" w:rsidRDefault="00E9113C" w:rsidP="00730D2C">
      <w:pPr>
        <w:spacing w:line="480" w:lineRule="auto"/>
        <w:contextualSpacing/>
        <w:jc w:val="both"/>
        <w:rPr>
          <w:rFonts w:cstheme="minorHAnsi"/>
          <w:i/>
          <w:iCs/>
          <w:lang w:val="en-GB"/>
        </w:rPr>
      </w:pPr>
      <w:ins w:id="142" w:author="Max Lindmark" w:date="2020-02-08T15:09:00Z">
        <w:r>
          <w:rPr>
            <w:rFonts w:cstheme="minorHAnsi"/>
            <w:i/>
            <w:iCs/>
            <w:lang w:val="en-GB"/>
          </w:rPr>
          <w:t>F</w:t>
        </w:r>
      </w:ins>
      <w:del w:id="143" w:author="Max Lindmark" w:date="2020-02-08T15:09:00Z">
        <w:r w:rsidR="00730D2C" w:rsidRPr="00730D2C" w:rsidDel="00E9113C">
          <w:rPr>
            <w:rFonts w:cstheme="minorHAnsi"/>
            <w:i/>
            <w:iCs/>
            <w:lang w:val="en-GB"/>
          </w:rPr>
          <w:delText>Population size-structure</w:delText>
        </w:r>
      </w:del>
      <w:ins w:id="144" w:author="Anna Gårdmark" w:date="2020-02-07T16:25:00Z">
        <w:del w:id="145" w:author="Max Lindmark" w:date="2020-02-08T15:09:00Z">
          <w:r w:rsidR="001D5C2A" w:rsidDel="00E9113C">
            <w:rPr>
              <w:rFonts w:cstheme="minorHAnsi"/>
              <w:i/>
              <w:iCs/>
              <w:lang w:val="en-GB"/>
            </w:rPr>
            <w:delText xml:space="preserve"> generally shifts to </w:delText>
          </w:r>
        </w:del>
      </w:ins>
      <w:ins w:id="146" w:author="Anna Gårdmark" w:date="2020-02-07T16:26:00Z">
        <w:del w:id="147" w:author="Max Lindmark" w:date="2020-02-08T15:09:00Z">
          <w:r w:rsidR="001D5C2A" w:rsidDel="00E9113C">
            <w:rPr>
              <w:rFonts w:cstheme="minorHAnsi"/>
              <w:i/>
              <w:iCs/>
              <w:lang w:val="en-GB"/>
            </w:rPr>
            <w:delText>f</w:delText>
          </w:r>
        </w:del>
        <w:r w:rsidR="001D5C2A">
          <w:rPr>
            <w:rFonts w:cstheme="minorHAnsi"/>
            <w:i/>
            <w:iCs/>
            <w:lang w:val="en-GB"/>
          </w:rPr>
          <w:t>ewer large individuals</w:t>
        </w:r>
      </w:ins>
      <w:r w:rsidR="00730D2C" w:rsidRPr="00730D2C">
        <w:rPr>
          <w:rFonts w:cstheme="minorHAnsi"/>
          <w:i/>
          <w:iCs/>
          <w:lang w:val="en-GB"/>
        </w:rPr>
        <w:t xml:space="preserve"> </w:t>
      </w:r>
      <w:r w:rsidR="009B0A34" w:rsidRPr="00730D2C">
        <w:rPr>
          <w:rStyle w:val="CommentReference"/>
          <w:i/>
          <w:iCs/>
          <w:sz w:val="22"/>
          <w:szCs w:val="22"/>
        </w:rPr>
        <w:commentReference w:id="138"/>
      </w:r>
      <w:r w:rsidR="00332CA4" w:rsidRPr="00730D2C">
        <w:rPr>
          <w:rStyle w:val="CommentReference"/>
          <w:i/>
          <w:iCs/>
          <w:sz w:val="22"/>
          <w:szCs w:val="22"/>
        </w:rPr>
        <w:commentReference w:id="139"/>
      </w:r>
      <w:r w:rsidR="0063626B" w:rsidRPr="00730D2C">
        <w:rPr>
          <w:rStyle w:val="CommentReference"/>
          <w:i/>
          <w:iCs/>
          <w:sz w:val="22"/>
          <w:szCs w:val="22"/>
        </w:rPr>
        <w:commentReference w:id="140"/>
      </w:r>
      <w:r w:rsidR="00F7562D" w:rsidRPr="00730D2C">
        <w:rPr>
          <w:rStyle w:val="CommentReference"/>
          <w:i/>
          <w:iCs/>
          <w:sz w:val="22"/>
          <w:szCs w:val="22"/>
        </w:rPr>
        <w:commentReference w:id="141"/>
      </w:r>
      <w:ins w:id="148" w:author="Max Lindmark" w:date="2020-02-08T15:10:00Z">
        <w:r>
          <w:rPr>
            <w:rFonts w:cstheme="minorHAnsi"/>
            <w:i/>
            <w:iCs/>
            <w:lang w:val="en-GB"/>
          </w:rPr>
          <w:t>cause reductions in mean population body size</w:t>
        </w:r>
      </w:ins>
    </w:p>
    <w:p w14:paraId="09DA92A5" w14:textId="23F60BB9" w:rsidR="001F2BB0" w:rsidRDefault="00D56318" w:rsidP="00730D2C">
      <w:pPr>
        <w:spacing w:line="480" w:lineRule="auto"/>
        <w:contextualSpacing/>
        <w:jc w:val="both"/>
        <w:rPr>
          <w:rFonts w:cstheme="minorHAnsi"/>
          <w:bCs/>
          <w:lang w:val="en-GB"/>
        </w:rPr>
      </w:pPr>
      <w:r>
        <w:rPr>
          <w:rFonts w:cstheme="minorHAnsi"/>
          <w:bCs/>
          <w:lang w:val="en-GB"/>
        </w:rPr>
        <w:t>While t</w:t>
      </w:r>
      <w:r w:rsidR="00FB3225" w:rsidRPr="00F95139">
        <w:rPr>
          <w:rFonts w:cstheme="minorHAnsi"/>
          <w:bCs/>
          <w:lang w:val="en-GB"/>
        </w:rPr>
        <w:t xml:space="preserve">here is a positive relationship between the relative change in </w:t>
      </w:r>
      <w:r w:rsidR="00434158">
        <w:rPr>
          <w:rFonts w:cstheme="minorHAnsi"/>
          <w:bCs/>
          <w:lang w:val="en-GB"/>
        </w:rPr>
        <w:t>size-at-age</w:t>
      </w:r>
      <w:r w:rsidR="00434158" w:rsidRPr="00F95139">
        <w:rPr>
          <w:rFonts w:cstheme="minorHAnsi"/>
          <w:bCs/>
          <w:lang w:val="en-GB"/>
        </w:rPr>
        <w:t xml:space="preserve"> </w:t>
      </w:r>
      <w:r w:rsidR="0063626B" w:rsidRPr="00F95139">
        <w:rPr>
          <w:rFonts w:cstheme="minorHAnsi"/>
          <w:bCs/>
          <w:lang w:val="en-GB"/>
        </w:rPr>
        <w:t xml:space="preserve">due to warming (Fig. </w:t>
      </w:r>
      <w:r w:rsidR="006D0042" w:rsidRPr="00966332">
        <w:rPr>
          <w:rFonts w:cstheme="minorHAnsi"/>
          <w:bCs/>
          <w:lang w:val="en-US"/>
        </w:rPr>
        <w:t>1</w:t>
      </w:r>
      <w:r w:rsidR="0063626B" w:rsidRPr="00F95139">
        <w:rPr>
          <w:rFonts w:cstheme="minorHAnsi"/>
          <w:bCs/>
          <w:lang w:val="en-GB"/>
        </w:rPr>
        <w:t>)</w:t>
      </w:r>
      <w:r w:rsidR="00FB3225" w:rsidRPr="00F95139">
        <w:rPr>
          <w:rFonts w:cstheme="minorHAnsi"/>
          <w:bCs/>
          <w:lang w:val="en-GB"/>
        </w:rPr>
        <w:t xml:space="preserve"> and </w:t>
      </w:r>
      <w:r w:rsidR="0063626B" w:rsidRPr="00F95139">
        <w:rPr>
          <w:rFonts w:cstheme="minorHAnsi"/>
          <w:bCs/>
          <w:lang w:val="en-GB"/>
        </w:rPr>
        <w:t xml:space="preserve">that of </w:t>
      </w:r>
      <w:r w:rsidR="00FB3225" w:rsidRPr="00F95139">
        <w:rPr>
          <w:rFonts w:cstheme="minorHAnsi"/>
          <w:bCs/>
          <w:lang w:val="en-GB"/>
        </w:rPr>
        <w:t>the mean population body weight</w:t>
      </w:r>
      <w:r w:rsidR="0063626B" w:rsidRPr="00F95139">
        <w:rPr>
          <w:rFonts w:cstheme="minorHAnsi"/>
          <w:bCs/>
          <w:lang w:val="en-GB"/>
        </w:rPr>
        <w:t xml:space="preserve"> (Fig. </w:t>
      </w:r>
      <w:r w:rsidR="00AD4881" w:rsidRPr="00966332">
        <w:rPr>
          <w:rFonts w:cstheme="minorHAnsi"/>
          <w:bCs/>
          <w:lang w:val="en-US"/>
        </w:rPr>
        <w:t>2</w:t>
      </w:r>
      <w:r w:rsidR="0063626B" w:rsidRPr="00F95139">
        <w:rPr>
          <w:rFonts w:cstheme="minorHAnsi"/>
          <w:bCs/>
          <w:lang w:val="en-GB"/>
        </w:rPr>
        <w:t>)</w:t>
      </w:r>
      <w:r w:rsidR="00776D6F">
        <w:rPr>
          <w:rFonts w:cstheme="minorHAnsi"/>
          <w:bCs/>
          <w:lang w:val="en-GB"/>
        </w:rPr>
        <w:t xml:space="preserve">, increases in size-at-age do not always lead to increased mean body size </w:t>
      </w:r>
      <w:r w:rsidR="00F20988">
        <w:rPr>
          <w:rFonts w:cstheme="minorHAnsi"/>
          <w:bCs/>
          <w:lang w:val="en-GB"/>
        </w:rPr>
        <w:t>in the populations.</w:t>
      </w:r>
      <w:r w:rsidR="001F68EA">
        <w:rPr>
          <w:rFonts w:cstheme="minorHAnsi"/>
          <w:bCs/>
          <w:lang w:val="en-GB"/>
        </w:rPr>
        <w:t xml:space="preserve"> </w:t>
      </w:r>
      <w:r w:rsidR="00087C28">
        <w:rPr>
          <w:rFonts w:cstheme="minorHAnsi"/>
          <w:bCs/>
          <w:lang w:val="en-GB"/>
        </w:rPr>
        <w:t xml:space="preserve">This </w:t>
      </w:r>
      <w:r w:rsidR="001F2BB0" w:rsidRPr="00F95139">
        <w:rPr>
          <w:rFonts w:cstheme="minorHAnsi"/>
          <w:bCs/>
          <w:lang w:val="en-GB"/>
        </w:rPr>
        <w:t>reflect</w:t>
      </w:r>
      <w:r w:rsidR="00D03091">
        <w:rPr>
          <w:rFonts w:cstheme="minorHAnsi"/>
          <w:bCs/>
          <w:lang w:val="en-GB"/>
        </w:rPr>
        <w:t>s</w:t>
      </w:r>
      <w:r w:rsidR="001F2BB0" w:rsidRPr="00F95139">
        <w:rPr>
          <w:rFonts w:cstheme="minorHAnsi"/>
          <w:bCs/>
          <w:lang w:val="en-GB"/>
        </w:rPr>
        <w:t xml:space="preserve"> a change in the size composition of the populations</w:t>
      </w:r>
      <w:r w:rsidR="00434158">
        <w:rPr>
          <w:rFonts w:cstheme="minorHAnsi"/>
          <w:bCs/>
          <w:lang w:val="en-GB"/>
        </w:rPr>
        <w:t xml:space="preserve"> 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sprat and herring,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The abundance-at-weight for fish </w:t>
      </w:r>
      <w:r w:rsidR="00B25240">
        <w:rPr>
          <w:rFonts w:cstheme="minorHAnsi"/>
          <w:bCs/>
          <w:lang w:val="en-GB"/>
        </w:rPr>
        <w:t xml:space="preserve">above </w:t>
      </w:r>
      <w:r w:rsidR="00AF4B25" w:rsidRPr="00F95139">
        <w:rPr>
          <w:rFonts w:cstheme="minorHAnsi"/>
          <w:bCs/>
          <w:lang w:val="en-GB"/>
        </w:rPr>
        <w:t xml:space="preserve">maturation size decreases by </w:t>
      </w:r>
      <m:oMath>
        <m:r>
          <w:rPr>
            <w:rFonts w:ascii="Cambria Math" w:hAnsi="Cambria Math" w:cstheme="minorHAnsi"/>
            <w:lang w:val="en-GB"/>
          </w:rPr>
          <m:t>~</m:t>
        </m:r>
      </m:oMath>
      <w:r w:rsidR="00AF4B25" w:rsidRPr="00F95139">
        <w:rPr>
          <w:rFonts w:cstheme="minorHAnsi"/>
          <w:bCs/>
          <w:lang w:val="en-GB"/>
        </w:rPr>
        <w:t xml:space="preserve">10% at the end of the projection for </w:t>
      </w:r>
      <w:r w:rsidR="00066E38">
        <w:rPr>
          <w:rFonts w:cstheme="minorHAnsi"/>
          <w:bCs/>
          <w:lang w:val="en-GB"/>
        </w:rPr>
        <w:t>sprat and herring</w:t>
      </w:r>
      <w:r w:rsidR="006712FF">
        <w:rPr>
          <w:rFonts w:cstheme="minorHAnsi"/>
          <w:bCs/>
          <w:lang w:val="en-GB"/>
        </w:rPr>
        <w:t xml:space="preserve"> </w:t>
      </w:r>
      <w:r w:rsidR="00270C33">
        <w:rPr>
          <w:rFonts w:cstheme="minorHAnsi"/>
          <w:bCs/>
          <w:lang w:val="en-GB"/>
        </w:rPr>
        <w:t xml:space="preserve">unless </w:t>
      </w:r>
      <w:r w:rsidR="006712FF">
        <w:rPr>
          <w:rFonts w:cstheme="minorHAnsi"/>
          <w:bCs/>
          <w:lang w:val="en-GB"/>
        </w:rPr>
        <w:t xml:space="preserve">temperature </w:t>
      </w:r>
      <w:r w:rsidR="00270C33">
        <w:rPr>
          <w:rFonts w:cstheme="minorHAnsi"/>
          <w:bCs/>
          <w:lang w:val="en-GB"/>
        </w:rPr>
        <w:t xml:space="preserve">only </w:t>
      </w:r>
      <w:r w:rsidR="006712FF">
        <w:rPr>
          <w:rFonts w:cstheme="minorHAnsi"/>
          <w:bCs/>
          <w:lang w:val="en-GB"/>
        </w:rPr>
        <w:t>affects physiology</w:t>
      </w:r>
      <w:r w:rsidR="00AF4B25" w:rsidRPr="00F95139">
        <w:rPr>
          <w:rFonts w:cstheme="minorHAnsi"/>
          <w:bCs/>
          <w:lang w:val="en-GB"/>
        </w:rPr>
        <w:t>. The increase</w:t>
      </w:r>
      <w:r w:rsidR="001F2BB0" w:rsidRPr="00F95139">
        <w:rPr>
          <w:rFonts w:cstheme="minorHAnsi"/>
          <w:bCs/>
          <w:lang w:val="en-GB"/>
        </w:rPr>
        <w:t xml:space="preserve"> in</w:t>
      </w:r>
      <w:r w:rsidR="00AF4B25" w:rsidRPr="00F95139">
        <w:rPr>
          <w:rFonts w:cstheme="minorHAnsi"/>
          <w:bCs/>
          <w:lang w:val="en-GB"/>
        </w:rPr>
        <w:t xml:space="preserve"> predation and background mortality </w:t>
      </w:r>
      <w:r w:rsidR="001F2BB0" w:rsidRPr="00F95139">
        <w:rPr>
          <w:rFonts w:cstheme="minorHAnsi"/>
          <w:bCs/>
          <w:lang w:val="en-GB"/>
        </w:rPr>
        <w:t xml:space="preserve">with warming </w:t>
      </w:r>
      <w:r w:rsidR="00AF4B25" w:rsidRPr="00F95139">
        <w:rPr>
          <w:rFonts w:cstheme="minorHAnsi"/>
          <w:bCs/>
          <w:lang w:val="en-GB"/>
        </w:rPr>
        <w:t>likely contribute to this (Fig. S1</w:t>
      </w:r>
      <w:r w:rsidR="00ED6AA0" w:rsidRPr="007D5BEC">
        <w:rPr>
          <w:rFonts w:cstheme="minorHAnsi"/>
          <w:bCs/>
          <w:lang w:val="en-US"/>
        </w:rPr>
        <w:t>4</w:t>
      </w:r>
      <w:r w:rsidR="00AF4B25" w:rsidRPr="00F95139">
        <w:rPr>
          <w:rFonts w:cstheme="minorHAnsi"/>
          <w:bCs/>
          <w:lang w:val="en-GB"/>
        </w:rPr>
        <w:t xml:space="preserve">). </w:t>
      </w:r>
      <w:commentRangeStart w:id="149"/>
      <w:commentRangeStart w:id="150"/>
      <w:commentRangeStart w:id="151"/>
      <w:r w:rsidR="00AF4B25" w:rsidRPr="00F95139">
        <w:rPr>
          <w:rFonts w:cstheme="minorHAnsi"/>
          <w:bCs/>
          <w:lang w:val="en-GB"/>
        </w:rPr>
        <w:t xml:space="preserve">For cod, the abundance of the largest fish </w:t>
      </w:r>
      <w:r w:rsidR="001F2BB0" w:rsidRPr="00F95139">
        <w:rPr>
          <w:rFonts w:cstheme="minorHAnsi"/>
          <w:bCs/>
          <w:lang w:val="en-GB"/>
        </w:rPr>
        <w:t>(&gt;</w:t>
      </w:r>
      <m:oMath>
        <m:r>
          <w:rPr>
            <w:rFonts w:ascii="Cambria Math" w:hAnsi="Cambria Math" w:cstheme="minorHAnsi"/>
            <w:lang w:val="en-GB"/>
          </w:rPr>
          <m:t xml:space="preserve">~10 </m:t>
        </m:r>
        <m:r>
          <m:rPr>
            <m:sty m:val="p"/>
          </m:rPr>
          <w:rPr>
            <w:rFonts w:ascii="Cambria Math" w:hAnsi="Cambria Math" w:cstheme="minorHAnsi"/>
            <w:lang w:val="en-GB"/>
          </w:rPr>
          <m:t>kg</m:t>
        </m:r>
      </m:oMath>
      <w:r w:rsidR="00AF4B25" w:rsidRPr="00F95139">
        <w:rPr>
          <w:rFonts w:cstheme="minorHAnsi"/>
          <w:bCs/>
          <w:lang w:val="en-GB"/>
        </w:rPr>
        <w:t>) increase</w:t>
      </w:r>
      <w:r w:rsidR="00D22C14" w:rsidRPr="00F95139">
        <w:rPr>
          <w:rFonts w:cstheme="minorHAnsi"/>
          <w:bCs/>
          <w:lang w:val="en-GB"/>
        </w:rPr>
        <w:t>s</w:t>
      </w:r>
      <w:r w:rsidR="00AF4B25" w:rsidRPr="00F95139">
        <w:rPr>
          <w:rFonts w:cstheme="minorHAnsi"/>
          <w:bCs/>
          <w:lang w:val="en-GB"/>
        </w:rPr>
        <w:t xml:space="preserve"> in all scenarios</w:t>
      </w:r>
      <w:commentRangeEnd w:id="149"/>
      <w:r w:rsidR="001F2BB0" w:rsidRPr="00AF32CB">
        <w:rPr>
          <w:rStyle w:val="CommentReference"/>
          <w:sz w:val="22"/>
          <w:szCs w:val="22"/>
        </w:rPr>
        <w:commentReference w:id="149"/>
      </w:r>
      <w:commentRangeEnd w:id="150"/>
      <w:r w:rsidR="00BA6B1B">
        <w:rPr>
          <w:rStyle w:val="CommentReference"/>
        </w:rPr>
        <w:commentReference w:id="150"/>
      </w:r>
      <w:commentRangeEnd w:id="151"/>
      <w:r w:rsidR="002A36ED">
        <w:rPr>
          <w:rStyle w:val="CommentReference"/>
        </w:rPr>
        <w:commentReference w:id="151"/>
      </w:r>
      <w:r w:rsidR="001F2BB0" w:rsidRPr="00F95139">
        <w:rPr>
          <w:rFonts w:cstheme="minorHAnsi"/>
          <w:bCs/>
          <w:lang w:val="en-GB"/>
        </w:rPr>
        <w:t xml:space="preserve"> </w:t>
      </w:r>
      <w:r w:rsidR="003C3CC9" w:rsidRPr="00F95139">
        <w:rPr>
          <w:rFonts w:cstheme="minorHAnsi"/>
          <w:bCs/>
          <w:lang w:val="en-GB"/>
        </w:rPr>
        <w:t xml:space="preserve">with physiological temperature </w:t>
      </w:r>
      <w:r w:rsidR="004532EE" w:rsidRPr="00F95139">
        <w:rPr>
          <w:rFonts w:cstheme="minorHAnsi"/>
          <w:bCs/>
          <w:lang w:val="en-GB"/>
        </w:rPr>
        <w:t>dependence</w:t>
      </w:r>
      <w:r w:rsidR="003C3CC9" w:rsidRPr="00F95139">
        <w:rPr>
          <w:rFonts w:cstheme="minorHAnsi"/>
          <w:bCs/>
          <w:lang w:val="en-GB"/>
        </w:rPr>
        <w:t xml:space="preserve"> </w:t>
      </w:r>
      <w:r w:rsidR="001F2BB0" w:rsidRPr="00F95139">
        <w:rPr>
          <w:rFonts w:cstheme="minorHAnsi"/>
          <w:bCs/>
          <w:lang w:val="en-GB"/>
        </w:rPr>
        <w:t xml:space="preserve">(Fig </w:t>
      </w:r>
      <w:r w:rsidR="007D4E72" w:rsidRPr="00373362">
        <w:rPr>
          <w:rFonts w:cstheme="minorHAnsi"/>
          <w:bCs/>
          <w:lang w:val="en-US"/>
        </w:rPr>
        <w:t>3</w:t>
      </w:r>
      <w:r w:rsidR="001F2BB0" w:rsidRPr="00F95139">
        <w:rPr>
          <w:rFonts w:cstheme="minorHAnsi"/>
          <w:bCs/>
          <w:lang w:val="en-GB"/>
        </w:rPr>
        <w:t>)</w:t>
      </w:r>
      <w:r w:rsidR="00AF4B25" w:rsidRPr="00F95139">
        <w:rPr>
          <w:rFonts w:cstheme="minorHAnsi"/>
          <w:bCs/>
          <w:lang w:val="en-GB"/>
        </w:rPr>
        <w:t xml:space="preserve">, which </w:t>
      </w:r>
      <w:r w:rsidR="00E441EB" w:rsidRPr="00BA6B1B">
        <w:rPr>
          <w:rFonts w:cstheme="minorHAnsi"/>
          <w:bCs/>
          <w:lang w:val="en-US"/>
        </w:rPr>
        <w:t xml:space="preserve">likely </w:t>
      </w:r>
      <w:r w:rsidR="00AF4B25" w:rsidRPr="00F95139">
        <w:rPr>
          <w:rFonts w:cstheme="minorHAnsi"/>
          <w:bCs/>
          <w:lang w:val="en-GB"/>
        </w:rPr>
        <w:t xml:space="preserve">drives the </w:t>
      </w:r>
      <w:r w:rsidR="001B3776" w:rsidRPr="00F95139">
        <w:rPr>
          <w:rFonts w:cstheme="minorHAnsi"/>
          <w:bCs/>
          <w:lang w:val="en-GB"/>
        </w:rPr>
        <w:t xml:space="preserve">corresponding </w:t>
      </w:r>
      <w:r w:rsidR="00AF4B25" w:rsidRPr="00F95139">
        <w:rPr>
          <w:rFonts w:cstheme="minorHAnsi"/>
          <w:bCs/>
          <w:lang w:val="en-GB"/>
        </w:rPr>
        <w:t xml:space="preserve">increase in </w:t>
      </w:r>
      <w:r w:rsidR="00E942E3">
        <w:rPr>
          <w:rFonts w:cstheme="minorHAnsi"/>
          <w:bCs/>
          <w:lang w:val="en-GB"/>
        </w:rPr>
        <w:t>the</w:t>
      </w:r>
      <w:r w:rsidR="00A1125E" w:rsidRPr="00F95139">
        <w:rPr>
          <w:rFonts w:cstheme="minorHAnsi"/>
          <w:bCs/>
          <w:lang w:val="en-GB"/>
        </w:rPr>
        <w:t xml:space="preserve"> </w:t>
      </w:r>
      <w:r w:rsidR="00AF4B25" w:rsidRPr="00F95139">
        <w:rPr>
          <w:rFonts w:cstheme="minorHAnsi"/>
          <w:bCs/>
          <w:lang w:val="en-GB"/>
        </w:rPr>
        <w:t>mean body weight</w:t>
      </w:r>
      <w:r w:rsidR="001F2BB0" w:rsidRPr="00F95139">
        <w:rPr>
          <w:rFonts w:cstheme="minorHAnsi"/>
          <w:bCs/>
          <w:lang w:val="en-GB"/>
        </w:rPr>
        <w:t xml:space="preserve"> </w:t>
      </w:r>
      <w:r w:rsidR="00E942E3">
        <w:rPr>
          <w:rFonts w:cstheme="minorHAnsi"/>
          <w:bCs/>
          <w:lang w:val="en-GB"/>
        </w:rPr>
        <w:t xml:space="preserve">of the cod population </w:t>
      </w:r>
      <w:r w:rsidR="001F2BB0" w:rsidRPr="00F95139">
        <w:rPr>
          <w:rFonts w:cstheme="minorHAnsi"/>
          <w:bCs/>
          <w:lang w:val="en-GB"/>
        </w:rPr>
        <w:t xml:space="preserve">(Fig. </w:t>
      </w:r>
      <w:r w:rsidR="00A1125E">
        <w:rPr>
          <w:rFonts w:cstheme="minorHAnsi"/>
          <w:bCs/>
          <w:lang w:val="en-GB"/>
        </w:rPr>
        <w:t>2</w:t>
      </w:r>
      <w:r w:rsidR="001F2BB0" w:rsidRPr="00F95139">
        <w:rPr>
          <w:rFonts w:cstheme="minorHAnsi"/>
          <w:bCs/>
          <w:lang w:val="en-GB"/>
        </w:rPr>
        <w:t>)</w:t>
      </w:r>
      <w:r w:rsidR="00AF4B25" w:rsidRPr="00F95139">
        <w:rPr>
          <w:rFonts w:cstheme="minorHAnsi"/>
          <w:bCs/>
          <w:lang w:val="en-GB"/>
        </w:rPr>
        <w:t xml:space="preserve">. </w:t>
      </w:r>
      <w:r w:rsidR="008453BA" w:rsidRPr="00984AA3">
        <w:rPr>
          <w:rFonts w:cstheme="minorHAnsi"/>
          <w:bCs/>
          <w:lang w:val="en-US"/>
        </w:rPr>
        <w:t xml:space="preserve">This could be an effect of the projections </w:t>
      </w:r>
      <w:r w:rsidR="003D5C29" w:rsidRPr="00984AA3">
        <w:rPr>
          <w:rFonts w:cstheme="minorHAnsi"/>
          <w:bCs/>
          <w:lang w:val="en-US"/>
        </w:rPr>
        <w:t xml:space="preserve">using lower fishing mortalities than observed in the calibration window, as fishing removes the largest individuals disproportionally. </w:t>
      </w:r>
      <w:r w:rsidR="00AF4B25" w:rsidRPr="00F95139">
        <w:rPr>
          <w:rFonts w:cstheme="minorHAnsi"/>
          <w:bCs/>
          <w:lang w:val="en-GB"/>
        </w:rPr>
        <w:t xml:space="preserve">By contrast, </w:t>
      </w:r>
      <w:r w:rsidR="00504128" w:rsidRPr="00F95139">
        <w:rPr>
          <w:rFonts w:cstheme="minorHAnsi"/>
          <w:bCs/>
          <w:lang w:val="en-GB"/>
        </w:rPr>
        <w:t xml:space="preserve">the abundance of </w:t>
      </w:r>
      <w:r w:rsidR="00AF4B25" w:rsidRPr="00F95139">
        <w:rPr>
          <w:rFonts w:cstheme="minorHAnsi"/>
          <w:bCs/>
          <w:lang w:val="en-GB"/>
        </w:rPr>
        <w:t xml:space="preserve">sprat and herring </w:t>
      </w:r>
      <w:r w:rsidR="00504128" w:rsidRPr="00F95139">
        <w:rPr>
          <w:rFonts w:cstheme="minorHAnsi"/>
          <w:bCs/>
          <w:lang w:val="en-GB"/>
        </w:rPr>
        <w:t>individuals above</w:t>
      </w:r>
      <w:r w:rsidR="00AF4B25" w:rsidRPr="00F95139">
        <w:rPr>
          <w:rFonts w:cstheme="minorHAnsi"/>
          <w:bCs/>
          <w:lang w:val="en-GB"/>
        </w:rPr>
        <w:t xml:space="preserve"> maturation size </w:t>
      </w:r>
      <w:r w:rsidR="00504128" w:rsidRPr="00F95139">
        <w:rPr>
          <w:rFonts w:cstheme="minorHAnsi"/>
          <w:bCs/>
          <w:lang w:val="en-GB"/>
        </w:rPr>
        <w:t>only increase</w:t>
      </w:r>
      <w:r w:rsidR="00A1125E">
        <w:rPr>
          <w:rFonts w:cstheme="minorHAnsi"/>
          <w:bCs/>
          <w:lang w:val="en-GB"/>
        </w:rPr>
        <w:t>s</w:t>
      </w:r>
      <w:r w:rsidR="00504128" w:rsidRPr="00F95139">
        <w:rPr>
          <w:rFonts w:cstheme="minorHAnsi"/>
          <w:bCs/>
          <w:lang w:val="en-GB"/>
        </w:rPr>
        <w:t xml:space="preserve"> with warming if the </w:t>
      </w:r>
      <w:r w:rsidR="007C7ADA">
        <w:rPr>
          <w:rFonts w:cstheme="minorHAnsi"/>
          <w:bCs/>
          <w:lang w:val="en-GB"/>
        </w:rPr>
        <w:t xml:space="preserve">dynamics of the </w:t>
      </w:r>
      <w:r w:rsidR="00504128" w:rsidRPr="00F95139">
        <w:rPr>
          <w:rFonts w:cstheme="minorHAnsi"/>
          <w:bCs/>
          <w:lang w:val="en-GB"/>
        </w:rPr>
        <w:t>background resources are</w:t>
      </w:r>
      <w:r w:rsidR="00840F5A">
        <w:rPr>
          <w:rFonts w:cstheme="minorHAnsi"/>
          <w:bCs/>
          <w:lang w:val="en-GB"/>
        </w:rPr>
        <w:t xml:space="preserve"> not temperature dependent</w:t>
      </w:r>
      <w:r w:rsidR="00504128" w:rsidRPr="00F95139">
        <w:rPr>
          <w:rFonts w:cstheme="minorHAnsi"/>
          <w:bCs/>
          <w:lang w:val="en-GB"/>
        </w:rPr>
        <w:t xml:space="preserve"> </w:t>
      </w:r>
      <w:r w:rsidR="00AF4B25" w:rsidRPr="00F95139">
        <w:rPr>
          <w:rFonts w:cstheme="minorHAnsi"/>
          <w:bCs/>
          <w:lang w:val="en-GB"/>
        </w:rPr>
        <w:t xml:space="preserve">(Fig. </w:t>
      </w:r>
      <w:r w:rsidR="00F726E3" w:rsidRPr="007D4E72">
        <w:rPr>
          <w:rFonts w:cstheme="minorHAnsi"/>
          <w:bCs/>
          <w:lang w:val="en-US"/>
        </w:rPr>
        <w:t>3</w:t>
      </w:r>
      <w:r w:rsidR="00AF4B25" w:rsidRPr="00F95139">
        <w:rPr>
          <w:rFonts w:cstheme="minorHAnsi"/>
          <w:bCs/>
          <w:lang w:val="en-GB"/>
        </w:rPr>
        <w:t xml:space="preserve">). </w:t>
      </w:r>
    </w:p>
    <w:p w14:paraId="181D693E" w14:textId="29828EE7" w:rsidR="00625648" w:rsidRPr="00730D2C" w:rsidRDefault="00625648" w:rsidP="00625648">
      <w:pPr>
        <w:spacing w:line="480" w:lineRule="auto"/>
        <w:contextualSpacing/>
        <w:jc w:val="both"/>
        <w:rPr>
          <w:rFonts w:cstheme="minorHAnsi"/>
          <w:i/>
          <w:iCs/>
          <w:lang w:val="en-GB"/>
        </w:rPr>
      </w:pPr>
      <w:r>
        <w:rPr>
          <w:rFonts w:cstheme="minorHAnsi"/>
          <w:i/>
          <w:iCs/>
          <w:lang w:val="en-GB"/>
        </w:rPr>
        <w:lastRenderedPageBreak/>
        <w:t>Warming and fishing</w:t>
      </w:r>
      <w:ins w:id="152" w:author="Anna Gårdmark" w:date="2020-02-07T16:30:00Z">
        <w:r w:rsidR="001D5C2A">
          <w:rPr>
            <w:rFonts w:cstheme="minorHAnsi"/>
            <w:i/>
            <w:iCs/>
            <w:lang w:val="en-GB"/>
          </w:rPr>
          <w:t xml:space="preserve">: </w:t>
        </w:r>
      </w:ins>
      <w:commentRangeStart w:id="153"/>
      <w:ins w:id="154" w:author="Anna Gårdmark" w:date="2020-02-07T16:31:00Z">
        <w:del w:id="155" w:author="Max Lindmark" w:date="2020-02-08T15:11:00Z">
          <w:r w:rsidR="001D5C2A" w:rsidDel="001E69CA">
            <w:rPr>
              <w:rFonts w:cstheme="minorHAnsi"/>
              <w:i/>
              <w:iCs/>
              <w:lang w:val="en-GB"/>
            </w:rPr>
            <w:delText>temperature-dependent resource declines reduce fisheries yields</w:delText>
          </w:r>
        </w:del>
      </w:ins>
      <w:ins w:id="156" w:author="Max Lindmark" w:date="2020-02-08T15:11:00Z">
        <w:r w:rsidR="001E69CA">
          <w:rPr>
            <w:rFonts w:cstheme="minorHAnsi"/>
            <w:i/>
            <w:iCs/>
            <w:lang w:val="en-GB"/>
          </w:rPr>
          <w:t xml:space="preserve">higher </w:t>
        </w:r>
      </w:ins>
      <w:ins w:id="157" w:author="Max Lindmark" w:date="2020-02-08T16:17:00Z">
        <w:r w:rsidR="00923704">
          <w:rPr>
            <w:rFonts w:cstheme="minorHAnsi"/>
            <w:i/>
            <w:iCs/>
            <w:lang w:val="en-GB"/>
          </w:rPr>
          <w:t xml:space="preserve">sustained </w:t>
        </w:r>
      </w:ins>
      <w:ins w:id="158" w:author="Max Lindmark" w:date="2020-02-08T15:11:00Z">
        <w:r w:rsidR="001E69CA">
          <w:rPr>
            <w:rFonts w:cstheme="minorHAnsi"/>
            <w:i/>
            <w:iCs/>
            <w:lang w:val="en-GB"/>
          </w:rPr>
          <w:t>exploitation rates but reduced yields</w:t>
        </w:r>
      </w:ins>
      <w:commentRangeEnd w:id="153"/>
      <w:ins w:id="159" w:author="Max Lindmark" w:date="2020-02-08T16:17:00Z">
        <w:r w:rsidR="00923704">
          <w:rPr>
            <w:rStyle w:val="CommentReference"/>
          </w:rPr>
          <w:commentReference w:id="153"/>
        </w:r>
      </w:ins>
    </w:p>
    <w:p w14:paraId="22F727FE" w14:textId="54FB4ECE" w:rsidR="009D0F06" w:rsidRPr="00F95139" w:rsidRDefault="00AF4B25" w:rsidP="00625648">
      <w:pPr>
        <w:spacing w:line="480" w:lineRule="auto"/>
        <w:contextualSpacing/>
        <w:jc w:val="both"/>
        <w:rPr>
          <w:rFonts w:cstheme="minorHAnsi"/>
          <w:bCs/>
          <w:lang w:val="en-GB"/>
        </w:rPr>
      </w:pPr>
      <w:r w:rsidRPr="00F95139">
        <w:rPr>
          <w:rFonts w:cstheme="minorHAnsi"/>
          <w:bCs/>
          <w:lang w:val="en-GB"/>
        </w:rPr>
        <w:t xml:space="preserve">Fishing removes the largest fish in the populations, but this </w:t>
      </w:r>
      <w:r w:rsidR="00A1125E">
        <w:rPr>
          <w:rFonts w:cstheme="minorHAnsi"/>
          <w:bCs/>
          <w:lang w:val="en-GB"/>
        </w:rPr>
        <w:t xml:space="preserve">loss </w:t>
      </w:r>
      <w:r w:rsidRPr="00F95139">
        <w:rPr>
          <w:rFonts w:cstheme="minorHAnsi"/>
          <w:bCs/>
          <w:lang w:val="en-GB"/>
        </w:rPr>
        <w:t xml:space="preserve">can be counteracted by the </w:t>
      </w:r>
      <w:del w:id="160" w:author="Max Lindmark" w:date="2020-02-08T15:10:00Z">
        <w:r w:rsidRPr="00F95139" w:rsidDel="00E9113C">
          <w:rPr>
            <w:rFonts w:cstheme="minorHAnsi"/>
            <w:bCs/>
            <w:lang w:val="en-GB"/>
          </w:rPr>
          <w:delText xml:space="preserve">changes </w:delText>
        </w:r>
      </w:del>
      <w:ins w:id="161" w:author="Max Lindmark" w:date="2020-02-08T15:10:00Z">
        <w:r w:rsidR="00E9113C">
          <w:rPr>
            <w:rFonts w:cstheme="minorHAnsi"/>
            <w:bCs/>
            <w:lang w:val="en-GB"/>
          </w:rPr>
          <w:t>increases</w:t>
        </w:r>
        <w:r w:rsidR="00E9113C" w:rsidRPr="00F95139">
          <w:rPr>
            <w:rFonts w:cstheme="minorHAnsi"/>
            <w:bCs/>
            <w:lang w:val="en-GB"/>
          </w:rPr>
          <w:t xml:space="preserve"> </w:t>
        </w:r>
      </w:ins>
      <w:r w:rsidRPr="00F95139">
        <w:rPr>
          <w:rFonts w:cstheme="minorHAnsi"/>
          <w:bCs/>
          <w:lang w:val="en-GB"/>
        </w:rPr>
        <w:t>in growth rates and size-</w:t>
      </w:r>
      <w:r w:rsidR="00373362" w:rsidRPr="00FC3F77">
        <w:rPr>
          <w:rFonts w:cstheme="minorHAnsi"/>
          <w:bCs/>
          <w:lang w:val="en-US"/>
        </w:rPr>
        <w:t xml:space="preserve">at-age </w:t>
      </w:r>
      <w:r w:rsidR="00FC3F77">
        <w:rPr>
          <w:rFonts w:cstheme="minorHAnsi"/>
          <w:bCs/>
          <w:lang w:val="en-US"/>
        </w:rPr>
        <w:t xml:space="preserve">due to </w:t>
      </w:r>
      <w:r w:rsidR="00A1125E">
        <w:rPr>
          <w:rFonts w:cstheme="minorHAnsi"/>
          <w:bCs/>
          <w:lang w:val="en-US"/>
        </w:rPr>
        <w:t xml:space="preserve">temperature effects on </w:t>
      </w:r>
      <w:r w:rsidRPr="00F95139">
        <w:rPr>
          <w:rFonts w:cstheme="minorHAnsi"/>
          <w:bCs/>
          <w:lang w:val="en-GB"/>
        </w:rPr>
        <w:t>physiology (Fig. S1</w:t>
      </w:r>
      <w:r w:rsidR="00F726E3" w:rsidRPr="00FC3F77">
        <w:rPr>
          <w:rFonts w:cstheme="minorHAnsi"/>
          <w:bCs/>
          <w:lang w:val="en-US"/>
        </w:rPr>
        <w:t>5</w:t>
      </w:r>
      <w:r w:rsidRPr="00F95139">
        <w:rPr>
          <w:rFonts w:cstheme="minorHAnsi"/>
          <w:bCs/>
          <w:lang w:val="en-GB"/>
        </w:rPr>
        <w:t>).</w:t>
      </w:r>
      <w:r w:rsidR="0089244D" w:rsidRPr="00F95139">
        <w:rPr>
          <w:rFonts w:cstheme="minorHAnsi"/>
          <w:bCs/>
          <w:lang w:val="en-GB"/>
        </w:rPr>
        <w:t xml:space="preserve"> </w:t>
      </w:r>
      <w:r w:rsidR="00A1125E">
        <w:rPr>
          <w:rFonts w:cstheme="minorHAnsi"/>
          <w:bCs/>
          <w:lang w:val="en-US"/>
        </w:rPr>
        <w:t>That is</w:t>
      </w:r>
      <w:r w:rsidR="003B6677" w:rsidRPr="003B6677">
        <w:rPr>
          <w:rFonts w:cstheme="minorHAnsi"/>
          <w:bCs/>
          <w:lang w:val="en-US"/>
        </w:rPr>
        <w:t xml:space="preserve">, </w:t>
      </w:r>
      <w:r w:rsidR="003B6677">
        <w:rPr>
          <w:rFonts w:cstheme="minorHAnsi"/>
          <w:bCs/>
          <w:lang w:val="en-US"/>
        </w:rPr>
        <w:t xml:space="preserve">increased growth rates </w:t>
      </w:r>
      <w:r w:rsidR="00A1125E">
        <w:rPr>
          <w:rFonts w:cstheme="minorHAnsi"/>
          <w:bCs/>
          <w:lang w:val="en-US"/>
        </w:rPr>
        <w:t xml:space="preserve">due to warming </w:t>
      </w:r>
      <w:r w:rsidR="003B6677">
        <w:rPr>
          <w:rFonts w:cstheme="minorHAnsi"/>
          <w:bCs/>
          <w:lang w:val="en-US"/>
        </w:rPr>
        <w:t xml:space="preserve">can lead to higher abundance of large fish </w:t>
      </w:r>
      <w:r w:rsidR="00A1125E">
        <w:rPr>
          <w:rFonts w:cstheme="minorHAnsi"/>
          <w:bCs/>
          <w:lang w:val="en-US"/>
        </w:rPr>
        <w:t xml:space="preserve">also </w:t>
      </w:r>
      <w:r w:rsidR="003B6677">
        <w:rPr>
          <w:rFonts w:cstheme="minorHAnsi"/>
          <w:bCs/>
          <w:lang w:val="en-US"/>
        </w:rPr>
        <w:t xml:space="preserve">when </w:t>
      </w:r>
      <w:r w:rsidR="00AE7CD2">
        <w:rPr>
          <w:rFonts w:cstheme="minorHAnsi"/>
          <w:bCs/>
          <w:lang w:val="en-US"/>
        </w:rPr>
        <w:t xml:space="preserve">fishing </w:t>
      </w:r>
      <w:r w:rsidR="003B6677">
        <w:rPr>
          <w:rFonts w:cstheme="minorHAnsi"/>
          <w:bCs/>
          <w:lang w:val="en-US"/>
        </w:rPr>
        <w:t xml:space="preserve">mortality is higher. </w:t>
      </w:r>
      <w:r w:rsidR="00A1125E">
        <w:rPr>
          <w:rFonts w:cstheme="minorHAnsi"/>
          <w:bCs/>
          <w:lang w:val="en-US"/>
        </w:rPr>
        <w:t>However, the only case when f</w:t>
      </w:r>
      <w:proofErr w:type="spellStart"/>
      <w:r w:rsidRPr="00F95139">
        <w:rPr>
          <w:rFonts w:cstheme="minorHAnsi"/>
          <w:bCs/>
          <w:lang w:val="en-GB"/>
        </w:rPr>
        <w:t>isheries</w:t>
      </w:r>
      <w:proofErr w:type="spellEnd"/>
      <w:r w:rsidRPr="00F95139">
        <w:rPr>
          <w:rFonts w:cstheme="minorHAnsi"/>
          <w:bCs/>
          <w:lang w:val="en-GB"/>
        </w:rPr>
        <w:t xml:space="preserve"> yield increase</w:t>
      </w:r>
      <w:r w:rsidR="00702530" w:rsidRPr="00F95139">
        <w:rPr>
          <w:rFonts w:cstheme="minorHAnsi"/>
          <w:bCs/>
          <w:lang w:val="en-GB"/>
        </w:rPr>
        <w:t>s</w:t>
      </w:r>
      <w:r w:rsidRPr="00F95139">
        <w:rPr>
          <w:rFonts w:cstheme="minorHAnsi"/>
          <w:bCs/>
          <w:lang w:val="en-GB"/>
        </w:rPr>
        <w:t xml:space="preserve"> with </w:t>
      </w:r>
      <w:r w:rsidR="008F5245" w:rsidRPr="00F95139">
        <w:rPr>
          <w:rFonts w:cstheme="minorHAnsi"/>
          <w:bCs/>
          <w:lang w:val="en-GB"/>
        </w:rPr>
        <w:t xml:space="preserve">the projected </w:t>
      </w:r>
      <w:r w:rsidRPr="00F95139">
        <w:rPr>
          <w:rFonts w:cstheme="minorHAnsi"/>
          <w:bCs/>
          <w:lang w:val="en-GB"/>
        </w:rPr>
        <w:t xml:space="preserve">warming </w:t>
      </w:r>
      <w:r w:rsidR="00A1125E">
        <w:rPr>
          <w:rFonts w:cstheme="minorHAnsi"/>
          <w:bCs/>
          <w:lang w:val="en-US"/>
        </w:rPr>
        <w:t>is</w:t>
      </w:r>
      <w:r w:rsidR="00A1125E" w:rsidRPr="00361B9E">
        <w:rPr>
          <w:rFonts w:cstheme="minorHAnsi"/>
          <w:bCs/>
          <w:lang w:val="en-US"/>
        </w:rPr>
        <w:t xml:space="preserve"> </w:t>
      </w:r>
      <w:r w:rsidRPr="00F95139">
        <w:rPr>
          <w:rFonts w:cstheme="minorHAnsi"/>
          <w:bCs/>
          <w:lang w:val="en-GB"/>
        </w:rPr>
        <w:t xml:space="preserve">for </w:t>
      </w:r>
      <w:r w:rsidR="005E6DFE" w:rsidRPr="00F95139">
        <w:rPr>
          <w:rFonts w:cstheme="minorHAnsi"/>
          <w:bCs/>
          <w:lang w:val="en-GB"/>
        </w:rPr>
        <w:t>cod</w:t>
      </w:r>
      <w:r w:rsidR="00111163" w:rsidRPr="00F95139">
        <w:rPr>
          <w:rFonts w:cstheme="minorHAnsi"/>
          <w:bCs/>
          <w:lang w:val="en-GB"/>
        </w:rPr>
        <w:t xml:space="preserve"> </w:t>
      </w:r>
      <w:r w:rsidR="0008412C">
        <w:rPr>
          <w:rFonts w:cstheme="minorHAnsi"/>
          <w:bCs/>
          <w:lang w:val="en-US"/>
        </w:rPr>
        <w:t xml:space="preserve">when </w:t>
      </w:r>
      <w:r w:rsidRPr="00F95139">
        <w:rPr>
          <w:rFonts w:cstheme="minorHAnsi"/>
          <w:bCs/>
          <w:lang w:val="en-GB"/>
        </w:rPr>
        <w:t>temperature</w:t>
      </w:r>
      <w:r w:rsidR="008F4D68" w:rsidRPr="00786BD5">
        <w:rPr>
          <w:rFonts w:cstheme="minorHAnsi"/>
          <w:bCs/>
          <w:lang w:val="en-US"/>
        </w:rPr>
        <w:t xml:space="preserve"> only</w:t>
      </w:r>
      <w:r w:rsidRPr="00F95139">
        <w:rPr>
          <w:rFonts w:cstheme="minorHAnsi"/>
          <w:bCs/>
          <w:lang w:val="en-GB"/>
        </w:rPr>
        <w:t xml:space="preserve"> affects physiological rates (Fig. </w:t>
      </w:r>
      <w:r w:rsidR="00984AA3" w:rsidRPr="009556D0">
        <w:rPr>
          <w:rFonts w:cstheme="minorHAnsi"/>
          <w:bCs/>
          <w:lang w:val="en-US"/>
        </w:rPr>
        <w:t>4</w:t>
      </w:r>
      <w:r w:rsidRPr="00F95139">
        <w:rPr>
          <w:rFonts w:cstheme="minorHAnsi"/>
          <w:bCs/>
          <w:lang w:val="en-GB"/>
        </w:rPr>
        <w:t>)</w:t>
      </w:r>
      <w:r w:rsidR="00702530" w:rsidRPr="00F95139">
        <w:rPr>
          <w:rFonts w:cstheme="minorHAnsi"/>
          <w:bCs/>
          <w:lang w:val="en-GB"/>
        </w:rPr>
        <w:t xml:space="preserve">. For sprat and herring, and for cod </w:t>
      </w:r>
      <w:r w:rsidR="00D96855" w:rsidRPr="00F95139">
        <w:rPr>
          <w:rFonts w:cstheme="minorHAnsi"/>
          <w:bCs/>
          <w:lang w:val="en-GB"/>
        </w:rPr>
        <w:t>in all other scenarios</w:t>
      </w:r>
      <w:r w:rsidR="00702530" w:rsidRPr="00F95139">
        <w:rPr>
          <w:rFonts w:cstheme="minorHAnsi"/>
          <w:bCs/>
          <w:lang w:val="en-GB"/>
        </w:rPr>
        <w:t>,</w:t>
      </w:r>
      <w:r w:rsidR="00D96855" w:rsidRPr="00F95139">
        <w:rPr>
          <w:rFonts w:cstheme="minorHAnsi"/>
          <w:bCs/>
          <w:lang w:val="en-GB"/>
        </w:rPr>
        <w:t xml:space="preserve"> yields decline</w:t>
      </w:r>
      <w:r w:rsidR="00702530" w:rsidRPr="00F95139">
        <w:rPr>
          <w:rFonts w:cstheme="minorHAnsi"/>
          <w:bCs/>
          <w:lang w:val="en-GB"/>
        </w:rPr>
        <w:t>,</w:t>
      </w:r>
      <w:r w:rsidR="00D96855" w:rsidRPr="00F95139">
        <w:rPr>
          <w:rFonts w:cstheme="minorHAnsi"/>
          <w:bCs/>
          <w:lang w:val="en-GB"/>
        </w:rPr>
        <w:t xml:space="preserve"> or are </w:t>
      </w:r>
      <w:r w:rsidR="00702530" w:rsidRPr="00F95139">
        <w:rPr>
          <w:rFonts w:cstheme="minorHAnsi"/>
          <w:bCs/>
          <w:lang w:val="en-GB"/>
        </w:rPr>
        <w:t xml:space="preserve">more or less </w:t>
      </w:r>
      <w:r w:rsidR="00D96855" w:rsidRPr="00F95139">
        <w:rPr>
          <w:rFonts w:cstheme="minorHAnsi"/>
          <w:bCs/>
          <w:lang w:val="en-GB"/>
        </w:rPr>
        <w:t xml:space="preserve">unaffected </w:t>
      </w:r>
      <w:r w:rsidR="00A46E68" w:rsidRPr="00F95139">
        <w:rPr>
          <w:rFonts w:cstheme="minorHAnsi"/>
          <w:bCs/>
          <w:lang w:val="en-GB"/>
        </w:rPr>
        <w:t>by warming</w:t>
      </w:r>
      <w:r w:rsidR="00702530" w:rsidRPr="00F95139">
        <w:rPr>
          <w:rFonts w:cstheme="minorHAnsi"/>
          <w:bCs/>
          <w:lang w:val="en-GB"/>
        </w:rPr>
        <w:t xml:space="preserve"> (Fig. </w:t>
      </w:r>
      <w:r w:rsidR="00786BD5" w:rsidRPr="00786BD5">
        <w:rPr>
          <w:rFonts w:cstheme="minorHAnsi"/>
          <w:bCs/>
          <w:lang w:val="en-US"/>
        </w:rPr>
        <w:t>4</w:t>
      </w:r>
      <w:r w:rsidR="00702530" w:rsidRPr="00F95139">
        <w:rPr>
          <w:rFonts w:cstheme="minorHAnsi"/>
          <w:bCs/>
          <w:lang w:val="en-GB"/>
        </w:rPr>
        <w:t>)</w:t>
      </w:r>
      <w:r w:rsidRPr="00F95139">
        <w:rPr>
          <w:rFonts w:cstheme="minorHAnsi"/>
          <w:bCs/>
          <w:lang w:val="en-GB"/>
        </w:rPr>
        <w:t xml:space="preserve">. This is likely driven by </w:t>
      </w:r>
      <w:r w:rsidR="00461B49" w:rsidRPr="00F95139">
        <w:rPr>
          <w:rFonts w:cstheme="minorHAnsi"/>
          <w:bCs/>
          <w:lang w:val="en-GB"/>
        </w:rPr>
        <w:t>the</w:t>
      </w:r>
      <w:r w:rsidR="00702530" w:rsidRPr="00F95139">
        <w:rPr>
          <w:rFonts w:cstheme="minorHAnsi"/>
          <w:bCs/>
          <w:lang w:val="en-GB"/>
        </w:rPr>
        <w:t xml:space="preserve"> warming-induced</w:t>
      </w:r>
      <w:r w:rsidR="00461B49" w:rsidRPr="00F95139">
        <w:rPr>
          <w:rFonts w:cstheme="minorHAnsi"/>
          <w:bCs/>
          <w:lang w:val="en-GB"/>
        </w:rPr>
        <w:t xml:space="preserve"> </w:t>
      </w:r>
      <w:r w:rsidRPr="00F95139">
        <w:rPr>
          <w:rFonts w:cstheme="minorHAnsi"/>
          <w:bCs/>
          <w:lang w:val="en-GB"/>
        </w:rPr>
        <w:t>decline in abundance</w:t>
      </w:r>
      <w:r w:rsidR="00A1125E">
        <w:rPr>
          <w:rFonts w:cstheme="minorHAnsi"/>
          <w:bCs/>
          <w:lang w:val="en-GB"/>
        </w:rPr>
        <w:t xml:space="preserve"> (due to resource limitation)</w:t>
      </w:r>
      <w:r w:rsidRPr="00F95139">
        <w:rPr>
          <w:rFonts w:cstheme="minorHAnsi"/>
          <w:bCs/>
          <w:lang w:val="en-GB"/>
        </w:rPr>
        <w:t xml:space="preserve"> of most size-classes above maturation size</w:t>
      </w:r>
      <w:r w:rsidR="00702530" w:rsidRPr="00F95139">
        <w:rPr>
          <w:rFonts w:cstheme="minorHAnsi"/>
          <w:bCs/>
          <w:lang w:val="en-GB"/>
        </w:rPr>
        <w:t xml:space="preserve"> (Fig. </w:t>
      </w:r>
      <w:r w:rsidR="00786BD5" w:rsidRPr="00786BD5">
        <w:rPr>
          <w:rFonts w:cstheme="minorHAnsi"/>
          <w:bCs/>
          <w:lang w:val="en-US"/>
        </w:rPr>
        <w:t>3</w:t>
      </w:r>
      <w:r w:rsidR="00702530" w:rsidRPr="00F95139">
        <w:rPr>
          <w:rFonts w:cstheme="minorHAnsi"/>
          <w:bCs/>
          <w:lang w:val="en-GB"/>
        </w:rPr>
        <w:t>),</w:t>
      </w:r>
      <w:r w:rsidRPr="00F95139">
        <w:rPr>
          <w:rFonts w:cstheme="minorHAnsi"/>
          <w:bCs/>
          <w:lang w:val="en-GB"/>
        </w:rPr>
        <w:t xml:space="preserve"> which is the minimum size targeted by the fishery</w:t>
      </w:r>
      <w:r w:rsidR="00DF630A">
        <w:rPr>
          <w:rFonts w:cstheme="minorHAnsi"/>
          <w:bCs/>
          <w:lang w:val="en-GB"/>
        </w:rPr>
        <w:t xml:space="preserve"> in the model</w:t>
      </w:r>
      <w:r w:rsidR="0073549D" w:rsidRPr="00F95139">
        <w:rPr>
          <w:rFonts w:cstheme="minorHAnsi"/>
          <w:bCs/>
          <w:lang w:val="en-GB"/>
        </w:rPr>
        <w:t>. W</w:t>
      </w:r>
      <w:r w:rsidRPr="00F95139">
        <w:rPr>
          <w:rFonts w:cstheme="minorHAnsi"/>
          <w:bCs/>
          <w:lang w:val="en-GB"/>
        </w:rPr>
        <w:t>hile the largest fish can in some cases increase</w:t>
      </w:r>
      <w:r w:rsidR="00662E41" w:rsidRPr="00F95139">
        <w:rPr>
          <w:rFonts w:cstheme="minorHAnsi"/>
          <w:bCs/>
          <w:lang w:val="en-GB"/>
        </w:rPr>
        <w:t xml:space="preserve"> in abundance</w:t>
      </w:r>
      <w:r w:rsidRPr="00F95139">
        <w:rPr>
          <w:rFonts w:cstheme="minorHAnsi"/>
          <w:bCs/>
          <w:lang w:val="en-GB"/>
        </w:rPr>
        <w:t xml:space="preserve">, especially </w:t>
      </w:r>
      <w:r w:rsidR="00B5532D">
        <w:rPr>
          <w:rFonts w:cstheme="minorHAnsi"/>
          <w:bCs/>
          <w:lang w:val="en-GB"/>
        </w:rPr>
        <w:t>in</w:t>
      </w:r>
      <w:r w:rsidR="00B5532D" w:rsidRPr="00F95139">
        <w:rPr>
          <w:rFonts w:cstheme="minorHAnsi"/>
          <w:bCs/>
          <w:lang w:val="en-GB"/>
        </w:rPr>
        <w:t xml:space="preserve"> </w:t>
      </w:r>
      <w:r w:rsidRPr="00F95139">
        <w:rPr>
          <w:rFonts w:cstheme="minorHAnsi"/>
          <w:bCs/>
          <w:lang w:val="en-GB"/>
        </w:rPr>
        <w:t>cod, they are also rare</w:t>
      </w:r>
      <w:r w:rsidR="000A0DB4" w:rsidRPr="00F95139">
        <w:rPr>
          <w:rFonts w:cstheme="minorHAnsi"/>
          <w:bCs/>
          <w:lang w:val="en-GB"/>
        </w:rPr>
        <w:t>r</w:t>
      </w:r>
      <w:r w:rsidRPr="00F95139">
        <w:rPr>
          <w:rFonts w:cstheme="minorHAnsi"/>
          <w:bCs/>
          <w:lang w:val="en-GB"/>
        </w:rPr>
        <w:t xml:space="preserve"> in the population and </w:t>
      </w:r>
      <w:r w:rsidR="00F647B5" w:rsidRPr="00F95139">
        <w:rPr>
          <w:rFonts w:cstheme="minorHAnsi"/>
          <w:bCs/>
          <w:lang w:val="en-GB"/>
        </w:rPr>
        <w:t xml:space="preserve">hence </w:t>
      </w:r>
      <w:r w:rsidR="00CF2A97" w:rsidRPr="00F95139">
        <w:rPr>
          <w:rFonts w:cstheme="minorHAnsi"/>
          <w:bCs/>
          <w:lang w:val="en-GB"/>
        </w:rPr>
        <w:t xml:space="preserve">this does </w:t>
      </w:r>
      <w:r w:rsidRPr="00F95139">
        <w:rPr>
          <w:rFonts w:cstheme="minorHAnsi"/>
          <w:bCs/>
          <w:lang w:val="en-GB"/>
        </w:rPr>
        <w:t xml:space="preserve">not counteract the decline in </w:t>
      </w:r>
      <w:commentRangeStart w:id="162"/>
      <w:commentRangeStart w:id="163"/>
      <w:commentRangeStart w:id="164"/>
      <w:commentRangeStart w:id="165"/>
      <w:commentRangeStart w:id="166"/>
      <w:r w:rsidRPr="00F95139">
        <w:rPr>
          <w:rFonts w:cstheme="minorHAnsi"/>
          <w:bCs/>
          <w:lang w:val="en-GB"/>
        </w:rPr>
        <w:t xml:space="preserve">fish </w:t>
      </w:r>
      <w:r w:rsidR="00DE169C" w:rsidRPr="00F95139">
        <w:rPr>
          <w:rFonts w:cstheme="minorHAnsi"/>
          <w:bCs/>
          <w:lang w:val="en-GB"/>
        </w:rPr>
        <w:t xml:space="preserve">that constitute the main catches </w:t>
      </w:r>
      <w:r w:rsidRPr="00F95139">
        <w:rPr>
          <w:rFonts w:cstheme="minorHAnsi"/>
          <w:bCs/>
          <w:lang w:val="en-GB"/>
        </w:rPr>
        <w:t>(Fig. 4).</w:t>
      </w:r>
      <w:commentRangeEnd w:id="162"/>
      <w:r w:rsidR="00702530" w:rsidRPr="00AF32CB">
        <w:rPr>
          <w:rStyle w:val="CommentReference"/>
          <w:sz w:val="22"/>
          <w:szCs w:val="22"/>
        </w:rPr>
        <w:commentReference w:id="162"/>
      </w:r>
      <w:commentRangeEnd w:id="163"/>
      <w:r w:rsidR="00206E44" w:rsidRPr="00AF32CB">
        <w:rPr>
          <w:rStyle w:val="CommentReference"/>
          <w:sz w:val="22"/>
          <w:szCs w:val="22"/>
        </w:rPr>
        <w:commentReference w:id="163"/>
      </w:r>
      <w:commentRangeEnd w:id="164"/>
      <w:r w:rsidR="00B5532D">
        <w:rPr>
          <w:rStyle w:val="CommentReference"/>
        </w:rPr>
        <w:commentReference w:id="164"/>
      </w:r>
      <w:commentRangeEnd w:id="165"/>
      <w:r w:rsidR="00413508">
        <w:rPr>
          <w:rStyle w:val="CommentReference"/>
        </w:rPr>
        <w:commentReference w:id="165"/>
      </w:r>
      <w:commentRangeEnd w:id="166"/>
      <w:r w:rsidR="00DF630A">
        <w:rPr>
          <w:rStyle w:val="CommentReference"/>
        </w:rPr>
        <w:commentReference w:id="166"/>
      </w:r>
      <w:r w:rsidRPr="00F95139">
        <w:rPr>
          <w:rFonts w:cstheme="minorHAnsi"/>
          <w:bCs/>
          <w:lang w:val="en-GB"/>
        </w:rPr>
        <w:t xml:space="preserve"> </w:t>
      </w:r>
    </w:p>
    <w:p w14:paraId="18B2DDEE" w14:textId="714D34E5" w:rsidR="00AF4B25" w:rsidRPr="00F95139" w:rsidRDefault="009D0F06" w:rsidP="00AF4B25">
      <w:pPr>
        <w:spacing w:line="480" w:lineRule="auto"/>
        <w:ind w:firstLine="360"/>
        <w:jc w:val="both"/>
        <w:rPr>
          <w:rFonts w:cstheme="minorHAnsi"/>
          <w:bCs/>
          <w:lang w:val="en-GB"/>
        </w:rPr>
      </w:pPr>
      <w:r w:rsidRPr="00F95139">
        <w:rPr>
          <w:rFonts w:cstheme="minorHAnsi"/>
          <w:bCs/>
          <w:lang w:val="en-GB"/>
        </w:rPr>
        <w:t>Warming</w:t>
      </w:r>
      <w:r w:rsidR="001D6DF1" w:rsidRPr="001D6DF1">
        <w:rPr>
          <w:rFonts w:cstheme="minorHAnsi"/>
          <w:bCs/>
          <w:lang w:val="en-US"/>
        </w:rPr>
        <w:t xml:space="preserve"> </w:t>
      </w:r>
      <w:r w:rsidR="00AF4B25" w:rsidRPr="00F95139">
        <w:rPr>
          <w:rFonts w:cstheme="minorHAnsi"/>
          <w:bCs/>
          <w:lang w:val="en-GB"/>
        </w:rPr>
        <w:t>also influences the fishing effort leading to maximum sustainable yield (F</w:t>
      </w:r>
      <w:r w:rsidR="00AF4B25" w:rsidRPr="00DF58FD">
        <w:rPr>
          <w:rFonts w:cstheme="minorHAnsi"/>
          <w:bCs/>
          <w:vertAlign w:val="subscript"/>
          <w:lang w:val="en-GB"/>
        </w:rPr>
        <w:t>MSY</w:t>
      </w:r>
      <w:r w:rsidR="00AF4B25" w:rsidRPr="00F95139">
        <w:rPr>
          <w:rFonts w:cstheme="minorHAnsi"/>
          <w:bCs/>
          <w:lang w:val="en-GB"/>
        </w:rPr>
        <w:t>) and the corresponding spawning stock biomass (SSB)</w:t>
      </w:r>
      <w:r w:rsidR="00435DA0" w:rsidRPr="00F95139">
        <w:rPr>
          <w:rFonts w:cstheme="minorHAnsi"/>
          <w:bCs/>
          <w:lang w:val="en-GB"/>
        </w:rPr>
        <w:t xml:space="preserve"> (Fig. </w:t>
      </w:r>
      <w:r w:rsidR="0015192C" w:rsidRPr="006B599D">
        <w:rPr>
          <w:rFonts w:cstheme="minorHAnsi"/>
          <w:bCs/>
          <w:lang w:val="en-US"/>
        </w:rPr>
        <w:t>5</w:t>
      </w:r>
      <w:r w:rsidR="00435DA0" w:rsidRPr="00F95139">
        <w:rPr>
          <w:rFonts w:cstheme="minorHAnsi"/>
          <w:bCs/>
          <w:lang w:val="en-GB"/>
        </w:rPr>
        <w:t>)</w:t>
      </w:r>
      <w:r w:rsidR="00AF4B25" w:rsidRPr="00F95139">
        <w:rPr>
          <w:rFonts w:cstheme="minorHAnsi"/>
          <w:bCs/>
          <w:lang w:val="en-GB"/>
        </w:rPr>
        <w:t>.</w:t>
      </w:r>
      <w:r w:rsidR="001D6DF1" w:rsidRPr="001D6DF1">
        <w:rPr>
          <w:rFonts w:cstheme="minorHAnsi"/>
          <w:bCs/>
          <w:lang w:val="en-US"/>
        </w:rPr>
        <w:t xml:space="preserve"> </w:t>
      </w:r>
      <w:r w:rsidR="001D6DF1">
        <w:rPr>
          <w:rFonts w:cstheme="minorHAnsi"/>
          <w:bCs/>
          <w:lang w:val="en-US"/>
        </w:rPr>
        <w:t xml:space="preserve">Based on </w:t>
      </w:r>
      <w:r w:rsidR="00EB3432" w:rsidRPr="00F95139">
        <w:rPr>
          <w:rFonts w:cstheme="minorHAnsi"/>
          <w:bCs/>
          <w:lang w:val="en-GB"/>
        </w:rPr>
        <w:t xml:space="preserve">non-time varying </w:t>
      </w:r>
      <w:r w:rsidR="00474414" w:rsidRPr="00F95139">
        <w:rPr>
          <w:rFonts w:cstheme="minorHAnsi"/>
          <w:bCs/>
          <w:lang w:val="en-GB"/>
        </w:rPr>
        <w:t>simulation</w:t>
      </w:r>
      <w:r w:rsidR="001D6DF1" w:rsidRPr="001D6DF1">
        <w:rPr>
          <w:rFonts w:cstheme="minorHAnsi"/>
          <w:bCs/>
          <w:lang w:val="en-US"/>
        </w:rPr>
        <w:t>s</w:t>
      </w:r>
      <w:r w:rsidR="006B599D">
        <w:rPr>
          <w:rFonts w:cstheme="minorHAnsi"/>
          <w:bCs/>
          <w:lang w:val="en-US"/>
        </w:rPr>
        <w:t xml:space="preserve"> (constant F and temperature until </w:t>
      </w:r>
      <w:r w:rsidR="00A62688">
        <w:rPr>
          <w:rFonts w:cstheme="minorHAnsi"/>
          <w:bCs/>
          <w:lang w:val="en-US"/>
        </w:rPr>
        <w:t>steady state</w:t>
      </w:r>
      <w:r w:rsidR="006B599D">
        <w:rPr>
          <w:rFonts w:cstheme="minorHAnsi"/>
          <w:bCs/>
          <w:lang w:val="en-US"/>
        </w:rPr>
        <w:t>)</w:t>
      </w:r>
      <w:r w:rsidR="00F158CD" w:rsidRPr="00F95139">
        <w:rPr>
          <w:rFonts w:cstheme="minorHAnsi"/>
          <w:bCs/>
          <w:lang w:val="en-GB"/>
        </w:rPr>
        <w:t>, t</w:t>
      </w:r>
      <w:r w:rsidR="00AF4B25" w:rsidRPr="00F95139">
        <w:rPr>
          <w:rFonts w:cstheme="minorHAnsi"/>
          <w:bCs/>
          <w:lang w:val="en-GB"/>
        </w:rPr>
        <w:t xml:space="preserve">he fishing </w:t>
      </w:r>
      <w:r w:rsidR="001D5C2A">
        <w:rPr>
          <w:rFonts w:cstheme="minorHAnsi"/>
          <w:bCs/>
          <w:lang w:val="en-GB"/>
        </w:rPr>
        <w:t>mortality</w:t>
      </w:r>
      <w:r w:rsidR="001D5C2A" w:rsidRPr="00F95139">
        <w:rPr>
          <w:rFonts w:cstheme="minorHAnsi"/>
          <w:bCs/>
          <w:lang w:val="en-GB"/>
        </w:rPr>
        <w:t xml:space="preserve"> </w:t>
      </w:r>
      <w:r w:rsidR="00AF4B25" w:rsidRPr="00F95139">
        <w:rPr>
          <w:rFonts w:cstheme="minorHAnsi"/>
          <w:bCs/>
          <w:lang w:val="en-GB"/>
        </w:rPr>
        <w:t>corresponding to F</w:t>
      </w:r>
      <w:r w:rsidR="00AF4B25" w:rsidRPr="00DF58FD">
        <w:rPr>
          <w:rFonts w:cstheme="minorHAnsi"/>
          <w:bCs/>
          <w:vertAlign w:val="subscript"/>
          <w:lang w:val="en-GB"/>
        </w:rPr>
        <w:t>MSY</w:t>
      </w:r>
      <w:r w:rsidR="00AF4B25" w:rsidRPr="00F95139">
        <w:rPr>
          <w:rFonts w:cstheme="minorHAnsi"/>
          <w:bCs/>
          <w:lang w:val="en-GB"/>
        </w:rPr>
        <w:t xml:space="preserve"> increases when the temperature is +2</w:t>
      </w:r>
      <m:oMath>
        <m:r>
          <w:rPr>
            <w:rFonts w:ascii="Cambria Math" w:hAnsi="Cambria Math" w:cstheme="minorHAnsi"/>
            <w:lang w:val="en-GB"/>
          </w:rPr>
          <m:t>℃</m:t>
        </m:r>
      </m:oMath>
      <w:r w:rsidR="00AF4B25" w:rsidRPr="00F95139">
        <w:rPr>
          <w:rFonts w:cstheme="minorHAnsi"/>
          <w:bCs/>
          <w:lang w:val="en-GB"/>
        </w:rPr>
        <w:t xml:space="preserve"> compared to the reference temperature</w:t>
      </w:r>
      <w:r w:rsidR="005E4AE8" w:rsidRPr="00F95139">
        <w:rPr>
          <w:rFonts w:cstheme="minorHAnsi"/>
          <w:bCs/>
          <w:lang w:val="en-GB"/>
        </w:rPr>
        <w:t xml:space="preserve"> </w:t>
      </w:r>
      <w:r w:rsidR="00022BBA" w:rsidRPr="00022BBA">
        <w:rPr>
          <w:rFonts w:cstheme="minorHAnsi"/>
          <w:bCs/>
          <w:lang w:val="en-US"/>
        </w:rPr>
        <w:t xml:space="preserve">for </w:t>
      </w:r>
      <w:r w:rsidR="00022BBA">
        <w:rPr>
          <w:rFonts w:cstheme="minorHAnsi"/>
          <w:bCs/>
          <w:lang w:val="en-US"/>
        </w:rPr>
        <w:t xml:space="preserve">cod, and for sprat and herring (except </w:t>
      </w:r>
      <w:r w:rsidR="00A57CA2">
        <w:rPr>
          <w:rFonts w:cstheme="minorHAnsi"/>
          <w:bCs/>
          <w:lang w:val="en-US"/>
        </w:rPr>
        <w:t xml:space="preserve">for when temperature only affects </w:t>
      </w:r>
      <w:r w:rsidR="00A8702A">
        <w:rPr>
          <w:rFonts w:cstheme="minorHAnsi"/>
          <w:bCs/>
          <w:lang w:val="en-US"/>
        </w:rPr>
        <w:t>basal resources</w:t>
      </w:r>
      <w:r w:rsidR="00A57CA2">
        <w:rPr>
          <w:rFonts w:cstheme="minorHAnsi"/>
          <w:bCs/>
          <w:lang w:val="en-US"/>
        </w:rPr>
        <w:t>)</w:t>
      </w:r>
      <w:r w:rsidR="00EB668C" w:rsidRPr="00EB668C">
        <w:rPr>
          <w:rFonts w:cstheme="minorHAnsi"/>
          <w:bCs/>
          <w:lang w:val="en-US"/>
        </w:rPr>
        <w:t xml:space="preserve">. This is likely </w:t>
      </w:r>
      <w:r w:rsidR="00AF4B25" w:rsidRPr="00F95139">
        <w:rPr>
          <w:rFonts w:cstheme="minorHAnsi"/>
          <w:bCs/>
          <w:lang w:val="en-GB"/>
        </w:rPr>
        <w:t>due to the enhanced growth rates (size-at-age)</w:t>
      </w:r>
      <w:r w:rsidR="00175981" w:rsidRPr="00175981">
        <w:rPr>
          <w:rFonts w:cstheme="minorHAnsi"/>
          <w:bCs/>
          <w:lang w:val="en-US"/>
        </w:rPr>
        <w:t xml:space="preserve">, </w:t>
      </w:r>
      <w:r w:rsidR="00C25F2B">
        <w:rPr>
          <w:rFonts w:cstheme="minorHAnsi"/>
          <w:bCs/>
          <w:lang w:val="en-US"/>
        </w:rPr>
        <w:t xml:space="preserve">which allows </w:t>
      </w:r>
      <w:r w:rsidR="00A565F0">
        <w:rPr>
          <w:rFonts w:cstheme="minorHAnsi"/>
          <w:bCs/>
          <w:lang w:val="en-US"/>
        </w:rPr>
        <w:t>higher fishing mortalities</w:t>
      </w:r>
      <w:r w:rsidR="00D11178" w:rsidRPr="00F95139">
        <w:rPr>
          <w:rFonts w:cstheme="minorHAnsi"/>
          <w:bCs/>
          <w:lang w:val="en-GB"/>
        </w:rPr>
        <w:t xml:space="preserve"> </w:t>
      </w:r>
      <w:r w:rsidR="007663F2">
        <w:rPr>
          <w:rFonts w:cstheme="minorHAnsi"/>
          <w:bCs/>
          <w:lang w:val="en-GB"/>
        </w:rPr>
        <w:t xml:space="preserve">without impairing population growth </w:t>
      </w:r>
      <w:r w:rsidR="00D11178" w:rsidRPr="00F95139">
        <w:rPr>
          <w:rFonts w:cstheme="minorHAnsi"/>
          <w:bCs/>
          <w:lang w:val="en-GB"/>
        </w:rPr>
        <w:t>(Fig. S</w:t>
      </w:r>
      <w:r w:rsidR="00B346DF" w:rsidRPr="006B599D">
        <w:rPr>
          <w:rFonts w:cstheme="minorHAnsi"/>
          <w:bCs/>
          <w:lang w:val="en-US"/>
        </w:rPr>
        <w:t>5</w:t>
      </w:r>
      <w:r w:rsidR="00D11178" w:rsidRPr="00F95139">
        <w:rPr>
          <w:rFonts w:cstheme="minorHAnsi"/>
          <w:bCs/>
          <w:lang w:val="en-GB"/>
        </w:rPr>
        <w:t>)</w:t>
      </w:r>
      <w:r w:rsidR="00AF4B25" w:rsidRPr="00F95139">
        <w:rPr>
          <w:rFonts w:cstheme="minorHAnsi"/>
          <w:bCs/>
          <w:lang w:val="en-GB"/>
        </w:rPr>
        <w:t xml:space="preserve">. However, the fishery yield </w:t>
      </w:r>
      <w:r w:rsidR="001F341F" w:rsidRPr="00FC0A90">
        <w:rPr>
          <w:rFonts w:cstheme="minorHAnsi"/>
          <w:bCs/>
          <w:lang w:val="en-US"/>
        </w:rPr>
        <w:t>at F</w:t>
      </w:r>
      <w:r w:rsidR="001F341F" w:rsidRPr="00DF58FD">
        <w:rPr>
          <w:rFonts w:cstheme="minorHAnsi"/>
          <w:bCs/>
          <w:vertAlign w:val="subscript"/>
          <w:lang w:val="en-US"/>
        </w:rPr>
        <w:t>MSY</w:t>
      </w:r>
      <w:r w:rsidR="001F341F" w:rsidRPr="00FC0A90">
        <w:rPr>
          <w:rFonts w:cstheme="minorHAnsi"/>
          <w:bCs/>
          <w:lang w:val="en-US"/>
        </w:rPr>
        <w:t xml:space="preserve"> </w:t>
      </w:r>
      <w:r w:rsidR="00AF4666" w:rsidRPr="00F95139">
        <w:rPr>
          <w:rFonts w:cstheme="minorHAnsi"/>
          <w:bCs/>
          <w:lang w:val="en-GB"/>
        </w:rPr>
        <w:t>increases</w:t>
      </w:r>
      <w:r w:rsidR="00C012F4">
        <w:rPr>
          <w:rFonts w:cstheme="minorHAnsi"/>
          <w:bCs/>
          <w:lang w:val="en-GB"/>
        </w:rPr>
        <w:t xml:space="preserve"> relative to non-warming</w:t>
      </w:r>
      <w:r w:rsidR="00B42331" w:rsidRPr="00F95139">
        <w:rPr>
          <w:rFonts w:cstheme="minorHAnsi"/>
          <w:bCs/>
          <w:lang w:val="en-GB"/>
        </w:rPr>
        <w:t xml:space="preserve"> only if </w:t>
      </w:r>
      <w:r w:rsidR="00AF4B25" w:rsidRPr="00F95139">
        <w:rPr>
          <w:rFonts w:cstheme="minorHAnsi"/>
          <w:bCs/>
          <w:lang w:val="en-GB"/>
        </w:rPr>
        <w:t xml:space="preserve">temperature </w:t>
      </w:r>
      <w:r w:rsidR="00641F2F" w:rsidRPr="00F95139">
        <w:rPr>
          <w:rFonts w:cstheme="minorHAnsi"/>
          <w:bCs/>
          <w:lang w:val="en-GB"/>
        </w:rPr>
        <w:t xml:space="preserve">acts on </w:t>
      </w:r>
      <w:r w:rsidR="00AF4B25" w:rsidRPr="00F95139">
        <w:rPr>
          <w:rFonts w:cstheme="minorHAnsi"/>
          <w:bCs/>
          <w:lang w:val="en-GB"/>
        </w:rPr>
        <w:t>physiology</w:t>
      </w:r>
      <w:r w:rsidR="00641F2F" w:rsidRPr="00F95139">
        <w:rPr>
          <w:rFonts w:cstheme="minorHAnsi"/>
          <w:bCs/>
          <w:lang w:val="en-GB"/>
        </w:rPr>
        <w:t xml:space="preserve"> alone</w:t>
      </w:r>
      <w:r w:rsidR="00B5532D">
        <w:rPr>
          <w:rFonts w:cstheme="minorHAnsi"/>
          <w:bCs/>
          <w:lang w:val="en-GB"/>
        </w:rPr>
        <w:t xml:space="preserve"> (Fig. 5</w:t>
      </w:r>
      <w:r w:rsidR="0077490B">
        <w:rPr>
          <w:rFonts w:cstheme="minorHAnsi"/>
          <w:bCs/>
          <w:lang w:val="en-GB"/>
        </w:rPr>
        <w:t>; Fig. S16</w:t>
      </w:r>
      <w:r w:rsidR="00B5532D">
        <w:rPr>
          <w:rFonts w:cstheme="minorHAnsi"/>
          <w:bCs/>
          <w:lang w:val="en-GB"/>
        </w:rPr>
        <w:t>)</w:t>
      </w:r>
      <w:ins w:id="167" w:author="Max Lindmark" w:date="2020-02-08T15:14:00Z">
        <w:r w:rsidR="001E69CA">
          <w:rPr>
            <w:rFonts w:cstheme="minorHAnsi"/>
            <w:bCs/>
            <w:lang w:val="en-GB"/>
          </w:rPr>
          <w:t>, as that is the only scenario lead</w:t>
        </w:r>
      </w:ins>
      <w:ins w:id="168" w:author="Max Lindmark" w:date="2020-02-08T15:15:00Z">
        <w:r w:rsidR="00590AEC">
          <w:rPr>
            <w:rFonts w:cstheme="minorHAnsi"/>
            <w:bCs/>
            <w:lang w:val="en-GB"/>
          </w:rPr>
          <w:t>in</w:t>
        </w:r>
      </w:ins>
      <w:ins w:id="169" w:author="Max Lindmark" w:date="2020-02-08T15:16:00Z">
        <w:r w:rsidR="00590AEC">
          <w:rPr>
            <w:rFonts w:cstheme="minorHAnsi"/>
            <w:bCs/>
            <w:lang w:val="en-GB"/>
          </w:rPr>
          <w:t>g</w:t>
        </w:r>
      </w:ins>
      <w:ins w:id="170" w:author="Max Lindmark" w:date="2020-02-08T15:14:00Z">
        <w:r w:rsidR="001E69CA">
          <w:rPr>
            <w:rFonts w:cstheme="minorHAnsi"/>
            <w:bCs/>
            <w:lang w:val="en-GB"/>
          </w:rPr>
          <w:t xml:space="preserve"> to </w:t>
        </w:r>
      </w:ins>
      <w:ins w:id="171" w:author="Max Lindmark" w:date="2020-02-08T15:15:00Z">
        <w:r w:rsidR="001E69CA">
          <w:rPr>
            <w:rFonts w:cstheme="minorHAnsi"/>
            <w:bCs/>
            <w:lang w:val="en-GB"/>
          </w:rPr>
          <w:t xml:space="preserve">higher abundance of </w:t>
        </w:r>
      </w:ins>
      <w:ins w:id="172" w:author="Max Lindmark" w:date="2020-02-08T15:17:00Z">
        <w:r w:rsidR="000D6CA6">
          <w:rPr>
            <w:rFonts w:cstheme="minorHAnsi"/>
            <w:bCs/>
            <w:lang w:val="en-GB"/>
          </w:rPr>
          <w:t xml:space="preserve">fish above maturation </w:t>
        </w:r>
      </w:ins>
      <w:ins w:id="173" w:author="Max Lindmark" w:date="2020-02-08T15:16:00Z">
        <w:r w:rsidR="008F3BEC">
          <w:rPr>
            <w:rFonts w:cstheme="minorHAnsi"/>
            <w:bCs/>
            <w:lang w:val="en-GB"/>
          </w:rPr>
          <w:t>sizes</w:t>
        </w:r>
      </w:ins>
      <w:ins w:id="174" w:author="Max Lindmark" w:date="2020-02-08T15:17:00Z">
        <w:r w:rsidR="008F3BEC">
          <w:rPr>
            <w:rFonts w:cstheme="minorHAnsi"/>
            <w:bCs/>
            <w:lang w:val="en-GB"/>
          </w:rPr>
          <w:t xml:space="preserve">, </w:t>
        </w:r>
      </w:ins>
      <w:ins w:id="175" w:author="Max Lindmark" w:date="2020-02-08T15:16:00Z">
        <w:r w:rsidR="00164A0D">
          <w:rPr>
            <w:rFonts w:cstheme="minorHAnsi"/>
            <w:bCs/>
            <w:lang w:val="en-GB"/>
          </w:rPr>
          <w:t>which the fishery targets</w:t>
        </w:r>
      </w:ins>
      <w:ins w:id="176" w:author="Max Lindmark" w:date="2020-02-08T15:17:00Z">
        <w:r w:rsidR="00B806D3">
          <w:rPr>
            <w:rFonts w:cstheme="minorHAnsi"/>
            <w:bCs/>
            <w:lang w:val="en-GB"/>
          </w:rPr>
          <w:t xml:space="preserve"> (but note not all mature sizes increase in abundance) </w:t>
        </w:r>
      </w:ins>
      <w:ins w:id="177" w:author="Max Lindmark" w:date="2020-02-08T15:18:00Z">
        <w:r w:rsidR="00B806D3">
          <w:rPr>
            <w:rFonts w:cstheme="minorHAnsi"/>
            <w:bCs/>
            <w:lang w:val="en-GB"/>
          </w:rPr>
          <w:t>(Fig. 3)</w:t>
        </w:r>
      </w:ins>
      <w:commentRangeStart w:id="178"/>
      <w:commentRangeStart w:id="179"/>
      <w:r w:rsidR="00B5532D">
        <w:rPr>
          <w:rFonts w:cstheme="minorHAnsi"/>
          <w:bCs/>
          <w:lang w:val="en-GB"/>
        </w:rPr>
        <w:t>.</w:t>
      </w:r>
      <w:r w:rsidR="00AF4B25" w:rsidRPr="00F95139">
        <w:rPr>
          <w:rFonts w:cstheme="minorHAnsi"/>
          <w:bCs/>
          <w:lang w:val="en-GB"/>
        </w:rPr>
        <w:t xml:space="preserve"> </w:t>
      </w:r>
      <w:commentRangeEnd w:id="178"/>
      <w:r w:rsidR="000A6E36">
        <w:rPr>
          <w:rStyle w:val="CommentReference"/>
        </w:rPr>
        <w:commentReference w:id="178"/>
      </w:r>
      <w:commentRangeEnd w:id="179"/>
      <w:r w:rsidR="001E3E71">
        <w:rPr>
          <w:rStyle w:val="CommentReference"/>
        </w:rPr>
        <w:commentReference w:id="179"/>
      </w:r>
    </w:p>
    <w:p w14:paraId="19CDCC20" w14:textId="071C99E8" w:rsidR="00FC0A90" w:rsidRPr="00F95139" w:rsidRDefault="00FC0A90" w:rsidP="00AF4B25">
      <w:pPr>
        <w:spacing w:line="480" w:lineRule="auto"/>
        <w:ind w:firstLine="360"/>
        <w:jc w:val="both"/>
        <w:rPr>
          <w:rFonts w:cstheme="minorHAnsi"/>
          <w:bCs/>
          <w:lang w:val="en-GB"/>
        </w:rPr>
      </w:pPr>
    </w:p>
    <w:p w14:paraId="6F49082F" w14:textId="77777777" w:rsidR="00FC0A90" w:rsidRPr="00F95139" w:rsidRDefault="00FC0A90" w:rsidP="00AF4B25">
      <w:pPr>
        <w:spacing w:line="480" w:lineRule="auto"/>
        <w:ind w:firstLine="360"/>
        <w:jc w:val="both"/>
        <w:rPr>
          <w:rFonts w:cstheme="minorHAnsi"/>
          <w:bCs/>
          <w:lang w:val="en-GB"/>
        </w:rPr>
      </w:pPr>
    </w:p>
    <w:p w14:paraId="647A0452" w14:textId="5DBD66F9" w:rsidR="004641D2" w:rsidRPr="005F3BD1" w:rsidRDefault="000D032A" w:rsidP="005F3BD1">
      <w:pPr>
        <w:spacing w:line="480" w:lineRule="auto"/>
        <w:jc w:val="center"/>
      </w:pPr>
      <w:r>
        <w:rPr>
          <w:noProof/>
          <w:sz w:val="16"/>
          <w:szCs w:val="16"/>
          <w:lang w:eastAsia="sv-SE"/>
        </w:rPr>
        <w:lastRenderedPageBreak/>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5"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p>
    <w:p w14:paraId="5CDF3837" w14:textId="095E3D53"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w:t>
      </w:r>
      <w:proofErr w:type="spellStart"/>
      <w:r w:rsidRPr="00F95139">
        <w:rPr>
          <w:rFonts w:ascii="Times New Roman" w:hAnsi="Times New Roman" w:cs="Times New Roman"/>
          <w:i/>
          <w:iCs/>
          <w:lang w:val="en-GB"/>
        </w:rPr>
        <w:t>Colors</w:t>
      </w:r>
      <w:proofErr w:type="spellEnd"/>
      <w:r w:rsidRPr="00F95139">
        <w:rPr>
          <w:rFonts w:ascii="Times New Roman" w:hAnsi="Times New Roman" w:cs="Times New Roman"/>
          <w:i/>
          <w:iCs/>
          <w:lang w:val="en-GB"/>
        </w:rPr>
        <w:t xml:space="preserve">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41C47DEF" w14:textId="20E9F9A7" w:rsidR="00CD57B5" w:rsidRPr="00F95139" w:rsidRDefault="00CD57B5" w:rsidP="00182BA9">
      <w:pPr>
        <w:spacing w:line="480" w:lineRule="auto"/>
        <w:contextualSpacing/>
        <w:jc w:val="both"/>
        <w:rPr>
          <w:rFonts w:cstheme="minorHAnsi"/>
          <w:b/>
          <w:lang w:val="en-GB"/>
        </w:rPr>
      </w:pPr>
    </w:p>
    <w:p w14:paraId="57A97164" w14:textId="77777777" w:rsidR="00EF38F0" w:rsidRDefault="00EF38F0" w:rsidP="00EF38F0">
      <w:pPr>
        <w:spacing w:line="480" w:lineRule="auto"/>
        <w:jc w:val="center"/>
      </w:pPr>
      <w:r>
        <w:rPr>
          <w:noProof/>
          <w:lang w:eastAsia="sv-SE"/>
        </w:rPr>
        <w:lastRenderedPageBreak/>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6"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4BC0C913" w:rsidR="00EF38F0" w:rsidRPr="00F3241E" w:rsidRDefault="00EF38F0" w:rsidP="00EF38F0">
      <w:pPr>
        <w:spacing w:line="480" w:lineRule="auto"/>
        <w:jc w:val="both"/>
        <w:rPr>
          <w:rFonts w:ascii="Times New Roman" w:hAnsi="Times New Roman" w:cs="Times New Roman"/>
          <w:i/>
          <w:iCs/>
          <w:lang w:val="en-GB"/>
          <w:rPrChange w:id="180" w:author="Anna Gårdmark" w:date="2020-02-07T14:20:00Z">
            <w:rPr>
              <w:rFonts w:ascii="Times New Roman" w:hAnsi="Times New Roman" w:cs="Times New Roman"/>
              <w:i/>
              <w:iCs/>
            </w:rPr>
          </w:rPrChange>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F3241E">
        <w:rPr>
          <w:rFonts w:ascii="Times New Roman" w:hAnsi="Times New Roman" w:cs="Times New Roman"/>
          <w:i/>
          <w:iCs/>
          <w:lang w:val="en-GB"/>
          <w:rPrChange w:id="181" w:author="Anna Gårdmark" w:date="2020-02-07T14:20:00Z">
            <w:rPr>
              <w:rFonts w:ascii="Times New Roman" w:hAnsi="Times New Roman" w:cs="Times New Roman"/>
              <w:i/>
              <w:iCs/>
            </w:rPr>
          </w:rPrChange>
        </w:rPr>
        <w:t xml:space="preserve">Boxplots depict 25%, 50% and 75% quantiles of </w:t>
      </w:r>
      <w:r w:rsidR="00F3241E" w:rsidRPr="00F3241E">
        <w:rPr>
          <w:rFonts w:ascii="Times New Roman" w:hAnsi="Times New Roman" w:cs="Times New Roman"/>
          <w:i/>
          <w:iCs/>
          <w:lang w:val="en-GB"/>
          <w:rPrChange w:id="182" w:author="Anna Gårdmark" w:date="2020-02-07T14:20:00Z">
            <w:rPr>
              <w:rFonts w:ascii="Times New Roman" w:hAnsi="Times New Roman" w:cs="Times New Roman"/>
              <w:i/>
              <w:iCs/>
            </w:rPr>
          </w:rPrChange>
        </w:rPr>
        <w:t xml:space="preserve">the 200 </w:t>
      </w:r>
      <w:r w:rsidRPr="00F3241E">
        <w:rPr>
          <w:rFonts w:ascii="Times New Roman" w:hAnsi="Times New Roman" w:cs="Times New Roman"/>
          <w:i/>
          <w:iCs/>
          <w:lang w:val="en-GB"/>
          <w:rPrChange w:id="183" w:author="Anna Gårdmark" w:date="2020-02-07T14:20:00Z">
            <w:rPr>
              <w:rFonts w:ascii="Times New Roman" w:hAnsi="Times New Roman" w:cs="Times New Roman"/>
              <w:i/>
              <w:iCs/>
            </w:rPr>
          </w:rPrChange>
        </w:rPr>
        <w:t>simulations</w:t>
      </w:r>
      <w:r w:rsidR="00F3241E" w:rsidRPr="00F3241E">
        <w:rPr>
          <w:rFonts w:ascii="Times New Roman" w:hAnsi="Times New Roman" w:cs="Times New Roman"/>
          <w:i/>
          <w:iCs/>
          <w:lang w:val="en-GB"/>
          <w:rPrChange w:id="184" w:author="Anna Gårdmark" w:date="2020-02-07T14:20:00Z">
            <w:rPr>
              <w:rFonts w:ascii="Times New Roman" w:hAnsi="Times New Roman" w:cs="Times New Roman"/>
              <w:i/>
              <w:iCs/>
            </w:rPr>
          </w:rPrChange>
        </w:rPr>
        <w:t xml:space="preserve"> in each scenario</w:t>
      </w:r>
      <w:r w:rsidRPr="00F3241E">
        <w:rPr>
          <w:rFonts w:ascii="Times New Roman" w:hAnsi="Times New Roman" w:cs="Times New Roman"/>
          <w:i/>
          <w:iCs/>
          <w:lang w:val="en-GB"/>
          <w:rPrChange w:id="185" w:author="Anna Gårdmark" w:date="2020-02-07T14:20:00Z">
            <w:rPr>
              <w:rFonts w:ascii="Times New Roman" w:hAnsi="Times New Roman" w:cs="Times New Roman"/>
              <w:i/>
              <w:iCs/>
            </w:rPr>
          </w:rPrChange>
        </w:rPr>
        <w:t xml:space="preserve">. </w:t>
      </w:r>
    </w:p>
    <w:p w14:paraId="1BB3B167" w14:textId="77777777" w:rsidR="00EF38F0" w:rsidRPr="00F3241E" w:rsidRDefault="00EF38F0" w:rsidP="00182BA9">
      <w:pPr>
        <w:spacing w:line="480" w:lineRule="auto"/>
        <w:contextualSpacing/>
        <w:jc w:val="both"/>
        <w:rPr>
          <w:rFonts w:cstheme="minorHAnsi"/>
          <w:b/>
          <w:lang w:val="en-GB"/>
          <w:rPrChange w:id="186" w:author="Anna Gårdmark" w:date="2020-02-07T14:20:00Z">
            <w:rPr>
              <w:rFonts w:cstheme="minorHAnsi"/>
              <w:b/>
            </w:rPr>
          </w:rPrChange>
        </w:rPr>
      </w:pPr>
    </w:p>
    <w:p w14:paraId="7ADA9BE0" w14:textId="77777777" w:rsidR="005F3BD1" w:rsidRPr="00F3241E" w:rsidRDefault="005F3BD1" w:rsidP="00182BA9">
      <w:pPr>
        <w:spacing w:line="480" w:lineRule="auto"/>
        <w:contextualSpacing/>
        <w:jc w:val="both"/>
        <w:rPr>
          <w:rFonts w:cstheme="minorHAnsi"/>
          <w:b/>
          <w:lang w:val="en-GB"/>
          <w:rPrChange w:id="187" w:author="Anna Gårdmark" w:date="2020-02-07T14:20:00Z">
            <w:rPr>
              <w:rFonts w:cstheme="minorHAnsi"/>
              <w:b/>
            </w:rPr>
          </w:rPrChange>
        </w:rPr>
      </w:pPr>
    </w:p>
    <w:p w14:paraId="6361629D" w14:textId="77777777" w:rsidR="005F3BD1" w:rsidRPr="00F3241E" w:rsidRDefault="005F3BD1" w:rsidP="00182BA9">
      <w:pPr>
        <w:spacing w:line="480" w:lineRule="auto"/>
        <w:contextualSpacing/>
        <w:jc w:val="both"/>
        <w:rPr>
          <w:rFonts w:cstheme="minorHAnsi"/>
          <w:b/>
          <w:lang w:val="en-GB"/>
          <w:rPrChange w:id="188" w:author="Anna Gårdmark" w:date="2020-02-07T14:20:00Z">
            <w:rPr>
              <w:rFonts w:cstheme="minorHAnsi"/>
              <w:b/>
            </w:rPr>
          </w:rPrChange>
        </w:rPr>
      </w:pPr>
    </w:p>
    <w:p w14:paraId="6CC22383" w14:textId="77777777" w:rsidR="005F3BD1" w:rsidRPr="00F3241E" w:rsidRDefault="005F3BD1" w:rsidP="00182BA9">
      <w:pPr>
        <w:spacing w:line="480" w:lineRule="auto"/>
        <w:contextualSpacing/>
        <w:jc w:val="both"/>
        <w:rPr>
          <w:rFonts w:cstheme="minorHAnsi"/>
          <w:b/>
          <w:lang w:val="en-GB"/>
          <w:rPrChange w:id="189" w:author="Anna Gårdmark" w:date="2020-02-07T14:20:00Z">
            <w:rPr>
              <w:rFonts w:cstheme="minorHAnsi"/>
              <w:b/>
            </w:rPr>
          </w:rPrChange>
        </w:rPr>
      </w:pPr>
    </w:p>
    <w:p w14:paraId="224D1FA3" w14:textId="77777777" w:rsidR="005F3BD1" w:rsidRPr="00F3241E" w:rsidRDefault="005F3BD1" w:rsidP="00182BA9">
      <w:pPr>
        <w:spacing w:line="480" w:lineRule="auto"/>
        <w:contextualSpacing/>
        <w:jc w:val="both"/>
        <w:rPr>
          <w:rFonts w:cstheme="minorHAnsi"/>
          <w:b/>
          <w:lang w:val="en-GB"/>
          <w:rPrChange w:id="190" w:author="Anna Gårdmark" w:date="2020-02-07T14:20:00Z">
            <w:rPr>
              <w:rFonts w:cstheme="minorHAnsi"/>
              <w:b/>
            </w:rPr>
          </w:rPrChange>
        </w:rPr>
      </w:pPr>
    </w:p>
    <w:p w14:paraId="7C91AF6A" w14:textId="77777777" w:rsidR="005F3BD1" w:rsidRPr="00F3241E" w:rsidRDefault="005F3BD1" w:rsidP="00182BA9">
      <w:pPr>
        <w:spacing w:line="480" w:lineRule="auto"/>
        <w:contextualSpacing/>
        <w:jc w:val="both"/>
        <w:rPr>
          <w:rFonts w:cstheme="minorHAnsi"/>
          <w:b/>
          <w:lang w:val="en-GB"/>
          <w:rPrChange w:id="191" w:author="Anna Gårdmark" w:date="2020-02-07T14:20:00Z">
            <w:rPr>
              <w:rFonts w:cstheme="minorHAnsi"/>
              <w:b/>
            </w:rPr>
          </w:rPrChange>
        </w:rPr>
      </w:pPr>
    </w:p>
    <w:p w14:paraId="6F68F3DC" w14:textId="77777777" w:rsidR="00EF38F0" w:rsidRDefault="00EF38F0" w:rsidP="00EF38F0">
      <w:pPr>
        <w:spacing w:line="480" w:lineRule="auto"/>
        <w:jc w:val="center"/>
        <w:rPr>
          <w:rFonts w:cstheme="minorHAnsi"/>
          <w:i/>
          <w:iCs/>
        </w:rPr>
      </w:pPr>
      <w:r>
        <w:rPr>
          <w:rFonts w:cstheme="minorHAnsi"/>
          <w:i/>
          <w:iCs/>
          <w:noProof/>
          <w:lang w:eastAsia="sv-SE"/>
        </w:rPr>
        <w:lastRenderedPageBreak/>
        <w:drawing>
          <wp:inline distT="0" distB="0" distL="0" distR="0" wp14:anchorId="0A971786" wp14:editId="616E1DAF">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3D51A880" w:rsidR="00EF38F0" w:rsidRPr="00F95139" w:rsidRDefault="00EF38F0" w:rsidP="00EF38F0">
      <w:pPr>
        <w:spacing w:line="480" w:lineRule="auto"/>
        <w:jc w:val="both"/>
        <w:rPr>
          <w:rFonts w:ascii="Times New Roman" w:hAnsi="Times New Roman" w:cs="Times New Roman"/>
          <w:i/>
          <w:iCs/>
          <w:lang w:val="en-GB"/>
        </w:rPr>
      </w:pPr>
      <w:commentRangeStart w:id="192"/>
      <w:r w:rsidRPr="00F95139">
        <w:rPr>
          <w:rFonts w:cstheme="minorHAnsi"/>
          <w:i/>
          <w:iCs/>
          <w:lang w:val="en-GB"/>
        </w:rPr>
        <w:t xml:space="preserve">Figure </w:t>
      </w:r>
      <w:r w:rsidRPr="00EB5037">
        <w:rPr>
          <w:rFonts w:cstheme="minorHAnsi"/>
          <w:i/>
          <w:iCs/>
          <w:lang w:val="en-US"/>
        </w:rPr>
        <w:t>3</w:t>
      </w:r>
      <w:commentRangeEnd w:id="192"/>
      <w:r w:rsidR="00413508">
        <w:rPr>
          <w:rStyle w:val="CommentReference"/>
        </w:rPr>
        <w:commentReference w:id="192"/>
      </w:r>
      <w:r w:rsidRPr="00F95139">
        <w:rPr>
          <w:rFonts w:cstheme="minorHAnsi"/>
          <w:i/>
          <w:iCs/>
          <w:lang w:val="en-GB"/>
        </w:rPr>
        <w:t xml:space="preserve">. Projected abundance-at-weight by species for different scenarios of temperature scaling (indicated by </w:t>
      </w:r>
      <w:proofErr w:type="spellStart"/>
      <w:r w:rsidRPr="00F95139">
        <w:rPr>
          <w:rFonts w:cstheme="minorHAnsi"/>
          <w:i/>
          <w:iCs/>
          <w:lang w:val="en-GB"/>
        </w:rPr>
        <w:t>colors</w:t>
      </w:r>
      <w:proofErr w:type="spellEnd"/>
      <w:r w:rsidR="00AC4213">
        <w:rPr>
          <w:rFonts w:cstheme="minorHAnsi"/>
          <w:i/>
          <w:iCs/>
          <w:lang w:val="en-GB"/>
        </w:rPr>
        <w:t xml:space="preserve">, and </w:t>
      </w:r>
      <w:proofErr w:type="spellStart"/>
      <w:r w:rsidR="00AC4213">
        <w:rPr>
          <w:rFonts w:cstheme="minorHAnsi"/>
          <w:i/>
          <w:iCs/>
          <w:lang w:val="en-GB"/>
        </w:rPr>
        <w:t>linetypes</w:t>
      </w:r>
      <w:proofErr w:type="spellEnd"/>
      <w:r w:rsidR="00AC4213">
        <w:rPr>
          <w:rFonts w:cstheme="minorHAnsi"/>
          <w:i/>
          <w:iCs/>
          <w:lang w:val="en-GB"/>
        </w:rPr>
        <w:t xml:space="preserve"> in the right column due to </w:t>
      </w:r>
      <w:proofErr w:type="spellStart"/>
      <w:r w:rsidR="00AC4213">
        <w:rPr>
          <w:rFonts w:cstheme="minorHAnsi"/>
          <w:i/>
          <w:iCs/>
          <w:lang w:val="en-GB"/>
        </w:rPr>
        <w:t>overplotting</w:t>
      </w:r>
      <w:proofErr w:type="spellEnd"/>
      <w:r w:rsidRPr="00F95139">
        <w:rPr>
          <w:rFonts w:cstheme="minorHAnsi"/>
          <w:i/>
          <w:iCs/>
          <w:lang w:val="en-GB"/>
        </w:rPr>
        <w:t>) at 2050 assuming fishing mortality held at average F</w:t>
      </w:r>
      <w:r w:rsidRPr="00DF58FD">
        <w:rPr>
          <w:rFonts w:cstheme="minorHAnsi"/>
          <w:i/>
          <w:iCs/>
          <w:vertAlign w:val="subscript"/>
          <w:lang w:val="en-GB"/>
        </w:rPr>
        <w:t>MSY</w:t>
      </w:r>
      <w:r w:rsidRPr="00F95139">
        <w:rPr>
          <w:rFonts w:cstheme="minorHAnsi"/>
          <w:i/>
          <w:iCs/>
          <w:lang w:val="en-GB"/>
        </w:rPr>
        <w:t xml:space="preserve"> levels.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w:t>
      </w:r>
      <w:r w:rsidR="005A51D8">
        <w:rPr>
          <w:rFonts w:cstheme="minorHAnsi"/>
          <w:i/>
          <w:iCs/>
          <w:lang w:val="en-GB"/>
        </w:rPr>
        <w:t>Only mean a</w:t>
      </w:r>
      <w:r w:rsidRPr="00F95139">
        <w:rPr>
          <w:rFonts w:cstheme="minorHAnsi"/>
          <w:i/>
          <w:iCs/>
          <w:lang w:val="en-GB"/>
        </w:rPr>
        <w:t xml:space="preserve">ctivation energies are </w:t>
      </w:r>
      <w:r w:rsidR="005A51D8">
        <w:rPr>
          <w:rFonts w:cstheme="minorHAnsi"/>
          <w:i/>
          <w:iCs/>
          <w:lang w:val="en-GB"/>
        </w:rPr>
        <w:t>used</w:t>
      </w:r>
      <w:r w:rsidRPr="00F95139">
        <w:rPr>
          <w:rFonts w:cstheme="minorHAnsi"/>
          <w:i/>
          <w:iCs/>
          <w:lang w:val="en-GB"/>
        </w:rPr>
        <w:t>.</w:t>
      </w:r>
    </w:p>
    <w:p w14:paraId="61C8CCE2" w14:textId="77777777" w:rsidR="00EF38F0" w:rsidRPr="00F95139" w:rsidRDefault="00EF38F0" w:rsidP="00182BA9">
      <w:pPr>
        <w:spacing w:line="480" w:lineRule="auto"/>
        <w:contextualSpacing/>
        <w:jc w:val="both"/>
        <w:rPr>
          <w:rFonts w:cstheme="minorHAnsi"/>
          <w:b/>
          <w:lang w:val="en-GB"/>
        </w:rPr>
      </w:pPr>
    </w:p>
    <w:p w14:paraId="23BAD4A8" w14:textId="77777777" w:rsidR="00EF38F0" w:rsidRDefault="00EF38F0" w:rsidP="00EF38F0">
      <w:pPr>
        <w:tabs>
          <w:tab w:val="left" w:pos="7621"/>
        </w:tabs>
        <w:spacing w:line="480" w:lineRule="auto"/>
        <w:contextualSpacing/>
        <w:jc w:val="center"/>
        <w:rPr>
          <w:sz w:val="28"/>
        </w:rPr>
      </w:pPr>
      <w:r>
        <w:rPr>
          <w:noProof/>
          <w:sz w:val="28"/>
          <w:lang w:eastAsia="sv-SE"/>
        </w:rPr>
        <w:lastRenderedPageBreak/>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45BC3826" w:rsidR="00EF38F0" w:rsidRPr="00F95139" w:rsidRDefault="00EF38F0" w:rsidP="00EF38F0">
      <w:pPr>
        <w:spacing w:line="480" w:lineRule="auto"/>
        <w:jc w:val="both"/>
        <w:rPr>
          <w:rFonts w:cstheme="minorHAnsi"/>
          <w:i/>
          <w:iCs/>
          <w:lang w:val="en-GB"/>
        </w:rPr>
      </w:pPr>
      <w:r w:rsidRPr="00F95139">
        <w:rPr>
          <w:i/>
          <w:iCs/>
          <w:lang w:val="en-GB"/>
        </w:rPr>
        <w:t xml:space="preserve">Figure </w:t>
      </w:r>
      <w:r w:rsidRPr="00EB5037">
        <w:rPr>
          <w:i/>
          <w:iCs/>
          <w:lang w:val="en-US"/>
        </w:rPr>
        <w:t>4</w:t>
      </w:r>
      <w:r w:rsidRPr="00AF32CB">
        <w:rPr>
          <w:i/>
          <w:iCs/>
          <w:lang w:val="en-GB"/>
        </w:rPr>
        <w:t>.</w:t>
      </w:r>
      <w:r w:rsidRPr="00F95139">
        <w:rPr>
          <w:i/>
          <w:iCs/>
          <w:lang w:val="en-GB"/>
        </w:rPr>
        <w:t xml:space="preserve"> Time series of projected yield under different temperature scaling scenarios (indicated by </w:t>
      </w:r>
      <w:proofErr w:type="spellStart"/>
      <w:r w:rsidRPr="00F95139">
        <w:rPr>
          <w:i/>
          <w:iCs/>
          <w:lang w:val="en-GB"/>
        </w:rPr>
        <w:t>colors</w:t>
      </w:r>
      <w:proofErr w:type="spellEnd"/>
      <w:r w:rsidRPr="00F95139">
        <w:rPr>
          <w:i/>
          <w:iCs/>
          <w:lang w:val="en-GB"/>
        </w:rPr>
        <w:t xml:space="preserve">) and temperature projections according to RCP 8.5 emission scenarios, </w:t>
      </w:r>
      <w:r w:rsidRPr="00F95139">
        <w:rPr>
          <w:rFonts w:cstheme="minorHAnsi"/>
          <w:i/>
          <w:iCs/>
          <w:lang w:val="en-GB"/>
        </w:rPr>
        <w:t>assuming fishing mortality held at average F</w:t>
      </w:r>
      <w:r w:rsidRPr="00DF58FD">
        <w:rPr>
          <w:rFonts w:cstheme="minorHAnsi"/>
          <w:i/>
          <w:iCs/>
          <w:vertAlign w:val="subscript"/>
          <w:lang w:val="en-GB"/>
        </w:rPr>
        <w:t>MSY</w:t>
      </w:r>
      <w:r w:rsidRPr="00DF58FD">
        <w:rPr>
          <w:rFonts w:cstheme="minorHAnsi"/>
          <w:i/>
          <w:iCs/>
          <w:lang w:val="en-GB"/>
        </w:rPr>
        <w:t xml:space="preserve"> </w:t>
      </w:r>
      <w:r w:rsidRPr="00F95139">
        <w:rPr>
          <w:rFonts w:cstheme="minorHAnsi"/>
          <w:i/>
          <w:iCs/>
          <w:lang w:val="en-GB"/>
        </w:rPr>
        <w:t>levels (after 2014)</w:t>
      </w:r>
      <w:r w:rsidR="004367D4">
        <w:rPr>
          <w:rFonts w:cstheme="minorHAnsi"/>
          <w:i/>
          <w:iCs/>
          <w:lang w:val="en-GB"/>
        </w:rPr>
        <w:t>.</w:t>
      </w:r>
      <w:r w:rsidRPr="00F95139">
        <w:rPr>
          <w:rFonts w:cstheme="minorHAnsi"/>
          <w:i/>
          <w:iCs/>
          <w:lang w:val="en-GB"/>
        </w:rPr>
        <w:t xml:space="preserve"> </w:t>
      </w:r>
      <w:r w:rsidRPr="00F95139">
        <w:rPr>
          <w:i/>
          <w:iCs/>
          <w:lang w:val="en-GB"/>
        </w:rPr>
        <w:t>The horizontal black line corresponds to no temperature increase after 1997.</w:t>
      </w:r>
      <w:r w:rsidRPr="00F95139">
        <w:rPr>
          <w:rFonts w:cstheme="minorHAnsi"/>
          <w:i/>
          <w:iCs/>
          <w:lang w:val="en-GB"/>
        </w:rPr>
        <w:t xml:space="preserve">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5A51D8" w:rsidRPr="00F95139">
        <w:rPr>
          <w:rFonts w:cstheme="minorHAnsi"/>
          <w:i/>
          <w:iCs/>
          <w:lang w:val="en-GB"/>
        </w:rPr>
        <w:t>.</w:t>
      </w:r>
    </w:p>
    <w:p w14:paraId="3FCE363E" w14:textId="6503D1F2" w:rsidR="009C6911" w:rsidRPr="00F95139" w:rsidRDefault="009C6911" w:rsidP="00EF38F0">
      <w:pPr>
        <w:spacing w:line="480" w:lineRule="auto"/>
        <w:jc w:val="both"/>
        <w:rPr>
          <w:rFonts w:cstheme="minorHAnsi"/>
          <w:i/>
          <w:iCs/>
          <w:lang w:val="en-GB"/>
        </w:rPr>
      </w:pPr>
    </w:p>
    <w:p w14:paraId="5E9A208E" w14:textId="3DCC4262" w:rsidR="009C6911" w:rsidRPr="00F95139" w:rsidRDefault="009C6911" w:rsidP="00EF38F0">
      <w:pPr>
        <w:spacing w:line="480" w:lineRule="auto"/>
        <w:jc w:val="both"/>
        <w:rPr>
          <w:rFonts w:ascii="Times New Roman" w:hAnsi="Times New Roman" w:cs="Times New Roman"/>
          <w:i/>
          <w:iCs/>
          <w:lang w:val="en-GB"/>
        </w:rPr>
      </w:pPr>
    </w:p>
    <w:p w14:paraId="601B834A" w14:textId="1A8897FC" w:rsidR="009C6911" w:rsidRPr="00F95139" w:rsidRDefault="009C6911" w:rsidP="00EF38F0">
      <w:pPr>
        <w:spacing w:line="480" w:lineRule="auto"/>
        <w:jc w:val="both"/>
        <w:rPr>
          <w:rFonts w:ascii="Times New Roman" w:hAnsi="Times New Roman" w:cs="Times New Roman"/>
          <w:i/>
          <w:iCs/>
          <w:lang w:val="en-GB"/>
        </w:rPr>
      </w:pPr>
    </w:p>
    <w:p w14:paraId="025D1ACF" w14:textId="63B29194" w:rsidR="009C6911" w:rsidRDefault="00393EB6" w:rsidP="009C6911">
      <w:pPr>
        <w:spacing w:line="480" w:lineRule="auto"/>
        <w:jc w:val="both"/>
        <w:rPr>
          <w:rFonts w:cstheme="minorHAnsi"/>
          <w:color w:val="FF0000"/>
        </w:rPr>
      </w:pPr>
      <w:r>
        <w:rPr>
          <w:rFonts w:cstheme="minorHAnsi"/>
          <w:noProof/>
          <w:color w:val="FF0000"/>
          <w:lang w:eastAsia="sv-SE"/>
        </w:rPr>
        <w:lastRenderedPageBreak/>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D30B79F" id="Group 29" o:spid="_x0000_s1026" style="width:454.4pt;height:302.4pt;mso-position-horizontal-relative:char;mso-position-vertical-relative:line" coordsize="57709,3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GDxGbAAAGv0lEQVR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MD/&#10;b8cOigAAAAgI9m8th5ttwPoh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iuKUc1AAAcfElEQVR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8AADhUrWmkK6WQAAAAASUVORK5CYIJ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">
                  <v:imagedata r:id="rId21"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">
                  <v:imagedata r:id="rId22" o:title="A close up of a map&#10;&#10;Description automatically generated" croptop="20182f" cropbottom="21280f"/>
                </v:shape>
                <w10:anchorlock/>
              </v:group>
            </w:pict>
          </mc:Fallback>
        </mc:AlternateContent>
      </w:r>
    </w:p>
    <w:p w14:paraId="7E27E5A8" w14:textId="1617CC00"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spawning stock biomass </w:t>
      </w:r>
      <w:r w:rsidRPr="00F95139">
        <w:rPr>
          <w:rFonts w:ascii="Times" w:hAnsi="Times" w:cstheme="minorHAnsi"/>
          <w:i/>
          <w:iCs/>
          <w:lang w:val="en-GB"/>
        </w:rPr>
        <w:t>yield (top)</w:t>
      </w:r>
      <w:r w:rsidRPr="009C5683">
        <w:rPr>
          <w:rFonts w:ascii="Times" w:hAnsi="Times" w:cstheme="minorHAnsi"/>
          <w:i/>
          <w:iCs/>
          <w:lang w:val="en-US"/>
        </w:rPr>
        <w:t xml:space="preserve"> and </w:t>
      </w:r>
      <w:r w:rsidRPr="00F95139">
        <w:rPr>
          <w:rFonts w:ascii="Times" w:hAnsi="Times" w:cstheme="minorHAnsi"/>
          <w:i/>
          <w:iCs/>
          <w:lang w:val="en-GB"/>
        </w:rPr>
        <w:t>fishery</w:t>
      </w:r>
      <w:r w:rsidRPr="009C5683">
        <w:rPr>
          <w:rFonts w:ascii="Times" w:hAnsi="Times" w:cstheme="minorHAnsi"/>
          <w:i/>
          <w:iCs/>
          <w:lang w:val="en-US"/>
        </w:rPr>
        <w:t xml:space="preserve"> yield</w:t>
      </w:r>
      <w:r>
        <w:rPr>
          <w:rFonts w:ascii="Times" w:hAnsi="Times" w:cstheme="minorHAnsi"/>
          <w:i/>
          <w:iCs/>
          <w:lang w:val="en-US"/>
        </w:rPr>
        <w:t xml:space="preserve"> assuming</w:t>
      </w:r>
      <w:r w:rsidRPr="00F95139">
        <w:rPr>
          <w:rFonts w:ascii="Times" w:hAnsi="Times" w:cstheme="minorHAnsi"/>
          <w:i/>
          <w:iCs/>
          <w:lang w:val="en-GB"/>
        </w:rPr>
        <w:t xml:space="preserve"> knife edge selectivity at maturation size under constant temperature simulations. </w:t>
      </w:r>
      <w:proofErr w:type="spellStart"/>
      <w:r w:rsidRPr="00F95139">
        <w:rPr>
          <w:rFonts w:ascii="Times" w:hAnsi="Times" w:cstheme="minorHAnsi"/>
          <w:i/>
          <w:iCs/>
          <w:lang w:val="en-GB"/>
        </w:rPr>
        <w:t>Colors</w:t>
      </w:r>
      <w:proofErr w:type="spellEnd"/>
      <w:r w:rsidRPr="00F95139">
        <w:rPr>
          <w:rFonts w:ascii="Times" w:hAnsi="Times" w:cstheme="minorHAnsi"/>
          <w:i/>
          <w:iCs/>
          <w:lang w:val="en-GB"/>
        </w:rPr>
        <w:t xml:space="preserve"> indicate the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1, i.e. no temperature effe</w:t>
      </w:r>
      <w:proofErr w:type="spellStart"/>
      <w:r w:rsidRPr="00F95139">
        <w:rPr>
          <w:rFonts w:ascii="Times" w:hAnsi="Times" w:cstheme="minorHAnsi"/>
          <w:i/>
          <w:iCs/>
          <w:lang w:val="en-GB"/>
        </w:rPr>
        <w:t>cts</w:t>
      </w:r>
      <w:proofErr w:type="spellEnd"/>
      <w:r w:rsidRPr="00F95139">
        <w:rPr>
          <w:rFonts w:ascii="Times" w:hAnsi="Times" w:cstheme="minorHAnsi"/>
          <w:i/>
          <w:iCs/>
          <w:lang w:val="en-GB"/>
        </w:rPr>
        <w:t xml:space="preserve">),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r w:rsidR="00F3241E">
        <w:rPr>
          <w:rFonts w:ascii="Times" w:hAnsi="Times" w:cstheme="minorHAnsi"/>
          <w:i/>
          <w:iCs/>
          <w:lang w:val="en-GB"/>
        </w:rPr>
        <w:t>s</w:t>
      </w:r>
      <w:r w:rsidRPr="00EB4C63">
        <w:rPr>
          <w:rFonts w:ascii="Times" w:hAnsi="Times" w:cstheme="minorHAnsi"/>
          <w:i/>
          <w:iCs/>
          <w:lang w:val="en-US"/>
        </w:rPr>
        <w:t xml:space="preserve"> </w:t>
      </w:r>
      <w:r w:rsidRPr="00F95139">
        <w:rPr>
          <w:rFonts w:ascii="Times" w:hAnsi="Times" w:cstheme="minorHAnsi"/>
          <w:i/>
          <w:iCs/>
          <w:lang w:val="en-GB"/>
        </w:rPr>
        <w:t xml:space="preserve">to maximum sustainable yield. F is held constant at the mean F during calibration (mean 1992-2002) for the two other species while estimating it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77777777" w:rsidR="00EF38F0" w:rsidRPr="00F95139" w:rsidRDefault="00EF38F0"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lastRenderedPageBreak/>
        <w:t>Discussion</w:t>
      </w:r>
      <w:r w:rsidR="00574187" w:rsidRPr="00F95139">
        <w:rPr>
          <w:rFonts w:cstheme="minorHAnsi"/>
          <w:b/>
          <w:lang w:val="en-GB"/>
        </w:rPr>
        <w:t xml:space="preserve"> </w:t>
      </w:r>
    </w:p>
    <w:p w14:paraId="1606A82C" w14:textId="2470C2D5"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vidual level physiology (metabolism, consumption, 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lead to increased size-at-age</w:t>
      </w:r>
      <w:r w:rsidR="00090F90">
        <w:rPr>
          <w:rFonts w:cstheme="minorHAnsi"/>
          <w:bCs/>
          <w:lang w:val="en-US"/>
        </w:rPr>
        <w:t xml:space="preserve"> with warming</w:t>
      </w:r>
      <w:r w:rsidR="00040663">
        <w:rPr>
          <w:rFonts w:cstheme="minorHAnsi"/>
          <w:bCs/>
          <w:lang w:val="en-US"/>
        </w:rPr>
        <w:t>, whereas only considering resources being temperature dependent leads to declines in size-at-age for all sizes</w:t>
      </w:r>
      <w:r w:rsidR="00090F90">
        <w:rPr>
          <w:rFonts w:cstheme="minorHAnsi"/>
          <w:bCs/>
          <w:lang w:val="en-US"/>
        </w:rPr>
        <w:t xml:space="preserve">. </w:t>
      </w:r>
      <w:r w:rsidR="00565BC0">
        <w:rPr>
          <w:rFonts w:cstheme="minorHAnsi"/>
          <w:bCs/>
          <w:lang w:val="en-US"/>
        </w:rPr>
        <w:t xml:space="preserve">The increase in size-at-age when including physiological temperature scaling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803D8A">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w:t>
      </w:r>
      <w:proofErr w:type="spellStart"/>
      <w:r w:rsidR="003233DF" w:rsidRPr="003233DF">
        <w:rPr>
          <w:rFonts w:ascii="Times New Roman" w:cs="Times New Roman"/>
          <w:lang w:val="en-GB"/>
        </w:rPr>
        <w:t>Baudron</w:t>
      </w:r>
      <w:proofErr w:type="spellEnd"/>
      <w:r w:rsidR="003233DF" w:rsidRPr="003233DF">
        <w:rPr>
          <w:rFonts w:ascii="Times New Roman" w:cs="Times New Roman"/>
          <w:lang w:val="en-GB"/>
        </w:rPr>
        <w:t xml:space="preserve">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r w:rsidR="001F2F04">
        <w:rPr>
          <w:rFonts w:cstheme="minorHAnsi"/>
          <w:bCs/>
          <w:lang w:val="en-US"/>
        </w:rPr>
        <w:t>.</w:t>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 xml:space="preserve">increased juvenile </w:t>
      </w:r>
      <w:del w:id="193" w:author="Max Lindmark" w:date="2020-02-08T15:34:00Z">
        <w:r w:rsidR="001B21AC" w:rsidDel="003368A0">
          <w:rPr>
            <w:rFonts w:cstheme="minorHAnsi"/>
            <w:bCs/>
            <w:lang w:val="en-US"/>
          </w:rPr>
          <w:delText xml:space="preserve">growth and </w:delText>
        </w:r>
      </w:del>
      <w:r w:rsidR="001B21AC">
        <w:rPr>
          <w:rFonts w:cstheme="minorHAnsi"/>
          <w:bCs/>
          <w:lang w:val="en-US"/>
        </w:rPr>
        <w:t>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w:t>
      </w:r>
      <w:ins w:id="194" w:author="Max Lindmark" w:date="2020-02-08T15:35:00Z">
        <w:r w:rsidR="003368A0">
          <w:rPr>
            <w:rFonts w:cstheme="minorHAnsi"/>
            <w:bCs/>
            <w:lang w:val="en-US"/>
          </w:rPr>
          <w:t xml:space="preserve"> </w:t>
        </w:r>
      </w:ins>
      <w:ins w:id="195" w:author="Max Lindmark" w:date="2020-02-08T15:37:00Z">
        <w:r w:rsidR="00501F07">
          <w:rPr>
            <w:rFonts w:cstheme="minorHAnsi"/>
            <w:bCs/>
            <w:lang w:val="en-US"/>
          </w:rPr>
          <w:t>the carrying capacity of background resources</w:t>
        </w:r>
      </w:ins>
      <w:ins w:id="196" w:author="Max Lindmark" w:date="2020-02-08T15:35:00Z">
        <w:r w:rsidR="003368A0">
          <w:rPr>
            <w:rFonts w:cstheme="minorHAnsi"/>
            <w:bCs/>
            <w:lang w:val="en-US"/>
          </w:rPr>
          <w:t xml:space="preserve"> decline and </w:t>
        </w:r>
      </w:ins>
      <w:del w:id="197" w:author="Max Lindmark" w:date="2020-02-08T15:35:00Z">
        <w:r w:rsidR="003B0DCE" w:rsidDel="003368A0">
          <w:rPr>
            <w:rFonts w:cstheme="minorHAnsi"/>
            <w:bCs/>
            <w:lang w:val="en-US"/>
          </w:rPr>
          <w:delText xml:space="preserve"> </w:delText>
        </w:r>
      </w:del>
      <w:r w:rsidR="003B0DCE">
        <w:rPr>
          <w:rFonts w:cstheme="minorHAnsi"/>
          <w:bCs/>
          <w:lang w:val="en-US"/>
        </w:rPr>
        <w:t>mortality (both predation and background) increases</w:t>
      </w:r>
      <w:r w:rsidR="000A6E36">
        <w:rPr>
          <w:rFonts w:cstheme="minorHAnsi"/>
          <w:bCs/>
          <w:lang w:val="en-US"/>
        </w:rPr>
        <w:t xml:space="preserve">, </w:t>
      </w:r>
      <w:del w:id="198" w:author="Max Lindmark" w:date="2020-02-08T15:24:00Z">
        <w:r w:rsidR="000A6E36" w:rsidDel="001E3E71">
          <w:rPr>
            <w:rFonts w:cstheme="minorHAnsi"/>
            <w:bCs/>
            <w:lang w:val="en-US"/>
          </w:rPr>
          <w:delText>commonly</w:delText>
        </w:r>
      </w:del>
      <w:ins w:id="199" w:author="Max Lindmark" w:date="2020-02-08T15:24:00Z">
        <w:r w:rsidR="001E3E71">
          <w:rPr>
            <w:rFonts w:cstheme="minorHAnsi"/>
            <w:bCs/>
            <w:lang w:val="en-US"/>
          </w:rPr>
          <w:t>which shifts</w:t>
        </w:r>
      </w:ins>
      <w:ins w:id="200" w:author="Anna Gårdmark" w:date="2020-02-07T16:42:00Z">
        <w:r w:rsidR="000A6E36">
          <w:rPr>
            <w:rFonts w:cstheme="minorHAnsi"/>
            <w:bCs/>
            <w:lang w:val="en-US"/>
          </w:rPr>
          <w:t xml:space="preserve"> </w:t>
        </w:r>
      </w:ins>
      <w:ins w:id="201" w:author="Anna Gårdmark" w:date="2020-02-07T16:39:00Z">
        <w:del w:id="202" w:author="Max Lindmark" w:date="2020-02-08T15:37:00Z">
          <w:r w:rsidR="000A6E36" w:rsidDel="00F703F5">
            <w:rPr>
              <w:rFonts w:cstheme="minorHAnsi"/>
              <w:bCs/>
              <w:lang w:val="en-US"/>
            </w:rPr>
            <w:delText>shift</w:delText>
          </w:r>
          <w:r w:rsidR="000A6E36" w:rsidDel="00D35E15">
            <w:rPr>
              <w:rFonts w:cstheme="minorHAnsi"/>
              <w:bCs/>
              <w:lang w:val="en-US"/>
            </w:rPr>
            <w:delText>in</w:delText>
          </w:r>
        </w:del>
      </w:ins>
      <w:ins w:id="203" w:author="Max Lindmark" w:date="2020-02-08T15:24:00Z">
        <w:r w:rsidR="001E3E71">
          <w:rPr>
            <w:rFonts w:cstheme="minorHAnsi"/>
            <w:bCs/>
            <w:lang w:val="en-US"/>
          </w:rPr>
          <w:t>the</w:t>
        </w:r>
      </w:ins>
      <w:ins w:id="204" w:author="Max Lindmark" w:date="2020-02-08T15:25:00Z">
        <w:r w:rsidR="001E3E71">
          <w:rPr>
            <w:rFonts w:cstheme="minorHAnsi"/>
            <w:bCs/>
            <w:lang w:val="en-US"/>
          </w:rPr>
          <w:t xml:space="preserve"> </w:t>
        </w:r>
      </w:ins>
      <w:del w:id="205" w:author="Max Lindmark" w:date="2020-02-08T15:37:00Z">
        <w:r w:rsidR="000A6E36" w:rsidDel="00D35E15">
          <w:rPr>
            <w:rFonts w:cstheme="minorHAnsi"/>
            <w:bCs/>
            <w:lang w:val="en-US"/>
          </w:rPr>
          <w:delText xml:space="preserve">g </w:delText>
        </w:r>
      </w:del>
      <w:r w:rsidR="000A6E36">
        <w:rPr>
          <w:rFonts w:cstheme="minorHAnsi"/>
          <w:bCs/>
          <w:lang w:val="en-US"/>
        </w:rPr>
        <w:t>population size structure towards more small individuals</w:t>
      </w:r>
      <w:r w:rsidR="003B0DCE">
        <w:rPr>
          <w:rFonts w:cstheme="minorHAnsi"/>
          <w:bCs/>
          <w:lang w:val="en-US"/>
        </w:rPr>
        <w:t>.</w:t>
      </w:r>
    </w:p>
    <w:p w14:paraId="699291DF" w14:textId="716BAEDF" w:rsidR="000016E7" w:rsidRPr="007E272D" w:rsidDel="007E272D" w:rsidRDefault="00FE2EDD" w:rsidP="003A6B64">
      <w:pPr>
        <w:spacing w:line="480" w:lineRule="auto"/>
        <w:ind w:firstLine="284"/>
        <w:jc w:val="both"/>
        <w:rPr>
          <w:ins w:id="206" w:author="Anna Gårdmark" w:date="2020-02-07T16:45:00Z"/>
          <w:del w:id="207" w:author="Max Lindmark" w:date="2020-02-08T16:29:00Z"/>
          <w:rFonts w:ascii="Times New Roman" w:hAnsi="Times New Roman" w:cs="Times New Roman"/>
          <w:bCs/>
          <w:rPrChange w:id="208" w:author="Max Lindmark" w:date="2020-02-08T16:29:00Z">
            <w:rPr>
              <w:ins w:id="209" w:author="Anna Gårdmark" w:date="2020-02-07T16:45:00Z"/>
              <w:del w:id="210" w:author="Max Lindmark" w:date="2020-02-08T16:29:00Z"/>
              <w:rFonts w:ascii="Times New Roman" w:hAnsi="Times New Roman" w:cs="Times New Roman"/>
              <w:bCs/>
              <w:lang w:val="en-US"/>
            </w:rPr>
          </w:rPrChange>
        </w:rPr>
        <w:pPrChange w:id="211" w:author="Max Lindmark" w:date="2020-02-08T16:33:00Z">
          <w:pPr>
            <w:spacing w:line="480" w:lineRule="auto"/>
            <w:ind w:firstLine="284"/>
            <w:jc w:val="both"/>
          </w:pPr>
        </w:pPrChange>
      </w:pPr>
      <w:r>
        <w:rPr>
          <w:rFonts w:cstheme="minorHAnsi"/>
          <w:bCs/>
          <w:lang w:val="en-US"/>
        </w:rPr>
        <w:t xml:space="preserve">Most </w:t>
      </w:r>
      <w:del w:id="212" w:author="Max Lindmark" w:date="2020-02-08T16:23:00Z">
        <w:r w:rsidDel="001340A2">
          <w:rPr>
            <w:rFonts w:cstheme="minorHAnsi"/>
            <w:bCs/>
            <w:lang w:val="en-US"/>
          </w:rPr>
          <w:delText xml:space="preserve">predictions </w:delText>
        </w:r>
      </w:del>
      <w:ins w:id="213" w:author="Max Lindmark" w:date="2020-02-08T16:23:00Z">
        <w:r w:rsidR="001340A2">
          <w:rPr>
            <w:rFonts w:cstheme="minorHAnsi"/>
            <w:bCs/>
            <w:lang w:val="en-US"/>
          </w:rPr>
          <w:t xml:space="preserve">results </w:t>
        </w:r>
      </w:ins>
      <w:del w:id="214" w:author="Max Lindmark" w:date="2020-02-08T16:23:00Z">
        <w:r w:rsidDel="001340A2">
          <w:rPr>
            <w:rFonts w:cstheme="minorHAnsi"/>
            <w:bCs/>
            <w:lang w:val="en-US"/>
          </w:rPr>
          <w:delText xml:space="preserve">about </w:delText>
        </w:r>
      </w:del>
      <w:ins w:id="215" w:author="Max Lindmark" w:date="2020-02-08T16:23:00Z">
        <w:r w:rsidR="001340A2">
          <w:rPr>
            <w:rFonts w:cstheme="minorHAnsi"/>
            <w:bCs/>
            <w:lang w:val="en-US"/>
          </w:rPr>
          <w:t xml:space="preserve">on </w:t>
        </w:r>
      </w:ins>
      <w:r>
        <w:rPr>
          <w:rFonts w:cstheme="minorHAnsi"/>
          <w:bCs/>
          <w:lang w:val="en-US"/>
        </w:rPr>
        <w:t xml:space="preserve">declines in </w:t>
      </w:r>
      <w:ins w:id="216" w:author="Max Lindmark" w:date="2020-02-08T15:39:00Z">
        <w:r w:rsidR="00F703F5">
          <w:rPr>
            <w:rFonts w:cstheme="minorHAnsi"/>
            <w:bCs/>
            <w:lang w:val="en-US"/>
          </w:rPr>
          <w:t xml:space="preserve">community-wide average </w:t>
        </w:r>
      </w:ins>
      <w:r>
        <w:rPr>
          <w:rFonts w:cstheme="minorHAnsi"/>
          <w:bCs/>
          <w:lang w:val="en-US"/>
        </w:rPr>
        <w:t xml:space="preserve">body size from mechanistic models find it to be driven by lower food abundance or less energy transferred up in the food </w:t>
      </w:r>
      <w:del w:id="217" w:author="Max Lindmark" w:date="2020-02-08T16:23:00Z">
        <w:r w:rsidDel="001340A2">
          <w:rPr>
            <w:rFonts w:cstheme="minorHAnsi"/>
            <w:bCs/>
            <w:lang w:val="en-US"/>
          </w:rPr>
          <w:delText>change</w:delText>
        </w:r>
      </w:del>
      <w:ins w:id="218" w:author="Max Lindmark" w:date="2020-02-08T16:23:00Z">
        <w:r w:rsidR="001340A2">
          <w:rPr>
            <w:rFonts w:cstheme="minorHAnsi"/>
            <w:bCs/>
            <w:lang w:val="en-US"/>
          </w:rPr>
          <w:t>web</w:t>
        </w:r>
      </w:ins>
      <w:r>
        <w:rPr>
          <w:rFonts w:cstheme="minorHAnsi"/>
          <w:bCs/>
          <w:lang w:val="en-US"/>
        </w:rPr>
        <w:t>,</w:t>
      </w:r>
      <w:r w:rsidRPr="00F95139">
        <w:rPr>
          <w:rFonts w:ascii="Times New Roman" w:hAnsi="Times New Roman" w:cs="Times New Roman"/>
          <w:bCs/>
          <w:lang w:val="en-GB"/>
        </w:rPr>
        <w:t xml:space="preserve"> </w:t>
      </w:r>
      <w:r w:rsidRPr="00034BD7">
        <w:rPr>
          <w:rFonts w:ascii="Times New Roman" w:hAnsi="Times New Roman" w:cs="Times New Roman"/>
          <w:bCs/>
          <w:lang w:val="en-US"/>
        </w:rPr>
        <w:t>due to</w:t>
      </w:r>
      <w:r>
        <w:rPr>
          <w:rFonts w:ascii="Times New Roman" w:hAnsi="Times New Roman" w:cs="Times New Roman"/>
          <w:bCs/>
          <w:lang w:val="en-US"/>
        </w:rPr>
        <w:t xml:space="preserve"> a combination of declines in plankton density and shifts towards smaller plankton </w:t>
      </w:r>
      <w:r>
        <w:rPr>
          <w:rFonts w:ascii="Times New Roman" w:hAnsi="Times New Roman" w:cs="Times New Roman"/>
          <w:bCs/>
          <w:lang w:val="en-US"/>
        </w:rPr>
        <w:fldChar w:fldCharType="begin"/>
      </w:r>
      <w:r>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New Roman" w:hAnsi="Times New Roman" w:cs="Times New Roman"/>
          <w:bCs/>
          <w:lang w:val="en-US"/>
        </w:rPr>
        <w:fldChar w:fldCharType="separate"/>
      </w:r>
      <w:r w:rsidRPr="007E39DA">
        <w:rPr>
          <w:rFonts w:ascii="Times New Roman" w:hAnsi="Times New Roman" w:cs="Times New Roman"/>
          <w:lang w:val="en-GB"/>
        </w:rPr>
        <w:t>(</w:t>
      </w:r>
      <w:proofErr w:type="spellStart"/>
      <w:r w:rsidRPr="007E39DA">
        <w:rPr>
          <w:rFonts w:ascii="Times New Roman" w:hAnsi="Times New Roman" w:cs="Times New Roman"/>
          <w:lang w:val="en-GB"/>
        </w:rPr>
        <w:t>Lefort</w:t>
      </w:r>
      <w:proofErr w:type="spellEnd"/>
      <w:r w:rsidRPr="007E39DA">
        <w:rPr>
          <w:rFonts w:ascii="Times New Roman" w:hAnsi="Times New Roman" w:cs="Times New Roman"/>
          <w:lang w:val="en-GB"/>
        </w:rPr>
        <w:t xml:space="preserve">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Woodworth-</w:t>
      </w:r>
      <w:proofErr w:type="spellStart"/>
      <w:r w:rsidRPr="007E39DA">
        <w:rPr>
          <w:rFonts w:ascii="Times New Roman" w:hAnsi="Times New Roman" w:cs="Times New Roman"/>
          <w:lang w:val="en-GB"/>
        </w:rPr>
        <w:t>Jefcoats</w:t>
      </w:r>
      <w:proofErr w:type="spellEnd"/>
      <w:r w:rsidRPr="007E39DA">
        <w:rPr>
          <w:rFonts w:ascii="Times New Roman" w:hAnsi="Times New Roman" w:cs="Times New Roman"/>
          <w:lang w:val="en-GB"/>
        </w:rPr>
        <w:t xml:space="preserve">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2015, 2019)</w:t>
      </w:r>
      <w:r>
        <w:rPr>
          <w:rFonts w:ascii="Times New Roman" w:hAnsi="Times New Roman" w:cs="Times New Roman"/>
          <w:bCs/>
          <w:lang w:val="en-US"/>
        </w:rPr>
        <w:fldChar w:fldCharType="end"/>
      </w:r>
      <w:ins w:id="219" w:author="Max Lindmark" w:date="2020-02-08T15:38:00Z">
        <w:r w:rsidR="00F703F5">
          <w:rPr>
            <w:rFonts w:ascii="Times New Roman" w:hAnsi="Times New Roman" w:cs="Times New Roman"/>
            <w:bCs/>
            <w:lang w:val="en-US"/>
          </w:rPr>
          <w:t xml:space="preserve">. However, it is unclear how </w:t>
        </w:r>
      </w:ins>
      <w:ins w:id="220" w:author="Max Lindmark" w:date="2020-02-08T15:46:00Z">
        <w:r w:rsidR="00E64369">
          <w:rPr>
            <w:rFonts w:ascii="Times New Roman" w:hAnsi="Times New Roman" w:cs="Times New Roman"/>
            <w:bCs/>
            <w:lang w:val="en-US"/>
          </w:rPr>
          <w:t xml:space="preserve">the </w:t>
        </w:r>
      </w:ins>
      <w:ins w:id="221" w:author="Max Lindmark" w:date="2020-02-08T15:38:00Z">
        <w:r w:rsidR="00F703F5">
          <w:rPr>
            <w:rFonts w:ascii="Times New Roman" w:hAnsi="Times New Roman" w:cs="Times New Roman"/>
            <w:bCs/>
            <w:lang w:val="en-US"/>
          </w:rPr>
          <w:t xml:space="preserve">size-structure </w:t>
        </w:r>
      </w:ins>
      <w:ins w:id="222" w:author="Max Lindmark" w:date="2020-02-08T15:46:00Z">
        <w:r w:rsidR="00E64369">
          <w:rPr>
            <w:rFonts w:ascii="Times New Roman" w:hAnsi="Times New Roman" w:cs="Times New Roman"/>
            <w:bCs/>
            <w:lang w:val="en-US"/>
          </w:rPr>
          <w:t xml:space="preserve">of populations </w:t>
        </w:r>
      </w:ins>
      <w:ins w:id="223" w:author="Max Lindmark" w:date="2020-02-08T15:39:00Z">
        <w:r w:rsidR="00F703F5">
          <w:rPr>
            <w:rFonts w:ascii="Times New Roman" w:hAnsi="Times New Roman" w:cs="Times New Roman"/>
            <w:bCs/>
            <w:lang w:val="en-US"/>
          </w:rPr>
          <w:t xml:space="preserve">change, and how </w:t>
        </w:r>
      </w:ins>
      <w:ins w:id="224" w:author="Max Lindmark" w:date="2020-02-08T15:40:00Z">
        <w:r w:rsidR="00F703F5">
          <w:rPr>
            <w:rFonts w:ascii="Times New Roman" w:hAnsi="Times New Roman" w:cs="Times New Roman"/>
            <w:bCs/>
            <w:lang w:val="en-US"/>
          </w:rPr>
          <w:t xml:space="preserve">emergent </w:t>
        </w:r>
      </w:ins>
      <w:ins w:id="225" w:author="Max Lindmark" w:date="2020-02-08T15:39:00Z">
        <w:r w:rsidR="00F703F5">
          <w:rPr>
            <w:rFonts w:ascii="Times New Roman" w:hAnsi="Times New Roman" w:cs="Times New Roman"/>
            <w:bCs/>
            <w:lang w:val="en-US"/>
          </w:rPr>
          <w:t>temperature-dependent growth modifie</w:t>
        </w:r>
      </w:ins>
      <w:ins w:id="226" w:author="Max Lindmark" w:date="2020-02-08T15:40:00Z">
        <w:r w:rsidR="00F703F5">
          <w:rPr>
            <w:rFonts w:ascii="Times New Roman" w:hAnsi="Times New Roman" w:cs="Times New Roman"/>
            <w:bCs/>
            <w:lang w:val="en-US"/>
          </w:rPr>
          <w:t>s</w:t>
        </w:r>
      </w:ins>
      <w:ins w:id="227" w:author="Max Lindmark" w:date="2020-02-08T15:39:00Z">
        <w:r w:rsidR="00F703F5">
          <w:rPr>
            <w:rFonts w:ascii="Times New Roman" w:hAnsi="Times New Roman" w:cs="Times New Roman"/>
            <w:bCs/>
            <w:lang w:val="en-US"/>
          </w:rPr>
          <w:t xml:space="preserve"> this</w:t>
        </w:r>
      </w:ins>
      <w:del w:id="228" w:author="Max Lindmark" w:date="2020-02-08T15:38:00Z">
        <w:r w:rsidDel="00F703F5">
          <w:rPr>
            <w:rFonts w:ascii="Times New Roman" w:hAnsi="Times New Roman" w:cs="Times New Roman"/>
            <w:bCs/>
            <w:lang w:val="en-US"/>
          </w:rPr>
          <w:delText>,</w:delText>
        </w:r>
      </w:del>
      <w:del w:id="229" w:author="Max Lindmark" w:date="2020-02-08T15:39:00Z">
        <w:r w:rsidDel="00F703F5">
          <w:rPr>
            <w:rFonts w:ascii="Times New Roman" w:hAnsi="Times New Roman" w:cs="Times New Roman"/>
            <w:bCs/>
            <w:lang w:val="en-US"/>
          </w:rPr>
          <w:delText xml:space="preserve"> although they mostly study</w:delText>
        </w:r>
        <w:r w:rsidRPr="00277069" w:rsidDel="00F703F5">
          <w:rPr>
            <w:rFonts w:ascii="Times New Roman" w:hAnsi="Times New Roman" w:cs="Times New Roman"/>
            <w:bCs/>
            <w:lang w:val="en-US"/>
          </w:rPr>
          <w:delText xml:space="preserve"> body size responses at the community</w:delText>
        </w:r>
        <w:r w:rsidDel="00F703F5">
          <w:rPr>
            <w:rFonts w:ascii="Times New Roman" w:hAnsi="Times New Roman" w:cs="Times New Roman"/>
            <w:bCs/>
            <w:lang w:val="en-US"/>
          </w:rPr>
          <w:delText>, and not intraspecific,</w:delText>
        </w:r>
        <w:r w:rsidRPr="00277069" w:rsidDel="00F703F5">
          <w:rPr>
            <w:rFonts w:ascii="Times New Roman" w:hAnsi="Times New Roman" w:cs="Times New Roman"/>
            <w:bCs/>
            <w:lang w:val="en-US"/>
          </w:rPr>
          <w:delText xml:space="preserve"> level</w:delText>
        </w:r>
      </w:del>
      <w:r>
        <w:rPr>
          <w:rFonts w:ascii="Times New Roman" w:hAnsi="Times New Roman" w:cs="Times New Roman"/>
          <w:bCs/>
          <w:lang w:val="en-US"/>
        </w:rPr>
        <w:t>.</w:t>
      </w:r>
      <w:r w:rsidRPr="00277069">
        <w:rPr>
          <w:rFonts w:ascii="Times New Roman" w:hAnsi="Times New Roman" w:cs="Times New Roman"/>
          <w:bCs/>
          <w:lang w:val="en-US"/>
        </w:rPr>
        <w:t xml:space="preserve"> </w:t>
      </w:r>
      <w:r w:rsidR="00E653F7">
        <w:rPr>
          <w:rFonts w:ascii="Times New Roman" w:hAnsi="Times New Roman" w:cs="Times New Roman"/>
          <w:bCs/>
          <w:lang w:val="en-US"/>
        </w:rPr>
        <w:t xml:space="preserve">In our model, </w:t>
      </w:r>
      <w:moveToRangeStart w:id="230" w:author="Max Lindmark" w:date="2020-02-08T15:46:00Z" w:name="move32069225"/>
      <w:moveTo w:id="231" w:author="Max Lindmark" w:date="2020-02-08T15:46:00Z">
        <w:del w:id="232" w:author="Max Lindmark" w:date="2020-02-08T15:46:00Z">
          <w:r w:rsidR="005D15EE" w:rsidDel="005D15EE">
            <w:rPr>
              <w:rFonts w:ascii="Times New Roman" w:hAnsi="Times New Roman" w:cs="Times New Roman"/>
              <w:bCs/>
              <w:lang w:val="en-US"/>
            </w:rPr>
            <w:delText>S</w:delText>
          </w:r>
        </w:del>
      </w:moveTo>
      <w:ins w:id="233" w:author="Max Lindmark" w:date="2020-02-08T15:46:00Z">
        <w:r w:rsidR="005D15EE">
          <w:rPr>
            <w:rFonts w:ascii="Times New Roman" w:hAnsi="Times New Roman" w:cs="Times New Roman"/>
            <w:bCs/>
            <w:lang w:val="en-US"/>
          </w:rPr>
          <w:t>s</w:t>
        </w:r>
      </w:ins>
      <w:moveTo w:id="234" w:author="Max Lindmark" w:date="2020-02-08T15:46:00Z">
        <w:r w:rsidR="005D15EE">
          <w:rPr>
            <w:rFonts w:ascii="Times New Roman" w:hAnsi="Times New Roman" w:cs="Times New Roman"/>
            <w:bCs/>
            <w:lang w:val="en-US"/>
          </w:rPr>
          <w:t>cenarios with</w:t>
        </w:r>
        <w:del w:id="235" w:author="Max Lindmark" w:date="2020-02-08T16:22:00Z">
          <w:r w:rsidR="005D15EE" w:rsidDel="001340A2">
            <w:rPr>
              <w:rFonts w:ascii="Times New Roman" w:hAnsi="Times New Roman" w:cs="Times New Roman"/>
              <w:bCs/>
              <w:lang w:val="en-US"/>
            </w:rPr>
            <w:delText>out</w:delText>
          </w:r>
        </w:del>
        <w:r w:rsidR="005D15EE">
          <w:rPr>
            <w:rFonts w:ascii="Times New Roman" w:hAnsi="Times New Roman" w:cs="Times New Roman"/>
            <w:bCs/>
            <w:lang w:val="en-US"/>
          </w:rPr>
          <w:t xml:space="preserve"> </w:t>
        </w:r>
        <w:del w:id="236" w:author="Max Lindmark" w:date="2020-02-08T16:22:00Z">
          <w:r w:rsidR="005D15EE" w:rsidDel="001340A2">
            <w:rPr>
              <w:rFonts w:ascii="Times New Roman" w:hAnsi="Times New Roman" w:cs="Times New Roman"/>
              <w:bCs/>
              <w:lang w:val="en-US"/>
            </w:rPr>
            <w:delText xml:space="preserve">physiological scaling and </w:delText>
          </w:r>
        </w:del>
        <w:r w:rsidR="005D15EE">
          <w:rPr>
            <w:rFonts w:ascii="Times New Roman" w:hAnsi="Times New Roman" w:cs="Times New Roman"/>
            <w:bCs/>
            <w:lang w:val="en-US"/>
          </w:rPr>
          <w:t xml:space="preserve">only </w:t>
        </w:r>
      </w:moveTo>
      <w:ins w:id="237" w:author="Max Lindmark" w:date="2020-02-08T16:22:00Z">
        <w:r w:rsidR="001340A2">
          <w:rPr>
            <w:rFonts w:ascii="Times New Roman" w:hAnsi="Times New Roman" w:cs="Times New Roman"/>
            <w:bCs/>
            <w:lang w:val="en-US"/>
          </w:rPr>
          <w:t xml:space="preserve">temperature dependence of </w:t>
        </w:r>
      </w:ins>
      <w:moveTo w:id="238" w:author="Max Lindmark" w:date="2020-02-08T15:46:00Z">
        <w:r w:rsidR="005D15EE">
          <w:rPr>
            <w:rFonts w:ascii="Times New Roman" w:hAnsi="Times New Roman" w:cs="Times New Roman"/>
            <w:bCs/>
            <w:lang w:val="en-US"/>
          </w:rPr>
          <w:t xml:space="preserve">resource </w:t>
        </w:r>
      </w:moveTo>
      <w:ins w:id="239" w:author="Max Lindmark" w:date="2020-02-08T16:22:00Z">
        <w:r w:rsidR="001340A2">
          <w:rPr>
            <w:rFonts w:ascii="Times New Roman" w:hAnsi="Times New Roman" w:cs="Times New Roman"/>
            <w:bCs/>
            <w:lang w:val="en-US"/>
          </w:rPr>
          <w:t xml:space="preserve">dynamics </w:t>
        </w:r>
      </w:ins>
      <w:moveTo w:id="240" w:author="Max Lindmark" w:date="2020-02-08T15:46:00Z">
        <w:del w:id="241" w:author="Max Lindmark" w:date="2020-02-08T16:22:00Z">
          <w:r w:rsidR="005D15EE" w:rsidDel="001340A2">
            <w:rPr>
              <w:rFonts w:ascii="Times New Roman" w:hAnsi="Times New Roman" w:cs="Times New Roman"/>
              <w:bCs/>
              <w:lang w:val="en-US"/>
            </w:rPr>
            <w:delText xml:space="preserve">dependence </w:delText>
          </w:r>
        </w:del>
        <w:r w:rsidR="005D15EE">
          <w:rPr>
            <w:rFonts w:ascii="Times New Roman" w:hAnsi="Times New Roman" w:cs="Times New Roman"/>
            <w:bCs/>
            <w:lang w:val="en-US"/>
          </w:rPr>
          <w:t xml:space="preserve">lead to </w:t>
        </w:r>
        <w:del w:id="242" w:author="Max Lindmark" w:date="2020-02-08T16:24:00Z">
          <w:r w:rsidR="005D15EE" w:rsidDel="001340A2">
            <w:rPr>
              <w:rFonts w:ascii="Times New Roman" w:hAnsi="Times New Roman" w:cs="Times New Roman"/>
              <w:bCs/>
              <w:lang w:val="en-US"/>
            </w:rPr>
            <w:delText xml:space="preserve">the opposite prediction, showing </w:delText>
          </w:r>
        </w:del>
      </w:moveTo>
      <w:ins w:id="243" w:author="Max Lindmark" w:date="2020-02-08T16:24:00Z">
        <w:r w:rsidR="001340A2">
          <w:rPr>
            <w:rFonts w:ascii="Times New Roman" w:hAnsi="Times New Roman" w:cs="Times New Roman"/>
            <w:bCs/>
            <w:lang w:val="en-US"/>
          </w:rPr>
          <w:t xml:space="preserve">declines in size-at-age </w:t>
        </w:r>
      </w:ins>
      <w:ins w:id="244" w:author="Max Lindmark" w:date="2020-02-08T16:44:00Z">
        <w:r w:rsidR="00BA5CFA">
          <w:rPr>
            <w:rFonts w:ascii="Times New Roman" w:hAnsi="Times New Roman" w:cs="Times New Roman"/>
            <w:bCs/>
            <w:lang w:val="en-US"/>
          </w:rPr>
          <w:t>(</w:t>
        </w:r>
      </w:ins>
      <w:ins w:id="245" w:author="Max Lindmark" w:date="2020-02-08T16:24:00Z">
        <w:r w:rsidR="001340A2">
          <w:rPr>
            <w:rFonts w:ascii="Times New Roman" w:hAnsi="Times New Roman" w:cs="Times New Roman"/>
            <w:bCs/>
            <w:lang w:val="en-US"/>
          </w:rPr>
          <w:t xml:space="preserve">that </w:t>
        </w:r>
      </w:ins>
      <w:ins w:id="246" w:author="Max Lindmark" w:date="2020-02-08T16:44:00Z">
        <w:r w:rsidR="00BA5CFA">
          <w:rPr>
            <w:rFonts w:ascii="Times New Roman" w:hAnsi="Times New Roman" w:cs="Times New Roman"/>
            <w:bCs/>
            <w:lang w:val="en-US"/>
          </w:rPr>
          <w:t xml:space="preserve">in addition are </w:t>
        </w:r>
      </w:ins>
      <w:moveTo w:id="247" w:author="Max Lindmark" w:date="2020-02-08T15:46:00Z">
        <w:del w:id="248" w:author="Max Lindmark" w:date="2020-02-08T16:24:00Z">
          <w:r w:rsidR="005D15EE" w:rsidDel="001340A2">
            <w:rPr>
              <w:rFonts w:ascii="Times New Roman" w:hAnsi="Times New Roman" w:cs="Times New Roman"/>
              <w:bCs/>
              <w:lang w:val="en-US"/>
            </w:rPr>
            <w:delText xml:space="preserve">largest relative negative impacts on </w:delText>
          </w:r>
        </w:del>
      </w:moveTo>
      <w:ins w:id="249" w:author="Max Lindmark" w:date="2020-02-08T16:24:00Z">
        <w:r w:rsidR="001340A2">
          <w:rPr>
            <w:rFonts w:ascii="Times New Roman" w:hAnsi="Times New Roman" w:cs="Times New Roman"/>
            <w:bCs/>
            <w:lang w:val="en-US"/>
          </w:rPr>
          <w:t>strongest in young fish</w:t>
        </w:r>
      </w:ins>
      <w:ins w:id="250" w:author="Max Lindmark" w:date="2020-02-08T16:44:00Z">
        <w:r w:rsidR="00BA5CFA">
          <w:rPr>
            <w:rFonts w:ascii="Times New Roman" w:hAnsi="Times New Roman" w:cs="Times New Roman"/>
            <w:bCs/>
            <w:lang w:val="en-US"/>
          </w:rPr>
          <w:t>)</w:t>
        </w:r>
      </w:ins>
      <w:moveTo w:id="251" w:author="Max Lindmark" w:date="2020-02-08T15:46:00Z">
        <w:del w:id="252" w:author="Max Lindmark" w:date="2020-02-08T16:24:00Z">
          <w:r w:rsidR="005D15EE" w:rsidDel="001340A2">
            <w:rPr>
              <w:rFonts w:ascii="Times New Roman" w:hAnsi="Times New Roman" w:cs="Times New Roman"/>
              <w:bCs/>
              <w:lang w:val="en-US"/>
            </w:rPr>
            <w:delText>small fish</w:delText>
          </w:r>
        </w:del>
        <w:r w:rsidR="005D15EE">
          <w:rPr>
            <w:rFonts w:ascii="Times New Roman" w:hAnsi="Times New Roman" w:cs="Times New Roman"/>
            <w:bCs/>
            <w:lang w:val="en-US"/>
          </w:rPr>
          <w:t xml:space="preserve">, which does not match general observations and growth theories </w:t>
        </w:r>
        <w:r w:rsidR="005D15EE">
          <w:rPr>
            <w:rFonts w:ascii="Times New Roman" w:hAnsi="Times New Roman" w:cs="Times New Roman"/>
            <w:bCs/>
            <w:lang w:val="en-US"/>
          </w:rPr>
          <w:fldChar w:fldCharType="begin"/>
        </w:r>
        <w:r w:rsidR="005D15EE">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5D15EE">
          <w:rPr>
            <w:rFonts w:ascii="Times New Roman" w:hAnsi="Times New Roman" w:cs="Times New Roman"/>
            <w:bCs/>
            <w:lang w:val="en-US"/>
          </w:rPr>
          <w:fldChar w:fldCharType="separate"/>
        </w:r>
        <w:r w:rsidR="005D15EE" w:rsidRPr="0078632E">
          <w:rPr>
            <w:rFonts w:ascii="Times New Roman" w:hAnsi="Times New Roman" w:cs="Times New Roman"/>
            <w:lang w:val="en-GB"/>
          </w:rPr>
          <w:t xml:space="preserve">(Morita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2010; García </w:t>
        </w:r>
        <w:proofErr w:type="spellStart"/>
        <w:r w:rsidR="005D15EE" w:rsidRPr="0078632E">
          <w:rPr>
            <w:rFonts w:ascii="Times New Roman" w:hAnsi="Times New Roman" w:cs="Times New Roman"/>
            <w:lang w:val="en-GB"/>
          </w:rPr>
          <w:t>García</w:t>
        </w:r>
        <w:proofErr w:type="spellEnd"/>
        <w:r w:rsidR="005D15EE" w:rsidRPr="0078632E">
          <w:rPr>
            <w:rFonts w:ascii="Times New Roman" w:hAnsi="Times New Roman" w:cs="Times New Roman"/>
            <w:lang w:val="en-GB"/>
          </w:rPr>
          <w:t xml:space="preserve">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2011)</w:t>
        </w:r>
        <w:r w:rsidR="005D15EE">
          <w:rPr>
            <w:rFonts w:ascii="Times New Roman" w:hAnsi="Times New Roman" w:cs="Times New Roman"/>
            <w:bCs/>
            <w:lang w:val="en-US"/>
          </w:rPr>
          <w:fldChar w:fldCharType="end"/>
        </w:r>
      </w:moveTo>
      <w:moveToRangeEnd w:id="230"/>
      <w:ins w:id="253" w:author="Max Lindmark" w:date="2020-02-08T15:46:00Z">
        <w:r w:rsidR="005D15EE">
          <w:rPr>
            <w:rFonts w:ascii="Times New Roman" w:hAnsi="Times New Roman" w:cs="Times New Roman"/>
            <w:bCs/>
            <w:lang w:val="en-US"/>
          </w:rPr>
          <w:t xml:space="preserve">. However, </w:t>
        </w:r>
      </w:ins>
      <w:r w:rsidR="00E653F7">
        <w:rPr>
          <w:rFonts w:ascii="Times New Roman" w:hAnsi="Times New Roman" w:cs="Times New Roman"/>
          <w:bCs/>
          <w:lang w:val="en-US"/>
        </w:rPr>
        <w:t xml:space="preserve">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w:t>
      </w:r>
      <w:ins w:id="254" w:author="Max Lindmark" w:date="2020-02-08T16:45:00Z">
        <w:r w:rsidR="00BA5CFA">
          <w:rPr>
            <w:rFonts w:ascii="Times New Roman" w:hAnsi="Times New Roman" w:cs="Times New Roman"/>
            <w:bCs/>
            <w:lang w:val="en-US"/>
          </w:rPr>
          <w:t xml:space="preserve">, which often finds </w:t>
        </w:r>
      </w:ins>
      <w:del w:id="255" w:author="Max Lindmark" w:date="2020-02-08T16:45:00Z">
        <w:r w:rsidR="001D5AEC" w:rsidDel="00BA5CFA">
          <w:rPr>
            <w:rFonts w:ascii="Times New Roman" w:hAnsi="Times New Roman" w:cs="Times New Roman"/>
            <w:bCs/>
            <w:lang w:val="en-US"/>
          </w:rPr>
          <w:delText xml:space="preserve"> </w:delText>
        </w:r>
      </w:del>
      <w:ins w:id="256" w:author="Max Lindmark" w:date="2020-02-08T16:45:00Z">
        <w:r w:rsidR="00BA5CFA">
          <w:rPr>
            <w:rFonts w:ascii="Times New Roman" w:hAnsi="Times New Roman" w:cs="Times New Roman"/>
            <w:bCs/>
            <w:lang w:val="en-US"/>
          </w:rPr>
          <w:t xml:space="preserve">increased size-at-age that is strongest </w:t>
        </w:r>
        <w:r w:rsidR="00BA5CFA">
          <w:rPr>
            <w:rFonts w:ascii="Times New Roman" w:hAnsi="Times New Roman" w:cs="Times New Roman"/>
            <w:bCs/>
            <w:lang w:val="en-US"/>
          </w:rPr>
          <w:lastRenderedPageBreak/>
          <w:t xml:space="preserve">for small individuals </w:t>
        </w:r>
      </w:ins>
      <w:r w:rsidR="001D5AEC">
        <w:rPr>
          <w:rFonts w:ascii="Times New Roman" w:hAnsi="Times New Roman" w:cs="Times New Roman"/>
          <w:bCs/>
          <w:lang w:val="en-US"/>
        </w:rPr>
        <w:fldChar w:fldCharType="begin"/>
      </w:r>
      <w:r w:rsidR="001D5AEC">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001D5AEC" w:rsidRPr="00BA5CFA">
        <w:rPr>
          <w:rFonts w:ascii="Times New Roman" w:hAnsi="Times New Roman" w:cs="Times New Roman"/>
          <w:bCs/>
          <w:lang w:val="sv-SE"/>
          <w:rPrChange w:id="257" w:author="Max Lindmark" w:date="2020-02-08T16:45:00Z">
            <w:rPr>
              <w:rFonts w:ascii="Times New Roman" w:hAnsi="Times New Roman" w:cs="Times New Roman"/>
              <w:bCs/>
              <w:lang w:val="en-US"/>
            </w:rPr>
          </w:rPrChange>
        </w:rPr>
        <w:instrText xml:space="preserve">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BA5CFA">
        <w:rPr>
          <w:rFonts w:ascii="Times New Roman" w:hAnsi="Times New Roman" w:cs="Times New Roman"/>
          <w:lang w:val="sv-SE"/>
          <w:rPrChange w:id="258" w:author="Max Lindmark" w:date="2020-02-08T16:45:00Z">
            <w:rPr>
              <w:rFonts w:ascii="Times New Roman" w:hAnsi="Times New Roman" w:cs="Times New Roman"/>
              <w:lang w:val="en-GB"/>
            </w:rPr>
          </w:rPrChange>
        </w:rPr>
        <w:t>(</w:t>
      </w:r>
      <w:proofErr w:type="spellStart"/>
      <w:r w:rsidR="001D5AEC" w:rsidRPr="00BA5CFA">
        <w:rPr>
          <w:rFonts w:ascii="Times New Roman" w:hAnsi="Times New Roman" w:cs="Times New Roman"/>
          <w:lang w:val="sv-SE"/>
          <w:rPrChange w:id="259" w:author="Max Lindmark" w:date="2020-02-08T16:45:00Z">
            <w:rPr>
              <w:rFonts w:ascii="Times New Roman" w:hAnsi="Times New Roman" w:cs="Times New Roman"/>
              <w:lang w:val="en-GB"/>
            </w:rPr>
          </w:rPrChange>
        </w:rPr>
        <w:t>Thresher</w:t>
      </w:r>
      <w:proofErr w:type="spellEnd"/>
      <w:r w:rsidR="001D5AEC" w:rsidRPr="00BA5CFA">
        <w:rPr>
          <w:rFonts w:ascii="Times New Roman" w:hAnsi="Times New Roman" w:cs="Times New Roman"/>
          <w:lang w:val="sv-SE"/>
          <w:rPrChange w:id="260" w:author="Max Lindmark" w:date="2020-02-08T16:45:00Z">
            <w:rPr>
              <w:rFonts w:ascii="Times New Roman" w:hAnsi="Times New Roman" w:cs="Times New Roman"/>
              <w:lang w:val="en-GB"/>
            </w:rPr>
          </w:rPrChange>
        </w:rPr>
        <w:t xml:space="preserve"> </w:t>
      </w:r>
      <w:r w:rsidR="001D5AEC" w:rsidRPr="00BA5CFA">
        <w:rPr>
          <w:rFonts w:ascii="Times New Roman" w:hAnsi="Times New Roman" w:cs="Times New Roman"/>
          <w:i/>
          <w:iCs/>
          <w:lang w:val="sv-SE"/>
          <w:rPrChange w:id="261" w:author="Max Lindmark" w:date="2020-02-08T16:45:00Z">
            <w:rPr>
              <w:rFonts w:ascii="Times New Roman" w:hAnsi="Times New Roman" w:cs="Times New Roman"/>
              <w:i/>
              <w:iCs/>
              <w:lang w:val="en-GB"/>
            </w:rPr>
          </w:rPrChange>
        </w:rPr>
        <w:t>et al.</w:t>
      </w:r>
      <w:r w:rsidR="001D5AEC" w:rsidRPr="00BA5CFA">
        <w:rPr>
          <w:rFonts w:ascii="Times New Roman" w:hAnsi="Times New Roman" w:cs="Times New Roman"/>
          <w:lang w:val="sv-SE"/>
          <w:rPrChange w:id="262" w:author="Max Lindmark" w:date="2020-02-08T16:45:00Z">
            <w:rPr>
              <w:rFonts w:ascii="Times New Roman" w:hAnsi="Times New Roman" w:cs="Times New Roman"/>
              <w:lang w:val="en-GB"/>
            </w:rPr>
          </w:rPrChange>
        </w:rPr>
        <w:t xml:space="preserve"> 2007; </w:t>
      </w:r>
      <w:proofErr w:type="spellStart"/>
      <w:r w:rsidR="001D5AEC" w:rsidRPr="00BA5CFA">
        <w:rPr>
          <w:rFonts w:ascii="Times New Roman" w:hAnsi="Times New Roman" w:cs="Times New Roman"/>
          <w:lang w:val="sv-SE"/>
          <w:rPrChange w:id="263" w:author="Max Lindmark" w:date="2020-02-08T16:45:00Z">
            <w:rPr>
              <w:rFonts w:ascii="Times New Roman" w:hAnsi="Times New Roman" w:cs="Times New Roman"/>
              <w:lang w:val="en-GB"/>
            </w:rPr>
          </w:rPrChange>
        </w:rPr>
        <w:t>Baudron</w:t>
      </w:r>
      <w:proofErr w:type="spellEnd"/>
      <w:r w:rsidR="001D5AEC" w:rsidRPr="00BA5CFA">
        <w:rPr>
          <w:rFonts w:ascii="Times New Roman" w:hAnsi="Times New Roman" w:cs="Times New Roman"/>
          <w:lang w:val="sv-SE"/>
          <w:rPrChange w:id="264" w:author="Max Lindmark" w:date="2020-02-08T16:45:00Z">
            <w:rPr>
              <w:rFonts w:ascii="Times New Roman" w:hAnsi="Times New Roman" w:cs="Times New Roman"/>
              <w:lang w:val="en-GB"/>
            </w:rPr>
          </w:rPrChange>
        </w:rPr>
        <w:t xml:space="preserve"> </w:t>
      </w:r>
      <w:r w:rsidR="001D5AEC" w:rsidRPr="00BA5CFA">
        <w:rPr>
          <w:rFonts w:ascii="Times New Roman" w:hAnsi="Times New Roman" w:cs="Times New Roman"/>
          <w:i/>
          <w:iCs/>
          <w:lang w:val="sv-SE"/>
          <w:rPrChange w:id="265" w:author="Max Lindmark" w:date="2020-02-08T16:45:00Z">
            <w:rPr>
              <w:rFonts w:ascii="Times New Roman" w:hAnsi="Times New Roman" w:cs="Times New Roman"/>
              <w:i/>
              <w:iCs/>
              <w:lang w:val="en-GB"/>
            </w:rPr>
          </w:rPrChange>
        </w:rPr>
        <w:t>et al.</w:t>
      </w:r>
      <w:r w:rsidR="001D5AEC" w:rsidRPr="00BA5CFA">
        <w:rPr>
          <w:rFonts w:ascii="Times New Roman" w:hAnsi="Times New Roman" w:cs="Times New Roman"/>
          <w:lang w:val="sv-SE"/>
          <w:rPrChange w:id="266" w:author="Max Lindmark" w:date="2020-02-08T16:45:00Z">
            <w:rPr>
              <w:rFonts w:ascii="Times New Roman" w:hAnsi="Times New Roman" w:cs="Times New Roman"/>
              <w:lang w:val="en-GB"/>
            </w:rPr>
          </w:rPrChange>
        </w:rPr>
        <w:t xml:space="preserve"> 2014; Huss </w:t>
      </w:r>
      <w:r w:rsidR="001D5AEC" w:rsidRPr="00BA5CFA">
        <w:rPr>
          <w:rFonts w:ascii="Times New Roman" w:hAnsi="Times New Roman" w:cs="Times New Roman"/>
          <w:i/>
          <w:iCs/>
          <w:lang w:val="sv-SE"/>
          <w:rPrChange w:id="267" w:author="Max Lindmark" w:date="2020-02-08T16:45:00Z">
            <w:rPr>
              <w:rFonts w:ascii="Times New Roman" w:hAnsi="Times New Roman" w:cs="Times New Roman"/>
              <w:i/>
              <w:iCs/>
              <w:lang w:val="en-GB"/>
            </w:rPr>
          </w:rPrChange>
        </w:rPr>
        <w:t>et al.</w:t>
      </w:r>
      <w:r w:rsidR="001D5AEC" w:rsidRPr="00BA5CFA">
        <w:rPr>
          <w:rFonts w:ascii="Times New Roman" w:hAnsi="Times New Roman" w:cs="Times New Roman"/>
          <w:lang w:val="sv-SE"/>
          <w:rPrChange w:id="268" w:author="Max Lindmark" w:date="2020-02-08T16:45:00Z">
            <w:rPr>
              <w:rFonts w:ascii="Times New Roman" w:hAnsi="Times New Roman" w:cs="Times New Roman"/>
              <w:lang w:val="en-GB"/>
            </w:rPr>
          </w:rPrChange>
        </w:rPr>
        <w:t xml:space="preserve"> 2019)</w:t>
      </w:r>
      <w:r w:rsidR="001D5AEC">
        <w:rPr>
          <w:rFonts w:ascii="Times New Roman" w:hAnsi="Times New Roman" w:cs="Times New Roman"/>
          <w:bCs/>
          <w:lang w:val="en-US"/>
        </w:rPr>
        <w:fldChar w:fldCharType="end"/>
      </w:r>
      <w:ins w:id="269" w:author="Max Lindmark" w:date="2020-02-08T16:45:00Z">
        <w:r w:rsidR="00BA5CFA">
          <w:rPr>
            <w:rFonts w:ascii="Times New Roman" w:hAnsi="Times New Roman" w:cs="Times New Roman"/>
            <w:bCs/>
            <w:lang w:val="sv-SE"/>
          </w:rPr>
          <w:t>.</w:t>
        </w:r>
      </w:ins>
      <w:del w:id="270" w:author="Max Lindmark" w:date="2020-02-08T16:45:00Z">
        <w:r w:rsidR="002C6549" w:rsidRPr="00BA5CFA" w:rsidDel="00BA5CFA">
          <w:rPr>
            <w:rFonts w:ascii="Times New Roman" w:hAnsi="Times New Roman" w:cs="Times New Roman"/>
            <w:bCs/>
            <w:lang w:val="sv-SE"/>
            <w:rPrChange w:id="271" w:author="Max Lindmark" w:date="2020-02-08T16:45:00Z">
              <w:rPr>
                <w:rFonts w:ascii="Times New Roman" w:hAnsi="Times New Roman" w:cs="Times New Roman"/>
                <w:bCs/>
                <w:lang w:val="en-US"/>
              </w:rPr>
            </w:rPrChange>
          </w:rPr>
          <w:delText>,</w:delText>
        </w:r>
      </w:del>
      <w:ins w:id="272" w:author="Max Lindmark" w:date="2020-02-08T16:45:00Z">
        <w:r w:rsidR="00BA5CFA" w:rsidRPr="00BA5CFA" w:rsidDel="00BA5CFA">
          <w:rPr>
            <w:rFonts w:ascii="Times New Roman" w:hAnsi="Times New Roman" w:cs="Times New Roman"/>
            <w:bCs/>
            <w:lang w:val="sv-SE"/>
          </w:rPr>
          <w:t xml:space="preserve"> </w:t>
        </w:r>
      </w:ins>
      <w:del w:id="273" w:author="Max Lindmark" w:date="2020-02-08T16:45:00Z">
        <w:r w:rsidR="002C6549" w:rsidRPr="00BA5CFA" w:rsidDel="00BA5CFA">
          <w:rPr>
            <w:rFonts w:ascii="Times New Roman" w:hAnsi="Times New Roman" w:cs="Times New Roman"/>
            <w:bCs/>
            <w:lang w:val="sv-SE"/>
            <w:rPrChange w:id="274" w:author="Max Lindmark" w:date="2020-02-08T16:45:00Z">
              <w:rPr>
                <w:rFonts w:ascii="Times New Roman" w:hAnsi="Times New Roman" w:cs="Times New Roman"/>
                <w:bCs/>
                <w:lang w:val="en-US"/>
              </w:rPr>
            </w:rPrChange>
          </w:rPr>
          <w:delText xml:space="preserve"> i.e. an increase in </w:delText>
        </w:r>
        <w:r w:rsidR="00AD6AC5" w:rsidRPr="00BA5CFA" w:rsidDel="00BA5CFA">
          <w:rPr>
            <w:rFonts w:ascii="Times New Roman" w:hAnsi="Times New Roman" w:cs="Times New Roman"/>
            <w:bCs/>
            <w:lang w:val="sv-SE"/>
            <w:rPrChange w:id="275" w:author="Max Lindmark" w:date="2020-02-08T16:45:00Z">
              <w:rPr>
                <w:rFonts w:ascii="Times New Roman" w:hAnsi="Times New Roman" w:cs="Times New Roman"/>
                <w:bCs/>
                <w:lang w:val="en-US"/>
              </w:rPr>
            </w:rPrChange>
          </w:rPr>
          <w:delText xml:space="preserve">size-at-age </w:delText>
        </w:r>
        <w:r w:rsidR="002C6549" w:rsidRPr="00BA5CFA" w:rsidDel="00BA5CFA">
          <w:rPr>
            <w:rFonts w:ascii="Times New Roman" w:hAnsi="Times New Roman" w:cs="Times New Roman"/>
            <w:bCs/>
            <w:lang w:val="sv-SE"/>
            <w:rPrChange w:id="276" w:author="Max Lindmark" w:date="2020-02-08T16:45:00Z">
              <w:rPr>
                <w:rFonts w:ascii="Times New Roman" w:hAnsi="Times New Roman" w:cs="Times New Roman"/>
                <w:bCs/>
                <w:lang w:val="en-US"/>
              </w:rPr>
            </w:rPrChange>
          </w:rPr>
          <w:delText>that is strongest for small individuals</w:delText>
        </w:r>
        <w:r w:rsidR="00C55940" w:rsidRPr="006B6905" w:rsidDel="00BA5CFA">
          <w:rPr>
            <w:rFonts w:ascii="Times New Roman" w:hAnsi="Times New Roman" w:cs="Times New Roman"/>
            <w:bCs/>
            <w:lang w:val="sv-SE"/>
            <w:rPrChange w:id="277" w:author="Max Lindmark" w:date="2020-02-08T16:45:00Z">
              <w:rPr>
                <w:rFonts w:ascii="Times New Roman" w:hAnsi="Times New Roman" w:cs="Times New Roman"/>
                <w:bCs/>
                <w:lang w:val="en-US"/>
              </w:rPr>
            </w:rPrChange>
          </w:rPr>
          <w:delText>.</w:delText>
        </w:r>
      </w:del>
      <w:moveFromRangeStart w:id="278" w:author="Max Lindmark" w:date="2020-02-08T15:46:00Z" w:name="move32069225"/>
      <w:moveFrom w:id="279" w:author="Max Lindmark" w:date="2020-02-08T15:46:00Z">
        <w:r w:rsidR="00C55940" w:rsidRPr="006B6905" w:rsidDel="005D15EE">
          <w:rPr>
            <w:rFonts w:ascii="Times New Roman" w:hAnsi="Times New Roman" w:cs="Times New Roman"/>
            <w:bCs/>
            <w:lang w:val="sv-SE"/>
            <w:rPrChange w:id="280" w:author="Max Lindmark" w:date="2020-02-08T16:45:00Z">
              <w:rPr>
                <w:rFonts w:ascii="Times New Roman" w:hAnsi="Times New Roman" w:cs="Times New Roman"/>
                <w:bCs/>
                <w:lang w:val="en-US"/>
              </w:rPr>
            </w:rPrChange>
          </w:rPr>
          <w:t xml:space="preserve"> Scenarios without physiological scaling and only resource dependence lead to the opposite prediction</w:t>
        </w:r>
        <w:r w:rsidR="000016E7" w:rsidRPr="006B6905" w:rsidDel="005D15EE">
          <w:rPr>
            <w:rFonts w:ascii="Times New Roman" w:hAnsi="Times New Roman" w:cs="Times New Roman"/>
            <w:bCs/>
            <w:lang w:val="sv-SE"/>
            <w:rPrChange w:id="281" w:author="Max Lindmark" w:date="2020-02-08T16:45:00Z">
              <w:rPr>
                <w:rFonts w:ascii="Times New Roman" w:hAnsi="Times New Roman" w:cs="Times New Roman"/>
                <w:bCs/>
                <w:lang w:val="en-US"/>
              </w:rPr>
            </w:rPrChange>
          </w:rPr>
          <w:t>, showing</w:t>
        </w:r>
        <w:r w:rsidR="00C55940" w:rsidRPr="006B6905" w:rsidDel="005D15EE">
          <w:rPr>
            <w:rFonts w:ascii="Times New Roman" w:hAnsi="Times New Roman" w:cs="Times New Roman"/>
            <w:bCs/>
            <w:lang w:val="sv-SE"/>
            <w:rPrChange w:id="282" w:author="Max Lindmark" w:date="2020-02-08T16:45:00Z">
              <w:rPr>
                <w:rFonts w:ascii="Times New Roman" w:hAnsi="Times New Roman" w:cs="Times New Roman"/>
                <w:bCs/>
                <w:lang w:val="en-US"/>
              </w:rPr>
            </w:rPrChange>
          </w:rPr>
          <w:t xml:space="preserve"> largest relative negative impacts on small fish, which </w:t>
        </w:r>
        <w:r w:rsidR="00D02C43" w:rsidRPr="006B6905" w:rsidDel="005D15EE">
          <w:rPr>
            <w:rFonts w:ascii="Times New Roman" w:hAnsi="Times New Roman" w:cs="Times New Roman"/>
            <w:bCs/>
            <w:lang w:val="sv-SE"/>
            <w:rPrChange w:id="283" w:author="Max Lindmark" w:date="2020-02-08T16:45:00Z">
              <w:rPr>
                <w:rFonts w:ascii="Times New Roman" w:hAnsi="Times New Roman" w:cs="Times New Roman"/>
                <w:bCs/>
                <w:lang w:val="en-US"/>
              </w:rPr>
            </w:rPrChange>
          </w:rPr>
          <w:t>does not match general observations and growth theories</w:t>
        </w:r>
        <w:r w:rsidR="0078632E" w:rsidRPr="006B6905" w:rsidDel="005D15EE">
          <w:rPr>
            <w:rFonts w:ascii="Times New Roman" w:hAnsi="Times New Roman" w:cs="Times New Roman"/>
            <w:bCs/>
            <w:lang w:val="sv-SE"/>
            <w:rPrChange w:id="284" w:author="Max Lindmark" w:date="2020-02-08T16:45:00Z">
              <w:rPr>
                <w:rFonts w:ascii="Times New Roman" w:hAnsi="Times New Roman" w:cs="Times New Roman"/>
                <w:bCs/>
                <w:lang w:val="en-US"/>
              </w:rPr>
            </w:rPrChange>
          </w:rPr>
          <w:t xml:space="preserve"> </w:t>
        </w:r>
        <w:r w:rsidR="0078632E" w:rsidDel="005D15EE">
          <w:rPr>
            <w:rFonts w:ascii="Times New Roman" w:hAnsi="Times New Roman" w:cs="Times New Roman"/>
            <w:bCs/>
            <w:lang w:val="en-US"/>
          </w:rPr>
          <w:fldChar w:fldCharType="begin"/>
        </w:r>
        <w:r w:rsidR="0078632E" w:rsidRPr="006B6905" w:rsidDel="005D15EE">
          <w:rPr>
            <w:rFonts w:ascii="Times New Roman" w:hAnsi="Times New Roman" w:cs="Times New Roman"/>
            <w:bCs/>
            <w:lang w:val="sv-SE"/>
            <w:rPrChange w:id="285" w:author="Max Lindmark" w:date="2020-02-08T16:45:00Z">
              <w:rPr>
                <w:rFonts w:ascii="Times New Roman" w:hAnsi="Times New Roman" w:cs="Times New Roman"/>
                <w:bCs/>
                <w:lang w:val="en-US"/>
              </w:rPr>
            </w:rPrChange>
          </w:rPr>
          <w:instrText xml:space="preserve"> ADDIN ZOTERO_ITEM CSL_CITATION {"citationID":"vYLIl0jR","properties":{"formattedCitation":"(Morita {\\i{}et al.} 2010; Garc\\uc0\\u237{}a Garc\\uc0\\u237{}a {\\i{}et al.} 2011)","plainCitation":"(Morita et al. 2010; García García et al. 2011)","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8632E" w:rsidDel="005D15EE">
          <w:rPr>
            <w:rFonts w:ascii="Times New Roman" w:hAnsi="Times New Roman" w:cs="Times New Roman"/>
            <w:bCs/>
            <w:lang w:val="en-US"/>
          </w:rPr>
          <w:instrText>ﬁ</w:instrText>
        </w:r>
        <w:r w:rsidR="0078632E" w:rsidRPr="006B6905" w:rsidDel="005D15EE">
          <w:rPr>
            <w:rFonts w:ascii="Times New Roman" w:hAnsi="Times New Roman" w:cs="Times New Roman"/>
            <w:bCs/>
            <w:lang w:val="sv-SE"/>
            <w:rPrChange w:id="286" w:author="Max Lindmark" w:date="2020-02-08T16:45:00Z">
              <w:rPr>
                <w:rFonts w:ascii="Times New Roman" w:hAnsi="Times New Roman" w:cs="Times New Roman"/>
                <w:bCs/>
                <w:lang w:val="en-US"/>
              </w:rPr>
            </w:rPrChange>
          </w:rPr>
          <w:instrText>tting the data to the equation Ln Y = Ln a ? b Ln W ? cT ? dT2 ? eT Ln W. Both SGR and SFR, and therefore feed ef</w:instrText>
        </w:r>
        <w:r w:rsidR="0078632E" w:rsidDel="005D15EE">
          <w:rPr>
            <w:rFonts w:ascii="Times New Roman" w:hAnsi="Times New Roman" w:cs="Times New Roman"/>
            <w:bCs/>
            <w:lang w:val="en-US"/>
          </w:rPr>
          <w:instrText>ﬁ</w:instrText>
        </w:r>
        <w:r w:rsidR="0078632E" w:rsidRPr="006B6905" w:rsidDel="005D15EE">
          <w:rPr>
            <w:rFonts w:ascii="Times New Roman" w:hAnsi="Times New Roman" w:cs="Times New Roman"/>
            <w:bCs/>
            <w:lang w:val="sv-SE"/>
            <w:rPrChange w:id="287" w:author="Max Lindmark" w:date="2020-02-08T16:45:00Z">
              <w:rPr>
                <w:rFonts w:ascii="Times New Roman" w:hAnsi="Times New Roman" w:cs="Times New Roman"/>
                <w:bCs/>
                <w:lang w:val="en-US"/>
              </w:rPr>
            </w:rPrChange>
          </w:rPr>
          <w:instrText>ciency (FE = SGR/SFR), were signi</w:instrText>
        </w:r>
        <w:r w:rsidR="0078632E" w:rsidDel="005D15EE">
          <w:rPr>
            <w:rFonts w:ascii="Times New Roman" w:hAnsi="Times New Roman" w:cs="Times New Roman"/>
            <w:bCs/>
            <w:lang w:val="en-US"/>
          </w:rPr>
          <w:instrText>ﬁ</w:instrText>
        </w:r>
        <w:r w:rsidR="0078632E" w:rsidRPr="006B6905" w:rsidDel="005D15EE">
          <w:rPr>
            <w:rFonts w:ascii="Times New Roman" w:hAnsi="Times New Roman" w:cs="Times New Roman"/>
            <w:bCs/>
            <w:lang w:val="sv-SE"/>
            <w:rPrChange w:id="288" w:author="Max Lindmark" w:date="2020-02-08T16:45:00Z">
              <w:rPr>
                <w:rFonts w:ascii="Times New Roman" w:hAnsi="Times New Roman" w:cs="Times New Roman"/>
                <w:bCs/>
                <w:lang w:val="en-US"/>
              </w:rPr>
            </w:rPrChange>
          </w:rPr>
          <w:instrText>cantly in</w:instrText>
        </w:r>
        <w:r w:rsidR="0078632E" w:rsidDel="005D15EE">
          <w:rPr>
            <w:rFonts w:ascii="Times New Roman" w:hAnsi="Times New Roman" w:cs="Times New Roman"/>
            <w:bCs/>
            <w:lang w:val="en-US"/>
          </w:rPr>
          <w:instrText>ﬂ</w:instrText>
        </w:r>
        <w:r w:rsidR="0078632E" w:rsidRPr="006B6905" w:rsidDel="005D15EE">
          <w:rPr>
            <w:rFonts w:ascii="Times New Roman" w:hAnsi="Times New Roman" w:cs="Times New Roman"/>
            <w:bCs/>
            <w:lang w:val="sv-SE"/>
            <w:rPrChange w:id="289" w:author="Max Lindmark" w:date="2020-02-08T16:45:00Z">
              <w:rPr>
                <w:rFonts w:ascii="Times New Roman" w:hAnsi="Times New Roman" w:cs="Times New Roman"/>
                <w:bCs/>
                <w:lang w:val="en-US"/>
              </w:rPr>
            </w:rPrChange>
          </w:rPr>
          <w:instrText>uenced by the interaction between temperature and weight and may be expressed by means of the following equations: Ln SGR = -6.1705 ? 0.5809T - 0.0087T2 - 0.0249T Ln W (R2adj = 0.949; ANOVA P \\ 0.0001); Ln S</w:instrText>
        </w:r>
        <w:r w:rsidR="0078632E" w:rsidRPr="006B6905" w:rsidDel="005D15EE">
          <w:rPr>
            <w:rFonts w:ascii="Times New Roman" w:hAnsi="Times New Roman" w:cs="Times New Roman"/>
            <w:bCs/>
            <w:lang w:val="sv-SE"/>
            <w:rPrChange w:id="290" w:author="Max Lindmark" w:date="2020-02-08T16:47:00Z">
              <w:rPr>
                <w:rFonts w:ascii="Times New Roman" w:hAnsi="Times New Roman" w:cs="Times New Roman"/>
                <w:bCs/>
                <w:lang w:val="en-US"/>
              </w:rPr>
            </w:rPrChange>
          </w:rPr>
          <w:instrText xml:space="preserve">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8632E" w:rsidDel="005D15EE">
          <w:rPr>
            <w:rFonts w:ascii="Times New Roman" w:hAnsi="Times New Roman" w:cs="Times New Roman"/>
            <w:bCs/>
            <w:lang w:val="en-US"/>
          </w:rPr>
          <w:fldChar w:fldCharType="separate"/>
        </w:r>
        <w:r w:rsidR="0078632E" w:rsidRPr="006B6905" w:rsidDel="005D15EE">
          <w:rPr>
            <w:rFonts w:ascii="Times New Roman" w:hAnsi="Times New Roman" w:cs="Times New Roman"/>
            <w:lang w:val="sv-SE"/>
            <w:rPrChange w:id="291" w:author="Max Lindmark" w:date="2020-02-08T16:47:00Z">
              <w:rPr>
                <w:rFonts w:ascii="Times New Roman" w:hAnsi="Times New Roman" w:cs="Times New Roman"/>
                <w:lang w:val="en-GB"/>
              </w:rPr>
            </w:rPrChange>
          </w:rPr>
          <w:t xml:space="preserve">(Morita </w:t>
        </w:r>
        <w:r w:rsidR="0078632E" w:rsidRPr="006B6905" w:rsidDel="005D15EE">
          <w:rPr>
            <w:rFonts w:ascii="Times New Roman" w:hAnsi="Times New Roman" w:cs="Times New Roman"/>
            <w:i/>
            <w:iCs/>
            <w:lang w:val="sv-SE"/>
            <w:rPrChange w:id="292" w:author="Max Lindmark" w:date="2020-02-08T16:47:00Z">
              <w:rPr>
                <w:rFonts w:ascii="Times New Roman" w:hAnsi="Times New Roman" w:cs="Times New Roman"/>
                <w:i/>
                <w:iCs/>
                <w:lang w:val="en-GB"/>
              </w:rPr>
            </w:rPrChange>
          </w:rPr>
          <w:t>et al.</w:t>
        </w:r>
        <w:r w:rsidR="0078632E" w:rsidRPr="006B6905" w:rsidDel="005D15EE">
          <w:rPr>
            <w:rFonts w:ascii="Times New Roman" w:hAnsi="Times New Roman" w:cs="Times New Roman"/>
            <w:lang w:val="sv-SE"/>
            <w:rPrChange w:id="293" w:author="Max Lindmark" w:date="2020-02-08T16:47:00Z">
              <w:rPr>
                <w:rFonts w:ascii="Times New Roman" w:hAnsi="Times New Roman" w:cs="Times New Roman"/>
                <w:lang w:val="en-GB"/>
              </w:rPr>
            </w:rPrChange>
          </w:rPr>
          <w:t xml:space="preserve"> 2010; García García </w:t>
        </w:r>
        <w:r w:rsidR="0078632E" w:rsidRPr="006B6905" w:rsidDel="005D15EE">
          <w:rPr>
            <w:rFonts w:ascii="Times New Roman" w:hAnsi="Times New Roman" w:cs="Times New Roman"/>
            <w:i/>
            <w:iCs/>
            <w:lang w:val="sv-SE"/>
            <w:rPrChange w:id="294" w:author="Max Lindmark" w:date="2020-02-08T16:47:00Z">
              <w:rPr>
                <w:rFonts w:ascii="Times New Roman" w:hAnsi="Times New Roman" w:cs="Times New Roman"/>
                <w:i/>
                <w:iCs/>
                <w:lang w:val="en-GB"/>
              </w:rPr>
            </w:rPrChange>
          </w:rPr>
          <w:t>et al.</w:t>
        </w:r>
        <w:r w:rsidR="0078632E" w:rsidRPr="006B6905" w:rsidDel="005D15EE">
          <w:rPr>
            <w:rFonts w:ascii="Times New Roman" w:hAnsi="Times New Roman" w:cs="Times New Roman"/>
            <w:lang w:val="sv-SE"/>
            <w:rPrChange w:id="295" w:author="Max Lindmark" w:date="2020-02-08T16:47:00Z">
              <w:rPr>
                <w:rFonts w:ascii="Times New Roman" w:hAnsi="Times New Roman" w:cs="Times New Roman"/>
                <w:lang w:val="en-GB"/>
              </w:rPr>
            </w:rPrChange>
          </w:rPr>
          <w:t xml:space="preserve"> 2011)</w:t>
        </w:r>
        <w:r w:rsidR="0078632E" w:rsidDel="005D15EE">
          <w:rPr>
            <w:rFonts w:ascii="Times New Roman" w:hAnsi="Times New Roman" w:cs="Times New Roman"/>
            <w:bCs/>
            <w:lang w:val="en-US"/>
          </w:rPr>
          <w:fldChar w:fldCharType="end"/>
        </w:r>
      </w:moveFrom>
      <w:moveFromRangeEnd w:id="278"/>
      <w:del w:id="296" w:author="Max Lindmark" w:date="2020-02-08T15:47:00Z">
        <w:r w:rsidR="00781832" w:rsidRPr="006B6905" w:rsidDel="005D15EE">
          <w:rPr>
            <w:rFonts w:ascii="Times New Roman" w:hAnsi="Times New Roman" w:cs="Times New Roman"/>
            <w:bCs/>
            <w:lang w:val="sv-SE"/>
            <w:rPrChange w:id="297" w:author="Max Lindmark" w:date="2020-02-08T16:47:00Z">
              <w:rPr>
                <w:rFonts w:ascii="Times New Roman" w:hAnsi="Times New Roman" w:cs="Times New Roman"/>
                <w:bCs/>
                <w:lang w:val="en-US"/>
              </w:rPr>
            </w:rPrChange>
          </w:rPr>
          <w:delText xml:space="preserve">. </w:delText>
        </w:r>
      </w:del>
      <w:commentRangeStart w:id="298"/>
      <w:commentRangeStart w:id="299"/>
      <w:ins w:id="300" w:author="Anna Gårdmark" w:date="2020-02-07T16:44:00Z">
        <w:del w:id="301" w:author="Max Lindmark" w:date="2020-02-08T15:47:00Z">
          <w:r w:rsidR="000016E7" w:rsidRPr="006B6905" w:rsidDel="005D15EE">
            <w:rPr>
              <w:rFonts w:ascii="Times New Roman" w:hAnsi="Times New Roman" w:cs="Times New Roman"/>
              <w:bCs/>
              <w:lang w:val="sv-SE"/>
              <w:rPrChange w:id="302" w:author="Max Lindmark" w:date="2020-02-08T16:47:00Z">
                <w:rPr>
                  <w:rFonts w:ascii="Times New Roman" w:hAnsi="Times New Roman" w:cs="Times New Roman"/>
                  <w:bCs/>
                  <w:lang w:val="en-US"/>
                </w:rPr>
              </w:rPrChange>
            </w:rPr>
            <w:delText>This suggests that body growth responses to warming are driven by a combination of temperature-dependence of both physiological processes and background resources.</w:delText>
          </w:r>
        </w:del>
        <w:r w:rsidR="000016E7" w:rsidRPr="006B6905">
          <w:rPr>
            <w:rFonts w:ascii="Times New Roman" w:hAnsi="Times New Roman" w:cs="Times New Roman"/>
            <w:bCs/>
            <w:lang w:val="sv-SE"/>
            <w:rPrChange w:id="303" w:author="Max Lindmark" w:date="2020-02-08T16:47:00Z">
              <w:rPr>
                <w:rFonts w:ascii="Times New Roman" w:hAnsi="Times New Roman" w:cs="Times New Roman"/>
                <w:bCs/>
                <w:lang w:val="en-US"/>
              </w:rPr>
            </w:rPrChange>
          </w:rPr>
          <w:t xml:space="preserve"> </w:t>
        </w:r>
      </w:ins>
      <w:commentRangeEnd w:id="298"/>
      <w:ins w:id="304" w:author="Anna Gårdmark" w:date="2020-02-07T16:45:00Z">
        <w:r w:rsidR="000016E7">
          <w:rPr>
            <w:rStyle w:val="CommentReference"/>
          </w:rPr>
          <w:commentReference w:id="298"/>
        </w:r>
      </w:ins>
      <w:commentRangeEnd w:id="299"/>
      <w:r w:rsidR="003A6B64">
        <w:rPr>
          <w:rStyle w:val="CommentReference"/>
        </w:rPr>
        <w:commentReference w:id="299"/>
      </w:r>
      <w:proofErr w:type="spellStart"/>
      <w:ins w:id="305" w:author="Max Lindmark" w:date="2020-02-08T16:29:00Z">
        <w:r w:rsidR="007E272D" w:rsidRPr="006B6905">
          <w:rPr>
            <w:rFonts w:ascii="Times New Roman" w:hAnsi="Times New Roman" w:cs="Times New Roman"/>
            <w:bCs/>
            <w:lang w:val="sv-SE"/>
            <w:rPrChange w:id="306" w:author="Max Lindmark" w:date="2020-02-08T16:47:00Z">
              <w:rPr>
                <w:rFonts w:ascii="Times New Roman" w:hAnsi="Times New Roman" w:cs="Times New Roman"/>
                <w:bCs/>
                <w:lang w:val="en-US"/>
              </w:rPr>
            </w:rPrChange>
          </w:rPr>
          <w:t>However</w:t>
        </w:r>
        <w:proofErr w:type="spellEnd"/>
        <w:r w:rsidR="007E272D" w:rsidRPr="006B6905">
          <w:rPr>
            <w:rFonts w:ascii="Times New Roman" w:hAnsi="Times New Roman" w:cs="Times New Roman"/>
            <w:bCs/>
            <w:lang w:val="sv-SE"/>
            <w:rPrChange w:id="307" w:author="Max Lindmark" w:date="2020-02-08T16:47:00Z">
              <w:rPr>
                <w:rFonts w:ascii="Times New Roman" w:hAnsi="Times New Roman" w:cs="Times New Roman"/>
                <w:bCs/>
                <w:lang w:val="en-US"/>
              </w:rPr>
            </w:rPrChange>
          </w:rPr>
          <w:t xml:space="preserve">, </w:t>
        </w:r>
      </w:ins>
      <w:ins w:id="308" w:author="Max Lindmark" w:date="2020-02-08T16:32:00Z">
        <w:r w:rsidR="00D34207" w:rsidRPr="006B6905">
          <w:rPr>
            <w:rFonts w:ascii="Times New Roman" w:hAnsi="Times New Roman" w:cs="Times New Roman"/>
            <w:bCs/>
            <w:lang w:val="sv-SE"/>
            <w:rPrChange w:id="309" w:author="Max Lindmark" w:date="2020-02-08T16:47:00Z">
              <w:rPr>
                <w:rFonts w:ascii="Times New Roman" w:hAnsi="Times New Roman" w:cs="Times New Roman"/>
                <w:bCs/>
                <w:lang w:val="en-US"/>
              </w:rPr>
            </w:rPrChange>
          </w:rPr>
          <w:t xml:space="preserve">the </w:t>
        </w:r>
      </w:ins>
      <w:proofErr w:type="spellStart"/>
      <w:ins w:id="310" w:author="Max Lindmark" w:date="2020-02-08T16:29:00Z">
        <w:r w:rsidR="007E272D" w:rsidRPr="006B6905">
          <w:rPr>
            <w:rFonts w:ascii="Times New Roman" w:hAnsi="Times New Roman" w:cs="Times New Roman"/>
            <w:bCs/>
            <w:lang w:val="sv-SE"/>
            <w:rPrChange w:id="311" w:author="Max Lindmark" w:date="2020-02-08T16:47:00Z">
              <w:rPr>
                <w:rFonts w:ascii="Times New Roman" w:hAnsi="Times New Roman" w:cs="Times New Roman"/>
                <w:bCs/>
                <w:lang w:val="en-US"/>
              </w:rPr>
            </w:rPrChange>
          </w:rPr>
          <w:t>increase</w:t>
        </w:r>
        <w:proofErr w:type="spellEnd"/>
        <w:r w:rsidR="007E272D" w:rsidRPr="006B6905">
          <w:rPr>
            <w:rFonts w:ascii="Times New Roman" w:hAnsi="Times New Roman" w:cs="Times New Roman"/>
            <w:bCs/>
            <w:lang w:val="sv-SE"/>
            <w:rPrChange w:id="312" w:author="Max Lindmark" w:date="2020-02-08T16:47:00Z">
              <w:rPr>
                <w:rFonts w:ascii="Times New Roman" w:hAnsi="Times New Roman" w:cs="Times New Roman"/>
                <w:bCs/>
                <w:lang w:val="en-US"/>
              </w:rPr>
            </w:rPrChange>
          </w:rPr>
          <w:t xml:space="preserve"> in </w:t>
        </w:r>
        <w:proofErr w:type="spellStart"/>
        <w:r w:rsidR="007E272D" w:rsidRPr="006B6905">
          <w:rPr>
            <w:rFonts w:ascii="Times New Roman" w:hAnsi="Times New Roman" w:cs="Times New Roman"/>
            <w:bCs/>
            <w:lang w:val="sv-SE"/>
            <w:rPrChange w:id="313" w:author="Max Lindmark" w:date="2020-02-08T16:47:00Z">
              <w:rPr>
                <w:rFonts w:ascii="Times New Roman" w:hAnsi="Times New Roman" w:cs="Times New Roman"/>
                <w:bCs/>
                <w:lang w:val="en-US"/>
              </w:rPr>
            </w:rPrChange>
          </w:rPr>
          <w:t>body</w:t>
        </w:r>
        <w:proofErr w:type="spellEnd"/>
        <w:r w:rsidR="007E272D" w:rsidRPr="006B6905">
          <w:rPr>
            <w:rFonts w:ascii="Times New Roman" w:hAnsi="Times New Roman" w:cs="Times New Roman"/>
            <w:bCs/>
            <w:lang w:val="sv-SE"/>
            <w:rPrChange w:id="314" w:author="Max Lindmark" w:date="2020-02-08T16:47:00Z">
              <w:rPr>
                <w:rFonts w:ascii="Times New Roman" w:hAnsi="Times New Roman" w:cs="Times New Roman"/>
                <w:bCs/>
                <w:lang w:val="en-US"/>
              </w:rPr>
            </w:rPrChange>
          </w:rPr>
          <w:t xml:space="preserve"> </w:t>
        </w:r>
        <w:proofErr w:type="spellStart"/>
        <w:r w:rsidR="007E272D" w:rsidRPr="006B6905">
          <w:rPr>
            <w:rFonts w:ascii="Times New Roman" w:hAnsi="Times New Roman" w:cs="Times New Roman"/>
            <w:bCs/>
            <w:lang w:val="sv-SE"/>
            <w:rPrChange w:id="315" w:author="Max Lindmark" w:date="2020-02-08T16:47:00Z">
              <w:rPr>
                <w:rFonts w:ascii="Times New Roman" w:hAnsi="Times New Roman" w:cs="Times New Roman"/>
                <w:bCs/>
                <w:lang w:val="en-US"/>
              </w:rPr>
            </w:rPrChange>
          </w:rPr>
          <w:t>growth</w:t>
        </w:r>
        <w:proofErr w:type="spellEnd"/>
        <w:r w:rsidR="007E272D" w:rsidRPr="006B6905">
          <w:rPr>
            <w:rFonts w:ascii="Times New Roman" w:hAnsi="Times New Roman" w:cs="Times New Roman"/>
            <w:bCs/>
            <w:lang w:val="sv-SE"/>
            <w:rPrChange w:id="316" w:author="Max Lindmark" w:date="2020-02-08T16:47:00Z">
              <w:rPr>
                <w:rFonts w:ascii="Times New Roman" w:hAnsi="Times New Roman" w:cs="Times New Roman"/>
                <w:bCs/>
                <w:lang w:val="en-US"/>
              </w:rPr>
            </w:rPrChange>
          </w:rPr>
          <w:t xml:space="preserve"> is </w:t>
        </w:r>
      </w:ins>
      <w:ins w:id="317" w:author="Max Lindmark" w:date="2020-02-08T16:33:00Z">
        <w:r w:rsidR="00D34207" w:rsidRPr="006B6905">
          <w:rPr>
            <w:rFonts w:ascii="Times New Roman" w:hAnsi="Times New Roman" w:cs="Times New Roman"/>
            <w:bCs/>
            <w:lang w:val="sv-SE"/>
            <w:rPrChange w:id="318" w:author="Max Lindmark" w:date="2020-02-08T16:47:00Z">
              <w:rPr>
                <w:rFonts w:ascii="Times New Roman" w:hAnsi="Times New Roman" w:cs="Times New Roman"/>
                <w:bCs/>
                <w:lang w:val="en-US"/>
              </w:rPr>
            </w:rPrChange>
          </w:rPr>
          <w:t xml:space="preserve">in general </w:t>
        </w:r>
      </w:ins>
      <w:ins w:id="319" w:author="Max Lindmark" w:date="2020-02-08T16:29:00Z">
        <w:r w:rsidR="007E272D" w:rsidRPr="006B6905">
          <w:rPr>
            <w:rFonts w:ascii="Times New Roman" w:hAnsi="Times New Roman" w:cs="Times New Roman"/>
            <w:bCs/>
            <w:lang w:val="sv-SE"/>
            <w:rPrChange w:id="320" w:author="Max Lindmark" w:date="2020-02-08T16:47:00Z">
              <w:rPr>
                <w:rFonts w:ascii="Times New Roman" w:hAnsi="Times New Roman" w:cs="Times New Roman"/>
                <w:bCs/>
                <w:lang w:val="en-US"/>
              </w:rPr>
            </w:rPrChange>
          </w:rPr>
          <w:t xml:space="preserve">not </w:t>
        </w:r>
        <w:proofErr w:type="spellStart"/>
        <w:r w:rsidR="007E272D" w:rsidRPr="006B6905">
          <w:rPr>
            <w:rFonts w:ascii="Times New Roman" w:hAnsi="Times New Roman" w:cs="Times New Roman"/>
            <w:bCs/>
            <w:lang w:val="sv-SE"/>
            <w:rPrChange w:id="321" w:author="Max Lindmark" w:date="2020-02-08T16:47:00Z">
              <w:rPr>
                <w:rFonts w:ascii="Times New Roman" w:hAnsi="Times New Roman" w:cs="Times New Roman"/>
                <w:bCs/>
                <w:lang w:val="en-US"/>
              </w:rPr>
            </w:rPrChange>
          </w:rPr>
          <w:t>sufficient</w:t>
        </w:r>
        <w:proofErr w:type="spellEnd"/>
        <w:r w:rsidR="007E272D" w:rsidRPr="006B6905">
          <w:rPr>
            <w:rFonts w:ascii="Times New Roman" w:hAnsi="Times New Roman" w:cs="Times New Roman"/>
            <w:bCs/>
            <w:lang w:val="sv-SE"/>
            <w:rPrChange w:id="322" w:author="Max Lindmark" w:date="2020-02-08T16:47:00Z">
              <w:rPr>
                <w:rFonts w:ascii="Times New Roman" w:hAnsi="Times New Roman" w:cs="Times New Roman"/>
                <w:bCs/>
                <w:lang w:val="en-US"/>
              </w:rPr>
            </w:rPrChange>
          </w:rPr>
          <w:t xml:space="preserve"> </w:t>
        </w:r>
      </w:ins>
      <w:ins w:id="323" w:author="Max Lindmark" w:date="2020-02-08T16:33:00Z">
        <w:r w:rsidR="00D34207" w:rsidRPr="006B6905">
          <w:rPr>
            <w:rFonts w:ascii="Times New Roman" w:hAnsi="Times New Roman" w:cs="Times New Roman"/>
            <w:bCs/>
            <w:lang w:val="sv-SE"/>
            <w:rPrChange w:id="324" w:author="Max Lindmark" w:date="2020-02-08T16:47:00Z">
              <w:rPr>
                <w:rFonts w:ascii="Times New Roman" w:hAnsi="Times New Roman" w:cs="Times New Roman"/>
                <w:bCs/>
                <w:lang w:val="en-US"/>
              </w:rPr>
            </w:rPrChange>
          </w:rPr>
          <w:t xml:space="preserve">for </w:t>
        </w:r>
      </w:ins>
      <w:proofErr w:type="spellStart"/>
      <w:ins w:id="325" w:author="Max Lindmark" w:date="2020-02-08T16:32:00Z">
        <w:r w:rsidR="00B300E7" w:rsidRPr="006B6905">
          <w:rPr>
            <w:rFonts w:ascii="Times New Roman" w:hAnsi="Times New Roman" w:cs="Times New Roman"/>
            <w:bCs/>
            <w:lang w:val="sv-SE"/>
            <w:rPrChange w:id="326" w:author="Max Lindmark" w:date="2020-02-08T16:47:00Z">
              <w:rPr>
                <w:rFonts w:ascii="Times New Roman" w:hAnsi="Times New Roman" w:cs="Times New Roman"/>
                <w:bCs/>
                <w:lang w:val="en-US"/>
              </w:rPr>
            </w:rPrChange>
          </w:rPr>
          <w:t>maintain</w:t>
        </w:r>
      </w:ins>
      <w:ins w:id="327" w:author="Max Lindmark" w:date="2020-02-08T16:45:00Z">
        <w:r w:rsidR="00BA5CFA" w:rsidRPr="006B6905">
          <w:rPr>
            <w:rFonts w:ascii="Times New Roman" w:hAnsi="Times New Roman" w:cs="Times New Roman"/>
            <w:bCs/>
            <w:lang w:val="sv-SE"/>
            <w:rPrChange w:id="328" w:author="Max Lindmark" w:date="2020-02-08T16:47:00Z">
              <w:rPr>
                <w:rFonts w:ascii="Times New Roman" w:hAnsi="Times New Roman" w:cs="Times New Roman"/>
                <w:bCs/>
                <w:lang w:val="en-US"/>
              </w:rPr>
            </w:rPrChange>
          </w:rPr>
          <w:t>ing</w:t>
        </w:r>
      </w:ins>
      <w:proofErr w:type="spellEnd"/>
      <w:ins w:id="329" w:author="Max Lindmark" w:date="2020-02-08T16:32:00Z">
        <w:r w:rsidR="00B300E7" w:rsidRPr="006B6905">
          <w:rPr>
            <w:rFonts w:ascii="Times New Roman" w:hAnsi="Times New Roman" w:cs="Times New Roman"/>
            <w:bCs/>
            <w:lang w:val="sv-SE"/>
            <w:rPrChange w:id="330" w:author="Max Lindmark" w:date="2020-02-08T16:47:00Z">
              <w:rPr>
                <w:rFonts w:ascii="Times New Roman" w:hAnsi="Times New Roman" w:cs="Times New Roman"/>
                <w:bCs/>
                <w:lang w:val="en-US"/>
              </w:rPr>
            </w:rPrChange>
          </w:rPr>
          <w:t xml:space="preserve"> </w:t>
        </w:r>
        <w:proofErr w:type="spellStart"/>
        <w:r w:rsidR="00B300E7" w:rsidRPr="006B6905">
          <w:rPr>
            <w:rFonts w:ascii="Times New Roman" w:hAnsi="Times New Roman" w:cs="Times New Roman"/>
            <w:bCs/>
            <w:lang w:val="sv-SE"/>
            <w:rPrChange w:id="331" w:author="Max Lindmark" w:date="2020-02-08T16:47:00Z">
              <w:rPr>
                <w:rFonts w:ascii="Times New Roman" w:hAnsi="Times New Roman" w:cs="Times New Roman"/>
                <w:bCs/>
                <w:lang w:val="en-US"/>
              </w:rPr>
            </w:rPrChange>
          </w:rPr>
          <w:t>similar</w:t>
        </w:r>
        <w:proofErr w:type="spellEnd"/>
        <w:r w:rsidR="00B300E7" w:rsidRPr="006B6905">
          <w:rPr>
            <w:rFonts w:ascii="Times New Roman" w:hAnsi="Times New Roman" w:cs="Times New Roman"/>
            <w:bCs/>
            <w:lang w:val="sv-SE"/>
            <w:rPrChange w:id="332" w:author="Max Lindmark" w:date="2020-02-08T16:47:00Z">
              <w:rPr>
                <w:rFonts w:ascii="Times New Roman" w:hAnsi="Times New Roman" w:cs="Times New Roman"/>
                <w:bCs/>
                <w:lang w:val="en-US"/>
              </w:rPr>
            </w:rPrChange>
          </w:rPr>
          <w:t xml:space="preserve"> </w:t>
        </w:r>
        <w:proofErr w:type="spellStart"/>
        <w:r w:rsidR="00B300E7" w:rsidRPr="006B6905">
          <w:rPr>
            <w:rFonts w:ascii="Times New Roman" w:hAnsi="Times New Roman" w:cs="Times New Roman"/>
            <w:bCs/>
            <w:lang w:val="sv-SE"/>
            <w:rPrChange w:id="333" w:author="Max Lindmark" w:date="2020-02-08T16:47:00Z">
              <w:rPr>
                <w:rFonts w:ascii="Times New Roman" w:hAnsi="Times New Roman" w:cs="Times New Roman"/>
                <w:bCs/>
                <w:lang w:val="en-US"/>
              </w:rPr>
            </w:rPrChange>
          </w:rPr>
          <w:t>mean</w:t>
        </w:r>
        <w:proofErr w:type="spellEnd"/>
        <w:r w:rsidR="00B300E7" w:rsidRPr="006B6905">
          <w:rPr>
            <w:rFonts w:ascii="Times New Roman" w:hAnsi="Times New Roman" w:cs="Times New Roman"/>
            <w:bCs/>
            <w:lang w:val="sv-SE"/>
            <w:rPrChange w:id="334" w:author="Max Lindmark" w:date="2020-02-08T16:47:00Z">
              <w:rPr>
                <w:rFonts w:ascii="Times New Roman" w:hAnsi="Times New Roman" w:cs="Times New Roman"/>
                <w:bCs/>
                <w:lang w:val="en-US"/>
              </w:rPr>
            </w:rPrChange>
          </w:rPr>
          <w:t xml:space="preserve"> population </w:t>
        </w:r>
        <w:proofErr w:type="spellStart"/>
        <w:r w:rsidR="00D34207" w:rsidRPr="006B6905">
          <w:rPr>
            <w:rFonts w:ascii="Times New Roman" w:hAnsi="Times New Roman" w:cs="Times New Roman"/>
            <w:bCs/>
            <w:lang w:val="sv-SE"/>
            <w:rPrChange w:id="335" w:author="Max Lindmark" w:date="2020-02-08T16:47:00Z">
              <w:rPr>
                <w:rFonts w:ascii="Times New Roman" w:hAnsi="Times New Roman" w:cs="Times New Roman"/>
                <w:bCs/>
                <w:lang w:val="en-US"/>
              </w:rPr>
            </w:rPrChange>
          </w:rPr>
          <w:t>body</w:t>
        </w:r>
        <w:proofErr w:type="spellEnd"/>
        <w:r w:rsidR="00D34207" w:rsidRPr="006B6905">
          <w:rPr>
            <w:rFonts w:ascii="Times New Roman" w:hAnsi="Times New Roman" w:cs="Times New Roman"/>
            <w:bCs/>
            <w:lang w:val="sv-SE"/>
            <w:rPrChange w:id="336" w:author="Max Lindmark" w:date="2020-02-08T16:47:00Z">
              <w:rPr>
                <w:rFonts w:ascii="Times New Roman" w:hAnsi="Times New Roman" w:cs="Times New Roman"/>
                <w:bCs/>
                <w:lang w:val="en-US"/>
              </w:rPr>
            </w:rPrChange>
          </w:rPr>
          <w:t xml:space="preserve"> </w:t>
        </w:r>
        <w:proofErr w:type="spellStart"/>
        <w:r w:rsidR="00B300E7" w:rsidRPr="006B6905">
          <w:rPr>
            <w:rFonts w:ascii="Times New Roman" w:hAnsi="Times New Roman" w:cs="Times New Roman"/>
            <w:bCs/>
            <w:lang w:val="sv-SE"/>
            <w:rPrChange w:id="337" w:author="Max Lindmark" w:date="2020-02-08T16:47:00Z">
              <w:rPr>
                <w:rFonts w:ascii="Times New Roman" w:hAnsi="Times New Roman" w:cs="Times New Roman"/>
                <w:bCs/>
                <w:lang w:val="en-US"/>
              </w:rPr>
            </w:rPrChange>
          </w:rPr>
          <w:t>sizes</w:t>
        </w:r>
        <w:proofErr w:type="spellEnd"/>
        <w:r w:rsidR="00B300E7" w:rsidRPr="006B6905">
          <w:rPr>
            <w:rFonts w:ascii="Times New Roman" w:hAnsi="Times New Roman" w:cs="Times New Roman"/>
            <w:bCs/>
            <w:lang w:val="sv-SE"/>
            <w:rPrChange w:id="338" w:author="Max Lindmark" w:date="2020-02-08T16:47:00Z">
              <w:rPr>
                <w:rFonts w:ascii="Times New Roman" w:hAnsi="Times New Roman" w:cs="Times New Roman"/>
                <w:bCs/>
                <w:lang w:val="en-US"/>
              </w:rPr>
            </w:rPrChange>
          </w:rPr>
          <w:t xml:space="preserve"> </w:t>
        </w:r>
      </w:ins>
      <w:ins w:id="339" w:author="Max Lindmark" w:date="2020-02-08T16:33:00Z">
        <w:r w:rsidR="00D34207" w:rsidRPr="006B6905">
          <w:rPr>
            <w:rFonts w:ascii="Times New Roman" w:hAnsi="Times New Roman" w:cs="Times New Roman"/>
            <w:bCs/>
            <w:lang w:val="sv-SE"/>
            <w:rPrChange w:id="340" w:author="Max Lindmark" w:date="2020-02-08T16:47:00Z">
              <w:rPr>
                <w:rFonts w:ascii="Times New Roman" w:hAnsi="Times New Roman" w:cs="Times New Roman"/>
                <w:bCs/>
                <w:lang w:val="en-US"/>
              </w:rPr>
            </w:rPrChange>
          </w:rPr>
          <w:t xml:space="preserve">and </w:t>
        </w:r>
      </w:ins>
      <w:proofErr w:type="spellStart"/>
      <w:ins w:id="341" w:author="Max Lindmark" w:date="2020-02-08T16:32:00Z">
        <w:r w:rsidR="00B300E7" w:rsidRPr="006B6905">
          <w:rPr>
            <w:rFonts w:ascii="Times New Roman" w:hAnsi="Times New Roman" w:cs="Times New Roman"/>
            <w:bCs/>
            <w:lang w:val="sv-SE"/>
            <w:rPrChange w:id="342" w:author="Max Lindmark" w:date="2020-02-08T16:47:00Z">
              <w:rPr>
                <w:rFonts w:ascii="Times New Roman" w:hAnsi="Times New Roman" w:cs="Times New Roman"/>
                <w:bCs/>
                <w:lang w:val="en-US"/>
              </w:rPr>
            </w:rPrChange>
          </w:rPr>
          <w:t>size-structure</w:t>
        </w:r>
        <w:proofErr w:type="spellEnd"/>
        <w:r w:rsidR="00B300E7" w:rsidRPr="006B6905">
          <w:rPr>
            <w:rFonts w:ascii="Times New Roman" w:hAnsi="Times New Roman" w:cs="Times New Roman"/>
            <w:bCs/>
            <w:lang w:val="sv-SE"/>
            <w:rPrChange w:id="343" w:author="Max Lindmark" w:date="2020-02-08T16:47:00Z">
              <w:rPr>
                <w:rFonts w:ascii="Times New Roman" w:hAnsi="Times New Roman" w:cs="Times New Roman"/>
                <w:bCs/>
                <w:lang w:val="en-US"/>
              </w:rPr>
            </w:rPrChange>
          </w:rPr>
          <w:t xml:space="preserve"> </w:t>
        </w:r>
      </w:ins>
      <w:proofErr w:type="spellStart"/>
      <w:ins w:id="344" w:author="Max Lindmark" w:date="2020-02-08T16:33:00Z">
        <w:r w:rsidR="003A6B64" w:rsidRPr="006B6905">
          <w:rPr>
            <w:rFonts w:ascii="Times New Roman" w:hAnsi="Times New Roman" w:cs="Times New Roman"/>
            <w:bCs/>
            <w:lang w:val="sv-SE"/>
            <w:rPrChange w:id="345" w:author="Max Lindmark" w:date="2020-02-08T16:47:00Z">
              <w:rPr>
                <w:rFonts w:ascii="Times New Roman" w:hAnsi="Times New Roman" w:cs="Times New Roman"/>
                <w:bCs/>
                <w:lang w:val="en-US"/>
              </w:rPr>
            </w:rPrChange>
          </w:rPr>
          <w:t>if</w:t>
        </w:r>
        <w:proofErr w:type="spellEnd"/>
        <w:r w:rsidR="003A6B64" w:rsidRPr="006B6905">
          <w:rPr>
            <w:rFonts w:ascii="Times New Roman" w:hAnsi="Times New Roman" w:cs="Times New Roman"/>
            <w:bCs/>
            <w:lang w:val="sv-SE"/>
            <w:rPrChange w:id="346" w:author="Max Lindmark" w:date="2020-02-08T16:47:00Z">
              <w:rPr>
                <w:rFonts w:ascii="Times New Roman" w:hAnsi="Times New Roman" w:cs="Times New Roman"/>
                <w:bCs/>
                <w:lang w:val="en-US"/>
              </w:rPr>
            </w:rPrChange>
          </w:rPr>
          <w:t xml:space="preserve"> </w:t>
        </w:r>
        <w:proofErr w:type="spellStart"/>
        <w:r w:rsidR="003A6B64" w:rsidRPr="006B6905">
          <w:rPr>
            <w:rFonts w:ascii="Times New Roman" w:hAnsi="Times New Roman" w:cs="Times New Roman"/>
            <w:bCs/>
            <w:lang w:val="sv-SE"/>
            <w:rPrChange w:id="347" w:author="Max Lindmark" w:date="2020-02-08T16:47:00Z">
              <w:rPr>
                <w:rFonts w:ascii="Times New Roman" w:hAnsi="Times New Roman" w:cs="Times New Roman"/>
                <w:bCs/>
                <w:lang w:val="en-US"/>
              </w:rPr>
            </w:rPrChange>
          </w:rPr>
          <w:t>resource</w:t>
        </w:r>
        <w:proofErr w:type="spellEnd"/>
        <w:r w:rsidR="003A6B64" w:rsidRPr="006B6905">
          <w:rPr>
            <w:rFonts w:ascii="Times New Roman" w:hAnsi="Times New Roman" w:cs="Times New Roman"/>
            <w:bCs/>
            <w:lang w:val="sv-SE"/>
            <w:rPrChange w:id="348" w:author="Max Lindmark" w:date="2020-02-08T16:47:00Z">
              <w:rPr>
                <w:rFonts w:ascii="Times New Roman" w:hAnsi="Times New Roman" w:cs="Times New Roman"/>
                <w:bCs/>
                <w:lang w:val="en-US"/>
              </w:rPr>
            </w:rPrChange>
          </w:rPr>
          <w:t xml:space="preserve"> </w:t>
        </w:r>
        <w:proofErr w:type="spellStart"/>
        <w:r w:rsidR="003A6B64" w:rsidRPr="006B6905">
          <w:rPr>
            <w:rFonts w:ascii="Times New Roman" w:hAnsi="Times New Roman" w:cs="Times New Roman"/>
            <w:bCs/>
            <w:lang w:val="sv-SE"/>
            <w:rPrChange w:id="349" w:author="Max Lindmark" w:date="2020-02-08T16:47:00Z">
              <w:rPr>
                <w:rFonts w:ascii="Times New Roman" w:hAnsi="Times New Roman" w:cs="Times New Roman"/>
                <w:bCs/>
                <w:lang w:val="en-US"/>
              </w:rPr>
            </w:rPrChange>
          </w:rPr>
          <w:t>carrying</w:t>
        </w:r>
        <w:proofErr w:type="spellEnd"/>
        <w:r w:rsidR="003A6B64" w:rsidRPr="006B6905">
          <w:rPr>
            <w:rFonts w:ascii="Times New Roman" w:hAnsi="Times New Roman" w:cs="Times New Roman"/>
            <w:bCs/>
            <w:lang w:val="sv-SE"/>
            <w:rPrChange w:id="350" w:author="Max Lindmark" w:date="2020-02-08T16:47:00Z">
              <w:rPr>
                <w:rFonts w:ascii="Times New Roman" w:hAnsi="Times New Roman" w:cs="Times New Roman"/>
                <w:bCs/>
                <w:lang w:val="en-US"/>
              </w:rPr>
            </w:rPrChange>
          </w:rPr>
          <w:t xml:space="preserve"> </w:t>
        </w:r>
      </w:ins>
      <w:proofErr w:type="spellStart"/>
      <w:ins w:id="351" w:author="Max Lindmark" w:date="2020-02-08T16:35:00Z">
        <w:r w:rsidR="003A6B64" w:rsidRPr="006B6905">
          <w:rPr>
            <w:rFonts w:ascii="Times New Roman" w:hAnsi="Times New Roman" w:cs="Times New Roman"/>
            <w:bCs/>
            <w:lang w:val="sv-SE"/>
            <w:rPrChange w:id="352" w:author="Max Lindmark" w:date="2020-02-08T16:47:00Z">
              <w:rPr>
                <w:rFonts w:ascii="Times New Roman" w:hAnsi="Times New Roman" w:cs="Times New Roman"/>
                <w:bCs/>
                <w:lang w:val="en-US"/>
              </w:rPr>
            </w:rPrChange>
          </w:rPr>
          <w:t>capacities</w:t>
        </w:r>
      </w:ins>
      <w:proofErr w:type="spellEnd"/>
      <w:ins w:id="353" w:author="Max Lindmark" w:date="2020-02-08T16:33:00Z">
        <w:r w:rsidR="003A6B64" w:rsidRPr="006B6905">
          <w:rPr>
            <w:rFonts w:ascii="Times New Roman" w:hAnsi="Times New Roman" w:cs="Times New Roman"/>
            <w:bCs/>
            <w:lang w:val="sv-SE"/>
            <w:rPrChange w:id="354" w:author="Max Lindmark" w:date="2020-02-08T16:47:00Z">
              <w:rPr>
                <w:rFonts w:ascii="Times New Roman" w:hAnsi="Times New Roman" w:cs="Times New Roman"/>
                <w:bCs/>
                <w:lang w:val="en-US"/>
              </w:rPr>
            </w:rPrChange>
          </w:rPr>
          <w:t xml:space="preserve"> </w:t>
        </w:r>
        <w:proofErr w:type="spellStart"/>
        <w:r w:rsidR="003A6B64" w:rsidRPr="006B6905">
          <w:rPr>
            <w:rFonts w:ascii="Times New Roman" w:hAnsi="Times New Roman" w:cs="Times New Roman"/>
            <w:bCs/>
            <w:lang w:val="sv-SE"/>
            <w:rPrChange w:id="355" w:author="Max Lindmark" w:date="2020-02-08T16:47:00Z">
              <w:rPr>
                <w:rFonts w:ascii="Times New Roman" w:hAnsi="Times New Roman" w:cs="Times New Roman"/>
                <w:bCs/>
                <w:lang w:val="en-US"/>
              </w:rPr>
            </w:rPrChange>
          </w:rPr>
          <w:t>decline</w:t>
        </w:r>
      </w:ins>
      <w:proofErr w:type="spellEnd"/>
      <w:ins w:id="356" w:author="Max Lindmark" w:date="2020-02-08T16:35:00Z">
        <w:r w:rsidR="003A6B64" w:rsidRPr="006B6905">
          <w:rPr>
            <w:rFonts w:ascii="Times New Roman" w:hAnsi="Times New Roman" w:cs="Times New Roman"/>
            <w:bCs/>
            <w:lang w:val="sv-SE"/>
            <w:rPrChange w:id="357" w:author="Max Lindmark" w:date="2020-02-08T16:47:00Z">
              <w:rPr>
                <w:rFonts w:ascii="Times New Roman" w:hAnsi="Times New Roman" w:cs="Times New Roman"/>
                <w:bCs/>
                <w:lang w:val="en-US"/>
              </w:rPr>
            </w:rPrChange>
          </w:rPr>
          <w:t xml:space="preserve">, </w:t>
        </w:r>
        <w:proofErr w:type="spellStart"/>
        <w:r w:rsidR="003A6B64" w:rsidRPr="006B6905">
          <w:rPr>
            <w:rFonts w:ascii="Times New Roman" w:hAnsi="Times New Roman" w:cs="Times New Roman"/>
            <w:bCs/>
            <w:lang w:val="sv-SE"/>
            <w:rPrChange w:id="358" w:author="Max Lindmark" w:date="2020-02-08T16:47:00Z">
              <w:rPr>
                <w:rFonts w:ascii="Times New Roman" w:hAnsi="Times New Roman" w:cs="Times New Roman"/>
                <w:bCs/>
                <w:lang w:val="en-US"/>
              </w:rPr>
            </w:rPrChange>
          </w:rPr>
          <w:t>which</w:t>
        </w:r>
        <w:proofErr w:type="spellEnd"/>
        <w:r w:rsidR="003A6B64" w:rsidRPr="006B6905">
          <w:rPr>
            <w:rFonts w:ascii="Times New Roman" w:hAnsi="Times New Roman" w:cs="Times New Roman"/>
            <w:bCs/>
            <w:lang w:val="sv-SE"/>
            <w:rPrChange w:id="359" w:author="Max Lindmark" w:date="2020-02-08T16:47:00Z">
              <w:rPr>
                <w:rFonts w:ascii="Times New Roman" w:hAnsi="Times New Roman" w:cs="Times New Roman"/>
                <w:bCs/>
                <w:lang w:val="en-US"/>
              </w:rPr>
            </w:rPrChange>
          </w:rPr>
          <w:t xml:space="preserve"> </w:t>
        </w:r>
      </w:ins>
      <w:proofErr w:type="spellStart"/>
      <w:ins w:id="360" w:author="Max Lindmark" w:date="2020-02-08T16:45:00Z">
        <w:r w:rsidR="006B6905" w:rsidRPr="006B6905">
          <w:rPr>
            <w:rFonts w:ascii="Times New Roman" w:hAnsi="Times New Roman" w:cs="Times New Roman"/>
            <w:bCs/>
            <w:lang w:val="sv-SE"/>
          </w:rPr>
          <w:t>causes</w:t>
        </w:r>
        <w:proofErr w:type="spellEnd"/>
        <w:r w:rsidR="006B6905" w:rsidRPr="006B6905">
          <w:rPr>
            <w:rFonts w:ascii="Times New Roman" w:hAnsi="Times New Roman" w:cs="Times New Roman"/>
            <w:bCs/>
            <w:lang w:val="sv-SE"/>
          </w:rPr>
          <w:t xml:space="preserve"> </w:t>
        </w:r>
      </w:ins>
      <w:proofErr w:type="spellStart"/>
      <w:ins w:id="361" w:author="Max Lindmark" w:date="2020-02-08T16:35:00Z">
        <w:r w:rsidR="003A6B64" w:rsidRPr="006B6905">
          <w:rPr>
            <w:rFonts w:ascii="Times New Roman" w:hAnsi="Times New Roman" w:cs="Times New Roman"/>
            <w:bCs/>
            <w:lang w:val="sv-SE"/>
            <w:rPrChange w:id="362" w:author="Max Lindmark" w:date="2020-02-08T16:47:00Z">
              <w:rPr>
                <w:rFonts w:ascii="Times New Roman" w:hAnsi="Times New Roman" w:cs="Times New Roman"/>
                <w:bCs/>
                <w:lang w:val="en-US"/>
              </w:rPr>
            </w:rPrChange>
          </w:rPr>
          <w:t>declines</w:t>
        </w:r>
        <w:proofErr w:type="spellEnd"/>
        <w:r w:rsidR="003A6B64" w:rsidRPr="006B6905">
          <w:rPr>
            <w:rFonts w:ascii="Times New Roman" w:hAnsi="Times New Roman" w:cs="Times New Roman"/>
            <w:bCs/>
            <w:lang w:val="sv-SE"/>
            <w:rPrChange w:id="363" w:author="Max Lindmark" w:date="2020-02-08T16:47:00Z">
              <w:rPr>
                <w:rFonts w:ascii="Times New Roman" w:hAnsi="Times New Roman" w:cs="Times New Roman"/>
                <w:bCs/>
                <w:lang w:val="en-US"/>
              </w:rPr>
            </w:rPrChange>
          </w:rPr>
          <w:t xml:space="preserve"> in the relative </w:t>
        </w:r>
        <w:proofErr w:type="spellStart"/>
        <w:r w:rsidR="003A6B64" w:rsidRPr="006B6905">
          <w:rPr>
            <w:rFonts w:ascii="Times New Roman" w:hAnsi="Times New Roman" w:cs="Times New Roman"/>
            <w:bCs/>
            <w:lang w:val="sv-SE"/>
            <w:rPrChange w:id="364" w:author="Max Lindmark" w:date="2020-02-08T16:47:00Z">
              <w:rPr>
                <w:rFonts w:ascii="Times New Roman" w:hAnsi="Times New Roman" w:cs="Times New Roman"/>
                <w:bCs/>
                <w:lang w:val="en-US"/>
              </w:rPr>
            </w:rPrChange>
          </w:rPr>
          <w:t>abundance</w:t>
        </w:r>
        <w:proofErr w:type="spellEnd"/>
        <w:r w:rsidR="003A6B64" w:rsidRPr="006B6905">
          <w:rPr>
            <w:rFonts w:ascii="Times New Roman" w:hAnsi="Times New Roman" w:cs="Times New Roman"/>
            <w:bCs/>
            <w:lang w:val="sv-SE"/>
            <w:rPrChange w:id="365" w:author="Max Lindmark" w:date="2020-02-08T16:47:00Z">
              <w:rPr>
                <w:rFonts w:ascii="Times New Roman" w:hAnsi="Times New Roman" w:cs="Times New Roman"/>
                <w:bCs/>
                <w:lang w:val="en-US"/>
              </w:rPr>
            </w:rPrChange>
          </w:rPr>
          <w:t xml:space="preserve"> </w:t>
        </w:r>
        <w:proofErr w:type="spellStart"/>
        <w:r w:rsidR="003A6B64" w:rsidRPr="006B6905">
          <w:rPr>
            <w:rFonts w:ascii="Times New Roman" w:hAnsi="Times New Roman" w:cs="Times New Roman"/>
            <w:bCs/>
            <w:lang w:val="sv-SE"/>
            <w:rPrChange w:id="366" w:author="Max Lindmark" w:date="2020-02-08T16:47:00Z">
              <w:rPr>
                <w:rFonts w:ascii="Times New Roman" w:hAnsi="Times New Roman" w:cs="Times New Roman"/>
                <w:bCs/>
                <w:lang w:val="en-US"/>
              </w:rPr>
            </w:rPrChange>
          </w:rPr>
          <w:t>of</w:t>
        </w:r>
        <w:proofErr w:type="spellEnd"/>
        <w:r w:rsidR="003A6B64" w:rsidRPr="006B6905">
          <w:rPr>
            <w:rFonts w:ascii="Times New Roman" w:hAnsi="Times New Roman" w:cs="Times New Roman"/>
            <w:bCs/>
            <w:lang w:val="sv-SE"/>
            <w:rPrChange w:id="367" w:author="Max Lindmark" w:date="2020-02-08T16:47:00Z">
              <w:rPr>
                <w:rFonts w:ascii="Times New Roman" w:hAnsi="Times New Roman" w:cs="Times New Roman"/>
                <w:bCs/>
                <w:lang w:val="en-US"/>
              </w:rPr>
            </w:rPrChange>
          </w:rPr>
          <w:t xml:space="preserve"> </w:t>
        </w:r>
        <w:proofErr w:type="spellStart"/>
        <w:r w:rsidR="003A6B64" w:rsidRPr="006B6905">
          <w:rPr>
            <w:rFonts w:ascii="Times New Roman" w:hAnsi="Times New Roman" w:cs="Times New Roman"/>
            <w:bCs/>
            <w:lang w:val="sv-SE"/>
            <w:rPrChange w:id="368" w:author="Max Lindmark" w:date="2020-02-08T16:47:00Z">
              <w:rPr>
                <w:rFonts w:ascii="Times New Roman" w:hAnsi="Times New Roman" w:cs="Times New Roman"/>
                <w:bCs/>
                <w:lang w:val="en-US"/>
              </w:rPr>
            </w:rPrChange>
          </w:rPr>
          <w:t>large</w:t>
        </w:r>
        <w:proofErr w:type="spellEnd"/>
        <w:r w:rsidR="003A6B64" w:rsidRPr="006B6905">
          <w:rPr>
            <w:rFonts w:ascii="Times New Roman" w:hAnsi="Times New Roman" w:cs="Times New Roman"/>
            <w:bCs/>
            <w:lang w:val="sv-SE"/>
            <w:rPrChange w:id="369" w:author="Max Lindmark" w:date="2020-02-08T16:47:00Z">
              <w:rPr>
                <w:rFonts w:ascii="Times New Roman" w:hAnsi="Times New Roman" w:cs="Times New Roman"/>
                <w:bCs/>
                <w:lang w:val="en-US"/>
              </w:rPr>
            </w:rPrChange>
          </w:rPr>
          <w:t xml:space="preserve"> </w:t>
        </w:r>
        <w:proofErr w:type="spellStart"/>
        <w:r w:rsidR="003A6B64" w:rsidRPr="006B6905">
          <w:rPr>
            <w:rFonts w:ascii="Times New Roman" w:hAnsi="Times New Roman" w:cs="Times New Roman"/>
            <w:bCs/>
            <w:lang w:val="sv-SE"/>
            <w:rPrChange w:id="370" w:author="Max Lindmark" w:date="2020-02-08T16:47:00Z">
              <w:rPr>
                <w:rFonts w:ascii="Times New Roman" w:hAnsi="Times New Roman" w:cs="Times New Roman"/>
                <w:bCs/>
                <w:lang w:val="en-US"/>
              </w:rPr>
            </w:rPrChange>
          </w:rPr>
          <w:t>fish</w:t>
        </w:r>
      </w:ins>
      <w:proofErr w:type="spellEnd"/>
      <w:ins w:id="371" w:author="Max Lindmark" w:date="2020-02-08T16:33:00Z">
        <w:r w:rsidR="003A6B64" w:rsidRPr="006B6905">
          <w:rPr>
            <w:rFonts w:ascii="Times New Roman" w:hAnsi="Times New Roman" w:cs="Times New Roman"/>
            <w:bCs/>
            <w:lang w:val="sv-SE"/>
            <w:rPrChange w:id="372" w:author="Max Lindmark" w:date="2020-02-08T16:47:00Z">
              <w:rPr>
                <w:rFonts w:ascii="Times New Roman" w:hAnsi="Times New Roman" w:cs="Times New Roman"/>
                <w:bCs/>
                <w:lang w:val="en-US"/>
              </w:rPr>
            </w:rPrChange>
          </w:rPr>
          <w:t xml:space="preserve">. </w:t>
        </w:r>
      </w:ins>
      <w:ins w:id="373" w:author="Max Lindmark" w:date="2020-02-08T16:36:00Z">
        <w:r w:rsidR="003A6B64">
          <w:rPr>
            <w:rFonts w:ascii="Times New Roman" w:hAnsi="Times New Roman" w:cs="Times New Roman"/>
            <w:bCs/>
            <w:lang w:val="en-US"/>
          </w:rPr>
          <w:t xml:space="preserve">Therefore, in scenarios with temperature dependence of both resource dynamics and physiology, </w:t>
        </w:r>
      </w:ins>
    </w:p>
    <w:p w14:paraId="1DC43752" w14:textId="0EFFBB64" w:rsidR="001455EE" w:rsidRDefault="00E749B2" w:rsidP="003A6B64">
      <w:pPr>
        <w:spacing w:line="480" w:lineRule="auto"/>
        <w:ind w:firstLine="284"/>
        <w:jc w:val="both"/>
        <w:rPr>
          <w:rFonts w:ascii="Times New Roman" w:hAnsi="Times New Roman" w:cs="Times New Roman"/>
          <w:bCs/>
          <w:lang w:val="en-US"/>
        </w:rPr>
      </w:pPr>
      <w:del w:id="374" w:author="Max Lindmark" w:date="2020-02-08T15:48:00Z">
        <w:r w:rsidDel="00EC5031">
          <w:rPr>
            <w:rFonts w:ascii="Times New Roman" w:hAnsi="Times New Roman" w:cs="Times New Roman"/>
            <w:bCs/>
            <w:lang w:val="en-US"/>
          </w:rPr>
          <w:delText xml:space="preserve">However, </w:delText>
        </w:r>
        <w:r w:rsidR="00B8242D" w:rsidDel="00EC5031">
          <w:rPr>
            <w:rFonts w:ascii="Times New Roman" w:hAnsi="Times New Roman" w:cs="Times New Roman"/>
            <w:bCs/>
            <w:lang w:val="en-US"/>
          </w:rPr>
          <w:delText>only i</w:delText>
        </w:r>
      </w:del>
      <w:del w:id="375" w:author="Max Lindmark" w:date="2020-02-08T16:29:00Z">
        <w:r w:rsidR="00B8242D" w:rsidDel="007E272D">
          <w:rPr>
            <w:rFonts w:ascii="Times New Roman" w:hAnsi="Times New Roman" w:cs="Times New Roman"/>
            <w:bCs/>
            <w:lang w:val="en-US"/>
          </w:rPr>
          <w:delText xml:space="preserve">ncluding </w:delText>
        </w:r>
        <w:r w:rsidR="00D6695F" w:rsidDel="007E272D">
          <w:rPr>
            <w:rFonts w:ascii="Times New Roman" w:hAnsi="Times New Roman" w:cs="Times New Roman"/>
            <w:bCs/>
            <w:lang w:val="en-US"/>
          </w:rPr>
          <w:delText xml:space="preserve">physiological temperature dependence leads </w:delText>
        </w:r>
        <w:r w:rsidR="001F4420" w:rsidDel="007E272D">
          <w:rPr>
            <w:rFonts w:ascii="Times New Roman" w:hAnsi="Times New Roman" w:cs="Times New Roman"/>
            <w:bCs/>
            <w:lang w:val="en-US"/>
          </w:rPr>
          <w:delText>in general</w:delText>
        </w:r>
        <w:r w:rsidR="000016E7" w:rsidDel="007E272D">
          <w:rPr>
            <w:rFonts w:ascii="Times New Roman" w:hAnsi="Times New Roman" w:cs="Times New Roman"/>
            <w:bCs/>
            <w:lang w:val="en-US"/>
          </w:rPr>
          <w:delText xml:space="preserve"> lead</w:delText>
        </w:r>
        <w:r w:rsidR="001F4420" w:rsidDel="007E272D">
          <w:rPr>
            <w:rFonts w:ascii="Times New Roman" w:hAnsi="Times New Roman" w:cs="Times New Roman"/>
            <w:bCs/>
            <w:lang w:val="en-US"/>
          </w:rPr>
          <w:delText xml:space="preserve"> </w:delText>
        </w:r>
        <w:r w:rsidR="00D6695F" w:rsidDel="007E272D">
          <w:rPr>
            <w:rFonts w:ascii="Times New Roman" w:hAnsi="Times New Roman" w:cs="Times New Roman"/>
            <w:bCs/>
            <w:lang w:val="en-US"/>
          </w:rPr>
          <w:delText xml:space="preserve">to larger mean </w:delText>
        </w:r>
        <w:r w:rsidR="005F48A0" w:rsidDel="007E272D">
          <w:rPr>
            <w:rFonts w:ascii="Times New Roman" w:hAnsi="Times New Roman" w:cs="Times New Roman"/>
            <w:bCs/>
            <w:lang w:val="en-US"/>
          </w:rPr>
          <w:delText>body sizes in the populations</w:delText>
        </w:r>
        <w:r w:rsidR="00833203" w:rsidDel="007E272D">
          <w:rPr>
            <w:rFonts w:ascii="Times New Roman" w:hAnsi="Times New Roman" w:cs="Times New Roman"/>
            <w:bCs/>
            <w:lang w:val="en-US"/>
          </w:rPr>
          <w:delText xml:space="preserve">. </w:delText>
        </w:r>
      </w:del>
      <w:del w:id="376" w:author="Max Lindmark" w:date="2020-02-08T15:49:00Z">
        <w:r w:rsidR="00833203" w:rsidDel="00EC5031">
          <w:rPr>
            <w:rFonts w:ascii="Times New Roman" w:hAnsi="Times New Roman" w:cs="Times New Roman"/>
            <w:bCs/>
            <w:lang w:val="en-US"/>
          </w:rPr>
          <w:delText>Inclusion of n</w:delText>
        </w:r>
      </w:del>
      <w:del w:id="377" w:author="Max Lindmark" w:date="2020-02-08T16:33:00Z">
        <w:r w:rsidR="00833203" w:rsidDel="003A6B64">
          <w:rPr>
            <w:rFonts w:ascii="Times New Roman" w:hAnsi="Times New Roman" w:cs="Times New Roman"/>
            <w:bCs/>
            <w:lang w:val="en-US"/>
          </w:rPr>
          <w:delText xml:space="preserve">egative </w:delText>
        </w:r>
        <w:r w:rsidR="001028E5" w:rsidDel="003A6B64">
          <w:rPr>
            <w:rFonts w:ascii="Times New Roman" w:hAnsi="Times New Roman" w:cs="Times New Roman"/>
            <w:bCs/>
            <w:lang w:val="en-US"/>
          </w:rPr>
          <w:delText xml:space="preserve">effects of </w:delText>
        </w:r>
      </w:del>
      <w:del w:id="378" w:author="Max Lindmark" w:date="2020-02-08T16:32:00Z">
        <w:r w:rsidR="001028E5" w:rsidDel="00090DCB">
          <w:rPr>
            <w:rFonts w:ascii="Times New Roman" w:hAnsi="Times New Roman" w:cs="Times New Roman"/>
            <w:bCs/>
            <w:lang w:val="en-US"/>
          </w:rPr>
          <w:delText xml:space="preserve">warming on </w:delText>
        </w:r>
      </w:del>
      <w:del w:id="379" w:author="Max Lindmark" w:date="2020-02-08T16:33:00Z">
        <w:r w:rsidR="001028E5" w:rsidDel="003A6B64">
          <w:rPr>
            <w:rFonts w:ascii="Times New Roman" w:hAnsi="Times New Roman" w:cs="Times New Roman"/>
            <w:bCs/>
            <w:lang w:val="en-US"/>
          </w:rPr>
          <w:delText>resource productivity</w:delText>
        </w:r>
      </w:del>
      <w:del w:id="380" w:author="Max Lindmark" w:date="2020-02-08T16:30:00Z">
        <w:r w:rsidR="001028E5" w:rsidDel="007E272D">
          <w:rPr>
            <w:rFonts w:ascii="Times New Roman" w:hAnsi="Times New Roman" w:cs="Times New Roman"/>
            <w:bCs/>
            <w:lang w:val="en-US"/>
          </w:rPr>
          <w:delText xml:space="preserve"> </w:delText>
        </w:r>
      </w:del>
      <w:del w:id="381" w:author="Max Lindmark" w:date="2020-02-08T16:31:00Z">
        <w:r w:rsidR="000016E7" w:rsidDel="007E272D">
          <w:rPr>
            <w:rFonts w:ascii="Times New Roman" w:hAnsi="Times New Roman" w:cs="Times New Roman"/>
            <w:bCs/>
            <w:lang w:val="en-US"/>
          </w:rPr>
          <w:delText>i</w:delText>
        </w:r>
      </w:del>
      <w:del w:id="382" w:author="Max Lindmark" w:date="2020-02-08T16:36:00Z">
        <w:r w:rsidR="000016E7" w:rsidDel="003A6B64">
          <w:rPr>
            <w:rFonts w:ascii="Times New Roman" w:hAnsi="Times New Roman" w:cs="Times New Roman"/>
            <w:bCs/>
            <w:lang w:val="en-US"/>
          </w:rPr>
          <w:delText xml:space="preserve">nstead </w:delText>
        </w:r>
        <w:r w:rsidR="00C97D71" w:rsidDel="003A6B64">
          <w:rPr>
            <w:rFonts w:ascii="Times New Roman" w:hAnsi="Times New Roman" w:cs="Times New Roman"/>
            <w:bCs/>
            <w:lang w:val="en-US"/>
          </w:rPr>
          <w:delText>lead to</w:delText>
        </w:r>
        <w:r w:rsidR="00C97D71" w:rsidDel="00563808">
          <w:rPr>
            <w:rFonts w:ascii="Times New Roman" w:hAnsi="Times New Roman" w:cs="Times New Roman"/>
            <w:bCs/>
            <w:lang w:val="en-US"/>
          </w:rPr>
          <w:delText xml:space="preserve"> </w:delText>
        </w:r>
      </w:del>
      <w:r w:rsidR="00C97D71">
        <w:rPr>
          <w:rFonts w:ascii="Times New Roman" w:hAnsi="Times New Roman" w:cs="Times New Roman"/>
          <w:bCs/>
          <w:lang w:val="en-US"/>
        </w:rPr>
        <w:t xml:space="preserve">predictions </w:t>
      </w:r>
      <w:ins w:id="383" w:author="Max Lindmark" w:date="2020-02-08T16:37:00Z">
        <w:r w:rsidR="00563808">
          <w:rPr>
            <w:rFonts w:ascii="Times New Roman" w:hAnsi="Times New Roman" w:cs="Times New Roman"/>
            <w:bCs/>
            <w:lang w:val="en-US"/>
          </w:rPr>
          <w:t xml:space="preserve">and mechanisms </w:t>
        </w:r>
      </w:ins>
      <w:ins w:id="384" w:author="Max Lindmark" w:date="2020-02-08T16:36:00Z">
        <w:r w:rsidR="00563808">
          <w:rPr>
            <w:rFonts w:ascii="Times New Roman" w:hAnsi="Times New Roman" w:cs="Times New Roman"/>
            <w:bCs/>
            <w:lang w:val="en-US"/>
          </w:rPr>
          <w:t xml:space="preserve">are </w:t>
        </w:r>
      </w:ins>
      <w:r w:rsidR="00C97D71">
        <w:rPr>
          <w:rFonts w:ascii="Times New Roman" w:hAnsi="Times New Roman" w:cs="Times New Roman"/>
          <w:bCs/>
          <w:lang w:val="en-US"/>
        </w:rPr>
        <w:t>in line with similar models</w:t>
      </w:r>
      <w:ins w:id="385" w:author="Max Lindmark" w:date="2020-02-08T16:46:00Z">
        <w:r w:rsidR="006B6905">
          <w:rPr>
            <w:rFonts w:ascii="Times New Roman" w:hAnsi="Times New Roman" w:cs="Times New Roman"/>
            <w:bCs/>
            <w:lang w:val="en-US"/>
          </w:rPr>
          <w:t xml:space="preserve"> with empirically derived static plankton spectra</w:t>
        </w:r>
      </w:ins>
      <w:r w:rsidR="00C97D71">
        <w:rPr>
          <w:rFonts w:ascii="Times New Roman" w:hAnsi="Times New Roman" w:cs="Times New Roman"/>
          <w:bCs/>
          <w:lang w:val="en-US"/>
        </w:rPr>
        <w:t xml:space="preserve"> </w:t>
      </w:r>
      <w:r w:rsidR="00C97D71">
        <w:rPr>
          <w:rFonts w:ascii="Times New Roman" w:hAnsi="Times New Roman" w:cs="Times New Roman"/>
          <w:bCs/>
          <w:lang w:val="en-US"/>
        </w:rPr>
        <w:fldChar w:fldCharType="begin"/>
      </w:r>
      <w:ins w:id="386" w:author="Max Lindmark" w:date="2020-02-08T16:47:00Z">
        <w:r w:rsidR="006B6905">
          <w:rPr>
            <w:rFonts w:ascii="Times New Roman" w:hAnsi="Times New Roman" w:cs="Times New Roman"/>
            <w:bCs/>
            <w:lang w:val="en-U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ins>
      <w:del w:id="387" w:author="Max Lindmark" w:date="2020-02-08T16:47:00Z">
        <w:r w:rsidR="00C97D71" w:rsidDel="006B6905">
          <w:rPr>
            <w:rFonts w:ascii="Times New Roman" w:hAnsi="Times New Roman" w:cs="Times New Roman"/>
            <w:bCs/>
            <w:lang w:val="en-US"/>
          </w:rPr>
          <w:delInstrText xml:space="preserve"> ADDIN ZOTERO_ITEM CSL_CITATION {"citationID":"Luf8yfZn","properties":{"formattedCitation":"(Lefort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delInstrText>
        </w:r>
      </w:del>
      <w:r w:rsidR="00C97D71">
        <w:rPr>
          <w:rFonts w:ascii="Times New Roman" w:hAnsi="Times New Roman" w:cs="Times New Roman"/>
          <w:bCs/>
          <w:lang w:val="en-US"/>
        </w:rPr>
        <w:fldChar w:fldCharType="separate"/>
      </w:r>
      <w:ins w:id="388" w:author="Max Lindmark" w:date="2020-02-08T16:47:00Z">
        <w:r w:rsidR="006B6905" w:rsidRPr="006B6905">
          <w:rPr>
            <w:rFonts w:ascii="Times New Roman" w:hAnsi="Times New Roman" w:cs="Times New Roman"/>
            <w:lang w:val="en-GB"/>
          </w:rPr>
          <w:t xml:space="preserve">(Blanchard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2012; Canales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2016; Woodworth-</w:t>
        </w:r>
        <w:proofErr w:type="spellStart"/>
        <w:r w:rsidR="006B6905" w:rsidRPr="006B6905">
          <w:rPr>
            <w:rFonts w:ascii="Times New Roman" w:hAnsi="Times New Roman" w:cs="Times New Roman"/>
            <w:lang w:val="en-GB"/>
          </w:rPr>
          <w:t>Jefcoats</w:t>
        </w:r>
        <w:proofErr w:type="spellEnd"/>
        <w:r w:rsidR="006B6905" w:rsidRPr="006B6905">
          <w:rPr>
            <w:rFonts w:ascii="Times New Roman" w:hAnsi="Times New Roman" w:cs="Times New Roman"/>
            <w:lang w:val="en-GB"/>
          </w:rPr>
          <w:t xml:space="preserve">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2019)</w:t>
        </w:r>
      </w:ins>
      <w:del w:id="389" w:author="Max Lindmark" w:date="2020-02-08T16:47:00Z">
        <w:r w:rsidR="00C97D71" w:rsidRPr="006B6905" w:rsidDel="006B6905">
          <w:rPr>
            <w:rFonts w:ascii="Times New Roman" w:hAnsi="Times New Roman" w:cs="Times New Roman"/>
            <w:lang w:val="en-GB"/>
          </w:rPr>
          <w:delText xml:space="preserve">(Lefort </w:delText>
        </w:r>
        <w:r w:rsidR="00C97D71" w:rsidRPr="006B6905" w:rsidDel="006B6905">
          <w:rPr>
            <w:rFonts w:ascii="Times New Roman" w:hAnsi="Times New Roman" w:cs="Times New Roman"/>
            <w:i/>
            <w:iCs/>
            <w:lang w:val="en-GB"/>
          </w:rPr>
          <w:delText>et al.</w:delText>
        </w:r>
        <w:r w:rsidR="00C97D71" w:rsidRPr="006B6905" w:rsidDel="006B6905">
          <w:rPr>
            <w:rFonts w:ascii="Times New Roman" w:hAnsi="Times New Roman" w:cs="Times New Roman"/>
            <w:lang w:val="en-GB"/>
          </w:rPr>
          <w:delText xml:space="preserve"> 2015; Woodworth-Jefcoats </w:delText>
        </w:r>
        <w:r w:rsidR="00C97D71" w:rsidRPr="006B6905" w:rsidDel="006B6905">
          <w:rPr>
            <w:rFonts w:ascii="Times New Roman" w:hAnsi="Times New Roman" w:cs="Times New Roman"/>
            <w:i/>
            <w:iCs/>
            <w:lang w:val="en-GB"/>
          </w:rPr>
          <w:delText>et al.</w:delText>
        </w:r>
        <w:r w:rsidR="00C97D71" w:rsidRPr="006B6905" w:rsidDel="006B6905">
          <w:rPr>
            <w:rFonts w:ascii="Times New Roman" w:hAnsi="Times New Roman" w:cs="Times New Roman"/>
            <w:lang w:val="en-GB"/>
          </w:rPr>
          <w:delText xml:space="preserve"> 2019)</w:delText>
        </w:r>
      </w:del>
      <w:r w:rsidR="00C97D71">
        <w:rPr>
          <w:rFonts w:ascii="Times New Roman" w:hAnsi="Times New Roman" w:cs="Times New Roman"/>
          <w:bCs/>
          <w:lang w:val="en-US"/>
        </w:rPr>
        <w:fldChar w:fldCharType="end"/>
      </w:r>
      <w:del w:id="390" w:author="Max Lindmark" w:date="2020-02-08T16:37:00Z">
        <w:r w:rsidR="00C97D71" w:rsidDel="00563808">
          <w:rPr>
            <w:rFonts w:ascii="Times New Roman" w:hAnsi="Times New Roman" w:cs="Times New Roman"/>
            <w:bCs/>
            <w:lang w:val="en-US"/>
          </w:rPr>
          <w:delText>,</w:delText>
        </w:r>
      </w:del>
      <w:del w:id="391" w:author="Max Lindmark" w:date="2020-02-08T16:47:00Z">
        <w:r w:rsidR="00C97D71" w:rsidDel="006B6905">
          <w:rPr>
            <w:rFonts w:ascii="Times New Roman" w:hAnsi="Times New Roman" w:cs="Times New Roman"/>
            <w:bCs/>
            <w:lang w:val="en-US"/>
          </w:rPr>
          <w:delText xml:space="preserve"> </w:delText>
        </w:r>
      </w:del>
      <w:del w:id="392" w:author="Max Lindmark" w:date="2020-02-08T16:37:00Z">
        <w:r w:rsidR="00C97D71" w:rsidDel="00563808">
          <w:rPr>
            <w:rFonts w:ascii="Times New Roman" w:hAnsi="Times New Roman" w:cs="Times New Roman"/>
            <w:bCs/>
            <w:lang w:val="en-US"/>
          </w:rPr>
          <w:delText>i</w:delText>
        </w:r>
      </w:del>
      <w:del w:id="393" w:author="Max Lindmark" w:date="2020-02-08T16:47:00Z">
        <w:r w:rsidR="00C97D71" w:rsidDel="006B6905">
          <w:rPr>
            <w:rFonts w:ascii="Times New Roman" w:hAnsi="Times New Roman" w:cs="Times New Roman"/>
            <w:bCs/>
            <w:lang w:val="en-US"/>
          </w:rPr>
          <w:delText xml:space="preserve">.e. </w:delText>
        </w:r>
      </w:del>
      <w:del w:id="394" w:author="Max Lindmark" w:date="2020-02-08T16:37:00Z">
        <w:r w:rsidR="00E8108A" w:rsidDel="00563808">
          <w:rPr>
            <w:rFonts w:ascii="Times New Roman" w:hAnsi="Times New Roman" w:cs="Times New Roman"/>
            <w:bCs/>
            <w:lang w:val="en-US"/>
          </w:rPr>
          <w:delText xml:space="preserve">less </w:delText>
        </w:r>
      </w:del>
      <w:del w:id="395" w:author="Max Lindmark" w:date="2020-02-08T16:47:00Z">
        <w:r w:rsidR="00E8108A" w:rsidDel="006B6905">
          <w:rPr>
            <w:rFonts w:ascii="Times New Roman" w:hAnsi="Times New Roman" w:cs="Times New Roman"/>
            <w:bCs/>
            <w:lang w:val="en-US"/>
          </w:rPr>
          <w:delText xml:space="preserve">energy </w:delText>
        </w:r>
        <w:r w:rsidR="00B565F0" w:rsidDel="006B6905">
          <w:rPr>
            <w:rFonts w:ascii="Times New Roman" w:hAnsi="Times New Roman" w:cs="Times New Roman"/>
            <w:bCs/>
            <w:lang w:val="en-US"/>
          </w:rPr>
          <w:delText>transferred</w:delText>
        </w:r>
        <w:r w:rsidR="006D7EE0" w:rsidDel="006B6905">
          <w:rPr>
            <w:rFonts w:ascii="Times New Roman" w:hAnsi="Times New Roman" w:cs="Times New Roman"/>
            <w:bCs/>
            <w:lang w:val="en-US"/>
          </w:rPr>
          <w:delText xml:space="preserve"> through the food web</w:delText>
        </w:r>
      </w:del>
      <w:del w:id="396" w:author="Max Lindmark" w:date="2020-02-08T16:37:00Z">
        <w:r w:rsidR="00F635CF" w:rsidDel="00563808">
          <w:rPr>
            <w:rFonts w:ascii="Times New Roman" w:hAnsi="Times New Roman" w:cs="Times New Roman"/>
            <w:bCs/>
            <w:lang w:val="en-US"/>
          </w:rPr>
          <w:delText xml:space="preserve">, which </w:delText>
        </w:r>
      </w:del>
      <w:del w:id="397" w:author="Max Lindmark" w:date="2020-02-08T16:47:00Z">
        <w:r w:rsidR="00F635CF" w:rsidDel="006B6905">
          <w:rPr>
            <w:rFonts w:ascii="Times New Roman" w:hAnsi="Times New Roman" w:cs="Times New Roman"/>
            <w:bCs/>
            <w:lang w:val="en-US"/>
          </w:rPr>
          <w:delText>reduc</w:delText>
        </w:r>
      </w:del>
      <w:del w:id="398" w:author="Max Lindmark" w:date="2020-02-08T16:37:00Z">
        <w:r w:rsidR="00F635CF" w:rsidDel="00563808">
          <w:rPr>
            <w:rFonts w:ascii="Times New Roman" w:hAnsi="Times New Roman" w:cs="Times New Roman"/>
            <w:bCs/>
            <w:lang w:val="en-US"/>
          </w:rPr>
          <w:delText xml:space="preserve">es the abundance of large individuals at high trophic levels </w:delText>
        </w:r>
        <w:r w:rsidR="00C807FD" w:rsidDel="00563808">
          <w:rPr>
            <w:rFonts w:ascii="Times New Roman" w:hAnsi="Times New Roman" w:cs="Times New Roman"/>
            <w:bCs/>
            <w:lang w:val="en-US"/>
          </w:rPr>
          <w:delText>disproportionally</w:delText>
        </w:r>
      </w:del>
      <w:r w:rsidR="003A7CF7">
        <w:rPr>
          <w:rFonts w:ascii="Times New Roman" w:hAnsi="Times New Roman" w:cs="Times New Roman"/>
          <w:bCs/>
          <w:lang w:val="en-US"/>
        </w:rPr>
        <w:t>.</w:t>
      </w:r>
      <w:ins w:id="399" w:author="Max Lindmark" w:date="2020-02-08T15:44:00Z">
        <w:r w:rsidR="00B606B9">
          <w:rPr>
            <w:rFonts w:ascii="Times New Roman" w:hAnsi="Times New Roman" w:cs="Times New Roman"/>
            <w:bCs/>
            <w:lang w:val="en-US"/>
          </w:rPr>
          <w:t xml:space="preserve"> </w:t>
        </w:r>
      </w:ins>
      <w:ins w:id="400" w:author="Max Lindmark" w:date="2020-02-08T16:48:00Z">
        <w:r w:rsidR="006B6905">
          <w:rPr>
            <w:rFonts w:ascii="Times New Roman" w:hAnsi="Times New Roman" w:cs="Times New Roman"/>
            <w:bCs/>
            <w:lang w:val="en-US"/>
          </w:rPr>
          <w:t>If,</w:t>
        </w:r>
      </w:ins>
      <w:ins w:id="401" w:author="Max Lindmark" w:date="2020-02-08T16:38:00Z">
        <w:r w:rsidR="008838CC">
          <w:rPr>
            <w:rFonts w:ascii="Times New Roman" w:hAnsi="Times New Roman" w:cs="Times New Roman"/>
            <w:bCs/>
            <w:lang w:val="en-US"/>
          </w:rPr>
          <w:t xml:space="preserve"> however</w:t>
        </w:r>
        <w:r w:rsidR="00E91EFB">
          <w:rPr>
            <w:rFonts w:ascii="Times New Roman" w:hAnsi="Times New Roman" w:cs="Times New Roman"/>
            <w:bCs/>
            <w:lang w:val="en-US"/>
          </w:rPr>
          <w:t xml:space="preserve"> resource carrying capacity does not decline, </w:t>
        </w:r>
      </w:ins>
      <w:ins w:id="402" w:author="Max Lindmark" w:date="2020-02-08T16:39:00Z">
        <w:r w:rsidR="00800BF6">
          <w:rPr>
            <w:rFonts w:ascii="Times New Roman" w:hAnsi="Times New Roman" w:cs="Times New Roman"/>
            <w:bCs/>
            <w:lang w:val="en-US"/>
          </w:rPr>
          <w:t xml:space="preserve">the </w:t>
        </w:r>
      </w:ins>
      <w:ins w:id="403" w:author="Max Lindmark" w:date="2020-02-08T16:38:00Z">
        <w:r w:rsidR="00E91EFB">
          <w:rPr>
            <w:rFonts w:ascii="Times New Roman" w:hAnsi="Times New Roman" w:cs="Times New Roman"/>
            <w:bCs/>
            <w:lang w:val="en-US"/>
          </w:rPr>
          <w:t xml:space="preserve">increased growth potential due to faster </w:t>
        </w:r>
        <w:commentRangeStart w:id="404"/>
        <w:r w:rsidR="00E91EFB">
          <w:rPr>
            <w:rFonts w:ascii="Times New Roman" w:hAnsi="Times New Roman" w:cs="Times New Roman"/>
            <w:bCs/>
            <w:lang w:val="en-US"/>
          </w:rPr>
          <w:t xml:space="preserve">metabolic </w:t>
        </w:r>
      </w:ins>
      <w:commentRangeEnd w:id="404"/>
      <w:ins w:id="405" w:author="Max Lindmark" w:date="2020-02-08T16:48:00Z">
        <w:r w:rsidR="006B6905">
          <w:rPr>
            <w:rStyle w:val="CommentReference"/>
          </w:rPr>
          <w:commentReference w:id="404"/>
        </w:r>
      </w:ins>
      <w:ins w:id="406" w:author="Max Lindmark" w:date="2020-02-08T16:38:00Z">
        <w:r w:rsidR="00E91EFB">
          <w:rPr>
            <w:rFonts w:ascii="Times New Roman" w:hAnsi="Times New Roman" w:cs="Times New Roman"/>
            <w:bCs/>
            <w:lang w:val="en-US"/>
          </w:rPr>
          <w:t>and feeding rates</w:t>
        </w:r>
      </w:ins>
      <w:ins w:id="407" w:author="Max Lindmark" w:date="2020-02-08T16:39:00Z">
        <w:r w:rsidR="00800BF6">
          <w:rPr>
            <w:rFonts w:ascii="Times New Roman" w:hAnsi="Times New Roman" w:cs="Times New Roman"/>
            <w:bCs/>
            <w:lang w:val="en-US"/>
          </w:rPr>
          <w:t xml:space="preserve"> can lead to changes towards larger fish in the population</w:t>
        </w:r>
        <w:r w:rsidR="007F244D">
          <w:rPr>
            <w:rFonts w:ascii="Times New Roman" w:hAnsi="Times New Roman" w:cs="Times New Roman"/>
            <w:bCs/>
            <w:lang w:val="en-US"/>
          </w:rPr>
          <w:t>. This is important t</w:t>
        </w:r>
      </w:ins>
      <w:ins w:id="408" w:author="Max Lindmark" w:date="2020-02-08T16:40:00Z">
        <w:r w:rsidR="007F244D">
          <w:rPr>
            <w:rFonts w:ascii="Times New Roman" w:hAnsi="Times New Roman" w:cs="Times New Roman"/>
            <w:bCs/>
            <w:lang w:val="en-US"/>
          </w:rPr>
          <w:t>o consider, given that prediction</w:t>
        </w:r>
      </w:ins>
      <w:ins w:id="409" w:author="Max Lindmark" w:date="2020-02-08T16:49:00Z">
        <w:r w:rsidR="006B6905">
          <w:rPr>
            <w:rFonts w:ascii="Times New Roman" w:hAnsi="Times New Roman" w:cs="Times New Roman"/>
            <w:bCs/>
            <w:lang w:val="en-US"/>
          </w:rPr>
          <w:t>s</w:t>
        </w:r>
      </w:ins>
      <w:ins w:id="410" w:author="Max Lindmark" w:date="2020-02-08T16:40:00Z">
        <w:r w:rsidR="007F244D">
          <w:rPr>
            <w:rFonts w:ascii="Times New Roman" w:hAnsi="Times New Roman" w:cs="Times New Roman"/>
            <w:bCs/>
            <w:lang w:val="en-US"/>
          </w:rPr>
          <w:t xml:space="preserve"> about effects of climate change on primary production are uncertain and show large regional</w:t>
        </w:r>
      </w:ins>
      <w:ins w:id="411" w:author="Max Lindmark" w:date="2020-02-08T16:39:00Z">
        <w:r w:rsidR="00911C17">
          <w:rPr>
            <w:rFonts w:ascii="Times New Roman" w:hAnsi="Times New Roman" w:cs="Times New Roman"/>
            <w:bCs/>
            <w:lang w:val="en-US"/>
          </w:rPr>
          <w:t xml:space="preserve"> </w:t>
        </w:r>
      </w:ins>
      <w:ins w:id="412" w:author="Max Lindmark" w:date="2020-02-08T16:40:00Z">
        <w:r w:rsidR="007F244D">
          <w:rPr>
            <w:rFonts w:ascii="Times New Roman" w:hAnsi="Times New Roman" w:cs="Times New Roman"/>
            <w:bCs/>
            <w:lang w:val="en-US"/>
          </w:rPr>
          <w:t>variability</w:t>
        </w:r>
        <w:r w:rsidR="00A22107">
          <w:rPr>
            <w:rFonts w:ascii="Times New Roman" w:hAnsi="Times New Roman" w:cs="Times New Roman"/>
            <w:bCs/>
            <w:lang w:val="en-US"/>
          </w:rPr>
          <w:t xml:space="preserve"> </w:t>
        </w:r>
      </w:ins>
      <w:ins w:id="413" w:author="Max Lindmark" w:date="2020-02-08T16:41:00Z">
        <w:r w:rsidR="00A22107">
          <w:rPr>
            <w:rFonts w:ascii="Times New Roman" w:hAnsi="Times New Roman" w:cs="Times New Roman"/>
            <w:bCs/>
            <w:lang w:val="en-US"/>
          </w:rPr>
          <w:fldChar w:fldCharType="begin"/>
        </w:r>
        <w:r w:rsidR="00A22107">
          <w:rPr>
            <w:rFonts w:ascii="Times New Roman" w:hAnsi="Times New Roman" w:cs="Times New Roman"/>
            <w:bCs/>
            <w:lang w:val="en-US"/>
          </w:rPr>
          <w:instrText xml:space="preserve"> ADDIN ZOTERO_ITEM CSL_CITATION {"citationID":"L3LOCyoL","properties":{"formattedCitation":"(Steinacher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ins>
      <w:r w:rsidR="00A22107">
        <w:rPr>
          <w:rFonts w:ascii="Times New Roman" w:hAnsi="Times New Roman" w:cs="Times New Roman"/>
          <w:bCs/>
          <w:lang w:val="en-US"/>
        </w:rPr>
        <w:fldChar w:fldCharType="separate"/>
      </w:r>
      <w:ins w:id="414" w:author="Max Lindmark" w:date="2020-02-08T16:41:00Z">
        <w:r w:rsidR="00A22107" w:rsidRPr="00A22107">
          <w:rPr>
            <w:rFonts w:ascii="Times New Roman" w:hAnsi="Times New Roman" w:cs="Times New Roman"/>
            <w:lang w:val="en-GB"/>
          </w:rPr>
          <w:t>(</w:t>
        </w:r>
        <w:proofErr w:type="spellStart"/>
        <w:r w:rsidR="00A22107" w:rsidRPr="00A22107">
          <w:rPr>
            <w:rFonts w:ascii="Times New Roman" w:hAnsi="Times New Roman" w:cs="Times New Roman"/>
            <w:lang w:val="en-GB"/>
          </w:rPr>
          <w:t>Steinacher</w:t>
        </w:r>
        <w:proofErr w:type="spellEnd"/>
        <w:r w:rsidR="00A22107" w:rsidRPr="00A22107">
          <w:rPr>
            <w:rFonts w:ascii="Times New Roman" w:hAnsi="Times New Roman" w:cs="Times New Roman"/>
            <w:lang w:val="en-GB"/>
          </w:rPr>
          <w:t xml:space="preserve"> </w:t>
        </w:r>
        <w:r w:rsidR="00A22107" w:rsidRPr="00A22107">
          <w:rPr>
            <w:rFonts w:ascii="Times New Roman" w:hAnsi="Times New Roman" w:cs="Times New Roman"/>
            <w:i/>
            <w:iCs/>
            <w:lang w:val="en-GB"/>
          </w:rPr>
          <w:t>et al.</w:t>
        </w:r>
        <w:r w:rsidR="00A22107" w:rsidRPr="00A22107">
          <w:rPr>
            <w:rFonts w:ascii="Times New Roman" w:hAnsi="Times New Roman" w:cs="Times New Roman"/>
            <w:lang w:val="en-GB"/>
          </w:rPr>
          <w:t xml:space="preserve"> 2010)</w:t>
        </w:r>
        <w:r w:rsidR="00A22107">
          <w:rPr>
            <w:rFonts w:ascii="Times New Roman" w:hAnsi="Times New Roman" w:cs="Times New Roman"/>
            <w:bCs/>
            <w:lang w:val="en-US"/>
          </w:rPr>
          <w:fldChar w:fldCharType="end"/>
        </w:r>
      </w:ins>
      <w:del w:id="415" w:author="Max Lindmark" w:date="2020-02-08T15:44:00Z">
        <w:r w:rsidR="00C807FD" w:rsidDel="00B606B9">
          <w:rPr>
            <w:rFonts w:ascii="Times New Roman" w:hAnsi="Times New Roman" w:cs="Times New Roman"/>
            <w:bCs/>
            <w:lang w:val="en-US"/>
          </w:rPr>
          <w:delText xml:space="preserve"> </w:delText>
        </w:r>
      </w:del>
      <w:commentRangeStart w:id="416"/>
      <w:del w:id="417" w:author="Max Lindmark" w:date="2020-02-08T16:38:00Z">
        <w:r w:rsidR="00C807FD" w:rsidDel="008838CC">
          <w:rPr>
            <w:rFonts w:ascii="Times New Roman" w:hAnsi="Times New Roman" w:cs="Times New Roman"/>
            <w:bCs/>
            <w:lang w:val="en-US"/>
          </w:rPr>
          <w:delText>In contrast to</w:delText>
        </w:r>
        <w:commentRangeEnd w:id="416"/>
        <w:r w:rsidR="000016E7" w:rsidDel="008838CC">
          <w:rPr>
            <w:rStyle w:val="CommentReference"/>
          </w:rPr>
          <w:commentReference w:id="416"/>
        </w:r>
      </w:del>
      <w:ins w:id="418" w:author="Anna Gårdmark" w:date="2020-02-07T16:47:00Z">
        <w:del w:id="419" w:author="Max Lindmark" w:date="2020-02-08T15:44:00Z">
          <w:r w:rsidR="000016E7" w:rsidDel="00B606B9">
            <w:rPr>
              <w:rFonts w:ascii="Times New Roman" w:hAnsi="Times New Roman" w:cs="Times New Roman"/>
              <w:bCs/>
              <w:lang w:val="en-US"/>
            </w:rPr>
            <w:delText>D</w:delText>
          </w:r>
        </w:del>
        <w:del w:id="420" w:author="Max Lindmark" w:date="2020-02-08T16:38:00Z">
          <w:r w:rsidR="000016E7" w:rsidDel="008838CC">
            <w:rPr>
              <w:rFonts w:ascii="Times New Roman" w:hAnsi="Times New Roman" w:cs="Times New Roman"/>
              <w:bCs/>
              <w:lang w:val="en-US"/>
            </w:rPr>
            <w:delText>espite</w:delText>
          </w:r>
        </w:del>
      </w:ins>
      <w:del w:id="421" w:author="Max Lindmark" w:date="2020-02-08T16:38:00Z">
        <w:r w:rsidR="00C807FD" w:rsidDel="008838CC">
          <w:rPr>
            <w:rFonts w:ascii="Times New Roman" w:hAnsi="Times New Roman" w:cs="Times New Roman"/>
            <w:bCs/>
            <w:lang w:val="en-US"/>
          </w:rPr>
          <w:delText xml:space="preserve"> the </w:delText>
        </w:r>
      </w:del>
      <w:del w:id="422" w:author="Max Lindmark" w:date="2020-02-08T15:43:00Z">
        <w:r w:rsidR="00C807FD" w:rsidDel="00B606B9">
          <w:rPr>
            <w:rFonts w:ascii="Times New Roman" w:hAnsi="Times New Roman" w:cs="Times New Roman"/>
            <w:bCs/>
            <w:lang w:val="en-US"/>
          </w:rPr>
          <w:delText>intraspecific change</w:delText>
        </w:r>
      </w:del>
      <w:del w:id="423" w:author="Max Lindmark" w:date="2020-02-08T16:38:00Z">
        <w:r w:rsidR="00C807FD" w:rsidDel="008838CC">
          <w:rPr>
            <w:rFonts w:ascii="Times New Roman" w:hAnsi="Times New Roman" w:cs="Times New Roman"/>
            <w:bCs/>
            <w:lang w:val="en-US"/>
          </w:rPr>
          <w:delText xml:space="preserve"> in size-at-age</w:delText>
        </w:r>
        <w:r w:rsidR="000016E7" w:rsidDel="008838CC">
          <w:rPr>
            <w:rFonts w:ascii="Times New Roman" w:hAnsi="Times New Roman" w:cs="Times New Roman"/>
            <w:bCs/>
            <w:lang w:val="en-US"/>
          </w:rPr>
          <w:delText xml:space="preserve"> with warming</w:delText>
        </w:r>
        <w:r w:rsidR="00C807FD" w:rsidDel="008838CC">
          <w:rPr>
            <w:rFonts w:ascii="Times New Roman" w:hAnsi="Times New Roman" w:cs="Times New Roman"/>
            <w:bCs/>
            <w:lang w:val="en-US"/>
          </w:rPr>
          <w:delText xml:space="preserve">, </w:delText>
        </w:r>
      </w:del>
      <w:del w:id="424" w:author="Max Lindmark" w:date="2020-02-08T15:44:00Z">
        <w:r w:rsidR="00C807FD" w:rsidDel="00B606B9">
          <w:rPr>
            <w:rFonts w:ascii="Times New Roman" w:hAnsi="Times New Roman" w:cs="Times New Roman"/>
            <w:bCs/>
            <w:lang w:val="en-US"/>
          </w:rPr>
          <w:delText xml:space="preserve">this change in </w:delText>
        </w:r>
      </w:del>
      <w:commentRangeStart w:id="425"/>
      <w:del w:id="426" w:author="Max Lindmark" w:date="2020-02-08T16:38:00Z">
        <w:r w:rsidR="00C807FD" w:rsidDel="008838CC">
          <w:rPr>
            <w:rFonts w:ascii="Times New Roman" w:hAnsi="Times New Roman" w:cs="Times New Roman"/>
            <w:bCs/>
            <w:lang w:val="en-US"/>
          </w:rPr>
          <w:delText xml:space="preserve">mean population </w:delText>
        </w:r>
        <w:commentRangeEnd w:id="425"/>
        <w:r w:rsidR="000016E7" w:rsidDel="008838CC">
          <w:rPr>
            <w:rStyle w:val="CommentReference"/>
          </w:rPr>
          <w:commentReference w:id="425"/>
        </w:r>
        <w:r w:rsidR="00C807FD" w:rsidDel="008838CC">
          <w:rPr>
            <w:rFonts w:ascii="Times New Roman" w:hAnsi="Times New Roman" w:cs="Times New Roman"/>
            <w:bCs/>
            <w:lang w:val="en-US"/>
          </w:rPr>
          <w:delText xml:space="preserve">body size </w:delText>
        </w:r>
      </w:del>
      <w:del w:id="427" w:author="Max Lindmark" w:date="2020-02-08T15:44:00Z">
        <w:r w:rsidR="00C807FD" w:rsidDel="00B606B9">
          <w:rPr>
            <w:rFonts w:ascii="Times New Roman" w:hAnsi="Times New Roman" w:cs="Times New Roman"/>
            <w:bCs/>
            <w:lang w:val="en-US"/>
          </w:rPr>
          <w:delText xml:space="preserve">is driven by </w:delText>
        </w:r>
      </w:del>
      <w:del w:id="428" w:author="Max Lindmark" w:date="2020-02-08T15:45:00Z">
        <w:r w:rsidR="00C807FD" w:rsidDel="00E64369">
          <w:rPr>
            <w:rFonts w:ascii="Times New Roman" w:hAnsi="Times New Roman" w:cs="Times New Roman"/>
            <w:bCs/>
            <w:lang w:val="en-US"/>
          </w:rPr>
          <w:delText>changes in the relative abundance</w:delText>
        </w:r>
      </w:del>
      <w:r w:rsidR="00B15F97">
        <w:rPr>
          <w:rFonts w:ascii="Times New Roman" w:hAnsi="Times New Roman" w:cs="Times New Roman"/>
          <w:bCs/>
          <w:lang w:val="en-US"/>
        </w:rPr>
        <w:t>.</w:t>
      </w:r>
      <w:r w:rsidR="003A7CF7">
        <w:rPr>
          <w:rFonts w:ascii="Times New Roman" w:hAnsi="Times New Roman" w:cs="Times New Roman"/>
          <w:bCs/>
          <w:lang w:val="en-US"/>
        </w:rPr>
        <w:t xml:space="preserve"> </w:t>
      </w:r>
      <w:commentRangeStart w:id="429"/>
      <w:commentRangeEnd w:id="429"/>
      <w:r w:rsidR="00C02C9C">
        <w:rPr>
          <w:rStyle w:val="CommentReference"/>
        </w:rPr>
        <w:commentReference w:id="429"/>
      </w:r>
      <w:r w:rsidR="00C02C9C">
        <w:rPr>
          <w:rFonts w:ascii="Times New Roman" w:hAnsi="Times New Roman" w:cs="Times New Roman"/>
          <w:bCs/>
          <w:lang w:val="en-US"/>
        </w:rPr>
        <w:t xml:space="preserve">Our results corroborate that </w:t>
      </w:r>
      <w:r w:rsidR="00C46217">
        <w:rPr>
          <w:rFonts w:ascii="Times New Roman" w:hAnsi="Times New Roman" w:cs="Times New Roman"/>
          <w:bCs/>
          <w:lang w:val="en-US"/>
        </w:rPr>
        <w:t xml:space="preserve">body size reductions </w:t>
      </w:r>
      <w:r w:rsidR="00C02C9C">
        <w:rPr>
          <w:rFonts w:ascii="Times New Roman" w:hAnsi="Times New Roman" w:cs="Times New Roman"/>
          <w:bCs/>
          <w:lang w:val="en-US"/>
        </w:rPr>
        <w:t>result from</w:t>
      </w:r>
      <w:r w:rsidR="00C46217">
        <w:rPr>
          <w:rFonts w:ascii="Times New Roman" w:hAnsi="Times New Roman" w:cs="Times New Roman"/>
          <w:bCs/>
          <w:lang w:val="en-US"/>
        </w:rPr>
        <w:t xml:space="preserve"> an interplay between physiology and ecology </w:t>
      </w:r>
      <w:r w:rsidR="00C46217">
        <w:rPr>
          <w:rFonts w:ascii="Times New Roman" w:hAnsi="Times New Roman" w:cs="Times New Roman"/>
          <w:bCs/>
          <w:lang w:val="en-US"/>
        </w:rPr>
        <w:fldChar w:fldCharType="begin"/>
      </w:r>
      <w:r w:rsidR="00C46217">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w:t>
      </w:r>
      <w:proofErr w:type="spellStart"/>
      <w:r w:rsidR="00C46217" w:rsidRPr="00F11BB1">
        <w:rPr>
          <w:rFonts w:ascii="Times New Roman" w:hAnsi="Times New Roman" w:cs="Times New Roman"/>
          <w:lang w:val="en-GB"/>
        </w:rPr>
        <w:t>Audzijonyte</w:t>
      </w:r>
      <w:proofErr w:type="spellEnd"/>
      <w:r w:rsidR="00C46217" w:rsidRPr="00F11BB1">
        <w:rPr>
          <w:rFonts w:ascii="Times New Roman" w:hAnsi="Times New Roman" w:cs="Times New Roman"/>
          <w:lang w:val="en-GB"/>
        </w:rPr>
        <w:t xml:space="preserv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commentRangeStart w:id="430"/>
      <w:commentRangeStart w:id="431"/>
      <w:commentRangeEnd w:id="431"/>
      <w:r w:rsidR="00C02C9C">
        <w:rPr>
          <w:rStyle w:val="CommentReference"/>
        </w:rPr>
        <w:commentReference w:id="431"/>
      </w:r>
      <w:commentRangeEnd w:id="430"/>
      <w:r w:rsidR="00EC5031">
        <w:rPr>
          <w:rStyle w:val="CommentReference"/>
        </w:rPr>
        <w:commentReference w:id="430"/>
      </w:r>
      <w:r w:rsidR="000016E7">
        <w:rPr>
          <w:rFonts w:ascii="Times New Roman" w:hAnsi="Times New Roman" w:cs="Times New Roman"/>
          <w:bCs/>
          <w:lang w:val="en-US"/>
        </w:rPr>
        <w:t xml:space="preserve">. </w:t>
      </w:r>
      <w:del w:id="432" w:author="Max Lindmark" w:date="2020-02-08T16:49:00Z">
        <w:r w:rsidR="000016E7" w:rsidDel="009D2139">
          <w:rPr>
            <w:rFonts w:ascii="Times New Roman" w:hAnsi="Times New Roman" w:cs="Times New Roman"/>
            <w:bCs/>
            <w:lang w:val="en-US"/>
          </w:rPr>
          <w:delText>Thus</w:delText>
        </w:r>
        <w:r w:rsidR="00C46217" w:rsidDel="009D2139">
          <w:rPr>
            <w:rFonts w:ascii="Times New Roman" w:hAnsi="Times New Roman" w:cs="Times New Roman"/>
            <w:bCs/>
            <w:lang w:val="en-US"/>
          </w:rPr>
          <w:delText xml:space="preserve">, </w:delText>
        </w:r>
        <w:r w:rsidR="00FE4D5E" w:rsidDel="009D2139">
          <w:rPr>
            <w:rFonts w:ascii="Times New Roman" w:hAnsi="Times New Roman" w:cs="Times New Roman"/>
            <w:bCs/>
            <w:lang w:val="en-US"/>
          </w:rPr>
          <w:delText>it is important to consider also physiological respon</w:delText>
        </w:r>
        <w:r w:rsidR="005827EE" w:rsidDel="009D2139">
          <w:rPr>
            <w:rFonts w:ascii="Times New Roman" w:hAnsi="Times New Roman" w:cs="Times New Roman"/>
            <w:bCs/>
            <w:lang w:val="en-US"/>
          </w:rPr>
          <w:delText>se</w:delText>
        </w:r>
        <w:r w:rsidR="00FE4D5E" w:rsidDel="009D2139">
          <w:rPr>
            <w:rFonts w:ascii="Times New Roman" w:hAnsi="Times New Roman" w:cs="Times New Roman"/>
            <w:bCs/>
            <w:lang w:val="en-US"/>
          </w:rPr>
          <w:delText>ds to temperature, in addition to changing primary production</w:delText>
        </w:r>
        <w:r w:rsidR="00771A8B" w:rsidDel="009D2139">
          <w:rPr>
            <w:rFonts w:ascii="Times New Roman" w:hAnsi="Times New Roman" w:cs="Times New Roman"/>
            <w:bCs/>
            <w:lang w:val="en-US"/>
          </w:rPr>
          <w:delText>, and to do so in a food web context</w:delText>
        </w:r>
        <w:r w:rsidR="00FE4D5E" w:rsidDel="009D2139">
          <w:rPr>
            <w:rFonts w:ascii="Times New Roman" w:hAnsi="Times New Roman" w:cs="Times New Roman"/>
            <w:bCs/>
            <w:lang w:val="en-US"/>
          </w:rPr>
          <w:delText xml:space="preserve">. </w:delText>
        </w:r>
      </w:del>
      <w:r w:rsidR="00BF0391">
        <w:rPr>
          <w:rFonts w:ascii="Times New Roman" w:hAnsi="Times New Roman" w:cs="Times New Roman"/>
          <w:bCs/>
          <w:lang w:val="en-US"/>
        </w:rPr>
        <w:t xml:space="preserve">Our results show that </w:t>
      </w:r>
      <w:ins w:id="433" w:author="Max Lindmark" w:date="2020-02-08T15:55:00Z">
        <w:r w:rsidR="002053A4">
          <w:rPr>
            <w:rFonts w:ascii="Times New Roman" w:hAnsi="Times New Roman" w:cs="Times New Roman"/>
            <w:bCs/>
            <w:lang w:val="en-US"/>
          </w:rPr>
          <w:t xml:space="preserve">focusing on changes in bottom-up processes </w:t>
        </w:r>
      </w:ins>
      <w:del w:id="434" w:author="Max Lindmark" w:date="2020-02-08T15:55:00Z">
        <w:r w:rsidR="00BF0391" w:rsidDel="002053A4">
          <w:rPr>
            <w:rFonts w:ascii="Times New Roman" w:hAnsi="Times New Roman" w:cs="Times New Roman"/>
            <w:bCs/>
            <w:lang w:val="en-US"/>
          </w:rPr>
          <w:delText>failing to do so will</w:delText>
        </w:r>
      </w:del>
      <w:ins w:id="435" w:author="Max Lindmark" w:date="2020-02-08T15:55:00Z">
        <w:r w:rsidR="002053A4">
          <w:rPr>
            <w:rFonts w:ascii="Times New Roman" w:hAnsi="Times New Roman" w:cs="Times New Roman"/>
            <w:bCs/>
            <w:lang w:val="en-US"/>
          </w:rPr>
          <w:t>c</w:t>
        </w:r>
      </w:ins>
      <w:ins w:id="436" w:author="Max Lindmark" w:date="2020-02-08T15:56:00Z">
        <w:r w:rsidR="002053A4">
          <w:rPr>
            <w:rFonts w:ascii="Times New Roman" w:hAnsi="Times New Roman" w:cs="Times New Roman"/>
            <w:bCs/>
            <w:lang w:val="en-US"/>
          </w:rPr>
          <w:t>an</w:t>
        </w:r>
      </w:ins>
      <w:r w:rsidR="00BF0391">
        <w:rPr>
          <w:rFonts w:ascii="Times New Roman" w:hAnsi="Times New Roman" w:cs="Times New Roman"/>
          <w:bCs/>
          <w:lang w:val="en-US"/>
        </w:rPr>
        <w:t xml:space="preserve"> risk missing the </w:t>
      </w:r>
      <w:ins w:id="437" w:author="Max Lindmark" w:date="2020-02-08T15:56:00Z">
        <w:r w:rsidR="002053A4">
          <w:rPr>
            <w:rFonts w:ascii="Times New Roman" w:hAnsi="Times New Roman" w:cs="Times New Roman"/>
            <w:bCs/>
            <w:lang w:val="en-US"/>
          </w:rPr>
          <w:t>potential for fish to increase their growth rates with initial warming, and how t</w:t>
        </w:r>
      </w:ins>
      <w:ins w:id="438" w:author="Max Lindmark" w:date="2020-02-08T15:57:00Z">
        <w:r w:rsidR="002053A4">
          <w:rPr>
            <w:rFonts w:ascii="Times New Roman" w:hAnsi="Times New Roman" w:cs="Times New Roman"/>
            <w:bCs/>
            <w:lang w:val="en-US"/>
          </w:rPr>
          <w:t>hat response can vary over ontogeny</w:t>
        </w:r>
      </w:ins>
      <w:del w:id="439" w:author="Max Lindmark" w:date="2020-02-08T15:57:00Z">
        <w:r w:rsidR="00BF0391" w:rsidDel="002053A4">
          <w:rPr>
            <w:rFonts w:ascii="Times New Roman" w:hAnsi="Times New Roman" w:cs="Times New Roman"/>
            <w:bCs/>
            <w:lang w:val="en-US"/>
          </w:rPr>
          <w:delText xml:space="preserve">diversity of responses in e.g. body growth to warming, and how they can vary over </w:delText>
        </w:r>
        <w:commentRangeStart w:id="440"/>
        <w:commentRangeStart w:id="441"/>
        <w:r w:rsidR="00BF0391" w:rsidDel="002053A4">
          <w:rPr>
            <w:rFonts w:ascii="Times New Roman" w:hAnsi="Times New Roman" w:cs="Times New Roman"/>
            <w:bCs/>
            <w:lang w:val="en-US"/>
          </w:rPr>
          <w:delText>ontogeny</w:delText>
        </w:r>
        <w:r w:rsidR="00C02C9C" w:rsidDel="002053A4">
          <w:rPr>
            <w:rFonts w:ascii="Times New Roman" w:hAnsi="Times New Roman" w:cs="Times New Roman"/>
            <w:bCs/>
            <w:lang w:val="en-US"/>
          </w:rPr>
          <w:delText>, as well as abundance-driven changes in population mean body sizes</w:delText>
        </w:r>
      </w:del>
      <w:r w:rsidR="00BF0391">
        <w:rPr>
          <w:rFonts w:ascii="Times New Roman" w:hAnsi="Times New Roman" w:cs="Times New Roman"/>
          <w:bCs/>
          <w:lang w:val="en-US"/>
        </w:rPr>
        <w:t xml:space="preserve">. </w:t>
      </w:r>
      <w:commentRangeEnd w:id="440"/>
      <w:r w:rsidR="00C02C9C">
        <w:rPr>
          <w:rStyle w:val="CommentReference"/>
        </w:rPr>
        <w:commentReference w:id="440"/>
      </w:r>
      <w:commentRangeEnd w:id="441"/>
      <w:r w:rsidR="002053A4">
        <w:rPr>
          <w:rStyle w:val="CommentReference"/>
        </w:rPr>
        <w:commentReference w:id="441"/>
      </w:r>
    </w:p>
    <w:p w14:paraId="6E0204B1" w14:textId="5B7D082C" w:rsidR="005F00E4" w:rsidRDefault="000D63B2"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 xml:space="preserve">Plastic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r w:rsidR="0047497D">
        <w:rPr>
          <w:rFonts w:ascii="Times New Roman" w:hAnsi="Times New Roman" w:cs="Times New Roman"/>
          <w:bCs/>
          <w:lang w:val="en-US"/>
        </w:rPr>
        <w:t xml:space="preserve">of 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m</w:t>
      </w:r>
      <w:bookmarkStart w:id="442" w:name="_GoBack"/>
      <w:bookmarkEnd w:id="442"/>
      <w:r w:rsidR="00262530">
        <w:rPr>
          <w:rFonts w:ascii="Times New Roman" w:hAnsi="Times New Roman" w:cs="Times New Roman"/>
          <w:bCs/>
          <w:lang w:val="en-US"/>
        </w:rPr>
        <w:t xml:space="preserve">ortality from fisheyes </w:t>
      </w:r>
      <w:r w:rsidR="00CC0917">
        <w:rPr>
          <w:rFonts w:ascii="Times New Roman" w:hAnsi="Times New Roman" w:cs="Times New Roman"/>
          <w:bCs/>
          <w:lang w:val="en-US"/>
        </w:rPr>
        <w:t xml:space="preserve">for stock dynamics in </w:t>
      </w:r>
      <w:r w:rsidR="009F4FEE">
        <w:rPr>
          <w:rFonts w:ascii="Times New Roman" w:hAnsi="Times New Roman" w:cs="Times New Roman"/>
          <w:bCs/>
          <w:lang w:val="en-US"/>
        </w:rPr>
        <w:t>fisheries stock assessment</w:t>
      </w:r>
      <w:r w:rsidR="00DC0F77">
        <w:rPr>
          <w:rFonts w:ascii="Times New Roman" w:hAnsi="Times New Roman" w:cs="Times New Roman"/>
          <w:bCs/>
          <w:lang w:val="en-US"/>
        </w:rPr>
        <w:t xml:space="preserve"> </w:t>
      </w:r>
      <w:r w:rsidR="00DC0F77">
        <w:rPr>
          <w:rFonts w:ascii="Times New Roman" w:hAnsi="Times New Roman" w:cs="Times New Roman"/>
          <w:bCs/>
          <w:lang w:val="en-US"/>
        </w:rPr>
        <w:fldChar w:fldCharType="begin"/>
      </w:r>
      <w:r w:rsidR="00DC0F77">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2016)","noteIndex":0},"citationItems":[{"id":1927,"uris":["http://zotero.org/users/6116610/items/SYS9FXZN"],"uri":["http://zotero.org/users/6116610/items/SYS9FXZN"],"itemData":{"id":1927,"type":"book","abstract":"Buy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w:t>
      </w:r>
      <w:r w:rsidR="00D33669">
        <w:rPr>
          <w:rFonts w:ascii="Times New Roman" w:hAnsi="Times New Roman" w:cs="Times New Roman"/>
          <w:bCs/>
          <w:lang w:val="en-US"/>
        </w:rPr>
        <w:t xml:space="preserve"> </w:t>
      </w:r>
      <w:ins w:id="443" w:author="Max Lindmark" w:date="2020-02-08T15:59:00Z">
        <w:r w:rsidR="004650D2">
          <w:rPr>
            <w:rFonts w:ascii="Times New Roman" w:hAnsi="Times New Roman" w:cs="Times New Roman"/>
            <w:bCs/>
            <w:lang w:val="en-US"/>
          </w:rPr>
          <w:t xml:space="preserve">fisheries reference points and targets are </w:t>
        </w:r>
      </w:ins>
      <w:ins w:id="444" w:author="Max Lindmark" w:date="2020-02-08T16:00:00Z">
        <w:r w:rsidR="004650D2">
          <w:rPr>
            <w:rFonts w:ascii="Times New Roman" w:hAnsi="Times New Roman" w:cs="Times New Roman"/>
            <w:bCs/>
            <w:lang w:val="en-US"/>
          </w:rPr>
          <w:t xml:space="preserve">increasingly acknowledged </w:t>
        </w:r>
        <w:r w:rsidR="004650D2">
          <w:rPr>
            <w:rFonts w:ascii="Times New Roman" w:hAnsi="Times New Roman" w:cs="Times New Roman"/>
            <w:bCs/>
            <w:lang w:val="en-US"/>
          </w:rPr>
          <w:fldChar w:fldCharType="begin"/>
        </w:r>
        <w:r w:rsidR="004650D2">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2016)","noteIndex":0},"citationItems":[{"id":1924,"uris":["http://zotero.org/users/6116610/items/EZ2EFZKX"],"uri":["http://zotero.org/users/6116610/items/EZ2EFZKX"],"itemData":{"id":1924,"type":"article-journal","abstract":"Fisheries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4650D2">
          <w:rPr>
            <w:rFonts w:ascii="Times New Roman" w:hAnsi="Times New Roman" w:cs="Times New Roman"/>
            <w:bCs/>
            <w:lang w:val="en-US"/>
          </w:rPr>
          <w:fldChar w:fldCharType="separate"/>
        </w:r>
        <w:r w:rsidR="004650D2" w:rsidRPr="007D2ABE">
          <w:rPr>
            <w:rFonts w:ascii="Times New Roman" w:hAnsi="Times New Roman" w:cs="Times New Roman"/>
            <w:lang w:val="en-GB"/>
          </w:rPr>
          <w:t xml:space="preserve">(Thorson </w:t>
        </w:r>
        <w:r w:rsidR="004650D2" w:rsidRPr="007D2ABE">
          <w:rPr>
            <w:rFonts w:ascii="Times New Roman" w:hAnsi="Times New Roman" w:cs="Times New Roman"/>
            <w:i/>
            <w:iCs/>
            <w:lang w:val="en-GB"/>
          </w:rPr>
          <w:t>et al.</w:t>
        </w:r>
        <w:r w:rsidR="004650D2" w:rsidRPr="007D2ABE">
          <w:rPr>
            <w:rFonts w:ascii="Times New Roman" w:hAnsi="Times New Roman" w:cs="Times New Roman"/>
            <w:lang w:val="en-GB"/>
          </w:rPr>
          <w:t xml:space="preserve"> 2015; Lorenzen 2016)</w:t>
        </w:r>
        <w:r w:rsidR="004650D2">
          <w:rPr>
            <w:rFonts w:ascii="Times New Roman" w:hAnsi="Times New Roman" w:cs="Times New Roman"/>
            <w:bCs/>
            <w:lang w:val="en-US"/>
          </w:rPr>
          <w:fldChar w:fldCharType="end"/>
        </w:r>
      </w:ins>
      <w:del w:id="445" w:author="Max Lindmark" w:date="2020-02-08T16:00:00Z">
        <w:r w:rsidR="00D33669" w:rsidDel="004650D2">
          <w:rPr>
            <w:rFonts w:ascii="Times New Roman" w:hAnsi="Times New Roman" w:cs="Times New Roman"/>
            <w:bCs/>
            <w:lang w:val="en-US"/>
          </w:rPr>
          <w:delText xml:space="preserve">maximum sustainable yields (MSY) </w:delText>
        </w:r>
      </w:del>
      <w:del w:id="446" w:author="Max Lindmark" w:date="2020-02-08T16:01:00Z">
        <w:r w:rsidR="00D33669" w:rsidDel="004650D2">
          <w:rPr>
            <w:rFonts w:ascii="Times New Roman" w:hAnsi="Times New Roman" w:cs="Times New Roman"/>
            <w:bCs/>
            <w:lang w:val="en-US"/>
          </w:rPr>
          <w:delText>and</w:delText>
        </w:r>
        <w:r w:rsidR="00AC15CA" w:rsidDel="004650D2">
          <w:rPr>
            <w:rFonts w:ascii="Times New Roman" w:hAnsi="Times New Roman" w:cs="Times New Roman"/>
            <w:bCs/>
            <w:lang w:val="en-US"/>
          </w:rPr>
          <w:delText xml:space="preserve"> fisheries management references points, such as </w:delText>
        </w:r>
      </w:del>
      <w:commentRangeStart w:id="447"/>
      <w:commentRangeEnd w:id="447"/>
      <w:r w:rsidR="00D33669">
        <w:rPr>
          <w:rStyle w:val="CommentReference"/>
        </w:rPr>
        <w:commentReference w:id="447"/>
      </w:r>
      <w:del w:id="448" w:author="Max Lindmark" w:date="2020-02-08T16:01:00Z">
        <w:r w:rsidR="0021324D" w:rsidDel="004650D2">
          <w:rPr>
            <w:rFonts w:ascii="Times New Roman" w:hAnsi="Times New Roman" w:cs="Times New Roman"/>
            <w:bCs/>
            <w:lang w:val="en-US"/>
          </w:rPr>
          <w:delText>F</w:delText>
        </w:r>
        <w:r w:rsidR="0021324D" w:rsidRPr="00AC15CA" w:rsidDel="004650D2">
          <w:rPr>
            <w:rFonts w:ascii="Times New Roman" w:hAnsi="Times New Roman" w:cs="Times New Roman"/>
            <w:bCs/>
            <w:vertAlign w:val="subscript"/>
            <w:lang w:val="en-US"/>
          </w:rPr>
          <w:delText>MSY</w:delText>
        </w:r>
        <w:r w:rsidR="0021324D" w:rsidDel="004650D2">
          <w:rPr>
            <w:rFonts w:ascii="Times New Roman" w:hAnsi="Times New Roman" w:cs="Times New Roman"/>
            <w:bCs/>
            <w:lang w:val="en-US"/>
          </w:rPr>
          <w:delText xml:space="preserve"> </w:delText>
        </w:r>
        <w:r w:rsidR="00AC15CA" w:rsidDel="004650D2">
          <w:rPr>
            <w:rFonts w:ascii="Times New Roman" w:hAnsi="Times New Roman" w:cs="Times New Roman"/>
            <w:bCs/>
            <w:lang w:val="en-US"/>
          </w:rPr>
          <w:delText>and SSB</w:delText>
        </w:r>
        <w:r w:rsidR="00AC15CA" w:rsidRPr="00AC15CA" w:rsidDel="004650D2">
          <w:rPr>
            <w:rFonts w:ascii="Times New Roman" w:hAnsi="Times New Roman" w:cs="Times New Roman"/>
            <w:bCs/>
            <w:vertAlign w:val="subscript"/>
            <w:lang w:val="en-US"/>
          </w:rPr>
          <w:delText>MSY</w:delText>
        </w:r>
        <w:r w:rsidR="008F7647" w:rsidRPr="007D2ABE" w:rsidDel="004650D2">
          <w:rPr>
            <w:rFonts w:ascii="Times New Roman" w:hAnsi="Times New Roman" w:cs="Times New Roman"/>
            <w:bCs/>
            <w:lang w:val="en-US"/>
          </w:rPr>
          <w:delText xml:space="preserve"> </w:delText>
        </w:r>
        <w:r w:rsidR="00E70149" w:rsidDel="004650D2">
          <w:rPr>
            <w:rFonts w:ascii="Times New Roman" w:hAnsi="Times New Roman" w:cs="Times New Roman"/>
            <w:bCs/>
            <w:lang w:val="en-US"/>
          </w:rPr>
          <w:delText>(</w:delText>
        </w:r>
        <w:r w:rsidR="00084E83" w:rsidDel="004650D2">
          <w:rPr>
            <w:rFonts w:ascii="Times New Roman" w:hAnsi="Times New Roman" w:cs="Times New Roman"/>
            <w:bCs/>
            <w:lang w:val="en-US"/>
          </w:rPr>
          <w:delText>the fishing effort leading to MSY and the spawning stock biomass at MSY</w:delText>
        </w:r>
        <w:r w:rsidR="00E70149" w:rsidDel="004650D2">
          <w:rPr>
            <w:rFonts w:ascii="Times New Roman" w:hAnsi="Times New Roman" w:cs="Times New Roman"/>
            <w:bCs/>
            <w:lang w:val="en-US"/>
          </w:rPr>
          <w:delText>)</w:delText>
        </w:r>
      </w:del>
      <w:del w:id="449" w:author="Max Lindmark" w:date="2020-02-08T16:00:00Z">
        <w:r w:rsidR="00E70149" w:rsidDel="004650D2">
          <w:rPr>
            <w:rFonts w:ascii="Times New Roman" w:hAnsi="Times New Roman" w:cs="Times New Roman"/>
            <w:bCs/>
            <w:lang w:val="en-US"/>
          </w:rPr>
          <w:delText xml:space="preserve"> </w:delText>
        </w:r>
        <w:r w:rsidR="007D2ABE" w:rsidDel="004650D2">
          <w:rPr>
            <w:rFonts w:ascii="Times New Roman" w:hAnsi="Times New Roman" w:cs="Times New Roman"/>
            <w:bCs/>
            <w:lang w:val="en-US"/>
          </w:rPr>
          <w:fldChar w:fldCharType="begin"/>
        </w:r>
        <w:r w:rsidR="007D2ABE" w:rsidDel="004650D2">
          <w:rPr>
            <w:rFonts w:ascii="Times New Roman" w:hAnsi="Times New Roman" w:cs="Times New Roman"/>
            <w:bCs/>
            <w:lang w:val="en-US"/>
          </w:rPr>
          <w:delInstrText xml:space="preserve"> ADDIN ZOTERO_ITEM CSL_CITATION {"citationID":"VCSYigvN","properties":{"formattedCitation":"(Thorson {\\i{}et al.} 2015; Lorenzen 2016)","plainCitation":"(Thorson et al. 2015; Lorenzen 2016)","noteIndex":0},"citationItems":[{"id":1924,"uris":["http://zotero.org/users/6116610/items/EZ2EFZKX"],"uri":["http://zotero.org/users/6116610/items/EZ2EFZKX"],"itemData":{"id":1924,"type":"article-journal","abstract":"Fisheries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delInstrText>
        </w:r>
        <w:r w:rsidR="007D2ABE" w:rsidDel="004650D2">
          <w:rPr>
            <w:rFonts w:ascii="Times New Roman" w:hAnsi="Times New Roman" w:cs="Times New Roman"/>
            <w:bCs/>
            <w:lang w:val="en-US"/>
          </w:rPr>
          <w:fldChar w:fldCharType="separate"/>
        </w:r>
        <w:r w:rsidR="007D2ABE" w:rsidRPr="007D2ABE" w:rsidDel="004650D2">
          <w:rPr>
            <w:rFonts w:ascii="Times New Roman" w:hAnsi="Times New Roman" w:cs="Times New Roman"/>
            <w:lang w:val="en-GB"/>
          </w:rPr>
          <w:delText xml:space="preserve">(Thorson </w:delText>
        </w:r>
        <w:r w:rsidR="007D2ABE" w:rsidRPr="007D2ABE" w:rsidDel="004650D2">
          <w:rPr>
            <w:rFonts w:ascii="Times New Roman" w:hAnsi="Times New Roman" w:cs="Times New Roman"/>
            <w:i/>
            <w:iCs/>
            <w:lang w:val="en-GB"/>
          </w:rPr>
          <w:delText>et al.</w:delText>
        </w:r>
        <w:r w:rsidR="007D2ABE" w:rsidRPr="007D2ABE" w:rsidDel="004650D2">
          <w:rPr>
            <w:rFonts w:ascii="Times New Roman" w:hAnsi="Times New Roman" w:cs="Times New Roman"/>
            <w:lang w:val="en-GB"/>
          </w:rPr>
          <w:delText xml:space="preserve"> 2015; Lorenzen 2016)</w:delText>
        </w:r>
        <w:r w:rsidR="007D2ABE" w:rsidDel="004650D2">
          <w:rPr>
            <w:rFonts w:ascii="Times New Roman" w:hAnsi="Times New Roman" w:cs="Times New Roman"/>
            <w:bCs/>
            <w:lang w:val="en-US"/>
          </w:rPr>
          <w:fldChar w:fldCharType="end"/>
        </w:r>
      </w:del>
      <w:r w:rsidR="00AC15CA">
        <w:rPr>
          <w:rFonts w:ascii="Times New Roman" w:hAnsi="Times New Roman" w:cs="Times New Roman"/>
          <w:bCs/>
          <w:lang w:val="en-US"/>
        </w:rPr>
        <w:t>.</w:t>
      </w:r>
      <w:ins w:id="450" w:author="Max Lindmark" w:date="2020-02-08T16:01:00Z">
        <w:r w:rsidR="004650D2">
          <w:rPr>
            <w:rFonts w:ascii="Times New Roman" w:hAnsi="Times New Roman" w:cs="Times New Roman"/>
            <w:bCs/>
            <w:lang w:val="en-US"/>
          </w:rPr>
          <w:t xml:space="preserve"> </w:t>
        </w:r>
      </w:ins>
      <w:del w:id="451" w:author="Max Lindmark" w:date="2020-02-08T16:01:00Z">
        <w:r w:rsidR="00072DB9" w:rsidDel="004650D2">
          <w:rPr>
            <w:rFonts w:ascii="Times New Roman" w:hAnsi="Times New Roman" w:cs="Times New Roman"/>
            <w:bCs/>
            <w:lang w:val="en-US"/>
          </w:rPr>
          <w:delText xml:space="preserve"> </w:delText>
        </w:r>
      </w:del>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 xml:space="preserve">find that </w:t>
      </w:r>
      <w:ins w:id="452" w:author="Max Lindmark" w:date="2020-02-08T16:00:00Z">
        <w:r w:rsidR="004650D2">
          <w:rPr>
            <w:rFonts w:ascii="Times New Roman" w:hAnsi="Times New Roman" w:cs="Times New Roman"/>
            <w:bCs/>
            <w:lang w:val="en-US"/>
          </w:rPr>
          <w:t>maximum sustainable yields (MSY)</w:t>
        </w:r>
      </w:ins>
      <w:ins w:id="453" w:author="Max Lindmark" w:date="2020-02-08T16:01:00Z">
        <w:r w:rsidR="004650D2">
          <w:rPr>
            <w:rFonts w:ascii="Times New Roman" w:hAnsi="Times New Roman" w:cs="Times New Roman"/>
            <w:bCs/>
            <w:lang w:val="en-US"/>
          </w:rPr>
          <w:t>,</w:t>
        </w:r>
      </w:ins>
      <w:ins w:id="454" w:author="Max Lindmark" w:date="2020-02-08T16:00:00Z">
        <w:r w:rsidR="004650D2">
          <w:rPr>
            <w:rFonts w:ascii="Times New Roman" w:hAnsi="Times New Roman" w:cs="Times New Roman"/>
            <w:bCs/>
            <w:lang w:val="en-US"/>
          </w:rPr>
          <w:t xml:space="preserve"> </w:t>
        </w:r>
      </w:ins>
      <w:ins w:id="455" w:author="Max Lindmark" w:date="2020-02-08T16:01:00Z">
        <w:r w:rsidR="004650D2">
          <w:rPr>
            <w:rFonts w:ascii="Times New Roman" w:hAnsi="Times New Roman" w:cs="Times New Roman"/>
            <w:bCs/>
            <w:lang w:val="en-US"/>
          </w:rPr>
          <w:t>F</w:t>
        </w:r>
        <w:r w:rsidR="004650D2" w:rsidRPr="00AC15CA">
          <w:rPr>
            <w:rFonts w:ascii="Times New Roman" w:hAnsi="Times New Roman" w:cs="Times New Roman"/>
            <w:bCs/>
            <w:vertAlign w:val="subscript"/>
            <w:lang w:val="en-US"/>
          </w:rPr>
          <w:t>MSY</w:t>
        </w:r>
        <w:r w:rsidR="004650D2">
          <w:rPr>
            <w:rFonts w:ascii="Times New Roman" w:hAnsi="Times New Roman" w:cs="Times New Roman"/>
            <w:bCs/>
            <w:lang w:val="en-US"/>
          </w:rPr>
          <w:t xml:space="preserve"> and SSB</w:t>
        </w:r>
        <w:r w:rsidR="004650D2" w:rsidRPr="00AC15CA">
          <w:rPr>
            <w:rFonts w:ascii="Times New Roman" w:hAnsi="Times New Roman" w:cs="Times New Roman"/>
            <w:bCs/>
            <w:vertAlign w:val="subscript"/>
            <w:lang w:val="en-US"/>
          </w:rPr>
          <w:t>MSY</w:t>
        </w:r>
        <w:r w:rsidR="004650D2" w:rsidRPr="007D2ABE">
          <w:rPr>
            <w:rFonts w:ascii="Times New Roman" w:hAnsi="Times New Roman" w:cs="Times New Roman"/>
            <w:bCs/>
            <w:lang w:val="en-US"/>
          </w:rPr>
          <w:t xml:space="preserve"> </w:t>
        </w:r>
        <w:r w:rsidR="004650D2">
          <w:rPr>
            <w:rFonts w:ascii="Times New Roman" w:hAnsi="Times New Roman" w:cs="Times New Roman"/>
            <w:bCs/>
            <w:lang w:val="en-US"/>
          </w:rPr>
          <w:t>(the fishing effort leading to MSY and the spawning stock biomass at MSY</w:t>
        </w:r>
      </w:ins>
      <w:ins w:id="456" w:author="Max Lindmark" w:date="2020-02-08T16:43:00Z">
        <w:r w:rsidR="00CC0E7B">
          <w:rPr>
            <w:rFonts w:ascii="Times New Roman" w:hAnsi="Times New Roman" w:cs="Times New Roman"/>
            <w:bCs/>
            <w:lang w:val="en-US"/>
          </w:rPr>
          <w:t>, respectively</w:t>
        </w:r>
      </w:ins>
      <w:ins w:id="457" w:author="Max Lindmark" w:date="2020-02-08T16:01:00Z">
        <w:r w:rsidR="004650D2">
          <w:rPr>
            <w:rFonts w:ascii="Times New Roman" w:hAnsi="Times New Roman" w:cs="Times New Roman"/>
            <w:bCs/>
            <w:lang w:val="en-US"/>
          </w:rPr>
          <w:t>)</w:t>
        </w:r>
      </w:ins>
      <w:ins w:id="458" w:author="Max Lindmark" w:date="2020-02-08T16:02:00Z">
        <w:r w:rsidR="004650D2">
          <w:rPr>
            <w:rFonts w:ascii="Times New Roman" w:hAnsi="Times New Roman" w:cs="Times New Roman"/>
            <w:bCs/>
            <w:lang w:val="en-US"/>
          </w:rPr>
          <w:t xml:space="preserve"> varies between </w:t>
        </w:r>
      </w:ins>
      <w:ins w:id="459" w:author="Max Lindmark" w:date="2020-02-08T16:43:00Z">
        <w:r w:rsidR="00CC0E7B">
          <w:rPr>
            <w:rFonts w:ascii="Times New Roman" w:hAnsi="Times New Roman" w:cs="Times New Roman"/>
            <w:bCs/>
            <w:lang w:val="en-US"/>
          </w:rPr>
          <w:t xml:space="preserve">modelling </w:t>
        </w:r>
      </w:ins>
      <w:ins w:id="460" w:author="Max Lindmark" w:date="2020-02-08T16:02:00Z">
        <w:r w:rsidR="004650D2">
          <w:rPr>
            <w:rFonts w:ascii="Times New Roman" w:hAnsi="Times New Roman" w:cs="Times New Roman"/>
            <w:bCs/>
            <w:lang w:val="en-US"/>
          </w:rPr>
          <w:t>scenarios</w:t>
        </w:r>
      </w:ins>
      <w:ins w:id="461" w:author="Max Lindmark" w:date="2020-02-08T16:43:00Z">
        <w:r w:rsidR="00625ADE">
          <w:rPr>
            <w:rFonts w:ascii="Times New Roman" w:hAnsi="Times New Roman" w:cs="Times New Roman"/>
            <w:bCs/>
            <w:lang w:val="en-US"/>
          </w:rPr>
          <w:t xml:space="preserve"> and that the effect can </w:t>
        </w:r>
      </w:ins>
      <w:ins w:id="462" w:author="Max Lindmark" w:date="2020-02-08T16:44:00Z">
        <w:r w:rsidR="00625ADE">
          <w:rPr>
            <w:rFonts w:ascii="Times New Roman" w:hAnsi="Times New Roman" w:cs="Times New Roman"/>
            <w:bCs/>
            <w:lang w:val="en-US"/>
          </w:rPr>
          <w:t xml:space="preserve">largely </w:t>
        </w:r>
        <w:r w:rsidR="00054604">
          <w:rPr>
            <w:rFonts w:ascii="Times New Roman" w:hAnsi="Times New Roman" w:cs="Times New Roman"/>
            <w:bCs/>
            <w:lang w:val="en-US"/>
          </w:rPr>
          <w:t xml:space="preserve">be </w:t>
        </w:r>
      </w:ins>
      <w:ins w:id="463" w:author="Max Lindmark" w:date="2020-02-08T16:43:00Z">
        <w:r w:rsidR="00625ADE">
          <w:rPr>
            <w:rFonts w:ascii="Times New Roman" w:hAnsi="Times New Roman" w:cs="Times New Roman"/>
            <w:bCs/>
            <w:lang w:val="en-US"/>
          </w:rPr>
          <w:t>predicted from changes in growth and size-structure</w:t>
        </w:r>
      </w:ins>
      <w:ins w:id="464" w:author="Max Lindmark" w:date="2020-02-08T16:02:00Z">
        <w:r w:rsidR="004650D2">
          <w:rPr>
            <w:rFonts w:ascii="Times New Roman" w:hAnsi="Times New Roman" w:cs="Times New Roman"/>
            <w:bCs/>
            <w:lang w:val="en-US"/>
          </w:rPr>
          <w:t xml:space="preserve">. </w:t>
        </w:r>
      </w:ins>
      <w:del w:id="465" w:author="Max Lindmark" w:date="2020-02-08T16:00:00Z">
        <w:r w:rsidR="00354C69" w:rsidDel="004650D2">
          <w:rPr>
            <w:rFonts w:ascii="Times New Roman" w:hAnsi="Times New Roman" w:cs="Times New Roman"/>
            <w:bCs/>
            <w:lang w:val="en-US"/>
          </w:rPr>
          <w:delText xml:space="preserve">the </w:delText>
        </w:r>
        <w:r w:rsidR="00160D4A" w:rsidDel="004650D2">
          <w:rPr>
            <w:rFonts w:ascii="Times New Roman" w:hAnsi="Times New Roman" w:cs="Times New Roman"/>
            <w:bCs/>
            <w:lang w:val="en-US"/>
          </w:rPr>
          <w:delText xml:space="preserve">type of </w:delText>
        </w:r>
        <w:r w:rsidR="00354C69" w:rsidDel="004650D2">
          <w:rPr>
            <w:rFonts w:ascii="Times New Roman" w:hAnsi="Times New Roman" w:cs="Times New Roman"/>
            <w:bCs/>
            <w:lang w:val="en-US"/>
          </w:rPr>
          <w:delText>temperature</w:delText>
        </w:r>
        <w:r w:rsidR="00160D4A" w:rsidDel="004650D2">
          <w:rPr>
            <w:rFonts w:ascii="Times New Roman" w:hAnsi="Times New Roman" w:cs="Times New Roman"/>
            <w:bCs/>
            <w:lang w:val="en-US"/>
          </w:rPr>
          <w:delText>-dependence</w:delText>
        </w:r>
        <w:r w:rsidR="00753533" w:rsidDel="004650D2">
          <w:rPr>
            <w:rFonts w:ascii="Times New Roman" w:hAnsi="Times New Roman" w:cs="Times New Roman"/>
            <w:bCs/>
            <w:lang w:val="en-US"/>
          </w:rPr>
          <w:delText xml:space="preserve"> affects </w:delText>
        </w:r>
      </w:del>
      <w:del w:id="466" w:author="Max Lindmark" w:date="2020-02-08T16:02:00Z">
        <w:r w:rsidR="00D33669" w:rsidDel="004650D2">
          <w:rPr>
            <w:rFonts w:ascii="Times New Roman" w:hAnsi="Times New Roman" w:cs="Times New Roman"/>
            <w:bCs/>
            <w:lang w:val="en-US"/>
          </w:rPr>
          <w:delText xml:space="preserve">both yields and </w:delText>
        </w:r>
        <w:r w:rsidR="00B809BB" w:rsidDel="004650D2">
          <w:rPr>
            <w:rFonts w:ascii="Times New Roman" w:hAnsi="Times New Roman" w:cs="Times New Roman"/>
            <w:bCs/>
            <w:lang w:val="en-US"/>
          </w:rPr>
          <w:delText xml:space="preserve">these management </w:delText>
        </w:r>
        <w:r w:rsidR="00995640" w:rsidDel="004650D2">
          <w:rPr>
            <w:rFonts w:ascii="Times New Roman" w:hAnsi="Times New Roman" w:cs="Times New Roman"/>
            <w:bCs/>
            <w:lang w:val="en-US"/>
          </w:rPr>
          <w:delText>reference points</w:delText>
        </w:r>
        <w:r w:rsidR="00396605" w:rsidDel="004650D2">
          <w:rPr>
            <w:rFonts w:ascii="Times New Roman" w:hAnsi="Times New Roman" w:cs="Times New Roman"/>
            <w:bCs/>
            <w:lang w:val="en-US"/>
          </w:rPr>
          <w:delText xml:space="preserve">, likely driven by </w:delText>
        </w:r>
        <w:r w:rsidR="00F402D1" w:rsidDel="004650D2">
          <w:rPr>
            <w:rFonts w:ascii="Times New Roman" w:hAnsi="Times New Roman" w:cs="Times New Roman"/>
            <w:bCs/>
            <w:lang w:val="en-US"/>
          </w:rPr>
          <w:delText>changes in growth and size-at-age</w:delText>
        </w:r>
        <w:r w:rsidR="00C758E4" w:rsidDel="004650D2">
          <w:rPr>
            <w:rFonts w:ascii="Times New Roman" w:hAnsi="Times New Roman" w:cs="Times New Roman"/>
            <w:bCs/>
            <w:lang w:val="en-US"/>
          </w:rPr>
          <w:delText>.</w:delText>
        </w:r>
        <w:r w:rsidR="001E02BF" w:rsidDel="004650D2">
          <w:rPr>
            <w:rFonts w:ascii="Times New Roman" w:hAnsi="Times New Roman" w:cs="Times New Roman"/>
            <w:bCs/>
            <w:lang w:val="en-US"/>
          </w:rPr>
          <w:delText xml:space="preserve"> </w:delText>
        </w:r>
      </w:del>
      <w:r w:rsidR="001E02BF">
        <w:rPr>
          <w:rFonts w:ascii="Times New Roman" w:hAnsi="Times New Roman" w:cs="Times New Roman"/>
          <w:bCs/>
          <w:lang w:val="en-US"/>
        </w:rPr>
        <w:t xml:space="preserve">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lastRenderedPageBreak/>
        <w:t>resources only</w:t>
      </w:r>
      <w:r w:rsidR="00160D4A">
        <w:rPr>
          <w:rFonts w:ascii="Times New Roman" w:hAnsi="Times New Roman" w:cs="Times New Roman"/>
          <w:bCs/>
          <w:lang w:val="en-US"/>
        </w:rPr>
        <w:t>,</w:t>
      </w:r>
      <w:r w:rsidR="00E42CA0">
        <w:rPr>
          <w:rFonts w:ascii="Times New Roman" w:hAnsi="Times New Roman" w:cs="Times New Roman"/>
          <w:bCs/>
          <w:lang w:val="en-US"/>
        </w:rPr>
        <w:t xml:space="preserve"> </w:t>
      </w:r>
      <w:ins w:id="467" w:author="Anna Gårdmark" w:date="2020-02-07T17:22:00Z">
        <w:del w:id="468" w:author="Max Lindmark" w:date="2020-02-08T16:03:00Z">
          <w:r w:rsidR="00160D4A" w:rsidDel="004650D2">
            <w:rPr>
              <w:rFonts w:ascii="Times New Roman" w:hAnsi="Times New Roman" w:cs="Times New Roman"/>
              <w:bCs/>
              <w:lang w:val="en-US"/>
            </w:rPr>
            <w:delText xml:space="preserve">fish </w:delText>
          </w:r>
        </w:del>
      </w:ins>
      <w:r w:rsidR="00E42CA0">
        <w:rPr>
          <w:rFonts w:ascii="Times New Roman" w:hAnsi="Times New Roman" w:cs="Times New Roman"/>
          <w:bCs/>
          <w:lang w:val="en-US"/>
        </w:rPr>
        <w:t>size-at-age declines</w:t>
      </w:r>
      <w:r w:rsidR="00160D4A">
        <w:rPr>
          <w:rFonts w:ascii="Times New Roman" w:hAnsi="Times New Roman" w:cs="Times New Roman"/>
          <w:bCs/>
          <w:lang w:val="en-US"/>
        </w:rPr>
        <w:t xml:space="preserve"> and </w:t>
      </w:r>
      <w:r w:rsidR="00E255C0">
        <w:rPr>
          <w:rFonts w:ascii="Times New Roman" w:hAnsi="Times New Roman" w:cs="Times New Roman"/>
          <w:bCs/>
          <w:lang w:val="en-US"/>
        </w:rPr>
        <w:t>MSY, F</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and B</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w:t>
      </w:r>
      <w:del w:id="469" w:author="Max Lindmark" w:date="2020-02-08T16:03:00Z">
        <w:r w:rsidR="00E255C0" w:rsidDel="004650D2">
          <w:rPr>
            <w:rFonts w:ascii="Times New Roman" w:hAnsi="Times New Roman" w:cs="Times New Roman"/>
            <w:bCs/>
            <w:lang w:val="en-US"/>
          </w:rPr>
          <w:delText xml:space="preserve">all </w:delText>
        </w:r>
      </w:del>
      <w:ins w:id="470" w:author="Max Lindmark" w:date="2020-02-08T16:03:00Z">
        <w:r w:rsidR="004650D2">
          <w:rPr>
            <w:rFonts w:ascii="Times New Roman" w:hAnsi="Times New Roman" w:cs="Times New Roman"/>
            <w:bCs/>
            <w:lang w:val="en-US"/>
          </w:rPr>
          <w:t xml:space="preserve">are lower in simulations with </w:t>
        </w:r>
      </w:ins>
      <w:del w:id="471" w:author="Max Lindmark" w:date="2020-02-08T16:03:00Z">
        <w:r w:rsidR="00E255C0" w:rsidDel="004650D2">
          <w:rPr>
            <w:rFonts w:ascii="Times New Roman" w:hAnsi="Times New Roman" w:cs="Times New Roman"/>
            <w:bCs/>
            <w:lang w:val="en-US"/>
          </w:rPr>
          <w:delText>decline with warming</w:delText>
        </w:r>
        <w:r w:rsidR="00073FB3" w:rsidDel="004650D2">
          <w:rPr>
            <w:rFonts w:ascii="Times New Roman" w:hAnsi="Times New Roman" w:cs="Times New Roman"/>
            <w:bCs/>
            <w:lang w:val="en-US"/>
          </w:rPr>
          <w:delText xml:space="preserve"> (</w:delText>
        </w:r>
      </w:del>
      <w:r w:rsidR="00073FB3">
        <w:rPr>
          <w:rFonts w:ascii="Times New Roman" w:hAnsi="Times New Roman" w:cs="Times New Roman"/>
          <w:bCs/>
          <w:lang w:val="en-US"/>
        </w:rPr>
        <w:t>+2</w:t>
      </w:r>
      <m:oMath>
        <m:r>
          <w:rPr>
            <w:rFonts w:ascii="Cambria Math" w:hAnsi="Cambria Math" w:cs="Times New Roman"/>
            <w:lang w:val="en-US"/>
          </w:rPr>
          <m:t>℃</m:t>
        </m:r>
      </m:oMath>
      <w:r w:rsidR="00A068BE">
        <w:rPr>
          <w:rFonts w:ascii="Times New Roman" w:eastAsiaTheme="minorEastAsia" w:hAnsi="Times New Roman" w:cs="Times New Roman"/>
          <w:bCs/>
          <w:lang w:val="en-US"/>
        </w:rPr>
        <w:t xml:space="preserve"> </w:t>
      </w:r>
      <w:ins w:id="472" w:author="Max Lindmark" w:date="2020-02-08T16:03:00Z">
        <w:r w:rsidR="004650D2">
          <w:rPr>
            <w:rFonts w:ascii="Times New Roman" w:hAnsi="Times New Roman" w:cs="Times New Roman"/>
            <w:bCs/>
            <w:lang w:val="en-US"/>
          </w:rPr>
          <w:t xml:space="preserve">warming </w:t>
        </w:r>
      </w:ins>
      <w:r w:rsidR="00A068BE">
        <w:rPr>
          <w:rFonts w:ascii="Times New Roman" w:eastAsiaTheme="minorEastAsia" w:hAnsi="Times New Roman" w:cs="Times New Roman"/>
          <w:bCs/>
          <w:lang w:val="en-US"/>
        </w:rPr>
        <w:t xml:space="preserve">relative to </w:t>
      </w:r>
      <m:oMath>
        <m:sSub>
          <m:sSubPr>
            <m:ctrlPr>
              <w:rPr>
                <w:rFonts w:ascii="Cambria Math" w:hAnsi="Cambria Math" w:cs="Times New Roman"/>
                <w:bCs/>
                <w:i/>
                <w:lang w:val="en-US"/>
              </w:rPr>
            </m:ctrlPr>
          </m:sSubPr>
          <m:e>
            <m:r>
              <w:rPr>
                <w:rFonts w:ascii="Cambria Math" w:eastAsiaTheme="minorEastAsia" w:hAnsi="Cambria Math" w:cs="Times New Roman"/>
                <w:lang w:val="en-US"/>
              </w:rPr>
              <m:t>T</m:t>
            </m:r>
            <m:ctrlPr>
              <w:rPr>
                <w:rFonts w:ascii="Cambria Math" w:eastAsiaTheme="minorEastAsia" w:hAnsi="Cambria Math" w:cs="Times New Roman"/>
                <w:bCs/>
                <w:i/>
                <w:lang w:val="en-US"/>
              </w:rPr>
            </m:ctrlPr>
          </m:e>
          <m:sub>
            <m:r>
              <w:rPr>
                <w:rFonts w:ascii="Cambria Math" w:eastAsiaTheme="minorEastAsia" w:hAnsi="Cambria Math" w:cs="Times New Roman"/>
                <w:lang w:val="en-US"/>
              </w:rPr>
              <m:t>ref</m:t>
            </m:r>
          </m:sub>
        </m:sSub>
      </m:oMath>
      <w:del w:id="473" w:author="Max Lindmark" w:date="2020-02-08T16:03:00Z">
        <w:r w:rsidR="00A068BE" w:rsidDel="004650D2">
          <w:rPr>
            <w:rFonts w:ascii="Times New Roman" w:eastAsiaTheme="minorEastAsia" w:hAnsi="Times New Roman" w:cs="Times New Roman"/>
            <w:bCs/>
            <w:lang w:val="en-US"/>
          </w:rPr>
          <w:delText>)</w:delText>
        </w:r>
      </w:del>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r w:rsidR="00160D4A">
        <w:rPr>
          <w:rFonts w:ascii="Times New Roman" w:hAnsi="Times New Roman" w:cs="Times New Roman"/>
          <w:bCs/>
          <w:lang w:val="en-US"/>
        </w:rPr>
        <w:t xml:space="preserve">both </w:t>
      </w:r>
      <w:r w:rsidR="00E60C4C">
        <w:rPr>
          <w:rFonts w:ascii="Times New Roman" w:hAnsi="Times New Roman" w:cs="Times New Roman"/>
          <w:bCs/>
          <w:lang w:val="en-US"/>
        </w:rPr>
        <w:t>physiology and resources</w:t>
      </w:r>
      <w:r w:rsidR="00B848E6">
        <w:rPr>
          <w:rFonts w:ascii="Times New Roman" w:hAnsi="Times New Roman" w:cs="Times New Roman"/>
          <w:bCs/>
          <w:lang w:val="en-US"/>
        </w:rPr>
        <w:t>, F</w:t>
      </w:r>
      <w:r w:rsidR="00B848E6" w:rsidRPr="00E255C0">
        <w:rPr>
          <w:rFonts w:ascii="Times New Roman" w:hAnsi="Times New Roman" w:cs="Times New Roman"/>
          <w:bCs/>
          <w:vertAlign w:val="subscript"/>
          <w:lang w:val="en-US"/>
        </w:rPr>
        <w:t>MSY</w:t>
      </w:r>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but B</w:t>
      </w:r>
      <w:r w:rsidR="00A405B3" w:rsidRPr="005B29A6">
        <w:rPr>
          <w:rFonts w:ascii="Times New Roman" w:hAnsi="Times New Roman" w:cs="Times New Roman"/>
          <w:bCs/>
          <w:vertAlign w:val="subscript"/>
          <w:lang w:val="en-US"/>
        </w:rPr>
        <w:t>MSY</w:t>
      </w:r>
      <w:r w:rsidR="00A405B3">
        <w:rPr>
          <w:rFonts w:ascii="Times New Roman" w:hAnsi="Times New Roman" w:cs="Times New Roman"/>
          <w:bCs/>
          <w:lang w:val="en-US"/>
        </w:rPr>
        <w:t xml:space="preserve"> is lower, likely due to due declines in abundance-at-size,</w:t>
      </w:r>
      <w:r w:rsidR="00F328EE">
        <w:rPr>
          <w:rFonts w:ascii="Times New Roman" w:hAnsi="Times New Roman" w:cs="Times New Roman"/>
          <w:bCs/>
          <w:lang w:val="en-US"/>
        </w:rPr>
        <w:t xml:space="preserve"> and this is true also for cod.</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all </w:t>
      </w:r>
      <w:r w:rsidR="00876617">
        <w:rPr>
          <w:rFonts w:ascii="Times New Roman" w:hAnsi="Times New Roman" w:cs="Times New Roman"/>
          <w:bCs/>
          <w:lang w:val="en-US"/>
        </w:rPr>
        <w:t xml:space="preserve">these </w:t>
      </w:r>
      <w:r w:rsidR="00E822AA">
        <w:rPr>
          <w:rFonts w:ascii="Times New Roman" w:hAnsi="Times New Roman" w:cs="Times New Roman"/>
          <w:bCs/>
          <w:lang w:val="en-US"/>
        </w:rPr>
        <w:t>reference points</w:t>
      </w:r>
      <w:r w:rsidR="0072288B">
        <w:rPr>
          <w:rFonts w:ascii="Times New Roman" w:hAnsi="Times New Roman" w:cs="Times New Roman"/>
          <w:bCs/>
          <w:lang w:val="en-US"/>
        </w:rPr>
        <w:t xml:space="preserve"> are higher when temperature is increased by +2</w:t>
      </w:r>
      <m:oMath>
        <m:r>
          <w:rPr>
            <w:rFonts w:ascii="Cambria Math" w:hAnsi="Cambria Math" w:cs="Times New Roman"/>
            <w:lang w:val="en-US"/>
          </w:rPr>
          <m:t>℃</m:t>
        </m:r>
      </m:oMath>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in particular growth</w:t>
      </w:r>
      <w:ins w:id="474" w:author="Max Lindmark" w:date="2020-02-08T16:05:00Z">
        <w:r w:rsidR="004650D2">
          <w:rPr>
            <w:rFonts w:ascii="Times New Roman" w:hAnsi="Times New Roman" w:cs="Times New Roman"/>
            <w:bCs/>
            <w:lang w:val="en-US"/>
          </w:rPr>
          <w:t xml:space="preserve"> when making</w:t>
        </w:r>
      </w:ins>
      <w:del w:id="475" w:author="Max Lindmark" w:date="2020-02-08T16:04:00Z">
        <w:r w:rsidR="00744222" w:rsidDel="004650D2">
          <w:rPr>
            <w:rFonts w:ascii="Times New Roman" w:hAnsi="Times New Roman" w:cs="Times New Roman"/>
            <w:bCs/>
            <w:lang w:val="en-US"/>
          </w:rPr>
          <w:delText xml:space="preserve">, </w:delText>
        </w:r>
        <w:r w:rsidR="00525FB4" w:rsidDel="004650D2">
          <w:rPr>
            <w:rFonts w:ascii="Times New Roman" w:hAnsi="Times New Roman" w:cs="Times New Roman"/>
            <w:bCs/>
            <w:lang w:val="en-US"/>
          </w:rPr>
          <w:delText>and</w:delText>
        </w:r>
      </w:del>
      <w:del w:id="476" w:author="Max Lindmark" w:date="2020-02-08T16:05:00Z">
        <w:r w:rsidR="00525FB4" w:rsidDel="004650D2">
          <w:rPr>
            <w:rFonts w:ascii="Times New Roman" w:hAnsi="Times New Roman" w:cs="Times New Roman"/>
            <w:bCs/>
            <w:lang w:val="en-US"/>
          </w:rPr>
          <w:delText xml:space="preserve"> explicitly incorporate</w:delText>
        </w:r>
      </w:del>
      <w:del w:id="477" w:author="Max Lindmark" w:date="2020-02-08T16:04:00Z">
        <w:r w:rsidR="00525FB4" w:rsidDel="004650D2">
          <w:rPr>
            <w:rFonts w:ascii="Times New Roman" w:hAnsi="Times New Roman" w:cs="Times New Roman"/>
            <w:bCs/>
            <w:lang w:val="en-US"/>
          </w:rPr>
          <w:delText xml:space="preserve"> that</w:delText>
        </w:r>
      </w:del>
      <w:ins w:id="478" w:author="Anna Gårdmark" w:date="2020-02-07T17:06:00Z">
        <w:del w:id="479" w:author="Max Lindmark" w:date="2020-02-08T16:04:00Z">
          <w:r w:rsidR="00D33669" w:rsidDel="004650D2">
            <w:rPr>
              <w:rFonts w:ascii="Times New Roman" w:hAnsi="Times New Roman" w:cs="Times New Roman"/>
              <w:bCs/>
              <w:lang w:val="en-US"/>
            </w:rPr>
            <w:delText>,</w:delText>
          </w:r>
        </w:del>
        <w:del w:id="480" w:author="Max Lindmark" w:date="2020-02-08T16:05:00Z">
          <w:r w:rsidR="00D33669" w:rsidDel="004650D2">
            <w:rPr>
              <w:rFonts w:ascii="Times New Roman" w:hAnsi="Times New Roman" w:cs="Times New Roman"/>
              <w:bCs/>
              <w:lang w:val="en-US"/>
            </w:rPr>
            <w:delText xml:space="preserve"> </w:delText>
          </w:r>
          <w:commentRangeStart w:id="481"/>
          <w:r w:rsidR="00D33669" w:rsidDel="004650D2">
            <w:rPr>
              <w:rFonts w:ascii="Times New Roman" w:hAnsi="Times New Roman" w:cs="Times New Roman"/>
              <w:bCs/>
              <w:lang w:val="en-US"/>
            </w:rPr>
            <w:delText>in addition to warming-driven declines in primary productivity</w:delText>
          </w:r>
        </w:del>
      </w:ins>
      <w:commentRangeEnd w:id="481"/>
      <w:ins w:id="482" w:author="Anna Gårdmark" w:date="2020-02-07T17:07:00Z">
        <w:del w:id="483" w:author="Max Lindmark" w:date="2020-02-08T16:05:00Z">
          <w:r w:rsidR="00D33669" w:rsidDel="004650D2">
            <w:rPr>
              <w:rStyle w:val="CommentReference"/>
            </w:rPr>
            <w:commentReference w:id="481"/>
          </w:r>
        </w:del>
      </w:ins>
      <w:ins w:id="484" w:author="Anna Gårdmark" w:date="2020-02-07T17:06:00Z">
        <w:del w:id="485" w:author="Max Lindmark" w:date="2020-02-08T16:05:00Z">
          <w:r w:rsidR="00D33669" w:rsidDel="004650D2">
            <w:rPr>
              <w:rFonts w:ascii="Times New Roman" w:hAnsi="Times New Roman" w:cs="Times New Roman"/>
              <w:bCs/>
              <w:lang w:val="en-US"/>
            </w:rPr>
            <w:delText>,</w:delText>
          </w:r>
        </w:del>
      </w:ins>
      <w:r w:rsidR="00525FB4">
        <w:rPr>
          <w:rFonts w:ascii="Times New Roman" w:hAnsi="Times New Roman" w:cs="Times New Roman"/>
          <w:bCs/>
          <w:lang w:val="en-US"/>
        </w:rPr>
        <w:t xml:space="preserve"> </w:t>
      </w:r>
      <w:del w:id="486" w:author="Max Lindmark" w:date="2020-02-08T16:05:00Z">
        <w:r w:rsidR="00525FB4" w:rsidDel="004650D2">
          <w:rPr>
            <w:rFonts w:ascii="Times New Roman" w:hAnsi="Times New Roman" w:cs="Times New Roman"/>
            <w:bCs/>
            <w:lang w:val="en-US"/>
          </w:rPr>
          <w:delText xml:space="preserve">in </w:delText>
        </w:r>
      </w:del>
      <w:r w:rsidR="00525FB4">
        <w:rPr>
          <w:rFonts w:ascii="Times New Roman" w:hAnsi="Times New Roman" w:cs="Times New Roman"/>
          <w:bCs/>
          <w:lang w:val="en-US"/>
        </w:rPr>
        <w:t xml:space="preserve">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2E832A7B" w:rsidR="006B70B3" w:rsidRPr="00812608" w:rsidRDefault="008F2F96" w:rsidP="00C153DD">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w:t>
      </w:r>
      <w:r w:rsidR="00A44A40">
        <w:rPr>
          <w:rFonts w:ascii="Times New Roman" w:hAnsi="Times New Roman" w:cs="Times New Roman"/>
          <w:bCs/>
          <w:lang w:val="en-US"/>
        </w:rPr>
        <w:t xml:space="preserve">ncluding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8748B9">
        <w:rPr>
          <w:rFonts w:cstheme="minorHAnsi"/>
          <w:bCs/>
          <w:lang w:val="en-US"/>
        </w:rPr>
        <w:t xml:space="preserve">, </w:t>
      </w:r>
      <w:r w:rsidR="00230136">
        <w:rPr>
          <w:rFonts w:cstheme="minorHAnsi"/>
          <w:bCs/>
          <w:lang w:val="en-US"/>
        </w:rPr>
        <w:t xml:space="preserve">where probability distributions of parameters were </w:t>
      </w:r>
      <w:r w:rsidR="0067213E">
        <w:rPr>
          <w:rFonts w:cstheme="minorHAnsi"/>
          <w:bCs/>
          <w:lang w:val="en-US"/>
        </w:rPr>
        <w:t>derived from meta-analys</w:t>
      </w:r>
      <w:r w:rsidR="00D52680">
        <w:rPr>
          <w:rFonts w:cstheme="minorHAnsi"/>
          <w:bCs/>
          <w:lang w:val="en-US"/>
        </w:rPr>
        <w:t>es</w:t>
      </w:r>
      <w:r w:rsidR="00C93F7F">
        <w:rPr>
          <w:rFonts w:cstheme="minorHAnsi"/>
          <w:bCs/>
          <w:lang w:val="en-US"/>
        </w:rPr>
        <w:t xml:space="preserve"> </w:t>
      </w:r>
      <w:r w:rsidR="00A447CD">
        <w:rPr>
          <w:rFonts w:cstheme="minorHAnsi"/>
          <w:bCs/>
          <w:lang w:val="en-US"/>
        </w:rPr>
        <w:t>based on mainly fish</w:t>
      </w:r>
      <w:r w:rsidR="002137E8">
        <w:rPr>
          <w:rFonts w:cstheme="minorHAnsi"/>
          <w:bCs/>
          <w:lang w:val="en-US"/>
        </w:rPr>
        <w:t xml:space="preserve"> (Lindmark </w:t>
      </w:r>
      <w:r w:rsidR="002137E8" w:rsidRPr="002137E8">
        <w:rPr>
          <w:rFonts w:cstheme="minorHAnsi"/>
          <w:bCs/>
          <w:i/>
          <w:lang w:val="en-US"/>
          <w:rPrChange w:id="487" w:author="Anna Gårdmark" w:date="2020-02-07T14:39:00Z">
            <w:rPr>
              <w:rFonts w:cstheme="minorHAnsi"/>
              <w:bCs/>
              <w:lang w:val="en-US"/>
            </w:rPr>
          </w:rPrChange>
        </w:rPr>
        <w:t>et al</w:t>
      </w:r>
      <w:r w:rsidR="002137E8">
        <w:rPr>
          <w:rFonts w:cstheme="minorHAnsi"/>
          <w:bCs/>
          <w:lang w:val="en-US"/>
        </w:rPr>
        <w:t>., in prep.)</w:t>
      </w:r>
      <w:r w:rsidR="00A447CD">
        <w:rPr>
          <w:rFonts w:cstheme="minorHAnsi"/>
          <w:bCs/>
          <w:lang w:val="en-US"/>
        </w:rPr>
        <w:t xml:space="preserve"> </w:t>
      </w:r>
      <w:r w:rsidR="00C93F7F">
        <w:rPr>
          <w:rFonts w:cstheme="minorHAnsi"/>
          <w:bCs/>
          <w:lang w:val="en-US"/>
        </w:rPr>
        <w:t xml:space="preserve">to </w:t>
      </w:r>
      <w:r w:rsidR="009443D1">
        <w:rPr>
          <w:rFonts w:cstheme="minorHAnsi"/>
          <w:bCs/>
          <w:lang w:val="en-US"/>
        </w:rPr>
        <w:t>capture</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EB1099">
        <w:rPr>
          <w:rFonts w:cstheme="minorHAnsi"/>
          <w:bCs/>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60E30520"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physiological 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w:t>
      </w:r>
      <w:r w:rsidR="00C634B0">
        <w:rPr>
          <w:rFonts w:cstheme="minorHAnsi"/>
          <w:bCs/>
          <w:lang w:val="en-US"/>
        </w:rPr>
        <w:lastRenderedPageBreak/>
        <w:t>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283F21">
        <w:rPr>
          <w:rFonts w:cstheme="minorHAnsi"/>
          <w:bCs/>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(Woodworth-</w:t>
      </w:r>
      <w:proofErr w:type="spellStart"/>
      <w:r w:rsidR="00283F21" w:rsidRPr="00283F21">
        <w:rPr>
          <w:rFonts w:ascii="Times New Roman" w:cs="Times New Roman"/>
          <w:lang w:val="en-GB"/>
        </w:rPr>
        <w:t>Jefcoats</w:t>
      </w:r>
      <w:proofErr w:type="spellEnd"/>
      <w:r w:rsidR="00283F21" w:rsidRPr="00283F21">
        <w:rPr>
          <w:rFonts w:ascii="Times New Roman" w:cs="Times New Roman"/>
          <w:lang w:val="en-GB"/>
        </w:rPr>
        <w:t xml:space="preserve">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D357DD">
        <w:rPr>
          <w:rFonts w:cstheme="minorHAnsi"/>
          <w:bCs/>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more conceptual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(and feedbacks from these) are then impacted by any warming-driven changes in predators, rather than driven by external data </w:t>
      </w:r>
      <w:r w:rsidR="00230136">
        <w:rPr>
          <w:rFonts w:cstheme="minorHAnsi"/>
          <w:bCs/>
          <w:lang w:val="en-US"/>
        </w:rPr>
        <w:fldChar w:fldCharType="begin"/>
      </w:r>
      <w:r w:rsidR="00803D8A">
        <w:rPr>
          <w:rFonts w:cstheme="minorHAnsi"/>
          <w:bCs/>
          <w:lang w:val="en-US"/>
        </w:rPr>
        <w:instrText xml:space="preserve"> ADDIN ZOTERO_ITEM CSL_CITATION {"citationID":"1wZkNhrM","properties":{"formattedCitation":"(Canales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803D8A">
        <w:rPr>
          <w:rFonts w:cstheme="minorHAnsi"/>
          <w:bCs/>
          <w:lang w:val="en-US"/>
        </w:rPr>
        <w:instrText xml:space="preserve"> ADDIN ZOTERO_ITEM CSL_CITATION {"citationID":"0XbIBHAM","properties":{"formattedCitation":"(Woodworth-Jefcoats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8504A2" w:rsidRPr="008504A2">
        <w:rPr>
          <w:rFonts w:ascii="Times New Roman" w:cs="Times New Roman"/>
          <w:lang w:val="en-GB"/>
        </w:rPr>
        <w:t>(Woodworth-</w:t>
      </w:r>
      <w:proofErr w:type="spellStart"/>
      <w:r w:rsidR="008504A2" w:rsidRPr="008504A2">
        <w:rPr>
          <w:rFonts w:ascii="Times New Roman" w:cs="Times New Roman"/>
          <w:lang w:val="en-GB"/>
        </w:rPr>
        <w:t>Jefcoats</w:t>
      </w:r>
      <w:proofErr w:type="spellEnd"/>
      <w:r w:rsidR="008504A2" w:rsidRPr="008504A2">
        <w:rPr>
          <w:rFonts w:ascii="Times New Roman" w:cs="Times New Roman"/>
          <w:lang w:val="en-GB"/>
        </w:rPr>
        <w:t xml:space="preserve"> </w:t>
      </w:r>
      <w:r w:rsidR="008504A2" w:rsidRPr="008504A2">
        <w:rPr>
          <w:rFonts w:ascii="Times New Roman" w:cs="Times New Roman"/>
          <w:i/>
          <w:iCs/>
          <w:lang w:val="en-GB"/>
        </w:rPr>
        <w:t>et al.</w:t>
      </w:r>
      <w:r w:rsidR="008504A2" w:rsidRPr="008504A2">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0C6673">
        <w:rPr>
          <w:rFonts w:cstheme="minorHAnsi"/>
          <w:bCs/>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w:t>
      </w:r>
      <w:proofErr w:type="spellStart"/>
      <w:r w:rsidR="000C6673" w:rsidRPr="000C6673">
        <w:rPr>
          <w:rFonts w:ascii="Times New Roman" w:cs="Times New Roman"/>
          <w:lang w:val="en-GB"/>
        </w:rPr>
        <w:t>Steinacher</w:t>
      </w:r>
      <w:proofErr w:type="spellEnd"/>
      <w:r w:rsidR="000C6673" w:rsidRPr="000C6673">
        <w:rPr>
          <w:rFonts w:ascii="Times New Roman" w:cs="Times New Roman"/>
          <w:lang w:val="en-GB"/>
        </w:rPr>
        <w:t xml:space="preserve">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t>models</w:t>
      </w:r>
      <w:r w:rsidR="0024185C" w:rsidRPr="002D0C50">
        <w:rPr>
          <w:rFonts w:cstheme="minorHAnsi"/>
          <w:bCs/>
          <w:lang w:val="en-US"/>
        </w:rPr>
        <w:t xml:space="preserve"> (but see</w:t>
      </w:r>
      <w:r w:rsidR="002D0C50" w:rsidRPr="002D0C50">
        <w:rPr>
          <w:rFonts w:cstheme="minorHAnsi"/>
          <w:bCs/>
          <w:lang w:val="en-US"/>
        </w:rPr>
        <w:t xml:space="preserve"> e.g.</w:t>
      </w:r>
      <w:r w:rsidR="0024185C" w:rsidRPr="002D0C50">
        <w:rPr>
          <w:rFonts w:cstheme="minorHAnsi"/>
          <w:bCs/>
          <w:lang w:val="en-US"/>
        </w:rPr>
        <w:t xml:space="preserve"> </w:t>
      </w:r>
      <w:r w:rsidR="00320BA8" w:rsidRPr="002D0C50">
        <w:rPr>
          <w:rFonts w:cstheme="minorHAnsi"/>
          <w:bCs/>
          <w:lang w:val="en-US"/>
        </w:rPr>
        <w:fldChar w:fldCharType="begin"/>
      </w:r>
      <w:r w:rsidR="00320BA8" w:rsidRPr="002D0C50">
        <w:rPr>
          <w:rFonts w:cstheme="minorHAnsi"/>
          <w:bCs/>
          <w:lang w:val="en-US"/>
        </w:rPr>
        <w:instrText xml:space="preserve"> ADDIN ZOTERO_ITEM CSL_CITATION {"citationID":"IieHnbmG","properties":{"formattedCitation":"(Flombaum {\\i{}et al.} 2020)","plainCitation":"(Flombaum et al. 2020)","noteIndex":0},"citationItems":[{"id":1921,"uris":["http://zotero.org/users/6116610/items/DB8MKLQ7"],"uri":["http://zotero.org/users/6116610/items/DB8MKLQ7"],"itemData":{"id":1921,"type":"article-journal","abstract":"Picophytoplankton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C."}],"issued":{"date-parts":[["2020",2]]}}}],"schema":"https://github.com/citation-style-language/schema/raw/master/csl-citation.json"} </w:instrText>
      </w:r>
      <w:r w:rsidR="00320BA8" w:rsidRPr="002D0C50">
        <w:rPr>
          <w:rFonts w:cstheme="minorHAnsi"/>
          <w:bCs/>
          <w:lang w:val="en-US"/>
        </w:rPr>
        <w:fldChar w:fldCharType="separate"/>
      </w:r>
      <w:r w:rsidR="00320BA8" w:rsidRPr="002D0C50">
        <w:rPr>
          <w:rFonts w:ascii="Times New Roman" w:cs="Times New Roman"/>
          <w:lang w:val="en-GB"/>
        </w:rPr>
        <w:t>(</w:t>
      </w:r>
      <w:proofErr w:type="spellStart"/>
      <w:r w:rsidR="00320BA8" w:rsidRPr="002D0C50">
        <w:rPr>
          <w:rFonts w:ascii="Times New Roman" w:cs="Times New Roman"/>
          <w:lang w:val="en-GB"/>
        </w:rPr>
        <w:t>Flombaum</w:t>
      </w:r>
      <w:proofErr w:type="spellEnd"/>
      <w:r w:rsidR="00320BA8" w:rsidRPr="002D0C50">
        <w:rPr>
          <w:rFonts w:ascii="Times New Roman" w:cs="Times New Roman"/>
          <w:lang w:val="en-GB"/>
        </w:rPr>
        <w:t xml:space="preserve"> </w:t>
      </w:r>
      <w:r w:rsidR="00320BA8" w:rsidRPr="002D0C50">
        <w:rPr>
          <w:rFonts w:ascii="Times New Roman" w:cs="Times New Roman"/>
          <w:i/>
          <w:iCs/>
          <w:lang w:val="en-GB"/>
        </w:rPr>
        <w:t>et al.</w:t>
      </w:r>
      <w:r w:rsidR="00320BA8" w:rsidRPr="002D0C50">
        <w:rPr>
          <w:rFonts w:ascii="Times New Roman" w:cs="Times New Roman"/>
          <w:lang w:val="en-GB"/>
        </w:rPr>
        <w:t xml:space="preserve"> 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8602E5">
        <w:rPr>
          <w:rFonts w:cstheme="minorHAnsi"/>
          <w:bCs/>
          <w:lang w:val="en-US"/>
        </w:rPr>
        <w:instrText xml:space="preserve"> ADDIN ZOTERO_ITEM CSL_CITATION {"citationID":"C8tXMmqq","properties":{"formattedCitation":"(Woodworth-Jefcoats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(Woodworth-</w:t>
      </w:r>
      <w:proofErr w:type="spellStart"/>
      <w:r w:rsidR="008602E5" w:rsidRPr="008602E5">
        <w:rPr>
          <w:rFonts w:ascii="Times New Roman" w:cs="Times New Roman"/>
          <w:lang w:val="en-GB"/>
        </w:rPr>
        <w:t>Jefcoats</w:t>
      </w:r>
      <w:proofErr w:type="spellEnd"/>
      <w:r w:rsidR="008602E5" w:rsidRPr="008602E5">
        <w:rPr>
          <w:rFonts w:ascii="Times New Roman" w:cs="Times New Roman"/>
          <w:lang w:val="en-GB"/>
        </w:rPr>
        <w:t xml:space="preserve">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is straightforward to </w:t>
      </w:r>
      <w:r w:rsidR="00523952">
        <w:rPr>
          <w:rFonts w:cstheme="minorHAnsi"/>
          <w:bCs/>
          <w:lang w:val="en-US"/>
        </w:rPr>
        <w:t xml:space="preserve">model </w:t>
      </w:r>
      <w:r w:rsidR="00886B10">
        <w:rPr>
          <w:rFonts w:cstheme="minorHAnsi"/>
          <w:bCs/>
          <w:lang w:val="en-US"/>
        </w:rPr>
        <w:t>increases in productivity</w:t>
      </w:r>
      <w:r w:rsidR="0056030E">
        <w:rPr>
          <w:rFonts w:cstheme="minorHAnsi"/>
          <w:bCs/>
          <w:lang w:val="en-US"/>
        </w:rPr>
        <w:t xml:space="preserve"> (such as predicted on average by </w:t>
      </w:r>
      <w:r w:rsidR="0056030E">
        <w:rPr>
          <w:rFonts w:cstheme="minorHAnsi"/>
          <w:bCs/>
          <w:lang w:val="en-US"/>
        </w:rPr>
        <w:fldChar w:fldCharType="begin"/>
      </w:r>
      <w:r w:rsidR="0056030E">
        <w:rPr>
          <w:rFonts w:cstheme="minorHAnsi"/>
          <w:bCs/>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56030E">
        <w:rPr>
          <w:rFonts w:cstheme="minorHAnsi"/>
          <w:bCs/>
          <w:lang w:val="en-US"/>
        </w:rPr>
        <w:fldChar w:fldCharType="separate"/>
      </w:r>
      <w:r w:rsidR="0056030E" w:rsidRPr="00C53436">
        <w:rPr>
          <w:rFonts w:ascii="Times New Roman" w:cs="Times New Roman"/>
          <w:lang w:val="en-GB"/>
        </w:rPr>
        <w:t xml:space="preserve">(Sarmiento </w:t>
      </w:r>
      <w:r w:rsidR="0056030E" w:rsidRPr="00C53436">
        <w:rPr>
          <w:rFonts w:ascii="Times New Roman" w:cs="Times New Roman"/>
          <w:i/>
          <w:iCs/>
          <w:lang w:val="en-GB"/>
        </w:rPr>
        <w:t>et al.</w:t>
      </w:r>
      <w:r w:rsidR="0056030E" w:rsidRPr="00C53436">
        <w:rPr>
          <w:rFonts w:ascii="Times New Roman" w:cs="Times New Roman"/>
          <w:lang w:val="en-GB"/>
        </w:rPr>
        <w:t xml:space="preserve"> 2004)</w:t>
      </w:r>
      <w:r w:rsidR="0056030E">
        <w:rPr>
          <w:rFonts w:cstheme="minorHAnsi"/>
          <w:bCs/>
          <w:lang w:val="en-US"/>
        </w:rPr>
        <w:fldChar w:fldCharType="end"/>
      </w:r>
      <w:r w:rsidR="0056030E">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size-spectrum, as this is often found to be negatively related to temperature</w:t>
      </w:r>
      <w:r w:rsidR="008035C1">
        <w:rPr>
          <w:rFonts w:cstheme="minorHAnsi"/>
          <w:bCs/>
          <w:lang w:val="en-US"/>
        </w:rPr>
        <w:t xml:space="preserve">, see e.g. </w:t>
      </w:r>
      <w:r w:rsidR="008035C1" w:rsidRPr="0098113C">
        <w:rPr>
          <w:rFonts w:ascii="Times" w:hAnsi="Times"/>
        </w:rPr>
        <w:fldChar w:fldCharType="begin"/>
      </w:r>
      <w:r w:rsidR="00A25C3A" w:rsidRPr="00F95139">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sidRPr="00F95139">
        <w:rPr>
          <w:rFonts w:ascii="Cambria Math" w:hAnsi="Cambria Math" w:cs="Cambria Math"/>
          <w:lang w:val="en-GB"/>
        </w:rPr>
        <w:instrText>‐</w:instrText>
      </w:r>
      <w:r w:rsidR="00A25C3A" w:rsidRPr="00F95139">
        <w:rPr>
          <w:rFonts w:ascii="Times" w:hAnsi="Times"/>
          <w:lang w:val="en-GB"/>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sidRPr="00F95139">
        <w:rPr>
          <w:rFonts w:ascii="Cambria Math" w:hAnsi="Cambria Math" w:cs="Cambria Math"/>
          <w:lang w:val="en-GB"/>
        </w:rPr>
        <w:instrText>∼</w:instrText>
      </w:r>
      <w:r w:rsidR="00A25C3A" w:rsidRPr="00F95139">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w:instrText>
      </w:r>
      <w:r w:rsidR="00A25C3A">
        <w:rPr>
          <w:rFonts w:ascii="Times" w:hAnsi="Times"/>
        </w:rPr>
        <w:instrText>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rPr>
        <w:instrText>‐</w:instrText>
      </w:r>
      <w:r w:rsidR="00A25C3A">
        <w:rPr>
          <w:rFonts w:ascii="Times" w:hAnsi="Times"/>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w:instrText>
      </w:r>
      <w:r w:rsidR="00A25C3A" w:rsidRPr="00F95139">
        <w:rPr>
          <w:rFonts w:ascii="Times" w:hAnsi="Times"/>
          <w:lang w:val="en-GB"/>
        </w:rPr>
        <w:instrText>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sidRPr="00F95139">
        <w:rPr>
          <w:rFonts w:ascii="Cambria Math" w:hAnsi="Cambria Math" w:cs="Cambria Math"/>
          <w:lang w:val="en-GB"/>
        </w:rPr>
        <w:instrText>‐</w:instrText>
      </w:r>
      <w:r w:rsidR="00A25C3A" w:rsidRPr="00F95139">
        <w:rPr>
          <w:rFonts w:ascii="Times" w:hAnsi="Times"/>
          <w:lang w:val="en-GB"/>
        </w:rPr>
        <w:instrText>Urrutia","given":"Ángel"},{"family":"Calvo</w:instrText>
      </w:r>
      <w:r w:rsidR="00A25C3A" w:rsidRPr="00F95139">
        <w:rPr>
          <w:rFonts w:ascii="Cambria Math" w:hAnsi="Cambria Math" w:cs="Cambria Math"/>
          <w:lang w:val="en-GB"/>
        </w:rPr>
        <w:instrText>‐</w:instrText>
      </w:r>
      <w:r w:rsidR="00A25C3A" w:rsidRPr="00F95139">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w:t>
      </w:r>
      <w:proofErr w:type="spellStart"/>
      <w:r w:rsidR="00A25C3A" w:rsidRPr="00A25C3A">
        <w:rPr>
          <w:rFonts w:ascii="Times New Roman" w:hAnsi="Times New Roman" w:cs="Times New Roman"/>
          <w:lang w:val="en-GB"/>
        </w:rPr>
        <w:t>Morán</w:t>
      </w:r>
      <w:proofErr w:type="spellEnd"/>
      <w:r w:rsidR="00A25C3A" w:rsidRPr="00A25C3A">
        <w:rPr>
          <w:rFonts w:ascii="Times New Roman" w:hAnsi="Times New Roman" w:cs="Times New Roman"/>
          <w:lang w:val="en-GB"/>
        </w:rPr>
        <w:t xml:space="preserve">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w:t>
      </w:r>
      <w:proofErr w:type="spellStart"/>
      <w:r w:rsidR="00A25C3A" w:rsidRPr="00A25C3A">
        <w:rPr>
          <w:rFonts w:ascii="Times New Roman" w:hAnsi="Times New Roman" w:cs="Times New Roman"/>
          <w:lang w:val="en-GB"/>
        </w:rPr>
        <w:t>Jefcoats</w:t>
      </w:r>
      <w:proofErr w:type="spellEnd"/>
      <w:r w:rsidR="00A25C3A" w:rsidRPr="00A25C3A">
        <w:rPr>
          <w:rFonts w:ascii="Times New Roman" w:hAnsi="Times New Roman" w:cs="Times New Roman"/>
          <w:lang w:val="en-GB"/>
        </w:rPr>
        <w:t xml:space="preserve">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also </w:t>
      </w:r>
      <w:r w:rsidR="00AB0A2A">
        <w:rPr>
          <w:rFonts w:ascii="Times" w:hAnsi="Times"/>
          <w:lang w:val="en-US"/>
        </w:rPr>
        <w:fldChar w:fldCharType="begin"/>
      </w:r>
      <w:r w:rsidR="00AB0A2A">
        <w:rPr>
          <w:rFonts w:ascii="Times" w:hAnsi="Times"/>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lang w:val="en-US"/>
        </w:rPr>
        <w:fldChar w:fldCharType="separate"/>
      </w:r>
      <w:r w:rsidR="00AB0A2A" w:rsidRPr="00AB0A2A">
        <w:rPr>
          <w:rFonts w:ascii="Times" w:hAnsi="Times" w:cs="Times New Roman"/>
          <w:lang w:val="en-GB"/>
        </w:rPr>
        <w:t xml:space="preserve">(Barnes </w:t>
      </w:r>
      <w:r w:rsidR="00AB0A2A" w:rsidRPr="00AB0A2A">
        <w:rPr>
          <w:rFonts w:ascii="Times" w:hAnsi="Times" w:cs="Times New Roman"/>
          <w:i/>
          <w:iCs/>
          <w:lang w:val="en-GB"/>
        </w:rPr>
        <w:t>et al.</w:t>
      </w:r>
      <w:r w:rsidR="00AB0A2A" w:rsidRPr="00AB0A2A">
        <w:rPr>
          <w:rFonts w:ascii="Times" w:hAnsi="Times" w:cs="Times New Roman"/>
          <w:lang w:val="en-GB"/>
        </w:rPr>
        <w:t xml:space="preserve"> 2011)</w:t>
      </w:r>
      <w:r w:rsidR="00AB0A2A">
        <w:rPr>
          <w:rFonts w:ascii="Times" w:hAnsi="Times"/>
          <w:lang w:val="en-US"/>
        </w:rPr>
        <w:fldChar w:fldCharType="end"/>
      </w:r>
      <w:r w:rsidR="00FD462F">
        <w:rPr>
          <w:rFonts w:cstheme="minorHAnsi"/>
          <w:bCs/>
          <w:lang w:val="en-US"/>
        </w:rPr>
        <w:t>)</w:t>
      </w:r>
      <w:r w:rsidR="004B4C11">
        <w:rPr>
          <w:rFonts w:cstheme="minorHAnsi"/>
          <w:bCs/>
          <w:lang w:val="en-US"/>
        </w:rPr>
        <w:t xml:space="preserve">. </w:t>
      </w:r>
    </w:p>
    <w:p w14:paraId="654FEFE0" w14:textId="3A035B6B" w:rsidR="0098113C" w:rsidRDefault="00231B23" w:rsidP="00AA1FC1">
      <w:pPr>
        <w:spacing w:line="480" w:lineRule="auto"/>
        <w:ind w:firstLine="284"/>
        <w:jc w:val="both"/>
        <w:rPr>
          <w:rFonts w:cstheme="minorHAnsi"/>
          <w:bCs/>
          <w:lang w:val="en-US"/>
        </w:rPr>
      </w:pPr>
      <w:r>
        <w:rPr>
          <w:rFonts w:cstheme="minorHAnsi"/>
          <w:bCs/>
          <w:lang w:val="en-US"/>
        </w:rPr>
        <w:t xml:space="preserve">Ecological forecasting is inherently </w:t>
      </w:r>
      <w:r w:rsidR="0073428A">
        <w:rPr>
          <w:rFonts w:cstheme="minorHAnsi"/>
          <w:bCs/>
          <w:lang w:val="en-US"/>
        </w:rPr>
        <w:t xml:space="preserve">difficult </w:t>
      </w:r>
      <w:r w:rsidR="00E50063">
        <w:rPr>
          <w:rFonts w:cstheme="minorHAnsi"/>
          <w:bCs/>
          <w:lang w:val="en-US"/>
        </w:rPr>
        <w:fldChar w:fldCharType="begin"/>
      </w:r>
      <w:r w:rsidR="00E50063">
        <w:rPr>
          <w:rFonts w:cstheme="minorHAnsi"/>
          <w:bCs/>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w:t>
      </w:r>
      <w:proofErr w:type="spellStart"/>
      <w:r w:rsidR="00E50063" w:rsidRPr="00E50063">
        <w:rPr>
          <w:rFonts w:ascii="Times New Roman" w:cs="Times New Roman"/>
          <w:lang w:val="en-GB"/>
        </w:rPr>
        <w:t>Lindegren</w:t>
      </w:r>
      <w:proofErr w:type="spellEnd"/>
      <w:r w:rsidR="00E50063" w:rsidRPr="00E50063">
        <w:rPr>
          <w:rFonts w:ascii="Times New Roman" w:cs="Times New Roman"/>
          <w:lang w:val="en-GB"/>
        </w:rPr>
        <w:t xml:space="preserve">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r w:rsidR="007428F5">
        <w:rPr>
          <w:rFonts w:cstheme="minorHAnsi"/>
          <w:bCs/>
          <w:lang w:val="en-US"/>
        </w:rPr>
        <w:t xml:space="preserve">is </w:t>
      </w:r>
      <w:r w:rsidR="00E5770C">
        <w:rPr>
          <w:rFonts w:cstheme="minorHAnsi"/>
          <w:bCs/>
          <w:lang w:val="en-US"/>
        </w:rPr>
        <w:lastRenderedPageBreak/>
        <w:t xml:space="preserve">influenced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8504A2">
        <w:rPr>
          <w:rFonts w:cstheme="minorHAnsi"/>
          <w:bCs/>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b7UhPv6k/2nB9WOPG","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8504A2" w:rsidRPr="008504A2">
        <w:rPr>
          <w:rFonts w:cstheme="minorHAnsi"/>
          <w:bCs/>
          <w:lang w:val="sv-SE"/>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441BDA" w:rsidRPr="00441BDA">
        <w:rPr>
          <w:rFonts w:ascii="Times New Roman" w:cs="Times New Roman"/>
        </w:rPr>
        <w:t xml:space="preserve">(Möllmann </w:t>
      </w:r>
      <w:r w:rsidR="00441BDA" w:rsidRPr="00441BDA">
        <w:rPr>
          <w:rFonts w:ascii="Times New Roman" w:cs="Times New Roman"/>
          <w:i/>
          <w:iCs/>
        </w:rPr>
        <w:t>et al.</w:t>
      </w:r>
      <w:r w:rsidR="00441BDA" w:rsidRPr="00441BDA">
        <w:rPr>
          <w:rFonts w:ascii="Times New Roman" w:cs="Times New Roman"/>
        </w:rPr>
        <w:t xml:space="preserve"> 2009; Svedäng &amp; Hornborg 2014; Mion </w:t>
      </w:r>
      <w:r w:rsidR="00441BDA" w:rsidRPr="00441BDA">
        <w:rPr>
          <w:rFonts w:ascii="Times New Roman" w:cs="Times New Roman"/>
          <w:i/>
          <w:iCs/>
        </w:rPr>
        <w:t>et al.</w:t>
      </w:r>
      <w:r w:rsidR="00441BDA" w:rsidRPr="00441BDA">
        <w:rPr>
          <w:rFonts w:ascii="Times New Roman" w:cs="Times New Roman"/>
        </w:rPr>
        <w:t xml:space="preserve"> 2018; Orio </w:t>
      </w:r>
      <w:r w:rsidR="00441BDA" w:rsidRPr="00441BDA">
        <w:rPr>
          <w:rFonts w:ascii="Times New Roman" w:cs="Times New Roman"/>
          <w:i/>
          <w:iCs/>
        </w:rPr>
        <w:t>et al.</w:t>
      </w:r>
      <w:r w:rsidR="00441BDA" w:rsidRPr="00441BDA">
        <w:rPr>
          <w:rFonts w:ascii="Times New Roman" w:cs="Times New Roman"/>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413F1B">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w:t>
      </w:r>
      <w:proofErr w:type="spellStart"/>
      <w:r w:rsidR="00413F1B" w:rsidRPr="00493C4F">
        <w:rPr>
          <w:rFonts w:ascii="Times New Roman" w:cs="Times New Roman"/>
          <w:lang w:val="en-GB"/>
        </w:rPr>
        <w:t>Szuwalski</w:t>
      </w:r>
      <w:proofErr w:type="spellEnd"/>
      <w:r w:rsidR="00413F1B" w:rsidRPr="00493C4F">
        <w:rPr>
          <w:rFonts w:ascii="Times New Roman" w:cs="Times New Roman"/>
          <w:lang w:val="en-GB"/>
        </w:rPr>
        <w:t xml:space="preserve"> </w:t>
      </w:r>
      <w:r w:rsidR="00413F1B" w:rsidRPr="00493C4F">
        <w:rPr>
          <w:rFonts w:ascii="Times New Roman" w:cs="Times New Roman"/>
          <w:i/>
          <w:iCs/>
          <w:lang w:val="en-GB"/>
        </w:rPr>
        <w:t>et al.</w:t>
      </w:r>
      <w:r w:rsidR="00413F1B" w:rsidRPr="00493C4F">
        <w:rPr>
          <w:rFonts w:ascii="Times New Roman" w:cs="Times New Roman"/>
          <w:lang w:val="en-GB"/>
        </w:rPr>
        <w:t xml:space="preserve"> 2017; </w:t>
      </w:r>
      <w:proofErr w:type="spellStart"/>
      <w:r w:rsidR="00413F1B" w:rsidRPr="00493C4F">
        <w:rPr>
          <w:rFonts w:ascii="Times New Roman" w:cs="Times New Roman"/>
          <w:lang w:val="en-GB"/>
        </w:rPr>
        <w:t>Reum</w:t>
      </w:r>
      <w:proofErr w:type="spellEnd"/>
      <w:r w:rsidR="00413F1B" w:rsidRPr="00493C4F">
        <w:rPr>
          <w:rFonts w:ascii="Times New Roman" w:cs="Times New Roman"/>
          <w:lang w:val="en-GB"/>
        </w:rPr>
        <w:t xml:space="preserve">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F36F10">
        <w:rPr>
          <w:rFonts w:cstheme="minorHAnsi"/>
          <w:bCs/>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891593">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w:t>
      </w:r>
      <w:r w:rsidR="00A00597">
        <w:rPr>
          <w:rFonts w:cstheme="minorHAnsi"/>
          <w:bCs/>
          <w:lang w:val="en-US"/>
        </w:rPr>
        <w:t xml:space="preserve"> in this system</w:t>
      </w:r>
      <w:r w:rsidR="00F13825">
        <w:rPr>
          <w:rFonts w:cstheme="minorHAnsi"/>
          <w:bCs/>
          <w:lang w:val="en-US"/>
        </w:rPr>
        <w:t xml:space="preserve">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FB48E5">
        <w:rPr>
          <w:rFonts w:cstheme="minorHAnsi"/>
          <w:bCs/>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w:t>
      </w:r>
      <w:proofErr w:type="spellStart"/>
      <w:r w:rsidR="00FB48E5" w:rsidRPr="00FB48E5">
        <w:rPr>
          <w:rFonts w:ascii="Times New Roman" w:cs="Times New Roman"/>
          <w:lang w:val="en-GB"/>
        </w:rPr>
        <w:t>MacKenzie</w:t>
      </w:r>
      <w:proofErr w:type="spellEnd"/>
      <w:r w:rsidR="00FB48E5" w:rsidRPr="00FB48E5">
        <w:rPr>
          <w:rFonts w:ascii="Times New Roman" w:cs="Times New Roman"/>
          <w:lang w:val="en-GB"/>
        </w:rPr>
        <w:t xml:space="preserve"> &amp; </w:t>
      </w:r>
      <w:proofErr w:type="spellStart"/>
      <w:r w:rsidR="00FB48E5" w:rsidRPr="00FB48E5">
        <w:rPr>
          <w:rFonts w:ascii="Times New Roman" w:cs="Times New Roman"/>
          <w:lang w:val="en-GB"/>
        </w:rPr>
        <w:t>Köster</w:t>
      </w:r>
      <w:proofErr w:type="spellEnd"/>
      <w:r w:rsidR="00FB48E5" w:rsidRPr="00FB48E5">
        <w:rPr>
          <w:rFonts w:ascii="Times New Roman" w:cs="Times New Roman"/>
          <w:lang w:val="en-GB"/>
        </w:rPr>
        <w:t xml:space="preserve">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1733BD">
        <w:rPr>
          <w:rFonts w:cstheme="minorHAnsi"/>
          <w:bCs/>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w:t>
      </w:r>
      <w:proofErr w:type="spellStart"/>
      <w:r w:rsidR="001733BD" w:rsidRPr="001733BD">
        <w:rPr>
          <w:rFonts w:ascii="Times New Roman" w:cs="Times New Roman"/>
          <w:lang w:val="en-GB"/>
        </w:rPr>
        <w:t>Lindegren</w:t>
      </w:r>
      <w:proofErr w:type="spellEnd"/>
      <w:r w:rsidR="001733BD" w:rsidRPr="001733BD">
        <w:rPr>
          <w:rFonts w:ascii="Times New Roman" w:cs="Times New Roman"/>
          <w:lang w:val="en-GB"/>
        </w:rPr>
        <w:t xml:space="preserve">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r w:rsidR="0056030E">
        <w:rPr>
          <w:rFonts w:cstheme="minorHAnsi"/>
          <w:bCs/>
          <w:lang w:val="en-US"/>
        </w:rPr>
        <w:t>, but since lacking mechanistic processes are poorer in projecting outside observed conditions</w:t>
      </w:r>
      <w:r w:rsidR="004F78D4">
        <w:rPr>
          <w:rFonts w:cstheme="minorHAnsi"/>
          <w:bCs/>
          <w:lang w:val="en-US"/>
        </w:rPr>
        <w:t xml:space="preserve"> </w:t>
      </w:r>
      <w:r w:rsidR="004F78D4">
        <w:rPr>
          <w:rFonts w:cstheme="minorHAnsi"/>
          <w:bCs/>
          <w:lang w:val="en-US"/>
        </w:rPr>
        <w:fldChar w:fldCharType="begin"/>
      </w:r>
      <w:r w:rsidR="004F78D4">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2018)","noteIndex":0},"citationItems":[{"id":1920,"uris":["http://zotero.org/users/6116610/items/F2N26TGI"],"uri":["http://zotero.org/users/6116610/items/F2N26TGI"],"itemData":{"id":1920,"type":"article-journal","abstract":"Natural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1919,"uris":["http://zotero.org/users/6116610/items/DUFCXGQR"],"uri":["http://zotero.org/users/6116610/items/DUFCXGQR"],"itemData":{"id":1919,"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w:t>
      </w:r>
      <w:proofErr w:type="spellStart"/>
      <w:r w:rsidR="004F78D4" w:rsidRPr="004F78D4">
        <w:rPr>
          <w:rFonts w:ascii="Times New Roman" w:cs="Times New Roman"/>
          <w:lang w:val="en-GB"/>
        </w:rPr>
        <w:t>Gårdmark</w:t>
      </w:r>
      <w:proofErr w:type="spellEnd"/>
      <w:r w:rsidR="004F78D4" w:rsidRPr="004F78D4">
        <w:rPr>
          <w:rFonts w:ascii="Times New Roman" w:cs="Times New Roman"/>
          <w:lang w:val="en-GB"/>
        </w:rPr>
        <w:t xml:space="preserve">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437A1E">
        <w:rPr>
          <w:rFonts w:cstheme="minorHAnsi"/>
          <w:bCs/>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w:t>
      </w:r>
      <w:proofErr w:type="spellStart"/>
      <w:r w:rsidR="00437A1E" w:rsidRPr="00437A1E">
        <w:rPr>
          <w:rFonts w:ascii="Times New Roman" w:cs="Times New Roman"/>
          <w:lang w:val="en-GB"/>
        </w:rPr>
        <w:t>Lindegren</w:t>
      </w:r>
      <w:proofErr w:type="spellEnd"/>
      <w:r w:rsidR="00437A1E" w:rsidRPr="00437A1E">
        <w:rPr>
          <w:rFonts w:ascii="Times New Roman" w:cs="Times New Roman"/>
          <w:lang w:val="en-GB"/>
        </w:rPr>
        <w:t xml:space="preserve">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845AD2">
        <w:rPr>
          <w:rFonts w:cstheme="minorHAnsi"/>
          <w:bCs/>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w:t>
      </w:r>
      <w:proofErr w:type="spellStart"/>
      <w:r w:rsidR="00845AD2" w:rsidRPr="00845AD2">
        <w:rPr>
          <w:rFonts w:ascii="Times New Roman" w:cs="Times New Roman"/>
          <w:lang w:val="en-GB"/>
        </w:rPr>
        <w:t>Bartolino</w:t>
      </w:r>
      <w:proofErr w:type="spellEnd"/>
      <w:r w:rsidR="00845AD2" w:rsidRPr="00845AD2">
        <w:rPr>
          <w:rFonts w:ascii="Times New Roman" w:cs="Times New Roman"/>
          <w:lang w:val="en-GB"/>
        </w:rPr>
        <w:t xml:space="preserve">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r w:rsidR="00C33D30">
        <w:rPr>
          <w:rFonts w:cstheme="minorHAnsi"/>
          <w:bCs/>
          <w:lang w:val="en-US"/>
        </w:rPr>
        <w:t xml:space="preserve">since they do not model 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t>
      </w:r>
      <w:r w:rsidR="008C2CA7">
        <w:rPr>
          <w:rFonts w:cstheme="minorHAnsi"/>
          <w:bCs/>
          <w:lang w:val="en-US"/>
        </w:rPr>
        <w:lastRenderedPageBreak/>
        <w:t>warming on these traits</w:t>
      </w:r>
      <w:r w:rsidR="00F37B07">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w:t>
      </w:r>
      <w:proofErr w:type="spellStart"/>
      <w:r w:rsidR="00F10C48" w:rsidRPr="00F10C48">
        <w:rPr>
          <w:rFonts w:ascii="Times New Roman" w:cs="Times New Roman"/>
          <w:lang w:val="en-GB"/>
        </w:rPr>
        <w:t>Neuheimer</w:t>
      </w:r>
      <w:proofErr w:type="spellEnd"/>
      <w:r w:rsidR="00F10C48" w:rsidRPr="00F10C48">
        <w:rPr>
          <w:rFonts w:ascii="Times New Roman" w:cs="Times New Roman"/>
          <w:lang w:val="en-GB"/>
        </w:rPr>
        <w:t xml:space="preserve"> </w:t>
      </w:r>
      <w:r w:rsidR="00F10C48" w:rsidRPr="00F10C48">
        <w:rPr>
          <w:rFonts w:ascii="Times New Roman" w:cs="Times New Roman"/>
          <w:i/>
          <w:iCs/>
          <w:lang w:val="en-GB"/>
        </w:rPr>
        <w:t>et al.</w:t>
      </w:r>
      <w:r w:rsidR="00F10C48" w:rsidRPr="00F10C48">
        <w:rPr>
          <w:rFonts w:ascii="Times New Roman" w:cs="Times New Roman"/>
          <w:lang w:val="en-GB"/>
        </w:rPr>
        <w:t xml:space="preserve"> 2011; </w:t>
      </w:r>
      <w:proofErr w:type="spellStart"/>
      <w:r w:rsidR="00F10C48" w:rsidRPr="00F10C48">
        <w:rPr>
          <w:rFonts w:ascii="Times New Roman" w:cs="Times New Roman"/>
          <w:lang w:val="en-GB"/>
        </w:rPr>
        <w:t>Baudron</w:t>
      </w:r>
      <w:proofErr w:type="spellEnd"/>
      <w:r w:rsidR="00F10C48" w:rsidRPr="00F10C48">
        <w:rPr>
          <w:rFonts w:ascii="Times New Roman" w:cs="Times New Roman"/>
          <w:lang w:val="en-GB"/>
        </w:rPr>
        <w:t xml:space="preserve">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{"citationID":"bsxFxZEf","properties":{"formattedCitation":"(De Roos &amp; Persson 2013; Andersen 2019)","plainCitation":"(De Roos &amp; Persson 2013; Andersen 2019)","noteIndex":0},"citationItems":[{"id":656,"uris":["http://zotero.org/users/6116610/items/85YBFPYH"],"uri":["http://zotero.org/users/6116610/items/85YBFPYH"],"itemData":{"id":656,"type":"book","event-place":"Princeton,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r w:rsidR="00DC167C">
        <w:rPr>
          <w:rFonts w:cstheme="minorHAnsi"/>
          <w:bCs/>
          <w:lang w:val="en-US"/>
        </w:rPr>
        <w:t xml:space="preserve"> </w:t>
      </w:r>
      <w:r w:rsidR="00D33669">
        <w:rPr>
          <w:rFonts w:cstheme="minorHAnsi"/>
          <w:bCs/>
          <w:lang w:val="en-US"/>
        </w:rPr>
        <w:t xml:space="preserve">It is </w:t>
      </w:r>
      <w:del w:id="488" w:author="Max Lindmark" w:date="2020-02-08T15:31:00Z">
        <w:r w:rsidR="00D33669" w:rsidDel="003368A0">
          <w:rPr>
            <w:rFonts w:cstheme="minorHAnsi"/>
            <w:bCs/>
            <w:lang w:val="en-US"/>
          </w:rPr>
          <w:delText xml:space="preserve">essential </w:delText>
        </w:r>
      </w:del>
      <w:ins w:id="489" w:author="Max Lindmark" w:date="2020-02-08T15:31:00Z">
        <w:r w:rsidR="003368A0">
          <w:rPr>
            <w:rFonts w:cstheme="minorHAnsi"/>
            <w:bCs/>
            <w:lang w:val="en-US"/>
          </w:rPr>
          <w:t xml:space="preserve">important </w:t>
        </w:r>
      </w:ins>
      <w:r w:rsidR="00D33669">
        <w:rPr>
          <w:rFonts w:cstheme="minorHAnsi"/>
          <w:bCs/>
          <w:lang w:val="en-US"/>
        </w:rPr>
        <w:t xml:space="preserve">to overcome the </w:t>
      </w:r>
      <w:r w:rsidR="00C33D30">
        <w:rPr>
          <w:rFonts w:cstheme="minorHAnsi"/>
          <w:bCs/>
          <w:lang w:val="en-US"/>
        </w:rPr>
        <w:t xml:space="preserve">challenges </w:t>
      </w:r>
      <w:r w:rsidR="002F7801">
        <w:rPr>
          <w:rFonts w:cstheme="minorHAnsi"/>
          <w:bCs/>
          <w:lang w:val="en-US"/>
        </w:rPr>
        <w:t>associated with forecasting</w:t>
      </w:r>
      <w:r w:rsidR="00D33669">
        <w:rPr>
          <w:rFonts w:cstheme="minorHAnsi"/>
          <w:bCs/>
          <w:lang w:val="en-US"/>
        </w:rPr>
        <w:t xml:space="preserve">, because of the </w:t>
      </w:r>
      <w:del w:id="490" w:author="Max Lindmark" w:date="2020-02-08T15:31:00Z">
        <w:r w:rsidR="00D33669" w:rsidDel="003368A0">
          <w:rPr>
            <w:rFonts w:cstheme="minorHAnsi"/>
            <w:bCs/>
            <w:lang w:val="en-US"/>
          </w:rPr>
          <w:delText xml:space="preserve">urgency </w:delText>
        </w:r>
      </w:del>
      <w:ins w:id="491" w:author="Max Lindmark" w:date="2020-02-08T15:31:00Z">
        <w:r w:rsidR="003368A0">
          <w:rPr>
            <w:rFonts w:cstheme="minorHAnsi"/>
            <w:bCs/>
            <w:lang w:val="en-US"/>
          </w:rPr>
          <w:t xml:space="preserve">need for </w:t>
        </w:r>
      </w:ins>
      <w:del w:id="492" w:author="Max Lindmark" w:date="2020-02-08T15:31:00Z">
        <w:r w:rsidR="00D33669" w:rsidDel="003368A0">
          <w:rPr>
            <w:rFonts w:cstheme="minorHAnsi"/>
            <w:bCs/>
            <w:lang w:val="en-US"/>
          </w:rPr>
          <w:delText xml:space="preserve">in </w:delText>
        </w:r>
      </w:del>
      <w:r w:rsidR="00D33669">
        <w:rPr>
          <w:rFonts w:cstheme="minorHAnsi"/>
          <w:bCs/>
          <w:lang w:val="en-US"/>
        </w:rPr>
        <w:t>understanding food web and fisheries yield responses to warming. To that end</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D33669">
        <w:rPr>
          <w:rFonts w:cstheme="minorHAnsi"/>
          <w:bCs/>
          <w:lang w:val="en-US"/>
        </w:rPr>
        <w:t xml:space="preserve"> in order to resolve underlying mechanisms and thereby guide</w:t>
      </w:r>
      <w:r w:rsidR="004072CF">
        <w:rPr>
          <w:rFonts w:cstheme="minorHAnsi"/>
          <w:bCs/>
          <w:lang w:val="en-US"/>
        </w:rPr>
        <w:t xml:space="preserve"> </w:t>
      </w:r>
      <w:r w:rsidR="00201CC2">
        <w:rPr>
          <w:rFonts w:cstheme="minorHAnsi"/>
          <w:bCs/>
          <w:lang w:val="en-US"/>
        </w:rPr>
        <w:t>manag</w:t>
      </w:r>
      <w:r w:rsidR="00D33669">
        <w:rPr>
          <w:rFonts w:cstheme="minorHAnsi"/>
          <w:bCs/>
          <w:lang w:val="en-US"/>
        </w:rPr>
        <w:t xml:space="preserve">ement of exploitation of </w:t>
      </w:r>
      <w:r w:rsidR="002B433D">
        <w:rPr>
          <w:rFonts w:cstheme="minorHAnsi"/>
          <w:bCs/>
          <w:lang w:val="en-US"/>
        </w:rPr>
        <w:t>fish communities under climate change</w:t>
      </w:r>
      <w:r w:rsidR="00077AFB">
        <w:rPr>
          <w:rFonts w:cstheme="minorHAnsi"/>
          <w:bCs/>
          <w:lang w:val="en-US"/>
        </w:rPr>
        <w:t xml:space="preserve">. These </w:t>
      </w:r>
      <w:r w:rsidR="00160D4A">
        <w:rPr>
          <w:rFonts w:cstheme="minorHAnsi"/>
          <w:bCs/>
          <w:lang w:val="en-US"/>
        </w:rPr>
        <w:t xml:space="preserve">ensembles </w:t>
      </w:r>
      <w:r w:rsidR="00077AFB">
        <w:rPr>
          <w:rFonts w:cstheme="minorHAnsi"/>
          <w:bCs/>
          <w:lang w:val="en-US"/>
        </w:rPr>
        <w:t>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and physiological processes</w:t>
      </w:r>
      <w:del w:id="493" w:author="Max Lindmark" w:date="2020-02-08T15:28:00Z">
        <w:r w:rsidR="00D0116A" w:rsidDel="003368A0">
          <w:rPr>
            <w:rFonts w:cstheme="minorHAnsi"/>
            <w:bCs/>
            <w:lang w:val="en-US"/>
          </w:rPr>
          <w:delText xml:space="preserve"> </w:delText>
        </w:r>
        <w:r w:rsidR="00A00597" w:rsidDel="003368A0">
          <w:rPr>
            <w:rFonts w:cstheme="minorHAnsi"/>
            <w:bCs/>
            <w:lang w:val="en-US"/>
          </w:rPr>
          <w:delText>–</w:delText>
        </w:r>
      </w:del>
      <w:r w:rsidR="00A00597">
        <w:rPr>
          <w:rFonts w:cstheme="minorHAnsi"/>
          <w:bCs/>
          <w:lang w:val="en-US"/>
        </w:rPr>
        <w:t xml:space="preserve"> and their temperature-dependencies</w:t>
      </w:r>
      <w:del w:id="494" w:author="Max Lindmark" w:date="2020-02-08T15:28:00Z">
        <w:r w:rsidR="00A00597" w:rsidDel="003368A0">
          <w:rPr>
            <w:rFonts w:cstheme="minorHAnsi"/>
            <w:bCs/>
            <w:lang w:val="en-US"/>
          </w:rPr>
          <w:delText xml:space="preserve"> –</w:delText>
        </w:r>
      </w:del>
      <w:r w:rsidR="00A00597">
        <w:rPr>
          <w:rFonts w:cstheme="minorHAnsi"/>
          <w:bCs/>
          <w:lang w:val="en-US"/>
        </w:rPr>
        <w:t xml:space="preserve"> </w:t>
      </w:r>
      <w:r w:rsidR="00D0116A">
        <w:rPr>
          <w:rFonts w:cstheme="minorHAnsi"/>
          <w:bCs/>
          <w:lang w:val="en-US"/>
        </w:rPr>
        <w:t>are explicitly modelled</w:t>
      </w:r>
      <w:r w:rsidR="002B433D">
        <w:rPr>
          <w:rFonts w:cstheme="minorHAnsi"/>
          <w:bCs/>
          <w:lang w:val="en-US"/>
        </w:rPr>
        <w:t>.</w:t>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5FD2D265" w14:textId="224E2399" w:rsidR="00A00597" w:rsidRDefault="003074BC" w:rsidP="00A00597">
      <w:pPr>
        <w:spacing w:line="480" w:lineRule="auto"/>
        <w:contextualSpacing/>
        <w:jc w:val="both"/>
        <w:rPr>
          <w:rFonts w:eastAsiaTheme="minorEastAsia"/>
          <w:lang w:val="en-GB"/>
        </w:rPr>
      </w:pPr>
      <w:r w:rsidRPr="00F95139">
        <w:rPr>
          <w:rFonts w:cstheme="minorHAnsi"/>
          <w:lang w:val="en-GB"/>
        </w:rPr>
        <w:t xml:space="preserve">Romain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w:t>
      </w:r>
      <w:proofErr w:type="spellStart"/>
      <w:r w:rsidR="00E92C42" w:rsidRPr="00F95139">
        <w:rPr>
          <w:rFonts w:cstheme="minorHAnsi"/>
          <w:lang w:val="en-GB"/>
        </w:rPr>
        <w:t>Reum</w:t>
      </w:r>
      <w:proofErr w:type="spellEnd"/>
      <w:r w:rsidR="00E92C42" w:rsidRPr="00F95139">
        <w:rPr>
          <w:rFonts w:cstheme="minorHAnsi"/>
          <w:lang w:val="en-GB"/>
        </w:rPr>
        <w:t xml:space="preserve">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proofErr w:type="spellStart"/>
      <w:r w:rsidR="00154F46" w:rsidRPr="00F95139">
        <w:rPr>
          <w:rFonts w:cstheme="minorHAnsi"/>
          <w:lang w:val="en-GB"/>
        </w:rPr>
        <w:t>mizer</w:t>
      </w:r>
      <w:proofErr w:type="spellEnd"/>
      <w:r w:rsidR="00154F46" w:rsidRPr="00F95139">
        <w:rPr>
          <w:rFonts w:cstheme="minorHAnsi"/>
          <w:lang w:val="en-GB"/>
        </w:rPr>
        <w:t xml:space="preserve"> during a workshop,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proofErr w:type="spellStart"/>
      <w:r w:rsidR="00E92C42" w:rsidRPr="00F95139">
        <w:rPr>
          <w:rFonts w:cstheme="minorHAnsi"/>
          <w:lang w:val="en-GB"/>
        </w:rPr>
        <w:t>mizer</w:t>
      </w:r>
      <w:proofErr w:type="spellEnd"/>
      <w:r w:rsidR="00E92C42" w:rsidRPr="00F95139">
        <w:rPr>
          <w:rFonts w:cstheme="minorHAnsi"/>
          <w:lang w:val="en-GB"/>
        </w:rPr>
        <w:t xml:space="preserve"> </w:t>
      </w:r>
      <w:r w:rsidR="00A919C6" w:rsidRPr="00F95139">
        <w:rPr>
          <w:rFonts w:cstheme="minorHAnsi"/>
          <w:lang w:val="en-GB"/>
        </w:rPr>
        <w:t>community</w:t>
      </w:r>
      <w:r w:rsidR="00531839">
        <w:rPr>
          <w:rFonts w:cstheme="minorHAnsi"/>
          <w:lang w:val="en-GB"/>
        </w:rPr>
        <w:t>, and Magnus Huss for providing useful input</w:t>
      </w:r>
      <w:commentRangeStart w:id="495"/>
      <w:r w:rsidR="00531839">
        <w:rPr>
          <w:rFonts w:cstheme="minorHAnsi"/>
          <w:lang w:val="en-GB"/>
        </w:rPr>
        <w:t>.</w:t>
      </w:r>
      <w:commentRangeEnd w:id="495"/>
      <w:r w:rsidR="00A00597">
        <w:rPr>
          <w:rStyle w:val="CommentReference"/>
        </w:rPr>
        <w:commentReference w:id="495"/>
      </w:r>
      <w:r w:rsidR="00A00597">
        <w:rPr>
          <w:rFonts w:cstheme="minorHAnsi"/>
          <w:lang w:val="en-GB"/>
        </w:rPr>
        <w:t xml:space="preserve"> </w:t>
      </w:r>
      <w:r w:rsidR="00A00597" w:rsidRPr="003368A0">
        <w:rPr>
          <w:rFonts w:eastAsiaTheme="minorEastAsia"/>
          <w:highlight w:val="yellow"/>
          <w:lang w:val="en-GB"/>
        </w:rPr>
        <w:t>This study was supported by grants from the Swedish Research Council FORMAS (no. 217</w:t>
      </w:r>
      <w:r w:rsidR="00A00597" w:rsidRPr="003368A0">
        <w:rPr>
          <w:rFonts w:eastAsiaTheme="minorEastAsia" w:hint="eastAsia"/>
          <w:highlight w:val="yellow"/>
          <w:lang w:val="en-GB"/>
        </w:rPr>
        <w:t>‐</w:t>
      </w:r>
      <w:r w:rsidR="00A00597" w:rsidRPr="003368A0">
        <w:rPr>
          <w:rFonts w:eastAsiaTheme="minorEastAsia"/>
          <w:highlight w:val="yellow"/>
          <w:lang w:val="en-GB"/>
        </w:rPr>
        <w:t>2013</w:t>
      </w:r>
      <w:r w:rsidR="00A00597" w:rsidRPr="003368A0">
        <w:rPr>
          <w:rFonts w:eastAsiaTheme="minorEastAsia" w:hint="eastAsia"/>
          <w:highlight w:val="yellow"/>
          <w:lang w:val="en-GB"/>
        </w:rPr>
        <w:t>‐</w:t>
      </w:r>
      <w:r w:rsidR="00A00597" w:rsidRPr="003368A0">
        <w:rPr>
          <w:rFonts w:eastAsiaTheme="minorEastAsia"/>
          <w:highlight w:val="yellow"/>
          <w:lang w:val="en-GB"/>
        </w:rPr>
        <w:t>1315) and the Swedish Research Council (no. 2015</w:t>
      </w:r>
      <w:r w:rsidR="00A00597" w:rsidRPr="003368A0">
        <w:rPr>
          <w:rFonts w:eastAsiaTheme="minorEastAsia" w:hint="eastAsia"/>
          <w:highlight w:val="yellow"/>
          <w:lang w:val="en-GB"/>
        </w:rPr>
        <w:t>‐</w:t>
      </w:r>
      <w:r w:rsidR="00A00597" w:rsidRPr="003368A0">
        <w:rPr>
          <w:rFonts w:eastAsiaTheme="minorEastAsia"/>
          <w:highlight w:val="yellow"/>
          <w:lang w:val="en-GB"/>
        </w:rPr>
        <w:t>03752) (both to AG).</w:t>
      </w:r>
    </w:p>
    <w:p w14:paraId="6E8BB3C6" w14:textId="2B8954F7" w:rsidR="000E6C5E" w:rsidRPr="00F95139" w:rsidRDefault="000E6C5E" w:rsidP="00182BA9">
      <w:pPr>
        <w:spacing w:line="480" w:lineRule="auto"/>
        <w:contextualSpacing/>
        <w:jc w:val="both"/>
        <w:rPr>
          <w:rFonts w:cstheme="minorHAnsi"/>
          <w:lang w:val="en-GB"/>
        </w:rPr>
      </w:pP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496"/>
      <w:commentRangeStart w:id="497"/>
      <w:commentRangeStart w:id="498"/>
      <w:commentRangeStart w:id="499"/>
      <w:r w:rsidRPr="00F95139">
        <w:rPr>
          <w:rFonts w:cstheme="minorHAnsi"/>
          <w:b/>
          <w:lang w:val="en-GB"/>
        </w:rPr>
        <w:t>Author contributions</w:t>
      </w:r>
      <w:commentRangeEnd w:id="496"/>
      <w:r w:rsidR="00B6138F">
        <w:rPr>
          <w:rStyle w:val="CommentReference"/>
        </w:rPr>
        <w:commentReference w:id="496"/>
      </w:r>
      <w:commentRangeEnd w:id="497"/>
      <w:r w:rsidR="006B1C22">
        <w:rPr>
          <w:rStyle w:val="CommentReference"/>
        </w:rPr>
        <w:commentReference w:id="497"/>
      </w:r>
      <w:commentRangeEnd w:id="498"/>
      <w:r w:rsidR="00C33D30">
        <w:rPr>
          <w:rStyle w:val="CommentReference"/>
        </w:rPr>
        <w:commentReference w:id="498"/>
      </w:r>
      <w:commentRangeEnd w:id="499"/>
      <w:r w:rsidR="001404CC">
        <w:rPr>
          <w:rStyle w:val="CommentReference"/>
        </w:rPr>
        <w:commentReference w:id="499"/>
      </w:r>
    </w:p>
    <w:p w14:paraId="484D8E3A" w14:textId="64DA5AFA" w:rsidR="003E4B85" w:rsidRPr="00F95139" w:rsidRDefault="00CF5D5A" w:rsidP="00182BA9">
      <w:pPr>
        <w:spacing w:line="480" w:lineRule="auto"/>
        <w:contextualSpacing/>
        <w:jc w:val="both"/>
        <w:rPr>
          <w:rFonts w:cstheme="minorHAnsi"/>
          <w:lang w:val="en-GB"/>
        </w:rPr>
      </w:pPr>
      <w:r w:rsidRPr="00F95139">
        <w:rPr>
          <w:rFonts w:cstheme="minorHAnsi"/>
          <w:lang w:val="en-GB"/>
        </w:rPr>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w:t>
      </w:r>
      <w:proofErr w:type="spellStart"/>
      <w:r w:rsidR="005408DE" w:rsidRPr="00F95139">
        <w:rPr>
          <w:rFonts w:cstheme="minorHAnsi"/>
          <w:lang w:val="en-GB"/>
        </w:rPr>
        <w:t>mizer</w:t>
      </w:r>
      <w:proofErr w:type="spellEnd"/>
      <w:r w:rsidR="00D65C53" w:rsidRPr="00F95139">
        <w:rPr>
          <w:rFonts w:cstheme="minorHAnsi"/>
          <w:lang w:val="en-GB"/>
        </w:rPr>
        <w:t xml:space="preserve"> </w:t>
      </w:r>
      <w:r w:rsidR="00D65C53" w:rsidRPr="00AF32CB">
        <w:rPr>
          <w:rFonts w:cstheme="minorHAnsi"/>
        </w:rPr>
        <w:fldChar w:fldCharType="begin"/>
      </w:r>
      <w:r w:rsidR="001F7145" w:rsidRPr="00F95139">
        <w:rPr>
          <w:rFonts w:cstheme="minorHAnsi"/>
          <w:lang w:val="en-GB"/>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t>ML conceived the idea. All authors contributed to study design.</w:t>
      </w:r>
      <w:r w:rsidR="00BF1742">
        <w:rPr>
          <w:rFonts w:cstheme="minorHAnsi"/>
          <w:lang w:val="en-GB"/>
        </w:rPr>
        <w:t xml:space="preserve"> ML parameterized the model </w:t>
      </w:r>
      <w:r w:rsidR="00BF1742">
        <w:rPr>
          <w:rFonts w:cstheme="minorHAnsi"/>
          <w:lang w:val="en-GB"/>
        </w:rPr>
        <w:lastRenderedPageBreak/>
        <w:t>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2B55C752"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r w:rsidR="00BD3461">
        <w:rPr>
          <w:lang w:val="sv-SE"/>
        </w:rPr>
        <w:fldChar w:fldCharType="begin"/>
      </w:r>
      <w:r w:rsidR="00BD3461" w:rsidRPr="00BD3461">
        <w:rPr>
          <w:lang w:val="en-GB"/>
          <w:rPrChange w:id="500" w:author="Anna Gårdmark" w:date="2020-02-07T10:00:00Z">
            <w:rPr/>
          </w:rPrChange>
        </w:rPr>
        <w:instrText xml:space="preserve"> HYPERLINK "https://github.com/maxlindmark/mizer-rewiring/tree/rewire-temp/baltic" </w:instrText>
      </w:r>
      <w:r w:rsidR="00BD3461">
        <w:rPr>
          <w:lang w:val="sv-SE"/>
        </w:rPr>
        <w:fldChar w:fldCharType="separate"/>
      </w:r>
      <w:r w:rsidRPr="00F95139">
        <w:rPr>
          <w:rStyle w:val="Hyperlink"/>
          <w:rFonts w:ascii="Times" w:hAnsi="Times"/>
          <w:lang w:val="en-GB"/>
        </w:rPr>
        <w:t>https://github.com/maxlindmark/mizer-rewiring/tree/rewire-temp/baltic</w:t>
      </w:r>
      <w:r w:rsidR="00BD3461">
        <w:rPr>
          <w:rStyle w:val="Hyperlink"/>
          <w:rFonts w:ascii="Times" w:hAnsi="Times"/>
          <w:lang w:val="en-GB"/>
        </w:rPr>
        <w:fldChar w:fldCharType="end"/>
      </w:r>
      <w:r w:rsidRPr="00F95139">
        <w:rPr>
          <w:rFonts w:ascii="Times" w:hAnsi="Times"/>
          <w:lang w:val="en-GB"/>
        </w:rPr>
        <w:t xml:space="preserve">), and will be deposited on </w:t>
      </w:r>
      <w:proofErr w:type="spellStart"/>
      <w:r w:rsidRPr="00F95139">
        <w:rPr>
          <w:rFonts w:ascii="Times" w:hAnsi="Times"/>
          <w:lang w:val="en-GB"/>
        </w:rPr>
        <w:t>Zenodo</w:t>
      </w:r>
      <w:proofErr w:type="spellEnd"/>
      <w:r w:rsidRPr="00F95139">
        <w:rPr>
          <w:rFonts w:ascii="Times" w:hAnsi="Times"/>
          <w:lang w:val="en-GB"/>
        </w:rPr>
        <w:t xml:space="preserve">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commentRangeStart w:id="501"/>
    <w:p w14:paraId="6EE78835" w14:textId="77777777" w:rsidR="006B6905" w:rsidRPr="006B6905" w:rsidRDefault="00C572FC" w:rsidP="006B6905">
      <w:pPr>
        <w:pStyle w:val="Bibliography"/>
        <w:rPr>
          <w:ins w:id="502" w:author="Max Lindmark" w:date="2020-02-08T16:47:00Z"/>
          <w:lang w:val="en-GB"/>
        </w:rPr>
        <w:pPrChange w:id="503" w:author="Max Lindmark" w:date="2020-02-08T16:47:00Z">
          <w:pPr>
            <w:widowControl w:val="0"/>
            <w:autoSpaceDE w:val="0"/>
            <w:autoSpaceDN w:val="0"/>
            <w:adjustRightInd w:val="0"/>
          </w:pPr>
        </w:pPrChange>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ins w:id="504" w:author="Max Lindmark" w:date="2020-02-08T16:47:00Z">
        <w:r w:rsidR="006B6905" w:rsidRPr="006B6905">
          <w:rPr>
            <w:lang w:val="en-GB"/>
          </w:rPr>
          <w:t xml:space="preserve">Andersen, K.H. (2019). </w:t>
        </w:r>
        <w:r w:rsidR="006B6905" w:rsidRPr="006B6905">
          <w:rPr>
            <w:i/>
            <w:iCs/>
            <w:lang w:val="en-GB"/>
          </w:rPr>
          <w:t>Fish Ecology, Evolution, and Exploitation: A New Theoretical Synthesis</w:t>
        </w:r>
        <w:r w:rsidR="006B6905" w:rsidRPr="006B6905">
          <w:rPr>
            <w:lang w:val="en-GB"/>
          </w:rPr>
          <w:t>. Princeton University Press.</w:t>
        </w:r>
      </w:ins>
    </w:p>
    <w:p w14:paraId="43614334" w14:textId="77777777" w:rsidR="006B6905" w:rsidRPr="006B6905" w:rsidRDefault="006B6905" w:rsidP="006B6905">
      <w:pPr>
        <w:pStyle w:val="Bibliography"/>
        <w:rPr>
          <w:ins w:id="505" w:author="Max Lindmark" w:date="2020-02-08T16:47:00Z"/>
          <w:lang w:val="sv-SE"/>
          <w:rPrChange w:id="506" w:author="Max Lindmark" w:date="2020-02-08T16:48:00Z">
            <w:rPr>
              <w:ins w:id="507" w:author="Max Lindmark" w:date="2020-02-08T16:47:00Z"/>
              <w:lang w:val="en-GB"/>
            </w:rPr>
          </w:rPrChange>
        </w:rPr>
        <w:pPrChange w:id="508" w:author="Max Lindmark" w:date="2020-02-08T16:47:00Z">
          <w:pPr>
            <w:widowControl w:val="0"/>
            <w:autoSpaceDE w:val="0"/>
            <w:autoSpaceDN w:val="0"/>
            <w:adjustRightInd w:val="0"/>
          </w:pPr>
        </w:pPrChange>
      </w:pPr>
      <w:ins w:id="509" w:author="Max Lindmark" w:date="2020-02-08T16:47:00Z">
        <w:r w:rsidRPr="006B6905">
          <w:rPr>
            <w:lang w:val="en-GB"/>
          </w:rPr>
          <w:t xml:space="preserve">Andersen, K.H., Berge, T., Gonçalves, R.J., </w:t>
        </w:r>
        <w:proofErr w:type="spellStart"/>
        <w:r w:rsidRPr="006B6905">
          <w:rPr>
            <w:lang w:val="en-GB"/>
          </w:rPr>
          <w:t>Hartvig</w:t>
        </w:r>
        <w:proofErr w:type="spellEnd"/>
        <w:r w:rsidRPr="006B6905">
          <w:rPr>
            <w:lang w:val="en-GB"/>
          </w:rPr>
          <w:t xml:space="preserve">, M., </w:t>
        </w:r>
        <w:proofErr w:type="spellStart"/>
        <w:r w:rsidRPr="006B6905">
          <w:rPr>
            <w:lang w:val="en-GB"/>
          </w:rPr>
          <w:t>Heuschele</w:t>
        </w:r>
        <w:proofErr w:type="spellEnd"/>
        <w:r w:rsidRPr="006B6905">
          <w:rPr>
            <w:lang w:val="en-GB"/>
          </w:rPr>
          <w:t xml:space="preserve">, J., </w:t>
        </w:r>
        <w:proofErr w:type="spellStart"/>
        <w:r w:rsidRPr="006B6905">
          <w:rPr>
            <w:lang w:val="en-GB"/>
          </w:rPr>
          <w:t>Hylander</w:t>
        </w:r>
        <w:proofErr w:type="spellEnd"/>
        <w:r w:rsidRPr="006B6905">
          <w:rPr>
            <w:lang w:val="en-GB"/>
          </w:rPr>
          <w:t xml:space="preserve">, S., </w:t>
        </w:r>
        <w:r w:rsidRPr="006B6905">
          <w:rPr>
            <w:i/>
            <w:iCs/>
            <w:lang w:val="en-GB"/>
          </w:rPr>
          <w:t>et al.</w:t>
        </w:r>
        <w:r w:rsidRPr="006B6905">
          <w:rPr>
            <w:lang w:val="en-GB"/>
          </w:rPr>
          <w:t xml:space="preserve"> (2016a). Characteristic Sizes of Life in the Oceans, from Bacteria to Whales. </w:t>
        </w:r>
        <w:r w:rsidRPr="006B6905">
          <w:rPr>
            <w:i/>
            <w:iCs/>
            <w:lang w:val="sv-SE"/>
            <w:rPrChange w:id="510" w:author="Max Lindmark" w:date="2020-02-08T16:48:00Z">
              <w:rPr>
                <w:i/>
                <w:iCs/>
                <w:lang w:val="en-GB"/>
              </w:rPr>
            </w:rPrChange>
          </w:rPr>
          <w:t xml:space="preserve">Ann Rev Mar </w:t>
        </w:r>
        <w:proofErr w:type="spellStart"/>
        <w:r w:rsidRPr="006B6905">
          <w:rPr>
            <w:i/>
            <w:iCs/>
            <w:lang w:val="sv-SE"/>
            <w:rPrChange w:id="511" w:author="Max Lindmark" w:date="2020-02-08T16:48:00Z">
              <w:rPr>
                <w:i/>
                <w:iCs/>
                <w:lang w:val="en-GB"/>
              </w:rPr>
            </w:rPrChange>
          </w:rPr>
          <w:t>Sci</w:t>
        </w:r>
        <w:proofErr w:type="spellEnd"/>
        <w:r w:rsidRPr="006B6905">
          <w:rPr>
            <w:lang w:val="sv-SE"/>
            <w:rPrChange w:id="512" w:author="Max Lindmark" w:date="2020-02-08T16:48:00Z">
              <w:rPr>
                <w:lang w:val="en-GB"/>
              </w:rPr>
            </w:rPrChange>
          </w:rPr>
          <w:t>, 8, 217–241.</w:t>
        </w:r>
      </w:ins>
    </w:p>
    <w:p w14:paraId="055BF5BD" w14:textId="77777777" w:rsidR="006B6905" w:rsidRPr="006B6905" w:rsidRDefault="006B6905" w:rsidP="006B6905">
      <w:pPr>
        <w:pStyle w:val="Bibliography"/>
        <w:rPr>
          <w:ins w:id="513" w:author="Max Lindmark" w:date="2020-02-08T16:47:00Z"/>
          <w:lang w:val="en-GB"/>
        </w:rPr>
        <w:pPrChange w:id="514" w:author="Max Lindmark" w:date="2020-02-08T16:47:00Z">
          <w:pPr>
            <w:widowControl w:val="0"/>
            <w:autoSpaceDE w:val="0"/>
            <w:autoSpaceDN w:val="0"/>
            <w:adjustRightInd w:val="0"/>
          </w:pPr>
        </w:pPrChange>
      </w:pPr>
      <w:ins w:id="515" w:author="Max Lindmark" w:date="2020-02-08T16:47:00Z">
        <w:r w:rsidRPr="006B6905">
          <w:rPr>
            <w:lang w:val="sv-SE"/>
            <w:rPrChange w:id="516" w:author="Max Lindmark" w:date="2020-02-08T16:48:00Z">
              <w:rPr>
                <w:lang w:val="en-GB"/>
              </w:rPr>
            </w:rPrChange>
          </w:rPr>
          <w:t xml:space="preserve">Andersen, K.H. &amp; Beyer, J.E. (2006). </w:t>
        </w:r>
        <w:r w:rsidRPr="006B6905">
          <w:rPr>
            <w:lang w:val="en-GB"/>
          </w:rPr>
          <w:t xml:space="preserve">Asymptotic Size Determines Species Abundance in the Marine Size Spectrum. </w:t>
        </w:r>
        <w:r w:rsidRPr="006B6905">
          <w:rPr>
            <w:i/>
            <w:iCs/>
            <w:lang w:val="en-GB"/>
          </w:rPr>
          <w:t>The American Naturalist</w:t>
        </w:r>
        <w:r w:rsidRPr="006B6905">
          <w:rPr>
            <w:lang w:val="en-GB"/>
          </w:rPr>
          <w:t>, 168, 8.</w:t>
        </w:r>
      </w:ins>
    </w:p>
    <w:p w14:paraId="33EF10F4" w14:textId="77777777" w:rsidR="006B6905" w:rsidRPr="006B6905" w:rsidRDefault="006B6905" w:rsidP="006B6905">
      <w:pPr>
        <w:pStyle w:val="Bibliography"/>
        <w:rPr>
          <w:ins w:id="517" w:author="Max Lindmark" w:date="2020-02-08T16:47:00Z"/>
          <w:lang w:val="en-GB"/>
        </w:rPr>
        <w:pPrChange w:id="518" w:author="Max Lindmark" w:date="2020-02-08T16:47:00Z">
          <w:pPr>
            <w:widowControl w:val="0"/>
            <w:autoSpaceDE w:val="0"/>
            <w:autoSpaceDN w:val="0"/>
            <w:adjustRightInd w:val="0"/>
          </w:pPr>
        </w:pPrChange>
      </w:pPr>
      <w:ins w:id="519" w:author="Max Lindmark" w:date="2020-02-08T16:47:00Z">
        <w:r w:rsidRPr="006B6905">
          <w:rPr>
            <w:lang w:val="en-GB"/>
          </w:rPr>
          <w:t xml:space="preserve">Andersen, K.H. &amp; Beyer, J.E. (2015). Size structure, not metabolic scaling rules, determines fisheries reference points. </w:t>
        </w:r>
        <w:r w:rsidRPr="006B6905">
          <w:rPr>
            <w:i/>
            <w:iCs/>
            <w:lang w:val="en-GB"/>
          </w:rPr>
          <w:t xml:space="preserve">Fish </w:t>
        </w:r>
        <w:proofErr w:type="spellStart"/>
        <w:r w:rsidRPr="006B6905">
          <w:rPr>
            <w:i/>
            <w:iCs/>
            <w:lang w:val="en-GB"/>
          </w:rPr>
          <w:t>Fish</w:t>
        </w:r>
        <w:proofErr w:type="spellEnd"/>
        <w:r w:rsidRPr="006B6905">
          <w:rPr>
            <w:lang w:val="en-GB"/>
          </w:rPr>
          <w:t>, 16, 1–22.</w:t>
        </w:r>
      </w:ins>
    </w:p>
    <w:p w14:paraId="756A2A71" w14:textId="77777777" w:rsidR="006B6905" w:rsidRPr="006B6905" w:rsidRDefault="006B6905" w:rsidP="006B6905">
      <w:pPr>
        <w:pStyle w:val="Bibliography"/>
        <w:rPr>
          <w:ins w:id="520" w:author="Max Lindmark" w:date="2020-02-08T16:47:00Z"/>
          <w:lang w:val="en-GB"/>
        </w:rPr>
        <w:pPrChange w:id="521" w:author="Max Lindmark" w:date="2020-02-08T16:47:00Z">
          <w:pPr>
            <w:widowControl w:val="0"/>
            <w:autoSpaceDE w:val="0"/>
            <w:autoSpaceDN w:val="0"/>
            <w:adjustRightInd w:val="0"/>
          </w:pPr>
        </w:pPrChange>
      </w:pPr>
      <w:ins w:id="522" w:author="Max Lindmark" w:date="2020-02-08T16:47:00Z">
        <w:r w:rsidRPr="006B6905">
          <w:rPr>
            <w:lang w:val="en-GB"/>
          </w:rPr>
          <w:t xml:space="preserve">Andersen, </w:t>
        </w:r>
        <w:proofErr w:type="spellStart"/>
        <w:proofErr w:type="gramStart"/>
        <w:r w:rsidRPr="006B6905">
          <w:rPr>
            <w:lang w:val="en-GB"/>
          </w:rPr>
          <w:t>K.Haste</w:t>
        </w:r>
        <w:proofErr w:type="spellEnd"/>
        <w:proofErr w:type="gramEnd"/>
        <w:r w:rsidRPr="006B6905">
          <w:rPr>
            <w:lang w:val="en-GB"/>
          </w:rPr>
          <w:t xml:space="preserve">., Jacobsen, N.S., Life, O., Resources, A., Castle, C., Security, G.F., </w:t>
        </w:r>
        <w:r w:rsidRPr="006B6905">
          <w:rPr>
            <w:i/>
            <w:iCs/>
            <w:lang w:val="en-GB"/>
          </w:rPr>
          <w:t>et al.</w:t>
        </w:r>
        <w:r w:rsidRPr="006B6905">
          <w:rPr>
            <w:lang w:val="en-GB"/>
          </w:rPr>
          <w:t xml:space="preserve"> (2016b). The theoretical foundations for size spectrum models of fish communities. </w:t>
        </w:r>
        <w:r w:rsidRPr="006B6905">
          <w:rPr>
            <w:i/>
            <w:iCs/>
            <w:lang w:val="en-GB"/>
          </w:rPr>
          <w:t>Canadian Journal of Fisheries and Aquatic Sciences</w:t>
        </w:r>
        <w:r w:rsidRPr="006B6905">
          <w:rPr>
            <w:lang w:val="en-GB"/>
          </w:rPr>
          <w:t>, 73, 1–47.</w:t>
        </w:r>
      </w:ins>
    </w:p>
    <w:p w14:paraId="04EB2E09" w14:textId="77777777" w:rsidR="006B6905" w:rsidRPr="006B6905" w:rsidRDefault="006B6905" w:rsidP="006B6905">
      <w:pPr>
        <w:pStyle w:val="Bibliography"/>
        <w:rPr>
          <w:ins w:id="523" w:author="Max Lindmark" w:date="2020-02-08T16:47:00Z"/>
          <w:lang w:val="en-GB"/>
        </w:rPr>
        <w:pPrChange w:id="524" w:author="Max Lindmark" w:date="2020-02-08T16:47:00Z">
          <w:pPr>
            <w:widowControl w:val="0"/>
            <w:autoSpaceDE w:val="0"/>
            <w:autoSpaceDN w:val="0"/>
            <w:adjustRightInd w:val="0"/>
          </w:pPr>
        </w:pPrChange>
      </w:pPr>
      <w:ins w:id="525" w:author="Max Lindmark" w:date="2020-02-08T16:47:00Z">
        <w:r w:rsidRPr="006B6905">
          <w:rPr>
            <w:lang w:val="en-GB"/>
          </w:rPr>
          <w:t xml:space="preserve">Andersen, </w:t>
        </w:r>
        <w:proofErr w:type="spellStart"/>
        <w:proofErr w:type="gramStart"/>
        <w:r w:rsidRPr="006B6905">
          <w:rPr>
            <w:lang w:val="en-GB"/>
          </w:rPr>
          <w:t>K.Haste</w:t>
        </w:r>
        <w:proofErr w:type="spellEnd"/>
        <w:proofErr w:type="gramEnd"/>
        <w:r w:rsidRPr="006B6905">
          <w:rPr>
            <w:lang w:val="en-GB"/>
          </w:rPr>
          <w:t xml:space="preserve">. &amp; Pedersen, M. (2009). Damped trophic cascades driven by fishing in model marine ecosystems. </w:t>
        </w:r>
        <w:r w:rsidRPr="006B6905">
          <w:rPr>
            <w:i/>
            <w:iCs/>
            <w:lang w:val="en-GB"/>
          </w:rPr>
          <w:t>Proceedings of the Royal Society of London B: Biological Sciences</w:t>
        </w:r>
        <w:r w:rsidRPr="006B6905">
          <w:rPr>
            <w:lang w:val="en-GB"/>
          </w:rPr>
          <w:t>, 277, 795–802.</w:t>
        </w:r>
      </w:ins>
    </w:p>
    <w:p w14:paraId="4D51C1D8" w14:textId="77777777" w:rsidR="006B6905" w:rsidRPr="006B6905" w:rsidRDefault="006B6905" w:rsidP="006B6905">
      <w:pPr>
        <w:pStyle w:val="Bibliography"/>
        <w:rPr>
          <w:ins w:id="526" w:author="Max Lindmark" w:date="2020-02-08T16:47:00Z"/>
          <w:lang w:val="en-GB"/>
        </w:rPr>
        <w:pPrChange w:id="527" w:author="Max Lindmark" w:date="2020-02-08T16:47:00Z">
          <w:pPr>
            <w:widowControl w:val="0"/>
            <w:autoSpaceDE w:val="0"/>
            <w:autoSpaceDN w:val="0"/>
            <w:adjustRightInd w:val="0"/>
          </w:pPr>
        </w:pPrChange>
      </w:pPr>
      <w:ins w:id="528" w:author="Max Lindmark" w:date="2020-02-08T16:47:00Z">
        <w:r w:rsidRPr="006B6905">
          <w:rPr>
            <w:lang w:val="en-GB"/>
          </w:rPr>
          <w:t xml:space="preserve">Atkinson, D. (1994). Temperature and Organism Size—A Biological Law for Ectotherms? In: </w:t>
        </w:r>
        <w:r w:rsidRPr="006B6905">
          <w:rPr>
            <w:i/>
            <w:iCs/>
            <w:lang w:val="en-GB"/>
          </w:rPr>
          <w:t>Advances in Ecological Research</w:t>
        </w:r>
        <w:r w:rsidRPr="006B6905">
          <w:rPr>
            <w:lang w:val="en-GB"/>
          </w:rPr>
          <w:t>. Elsevier, pp. 1–58.</w:t>
        </w:r>
      </w:ins>
    </w:p>
    <w:p w14:paraId="54866C9C" w14:textId="77777777" w:rsidR="006B6905" w:rsidRPr="006B6905" w:rsidRDefault="006B6905" w:rsidP="006B6905">
      <w:pPr>
        <w:pStyle w:val="Bibliography"/>
        <w:rPr>
          <w:ins w:id="529" w:author="Max Lindmark" w:date="2020-02-08T16:47:00Z"/>
          <w:lang w:val="en-GB"/>
        </w:rPr>
        <w:pPrChange w:id="530" w:author="Max Lindmark" w:date="2020-02-08T16:47:00Z">
          <w:pPr>
            <w:widowControl w:val="0"/>
            <w:autoSpaceDE w:val="0"/>
            <w:autoSpaceDN w:val="0"/>
            <w:adjustRightInd w:val="0"/>
          </w:pPr>
        </w:pPrChange>
      </w:pPr>
      <w:proofErr w:type="spellStart"/>
      <w:ins w:id="531" w:author="Max Lindmark" w:date="2020-02-08T16:47:00Z">
        <w:r w:rsidRPr="006B6905">
          <w:rPr>
            <w:lang w:val="en-GB"/>
          </w:rPr>
          <w:t>Audzijonyte</w:t>
        </w:r>
        <w:proofErr w:type="spellEnd"/>
        <w:r w:rsidRPr="006B6905">
          <w:rPr>
            <w:lang w:val="en-GB"/>
          </w:rPr>
          <w:t xml:space="preserve">, A., </w:t>
        </w:r>
        <w:proofErr w:type="spellStart"/>
        <w:r w:rsidRPr="006B6905">
          <w:rPr>
            <w:lang w:val="en-GB"/>
          </w:rPr>
          <w:t>Barneche</w:t>
        </w:r>
        <w:proofErr w:type="spellEnd"/>
        <w:r w:rsidRPr="006B6905">
          <w:rPr>
            <w:lang w:val="en-GB"/>
          </w:rPr>
          <w:t xml:space="preserve">, D.R., </w:t>
        </w:r>
        <w:proofErr w:type="spellStart"/>
        <w:r w:rsidRPr="006B6905">
          <w:rPr>
            <w:lang w:val="en-GB"/>
          </w:rPr>
          <w:t>Baudron</w:t>
        </w:r>
        <w:proofErr w:type="spellEnd"/>
        <w:r w:rsidRPr="006B6905">
          <w:rPr>
            <w:lang w:val="en-GB"/>
          </w:rPr>
          <w:t xml:space="preserve">, A.R., </w:t>
        </w:r>
        <w:proofErr w:type="spellStart"/>
        <w:r w:rsidRPr="006B6905">
          <w:rPr>
            <w:lang w:val="en-GB"/>
          </w:rPr>
          <w:t>Belmaker</w:t>
        </w:r>
        <w:proofErr w:type="spellEnd"/>
        <w:r w:rsidRPr="006B6905">
          <w:rPr>
            <w:lang w:val="en-GB"/>
          </w:rPr>
          <w:t xml:space="preserve">, J., Clark, T.D., Marshall, C.T., </w:t>
        </w:r>
        <w:r w:rsidRPr="006B6905">
          <w:rPr>
            <w:i/>
            <w:iCs/>
            <w:lang w:val="en-GB"/>
          </w:rPr>
          <w:t>et al.</w:t>
        </w:r>
        <w:r w:rsidRPr="006B6905">
          <w:rPr>
            <w:lang w:val="en-GB"/>
          </w:rPr>
          <w:t xml:space="preserve"> (2018). Is oxygen limitation in warming waters a valid mechanism to explain decreased body sizes in aquatic ectotherms? </w:t>
        </w:r>
        <w:r w:rsidRPr="006B6905">
          <w:rPr>
            <w:i/>
            <w:iCs/>
            <w:lang w:val="en-GB"/>
          </w:rPr>
          <w:t>Global Ecology and Biogeography</w:t>
        </w:r>
        <w:r w:rsidRPr="006B6905">
          <w:rPr>
            <w:lang w:val="en-GB"/>
          </w:rPr>
          <w:t>.</w:t>
        </w:r>
      </w:ins>
    </w:p>
    <w:p w14:paraId="44018127" w14:textId="77777777" w:rsidR="006B6905" w:rsidRPr="006B6905" w:rsidRDefault="006B6905" w:rsidP="006B6905">
      <w:pPr>
        <w:pStyle w:val="Bibliography"/>
        <w:rPr>
          <w:ins w:id="532" w:author="Max Lindmark" w:date="2020-02-08T16:47:00Z"/>
          <w:lang w:val="en-GB"/>
        </w:rPr>
        <w:pPrChange w:id="533" w:author="Max Lindmark" w:date="2020-02-08T16:47:00Z">
          <w:pPr>
            <w:widowControl w:val="0"/>
            <w:autoSpaceDE w:val="0"/>
            <w:autoSpaceDN w:val="0"/>
            <w:adjustRightInd w:val="0"/>
          </w:pPr>
        </w:pPrChange>
      </w:pPr>
      <w:proofErr w:type="spellStart"/>
      <w:ins w:id="534" w:author="Max Lindmark" w:date="2020-02-08T16:47:00Z">
        <w:r w:rsidRPr="006B6905">
          <w:rPr>
            <w:lang w:val="en-GB"/>
          </w:rPr>
          <w:t>Audzijonyte</w:t>
        </w:r>
        <w:proofErr w:type="spellEnd"/>
        <w:r w:rsidRPr="006B6905">
          <w:rPr>
            <w:lang w:val="en-GB"/>
          </w:rPr>
          <w:t xml:space="preserve">, A., </w:t>
        </w:r>
        <w:proofErr w:type="spellStart"/>
        <w:r w:rsidRPr="006B6905">
          <w:rPr>
            <w:lang w:val="en-GB"/>
          </w:rPr>
          <w:t>Kuparinen</w:t>
        </w:r>
        <w:proofErr w:type="spellEnd"/>
        <w:r w:rsidRPr="006B6905">
          <w:rPr>
            <w:lang w:val="en-GB"/>
          </w:rPr>
          <w:t xml:space="preserve">, A., Gorton, R. &amp; Fulton, E.A. (2013). Ecological consequences of body size decline in harvested fish species: positive feedback loops in trophic interactions amplify human impact. </w:t>
        </w:r>
        <w:r w:rsidRPr="006B6905">
          <w:rPr>
            <w:i/>
            <w:iCs/>
            <w:lang w:val="en-GB"/>
          </w:rPr>
          <w:t>Biology Letters</w:t>
        </w:r>
        <w:r w:rsidRPr="006B6905">
          <w:rPr>
            <w:lang w:val="en-GB"/>
          </w:rPr>
          <w:t>, 9, 20121103.</w:t>
        </w:r>
      </w:ins>
    </w:p>
    <w:p w14:paraId="08C47EE7" w14:textId="77777777" w:rsidR="006B6905" w:rsidRPr="006B6905" w:rsidRDefault="006B6905" w:rsidP="006B6905">
      <w:pPr>
        <w:pStyle w:val="Bibliography"/>
        <w:rPr>
          <w:ins w:id="535" w:author="Max Lindmark" w:date="2020-02-08T16:47:00Z"/>
          <w:lang w:val="en-GB"/>
        </w:rPr>
        <w:pPrChange w:id="536" w:author="Max Lindmark" w:date="2020-02-08T16:47:00Z">
          <w:pPr>
            <w:widowControl w:val="0"/>
            <w:autoSpaceDE w:val="0"/>
            <w:autoSpaceDN w:val="0"/>
            <w:adjustRightInd w:val="0"/>
          </w:pPr>
        </w:pPrChange>
      </w:pPr>
      <w:proofErr w:type="spellStart"/>
      <w:ins w:id="537" w:author="Max Lindmark" w:date="2020-02-08T16:47:00Z">
        <w:r w:rsidRPr="006B6905">
          <w:rPr>
            <w:lang w:val="en-GB"/>
          </w:rPr>
          <w:t>Barange</w:t>
        </w:r>
        <w:proofErr w:type="spellEnd"/>
        <w:r w:rsidRPr="006B6905">
          <w:rPr>
            <w:lang w:val="en-GB"/>
          </w:rPr>
          <w:t xml:space="preserve">, M., Merino, G., Blanchard, J.L., </w:t>
        </w:r>
        <w:proofErr w:type="spellStart"/>
        <w:r w:rsidRPr="006B6905">
          <w:rPr>
            <w:lang w:val="en-GB"/>
          </w:rPr>
          <w:t>Scholtens</w:t>
        </w:r>
        <w:proofErr w:type="spellEnd"/>
        <w:r w:rsidRPr="006B6905">
          <w:rPr>
            <w:lang w:val="en-GB"/>
          </w:rPr>
          <w:t xml:space="preserve">, J., </w:t>
        </w:r>
        <w:proofErr w:type="spellStart"/>
        <w:r w:rsidRPr="006B6905">
          <w:rPr>
            <w:lang w:val="en-GB"/>
          </w:rPr>
          <w:t>Harle</w:t>
        </w:r>
        <w:proofErr w:type="spellEnd"/>
        <w:r w:rsidRPr="006B6905">
          <w:rPr>
            <w:lang w:val="en-GB"/>
          </w:rPr>
          <w:t xml:space="preserve">, J., Allison, E.H., </w:t>
        </w:r>
        <w:r w:rsidRPr="006B6905">
          <w:rPr>
            <w:i/>
            <w:iCs/>
            <w:lang w:val="en-GB"/>
          </w:rPr>
          <w:t>et al.</w:t>
        </w:r>
        <w:r w:rsidRPr="006B6905">
          <w:rPr>
            <w:lang w:val="en-GB"/>
          </w:rPr>
          <w:t xml:space="preserve"> (2014). Impacts of climate change on marine ecosystem production in societies dependent on fisheries. </w:t>
        </w:r>
        <w:r w:rsidRPr="006B6905">
          <w:rPr>
            <w:i/>
            <w:iCs/>
            <w:lang w:val="en-GB"/>
          </w:rPr>
          <w:t xml:space="preserve">Nature </w:t>
        </w:r>
        <w:proofErr w:type="spellStart"/>
        <w:r w:rsidRPr="006B6905">
          <w:rPr>
            <w:i/>
            <w:iCs/>
            <w:lang w:val="en-GB"/>
          </w:rPr>
          <w:t>Clim</w:t>
        </w:r>
        <w:proofErr w:type="spellEnd"/>
        <w:r w:rsidRPr="006B6905">
          <w:rPr>
            <w:i/>
            <w:iCs/>
            <w:lang w:val="en-GB"/>
          </w:rPr>
          <w:t xml:space="preserve"> Change</w:t>
        </w:r>
        <w:r w:rsidRPr="006B6905">
          <w:rPr>
            <w:lang w:val="en-GB"/>
          </w:rPr>
          <w:t>, 4, 211–216.</w:t>
        </w:r>
      </w:ins>
    </w:p>
    <w:p w14:paraId="75450D33" w14:textId="77777777" w:rsidR="006B6905" w:rsidRPr="006B6905" w:rsidRDefault="006B6905" w:rsidP="006B6905">
      <w:pPr>
        <w:pStyle w:val="Bibliography"/>
        <w:rPr>
          <w:ins w:id="538" w:author="Max Lindmark" w:date="2020-02-08T16:47:00Z"/>
          <w:lang w:val="en-GB"/>
        </w:rPr>
        <w:pPrChange w:id="539" w:author="Max Lindmark" w:date="2020-02-08T16:47:00Z">
          <w:pPr>
            <w:widowControl w:val="0"/>
            <w:autoSpaceDE w:val="0"/>
            <w:autoSpaceDN w:val="0"/>
            <w:adjustRightInd w:val="0"/>
          </w:pPr>
        </w:pPrChange>
      </w:pPr>
      <w:proofErr w:type="spellStart"/>
      <w:ins w:id="540" w:author="Max Lindmark" w:date="2020-02-08T16:47:00Z">
        <w:r w:rsidRPr="006B6905">
          <w:rPr>
            <w:lang w:val="en-GB"/>
          </w:rPr>
          <w:t>Barneche</w:t>
        </w:r>
        <w:proofErr w:type="spellEnd"/>
        <w:r w:rsidRPr="006B6905">
          <w:rPr>
            <w:lang w:val="en-GB"/>
          </w:rPr>
          <w:t xml:space="preserve">, D.R., Jahn, M. &amp; </w:t>
        </w:r>
        <w:proofErr w:type="spellStart"/>
        <w:r w:rsidRPr="006B6905">
          <w:rPr>
            <w:lang w:val="en-GB"/>
          </w:rPr>
          <w:t>Seebacher</w:t>
        </w:r>
        <w:proofErr w:type="spellEnd"/>
        <w:r w:rsidRPr="006B6905">
          <w:rPr>
            <w:lang w:val="en-GB"/>
          </w:rPr>
          <w:t xml:space="preserve">, F. (2019). Warming increases the cost of growth in a model vertebrate. </w:t>
        </w:r>
        <w:r w:rsidRPr="006B6905">
          <w:rPr>
            <w:i/>
            <w:iCs/>
            <w:lang w:val="en-GB"/>
          </w:rPr>
          <w:t>Functional Ecology</w:t>
        </w:r>
        <w:r w:rsidRPr="006B6905">
          <w:rPr>
            <w:lang w:val="en-GB"/>
          </w:rPr>
          <w:t>, 33, 1256–1266.</w:t>
        </w:r>
      </w:ins>
    </w:p>
    <w:p w14:paraId="751860F3" w14:textId="77777777" w:rsidR="006B6905" w:rsidRPr="006B6905" w:rsidRDefault="006B6905" w:rsidP="006B6905">
      <w:pPr>
        <w:pStyle w:val="Bibliography"/>
        <w:rPr>
          <w:ins w:id="541" w:author="Max Lindmark" w:date="2020-02-08T16:47:00Z"/>
          <w:lang w:val="sv-SE"/>
          <w:rPrChange w:id="542" w:author="Max Lindmark" w:date="2020-02-08T16:48:00Z">
            <w:rPr>
              <w:ins w:id="543" w:author="Max Lindmark" w:date="2020-02-08T16:47:00Z"/>
              <w:lang w:val="en-GB"/>
            </w:rPr>
          </w:rPrChange>
        </w:rPr>
        <w:pPrChange w:id="544" w:author="Max Lindmark" w:date="2020-02-08T16:47:00Z">
          <w:pPr>
            <w:widowControl w:val="0"/>
            <w:autoSpaceDE w:val="0"/>
            <w:autoSpaceDN w:val="0"/>
            <w:adjustRightInd w:val="0"/>
          </w:pPr>
        </w:pPrChange>
      </w:pPr>
      <w:ins w:id="545" w:author="Max Lindmark" w:date="2020-02-08T16:47:00Z">
        <w:r w:rsidRPr="006B6905">
          <w:rPr>
            <w:lang w:val="en-GB"/>
          </w:rPr>
          <w:t xml:space="preserve">Barnes, C., </w:t>
        </w:r>
        <w:proofErr w:type="spellStart"/>
        <w:r w:rsidRPr="006B6905">
          <w:rPr>
            <w:lang w:val="en-GB"/>
          </w:rPr>
          <w:t>Irigoien</w:t>
        </w:r>
        <w:proofErr w:type="spellEnd"/>
        <w:r w:rsidRPr="006B6905">
          <w:rPr>
            <w:lang w:val="en-GB"/>
          </w:rPr>
          <w:t xml:space="preserve">, X., De Oliveira, J.A.A., Maxwell, D. &amp; Jennings, S. (2011). Predicting marine phytoplankton community size structure from empirical relationships with remotely sensed variables. </w:t>
        </w:r>
        <w:r w:rsidRPr="006B6905">
          <w:rPr>
            <w:i/>
            <w:iCs/>
            <w:lang w:val="sv-SE"/>
            <w:rPrChange w:id="546" w:author="Max Lindmark" w:date="2020-02-08T16:48:00Z">
              <w:rPr>
                <w:i/>
                <w:iCs/>
                <w:lang w:val="en-GB"/>
              </w:rPr>
            </w:rPrChange>
          </w:rPr>
          <w:t>J Plankton Res</w:t>
        </w:r>
        <w:r w:rsidRPr="006B6905">
          <w:rPr>
            <w:lang w:val="sv-SE"/>
            <w:rPrChange w:id="547" w:author="Max Lindmark" w:date="2020-02-08T16:48:00Z">
              <w:rPr>
                <w:lang w:val="en-GB"/>
              </w:rPr>
            </w:rPrChange>
          </w:rPr>
          <w:t>, 33, 13–24.</w:t>
        </w:r>
      </w:ins>
    </w:p>
    <w:p w14:paraId="434C3B32" w14:textId="77777777" w:rsidR="006B6905" w:rsidRPr="006B6905" w:rsidRDefault="006B6905" w:rsidP="006B6905">
      <w:pPr>
        <w:pStyle w:val="Bibliography"/>
        <w:rPr>
          <w:ins w:id="548" w:author="Max Lindmark" w:date="2020-02-08T16:47:00Z"/>
          <w:lang w:val="en-GB"/>
        </w:rPr>
        <w:pPrChange w:id="549" w:author="Max Lindmark" w:date="2020-02-08T16:47:00Z">
          <w:pPr>
            <w:widowControl w:val="0"/>
            <w:autoSpaceDE w:val="0"/>
            <w:autoSpaceDN w:val="0"/>
            <w:adjustRightInd w:val="0"/>
          </w:pPr>
        </w:pPrChange>
      </w:pPr>
      <w:proofErr w:type="spellStart"/>
      <w:ins w:id="550" w:author="Max Lindmark" w:date="2020-02-08T16:47:00Z">
        <w:r w:rsidRPr="006B6905">
          <w:rPr>
            <w:lang w:val="sv-SE"/>
            <w:rPrChange w:id="551" w:author="Max Lindmark" w:date="2020-02-08T16:48:00Z">
              <w:rPr>
                <w:lang w:val="en-GB"/>
              </w:rPr>
            </w:rPrChange>
          </w:rPr>
          <w:lastRenderedPageBreak/>
          <w:t>Bartolino</w:t>
        </w:r>
        <w:proofErr w:type="spellEnd"/>
        <w:r w:rsidRPr="006B6905">
          <w:rPr>
            <w:lang w:val="sv-SE"/>
            <w:rPrChange w:id="552" w:author="Max Lindmark" w:date="2020-02-08T16:48:00Z">
              <w:rPr>
                <w:lang w:val="en-GB"/>
              </w:rPr>
            </w:rPrChange>
          </w:rPr>
          <w:t xml:space="preserve">, V., </w:t>
        </w:r>
        <w:proofErr w:type="spellStart"/>
        <w:r w:rsidRPr="006B6905">
          <w:rPr>
            <w:lang w:val="sv-SE"/>
            <w:rPrChange w:id="553" w:author="Max Lindmark" w:date="2020-02-08T16:48:00Z">
              <w:rPr>
                <w:lang w:val="en-GB"/>
              </w:rPr>
            </w:rPrChange>
          </w:rPr>
          <w:t>Margonski</w:t>
        </w:r>
        <w:proofErr w:type="spellEnd"/>
        <w:r w:rsidRPr="006B6905">
          <w:rPr>
            <w:lang w:val="sv-SE"/>
            <w:rPrChange w:id="554" w:author="Max Lindmark" w:date="2020-02-08T16:48:00Z">
              <w:rPr>
                <w:lang w:val="en-GB"/>
              </w:rPr>
            </w:rPrChange>
          </w:rPr>
          <w:t xml:space="preserve">, P., Lindegren, M., Linderholm, H.W., </w:t>
        </w:r>
        <w:proofErr w:type="spellStart"/>
        <w:r w:rsidRPr="006B6905">
          <w:rPr>
            <w:lang w:val="sv-SE"/>
            <w:rPrChange w:id="555" w:author="Max Lindmark" w:date="2020-02-08T16:48:00Z">
              <w:rPr>
                <w:lang w:val="en-GB"/>
              </w:rPr>
            </w:rPrChange>
          </w:rPr>
          <w:t>Cardinale</w:t>
        </w:r>
        <w:proofErr w:type="spellEnd"/>
        <w:r w:rsidRPr="006B6905">
          <w:rPr>
            <w:lang w:val="sv-SE"/>
            <w:rPrChange w:id="556" w:author="Max Lindmark" w:date="2020-02-08T16:48:00Z">
              <w:rPr>
                <w:lang w:val="en-GB"/>
              </w:rPr>
            </w:rPrChange>
          </w:rPr>
          <w:t xml:space="preserve">, M., </w:t>
        </w:r>
        <w:proofErr w:type="spellStart"/>
        <w:r w:rsidRPr="006B6905">
          <w:rPr>
            <w:lang w:val="sv-SE"/>
            <w:rPrChange w:id="557" w:author="Max Lindmark" w:date="2020-02-08T16:48:00Z">
              <w:rPr>
                <w:lang w:val="en-GB"/>
              </w:rPr>
            </w:rPrChange>
          </w:rPr>
          <w:t>Rayner</w:t>
        </w:r>
        <w:proofErr w:type="spellEnd"/>
        <w:r w:rsidRPr="006B6905">
          <w:rPr>
            <w:lang w:val="sv-SE"/>
            <w:rPrChange w:id="558" w:author="Max Lindmark" w:date="2020-02-08T16:48:00Z">
              <w:rPr>
                <w:lang w:val="en-GB"/>
              </w:rPr>
            </w:rPrChange>
          </w:rPr>
          <w:t xml:space="preserve">, D., </w:t>
        </w:r>
        <w:r w:rsidRPr="006B6905">
          <w:rPr>
            <w:i/>
            <w:iCs/>
            <w:lang w:val="sv-SE"/>
            <w:rPrChange w:id="559" w:author="Max Lindmark" w:date="2020-02-08T16:48:00Z">
              <w:rPr>
                <w:i/>
                <w:iCs/>
                <w:lang w:val="en-GB"/>
              </w:rPr>
            </w:rPrChange>
          </w:rPr>
          <w:t>et al.</w:t>
        </w:r>
        <w:r w:rsidRPr="006B6905">
          <w:rPr>
            <w:lang w:val="sv-SE"/>
            <w:rPrChange w:id="560" w:author="Max Lindmark" w:date="2020-02-08T16:48:00Z">
              <w:rPr>
                <w:lang w:val="en-GB"/>
              </w:rPr>
            </w:rPrChange>
          </w:rPr>
          <w:t xml:space="preserve"> </w:t>
        </w:r>
        <w:r w:rsidRPr="006B6905">
          <w:rPr>
            <w:lang w:val="en-GB"/>
          </w:rPr>
          <w:t xml:space="preserve">(2014). Forecasting fish stock dynamics under climate change: Baltic herring (Clupea </w:t>
        </w:r>
        <w:proofErr w:type="spellStart"/>
        <w:r w:rsidRPr="006B6905">
          <w:rPr>
            <w:lang w:val="en-GB"/>
          </w:rPr>
          <w:t>harengus</w:t>
        </w:r>
        <w:proofErr w:type="spellEnd"/>
        <w:r w:rsidRPr="006B6905">
          <w:rPr>
            <w:lang w:val="en-GB"/>
          </w:rPr>
          <w:t xml:space="preserve">) as a case study. </w:t>
        </w:r>
        <w:r w:rsidRPr="006B6905">
          <w:rPr>
            <w:i/>
            <w:iCs/>
            <w:lang w:val="en-GB"/>
          </w:rPr>
          <w:t>Fisheries Oceanography</w:t>
        </w:r>
        <w:r w:rsidRPr="006B6905">
          <w:rPr>
            <w:lang w:val="en-GB"/>
          </w:rPr>
          <w:t>, 23, 258–269.</w:t>
        </w:r>
      </w:ins>
    </w:p>
    <w:p w14:paraId="5E87BCD0" w14:textId="77777777" w:rsidR="006B6905" w:rsidRPr="006B6905" w:rsidRDefault="006B6905" w:rsidP="006B6905">
      <w:pPr>
        <w:pStyle w:val="Bibliography"/>
        <w:rPr>
          <w:ins w:id="561" w:author="Max Lindmark" w:date="2020-02-08T16:47:00Z"/>
          <w:lang w:val="en-GB"/>
        </w:rPr>
        <w:pPrChange w:id="562" w:author="Max Lindmark" w:date="2020-02-08T16:47:00Z">
          <w:pPr>
            <w:widowControl w:val="0"/>
            <w:autoSpaceDE w:val="0"/>
            <w:autoSpaceDN w:val="0"/>
            <w:adjustRightInd w:val="0"/>
          </w:pPr>
        </w:pPrChange>
      </w:pPr>
      <w:proofErr w:type="spellStart"/>
      <w:ins w:id="563" w:author="Max Lindmark" w:date="2020-02-08T16:47:00Z">
        <w:r w:rsidRPr="006B6905">
          <w:rPr>
            <w:lang w:val="en-GB"/>
          </w:rPr>
          <w:t>Baudron</w:t>
        </w:r>
        <w:proofErr w:type="spellEnd"/>
        <w:r w:rsidRPr="006B6905">
          <w:rPr>
            <w:lang w:val="en-GB"/>
          </w:rPr>
          <w:t xml:space="preserve">, A.R., Needle, C.L., </w:t>
        </w:r>
        <w:proofErr w:type="spellStart"/>
        <w:r w:rsidRPr="006B6905">
          <w:rPr>
            <w:lang w:val="en-GB"/>
          </w:rPr>
          <w:t>Rijnsdorp</w:t>
        </w:r>
        <w:proofErr w:type="spellEnd"/>
        <w:r w:rsidRPr="006B6905">
          <w:rPr>
            <w:lang w:val="en-GB"/>
          </w:rPr>
          <w:t xml:space="preserve">, A.D. &amp; Marshall, C.T. (2014). Warming temperatures and smaller body sizes: synchronous changes in growth of North Sea fishes. </w:t>
        </w:r>
        <w:r w:rsidRPr="006B6905">
          <w:rPr>
            <w:i/>
            <w:iCs/>
            <w:lang w:val="en-GB"/>
          </w:rPr>
          <w:t>Global Change Biology</w:t>
        </w:r>
        <w:r w:rsidRPr="006B6905">
          <w:rPr>
            <w:lang w:val="en-GB"/>
          </w:rPr>
          <w:t>, 20, 1023–1031.</w:t>
        </w:r>
      </w:ins>
    </w:p>
    <w:p w14:paraId="186354A0" w14:textId="77777777" w:rsidR="006B6905" w:rsidRPr="006B6905" w:rsidRDefault="006B6905" w:rsidP="006B6905">
      <w:pPr>
        <w:pStyle w:val="Bibliography"/>
        <w:rPr>
          <w:ins w:id="564" w:author="Max Lindmark" w:date="2020-02-08T16:47:00Z"/>
          <w:lang w:val="en-GB"/>
        </w:rPr>
        <w:pPrChange w:id="565" w:author="Max Lindmark" w:date="2020-02-08T16:47:00Z">
          <w:pPr>
            <w:widowControl w:val="0"/>
            <w:autoSpaceDE w:val="0"/>
            <w:autoSpaceDN w:val="0"/>
            <w:adjustRightInd w:val="0"/>
          </w:pPr>
        </w:pPrChange>
      </w:pPr>
      <w:ins w:id="566" w:author="Max Lindmark" w:date="2020-02-08T16:47:00Z">
        <w:r w:rsidRPr="006B6905">
          <w:rPr>
            <w:lang w:val="en-GB"/>
          </w:rPr>
          <w:t xml:space="preserve">Belkin, I.M. (2009). Rapid warming of large marine ecosystems. </w:t>
        </w:r>
        <w:r w:rsidRPr="006B6905">
          <w:rPr>
            <w:i/>
            <w:iCs/>
            <w:lang w:val="en-GB"/>
          </w:rPr>
          <w:t>Progress in Oceanography</w:t>
        </w:r>
        <w:r w:rsidRPr="006B6905">
          <w:rPr>
            <w:lang w:val="en-GB"/>
          </w:rPr>
          <w:t>, 81, 207–213.</w:t>
        </w:r>
      </w:ins>
    </w:p>
    <w:p w14:paraId="35B24888" w14:textId="77777777" w:rsidR="006B6905" w:rsidRPr="006B6905" w:rsidRDefault="006B6905" w:rsidP="006B6905">
      <w:pPr>
        <w:pStyle w:val="Bibliography"/>
        <w:rPr>
          <w:ins w:id="567" w:author="Max Lindmark" w:date="2020-02-08T16:47:00Z"/>
          <w:lang w:val="en-GB"/>
        </w:rPr>
        <w:pPrChange w:id="568" w:author="Max Lindmark" w:date="2020-02-08T16:47:00Z">
          <w:pPr>
            <w:widowControl w:val="0"/>
            <w:autoSpaceDE w:val="0"/>
            <w:autoSpaceDN w:val="0"/>
            <w:adjustRightInd w:val="0"/>
          </w:pPr>
        </w:pPrChange>
      </w:pPr>
      <w:ins w:id="569" w:author="Max Lindmark" w:date="2020-02-08T16:47:00Z">
        <w:r w:rsidRPr="006B6905">
          <w:rPr>
            <w:lang w:val="en-GB"/>
          </w:rPr>
          <w:t xml:space="preserve">Bernhardt, J.R., Sunday, J.M. &amp; O’Connor, M.I. (2018). Metabolic Theory and the Temperature-Size Rule Explain the Temperature Dependence of Population Carrying Capacity. </w:t>
        </w:r>
        <w:r w:rsidRPr="006B6905">
          <w:rPr>
            <w:i/>
            <w:iCs/>
            <w:lang w:val="en-GB"/>
          </w:rPr>
          <w:t>The American Naturalist</w:t>
        </w:r>
        <w:r w:rsidRPr="006B6905">
          <w:rPr>
            <w:lang w:val="en-GB"/>
          </w:rPr>
          <w:t>, 192, 687–697.</w:t>
        </w:r>
      </w:ins>
    </w:p>
    <w:p w14:paraId="13954B0C" w14:textId="77777777" w:rsidR="006B6905" w:rsidRPr="006B6905" w:rsidRDefault="006B6905" w:rsidP="006B6905">
      <w:pPr>
        <w:pStyle w:val="Bibliography"/>
        <w:rPr>
          <w:ins w:id="570" w:author="Max Lindmark" w:date="2020-02-08T16:47:00Z"/>
          <w:lang w:val="en-GB"/>
        </w:rPr>
        <w:pPrChange w:id="571" w:author="Max Lindmark" w:date="2020-02-08T16:47:00Z">
          <w:pPr>
            <w:widowControl w:val="0"/>
            <w:autoSpaceDE w:val="0"/>
            <w:autoSpaceDN w:val="0"/>
            <w:adjustRightInd w:val="0"/>
          </w:pPr>
        </w:pPrChange>
      </w:pPr>
      <w:proofErr w:type="spellStart"/>
      <w:ins w:id="572" w:author="Max Lindmark" w:date="2020-02-08T16:47:00Z">
        <w:r w:rsidRPr="006B6905">
          <w:rPr>
            <w:lang w:val="en-GB"/>
          </w:rPr>
          <w:t>Björnsson</w:t>
        </w:r>
        <w:proofErr w:type="spellEnd"/>
        <w:r w:rsidRPr="006B6905">
          <w:rPr>
            <w:lang w:val="en-GB"/>
          </w:rPr>
          <w:t>, B. (2001). Optimal temperature for growth and feed conversion of immature cod (</w:t>
        </w:r>
        <w:proofErr w:type="spellStart"/>
        <w:r w:rsidRPr="006B6905">
          <w:rPr>
            <w:lang w:val="en-GB"/>
          </w:rPr>
          <w:t>Gadus</w:t>
        </w:r>
        <w:proofErr w:type="spellEnd"/>
        <w:r w:rsidRPr="006B6905">
          <w:rPr>
            <w:lang w:val="en-GB"/>
          </w:rPr>
          <w:t xml:space="preserve"> </w:t>
        </w:r>
        <w:proofErr w:type="spellStart"/>
        <w:r w:rsidRPr="006B6905">
          <w:rPr>
            <w:lang w:val="en-GB"/>
          </w:rPr>
          <w:t>morhua</w:t>
        </w:r>
        <w:proofErr w:type="spellEnd"/>
        <w:r w:rsidRPr="006B6905">
          <w:rPr>
            <w:lang w:val="en-GB"/>
          </w:rPr>
          <w:t xml:space="preserve"> L.). </w:t>
        </w:r>
        <w:r w:rsidRPr="006B6905">
          <w:rPr>
            <w:i/>
            <w:iCs/>
            <w:lang w:val="en-GB"/>
          </w:rPr>
          <w:t>ICES Journal of Marine Science</w:t>
        </w:r>
        <w:r w:rsidRPr="006B6905">
          <w:rPr>
            <w:lang w:val="en-GB"/>
          </w:rPr>
          <w:t>, 58, 29–38.</w:t>
        </w:r>
      </w:ins>
    </w:p>
    <w:p w14:paraId="616CC354" w14:textId="77777777" w:rsidR="006B6905" w:rsidRPr="006B6905" w:rsidRDefault="006B6905" w:rsidP="006B6905">
      <w:pPr>
        <w:pStyle w:val="Bibliography"/>
        <w:rPr>
          <w:ins w:id="573" w:author="Max Lindmark" w:date="2020-02-08T16:47:00Z"/>
          <w:lang w:val="en-GB"/>
        </w:rPr>
        <w:pPrChange w:id="574" w:author="Max Lindmark" w:date="2020-02-08T16:47:00Z">
          <w:pPr>
            <w:widowControl w:val="0"/>
            <w:autoSpaceDE w:val="0"/>
            <w:autoSpaceDN w:val="0"/>
            <w:adjustRightInd w:val="0"/>
          </w:pPr>
        </w:pPrChange>
      </w:pPr>
      <w:ins w:id="575" w:author="Max Lindmark" w:date="2020-02-08T16:47:00Z">
        <w:r w:rsidRPr="006B6905">
          <w:rPr>
            <w:lang w:val="en-GB"/>
          </w:rPr>
          <w:t xml:space="preserve">Blanchard, J.L., Andersen, K.H., Scott, F., </w:t>
        </w:r>
        <w:proofErr w:type="spellStart"/>
        <w:r w:rsidRPr="006B6905">
          <w:rPr>
            <w:lang w:val="en-GB"/>
          </w:rPr>
          <w:t>Hintzen</w:t>
        </w:r>
        <w:proofErr w:type="spellEnd"/>
        <w:r w:rsidRPr="006B6905">
          <w:rPr>
            <w:lang w:val="en-GB"/>
          </w:rPr>
          <w:t xml:space="preserve">, N.T., Piet, G. &amp; Jennings, S. (2014). Evaluating targets and trade-offs among fisheries and conservation objectives using a multispecies size spectrum model. </w:t>
        </w:r>
        <w:r w:rsidRPr="006B6905">
          <w:rPr>
            <w:i/>
            <w:iCs/>
            <w:lang w:val="en-GB"/>
          </w:rPr>
          <w:t>Journal of Applied Ecology</w:t>
        </w:r>
        <w:r w:rsidRPr="006B6905">
          <w:rPr>
            <w:lang w:val="en-GB"/>
          </w:rPr>
          <w:t>, 51, 612–622.</w:t>
        </w:r>
      </w:ins>
    </w:p>
    <w:p w14:paraId="248E61A8" w14:textId="77777777" w:rsidR="006B6905" w:rsidRPr="006B6905" w:rsidRDefault="006B6905" w:rsidP="006B6905">
      <w:pPr>
        <w:pStyle w:val="Bibliography"/>
        <w:rPr>
          <w:ins w:id="576" w:author="Max Lindmark" w:date="2020-02-08T16:47:00Z"/>
          <w:lang w:val="en-GB"/>
        </w:rPr>
        <w:pPrChange w:id="577" w:author="Max Lindmark" w:date="2020-02-08T16:47:00Z">
          <w:pPr>
            <w:widowControl w:val="0"/>
            <w:autoSpaceDE w:val="0"/>
            <w:autoSpaceDN w:val="0"/>
            <w:adjustRightInd w:val="0"/>
          </w:pPr>
        </w:pPrChange>
      </w:pPr>
      <w:ins w:id="578" w:author="Max Lindmark" w:date="2020-02-08T16:47:00Z">
        <w:r w:rsidRPr="006B6905">
          <w:rPr>
            <w:lang w:val="en-GB"/>
          </w:rPr>
          <w:t xml:space="preserve">Blanchard, J.L., Heneghan, R.F., Everett, J.D., </w:t>
        </w:r>
        <w:proofErr w:type="spellStart"/>
        <w:r w:rsidRPr="006B6905">
          <w:rPr>
            <w:lang w:val="en-GB"/>
          </w:rPr>
          <w:t>Trebilco</w:t>
        </w:r>
        <w:proofErr w:type="spellEnd"/>
        <w:r w:rsidRPr="006B6905">
          <w:rPr>
            <w:lang w:val="en-GB"/>
          </w:rPr>
          <w:t xml:space="preserve">, R. &amp; Richardson, A.J. (2017). From Bacteria to Whales: Using Functional Size Spectra to Model Marine Ecosystems. </w:t>
        </w:r>
        <w:r w:rsidRPr="006B6905">
          <w:rPr>
            <w:i/>
            <w:iCs/>
            <w:lang w:val="en-GB"/>
          </w:rPr>
          <w:t>Trends in Ecology &amp; Evolution</w:t>
        </w:r>
        <w:r w:rsidRPr="006B6905">
          <w:rPr>
            <w:lang w:val="en-GB"/>
          </w:rPr>
          <w:t>, 32, 174–186.</w:t>
        </w:r>
      </w:ins>
    </w:p>
    <w:p w14:paraId="05453257" w14:textId="77777777" w:rsidR="006B6905" w:rsidRPr="006B6905" w:rsidRDefault="006B6905" w:rsidP="006B6905">
      <w:pPr>
        <w:pStyle w:val="Bibliography"/>
        <w:rPr>
          <w:ins w:id="579" w:author="Max Lindmark" w:date="2020-02-08T16:47:00Z"/>
          <w:lang w:val="en-GB"/>
        </w:rPr>
        <w:pPrChange w:id="580" w:author="Max Lindmark" w:date="2020-02-08T16:47:00Z">
          <w:pPr>
            <w:widowControl w:val="0"/>
            <w:autoSpaceDE w:val="0"/>
            <w:autoSpaceDN w:val="0"/>
            <w:adjustRightInd w:val="0"/>
          </w:pPr>
        </w:pPrChange>
      </w:pPr>
      <w:ins w:id="581" w:author="Max Lindmark" w:date="2020-02-08T16:47:00Z">
        <w:r w:rsidRPr="006B6905">
          <w:rPr>
            <w:lang w:val="en-GB"/>
          </w:rPr>
          <w:t xml:space="preserve">Blanchard, J.L., Jennings, S., Holmes, R., </w:t>
        </w:r>
        <w:proofErr w:type="spellStart"/>
        <w:r w:rsidRPr="006B6905">
          <w:rPr>
            <w:lang w:val="en-GB"/>
          </w:rPr>
          <w:t>Harle</w:t>
        </w:r>
        <w:proofErr w:type="spellEnd"/>
        <w:r w:rsidRPr="006B6905">
          <w:rPr>
            <w:lang w:val="en-GB"/>
          </w:rPr>
          <w:t xml:space="preserve">, J., Merino, G., Allen, J.I., </w:t>
        </w:r>
        <w:r w:rsidRPr="006B6905">
          <w:rPr>
            <w:i/>
            <w:iCs/>
            <w:lang w:val="en-GB"/>
          </w:rPr>
          <w:t>et al.</w:t>
        </w:r>
        <w:r w:rsidRPr="006B6905">
          <w:rPr>
            <w:lang w:val="en-GB"/>
          </w:rPr>
          <w:t xml:space="preserve"> (2012). Potential consequences of climate change for primary production and fish production in large marine ecosystems. </w:t>
        </w:r>
        <w:r w:rsidRPr="006B6905">
          <w:rPr>
            <w:i/>
            <w:iCs/>
            <w:lang w:val="en-GB"/>
          </w:rPr>
          <w:t>Philosophical Transactions of the Royal Society of London, Series B: Biological Sciences</w:t>
        </w:r>
        <w:r w:rsidRPr="006B6905">
          <w:rPr>
            <w:lang w:val="en-GB"/>
          </w:rPr>
          <w:t>, 367, 2979–2989.</w:t>
        </w:r>
      </w:ins>
    </w:p>
    <w:p w14:paraId="4AA8F1F2" w14:textId="77777777" w:rsidR="006B6905" w:rsidRPr="006B6905" w:rsidRDefault="006B6905" w:rsidP="006B6905">
      <w:pPr>
        <w:pStyle w:val="Bibliography"/>
        <w:rPr>
          <w:ins w:id="582" w:author="Max Lindmark" w:date="2020-02-08T16:47:00Z"/>
          <w:lang w:val="en-GB"/>
        </w:rPr>
        <w:pPrChange w:id="583" w:author="Max Lindmark" w:date="2020-02-08T16:47:00Z">
          <w:pPr>
            <w:widowControl w:val="0"/>
            <w:autoSpaceDE w:val="0"/>
            <w:autoSpaceDN w:val="0"/>
            <w:adjustRightInd w:val="0"/>
          </w:pPr>
        </w:pPrChange>
      </w:pPr>
      <w:ins w:id="584" w:author="Max Lindmark" w:date="2020-02-08T16:47:00Z">
        <w:r w:rsidRPr="006B6905">
          <w:rPr>
            <w:lang w:val="en-GB"/>
          </w:rPr>
          <w:t xml:space="preserve">Brett, J.R., </w:t>
        </w:r>
        <w:proofErr w:type="spellStart"/>
        <w:r w:rsidRPr="006B6905">
          <w:rPr>
            <w:lang w:val="en-GB"/>
          </w:rPr>
          <w:t>Shelbourn</w:t>
        </w:r>
        <w:proofErr w:type="spellEnd"/>
        <w:r w:rsidRPr="006B6905">
          <w:rPr>
            <w:lang w:val="en-GB"/>
          </w:rPr>
          <w:t xml:space="preserve">, J.E. &amp; Shoop, C.T. (1969). Growth Rate and Body Composition of Fingerling Sockeye Salmon, Oncorhynchus </w:t>
        </w:r>
        <w:proofErr w:type="spellStart"/>
        <w:r w:rsidRPr="006B6905">
          <w:rPr>
            <w:lang w:val="en-GB"/>
          </w:rPr>
          <w:t>nerka</w:t>
        </w:r>
        <w:proofErr w:type="spellEnd"/>
        <w:r w:rsidRPr="006B6905">
          <w:rPr>
            <w:lang w:val="en-GB"/>
          </w:rPr>
          <w:t xml:space="preserve">, in relation to Temperature and Ration Size. </w:t>
        </w:r>
        <w:r w:rsidRPr="006B6905">
          <w:rPr>
            <w:i/>
            <w:iCs/>
            <w:lang w:val="en-GB"/>
          </w:rPr>
          <w:t>J. Fish. Res. Bd. Can.</w:t>
        </w:r>
        <w:r w:rsidRPr="006B6905">
          <w:rPr>
            <w:lang w:val="en-GB"/>
          </w:rPr>
          <w:t>, 26, 2363–2394.</w:t>
        </w:r>
      </w:ins>
    </w:p>
    <w:p w14:paraId="4E56AF8C" w14:textId="77777777" w:rsidR="006B6905" w:rsidRPr="006B6905" w:rsidRDefault="006B6905" w:rsidP="006B6905">
      <w:pPr>
        <w:pStyle w:val="Bibliography"/>
        <w:rPr>
          <w:ins w:id="585" w:author="Max Lindmark" w:date="2020-02-08T16:47:00Z"/>
          <w:lang w:val="en-GB"/>
        </w:rPr>
        <w:pPrChange w:id="586" w:author="Max Lindmark" w:date="2020-02-08T16:47:00Z">
          <w:pPr>
            <w:widowControl w:val="0"/>
            <w:autoSpaceDE w:val="0"/>
            <w:autoSpaceDN w:val="0"/>
            <w:adjustRightInd w:val="0"/>
          </w:pPr>
        </w:pPrChange>
      </w:pPr>
      <w:ins w:id="587" w:author="Max Lindmark" w:date="2020-02-08T16:47:00Z">
        <w:r w:rsidRPr="006B6905">
          <w:rPr>
            <w:lang w:val="en-GB"/>
          </w:rPr>
          <w:t xml:space="preserve">Brown, J.H., </w:t>
        </w:r>
        <w:proofErr w:type="spellStart"/>
        <w:r w:rsidRPr="006B6905">
          <w:rPr>
            <w:lang w:val="en-GB"/>
          </w:rPr>
          <w:t>Gillooly</w:t>
        </w:r>
        <w:proofErr w:type="spellEnd"/>
        <w:r w:rsidRPr="006B6905">
          <w:rPr>
            <w:lang w:val="en-GB"/>
          </w:rPr>
          <w:t xml:space="preserve">, J.F., Allen, A.P., Savage, V.M. &amp; West, G.B. (2004a). Toward a metabolic theory of ecology. </w:t>
        </w:r>
        <w:r w:rsidRPr="006B6905">
          <w:rPr>
            <w:i/>
            <w:iCs/>
            <w:lang w:val="en-GB"/>
          </w:rPr>
          <w:t>Ecology</w:t>
        </w:r>
        <w:r w:rsidRPr="006B6905">
          <w:rPr>
            <w:lang w:val="en-GB"/>
          </w:rPr>
          <w:t>, 85, 1771–1789.</w:t>
        </w:r>
      </w:ins>
    </w:p>
    <w:p w14:paraId="6E997781" w14:textId="77777777" w:rsidR="006B6905" w:rsidRPr="006B6905" w:rsidRDefault="006B6905" w:rsidP="006B6905">
      <w:pPr>
        <w:pStyle w:val="Bibliography"/>
        <w:rPr>
          <w:ins w:id="588" w:author="Max Lindmark" w:date="2020-02-08T16:47:00Z"/>
          <w:lang w:val="en-GB"/>
        </w:rPr>
        <w:pPrChange w:id="589" w:author="Max Lindmark" w:date="2020-02-08T16:47:00Z">
          <w:pPr>
            <w:widowControl w:val="0"/>
            <w:autoSpaceDE w:val="0"/>
            <w:autoSpaceDN w:val="0"/>
            <w:adjustRightInd w:val="0"/>
          </w:pPr>
        </w:pPrChange>
      </w:pPr>
      <w:ins w:id="590" w:author="Max Lindmark" w:date="2020-02-08T16:47:00Z">
        <w:r w:rsidRPr="006B6905">
          <w:rPr>
            <w:lang w:val="en-GB"/>
          </w:rPr>
          <w:t xml:space="preserve">Brown, J.H., </w:t>
        </w:r>
        <w:proofErr w:type="spellStart"/>
        <w:r w:rsidRPr="006B6905">
          <w:rPr>
            <w:lang w:val="en-GB"/>
          </w:rPr>
          <w:t>Gillooly</w:t>
        </w:r>
        <w:proofErr w:type="spellEnd"/>
        <w:r w:rsidRPr="006B6905">
          <w:rPr>
            <w:lang w:val="en-GB"/>
          </w:rPr>
          <w:t xml:space="preserve">, J.F., Allen, A.P., Savage, V.M. &amp; West, G.B. (2004b). Toward a metabolic theory of ecology. </w:t>
        </w:r>
        <w:r w:rsidRPr="006B6905">
          <w:rPr>
            <w:i/>
            <w:iCs/>
            <w:lang w:val="en-GB"/>
          </w:rPr>
          <w:t>Ecology</w:t>
        </w:r>
        <w:r w:rsidRPr="006B6905">
          <w:rPr>
            <w:lang w:val="en-GB"/>
          </w:rPr>
          <w:t>, 85, 1771–1789.</w:t>
        </w:r>
      </w:ins>
    </w:p>
    <w:p w14:paraId="108A946A" w14:textId="77777777" w:rsidR="006B6905" w:rsidRPr="006B6905" w:rsidRDefault="006B6905" w:rsidP="006B6905">
      <w:pPr>
        <w:pStyle w:val="Bibliography"/>
        <w:rPr>
          <w:ins w:id="591" w:author="Max Lindmark" w:date="2020-02-08T16:47:00Z"/>
          <w:lang w:val="en-GB"/>
        </w:rPr>
        <w:pPrChange w:id="592" w:author="Max Lindmark" w:date="2020-02-08T16:47:00Z">
          <w:pPr>
            <w:widowControl w:val="0"/>
            <w:autoSpaceDE w:val="0"/>
            <w:autoSpaceDN w:val="0"/>
            <w:adjustRightInd w:val="0"/>
          </w:pPr>
        </w:pPrChange>
      </w:pPr>
      <w:ins w:id="593" w:author="Max Lindmark" w:date="2020-02-08T16:47:00Z">
        <w:r w:rsidRPr="006B6905">
          <w:rPr>
            <w:lang w:val="en-GB"/>
          </w:rPr>
          <w:t xml:space="preserve">Byrd, R.H., Lu, </w:t>
        </w:r>
        <w:proofErr w:type="spellStart"/>
        <w:r w:rsidRPr="006B6905">
          <w:rPr>
            <w:lang w:val="en-GB"/>
          </w:rPr>
          <w:t>Peihuang</w:t>
        </w:r>
        <w:proofErr w:type="spellEnd"/>
        <w:r w:rsidRPr="006B6905">
          <w:rPr>
            <w:lang w:val="en-GB"/>
          </w:rPr>
          <w:t xml:space="preserve">., </w:t>
        </w:r>
        <w:proofErr w:type="spellStart"/>
        <w:r w:rsidRPr="006B6905">
          <w:rPr>
            <w:lang w:val="en-GB"/>
          </w:rPr>
          <w:t>Nocedal</w:t>
        </w:r>
        <w:proofErr w:type="spellEnd"/>
        <w:r w:rsidRPr="006B6905">
          <w:rPr>
            <w:lang w:val="en-GB"/>
          </w:rPr>
          <w:t xml:space="preserve">, Jorge. &amp; Zhu, </w:t>
        </w:r>
        <w:proofErr w:type="spellStart"/>
        <w:r w:rsidRPr="006B6905">
          <w:rPr>
            <w:lang w:val="en-GB"/>
          </w:rPr>
          <w:t>Ciyou</w:t>
        </w:r>
        <w:proofErr w:type="spellEnd"/>
        <w:r w:rsidRPr="006B6905">
          <w:rPr>
            <w:lang w:val="en-GB"/>
          </w:rPr>
          <w:t xml:space="preserve">. (1995). A Limited Memory Algorithm for Bound Constrained Optimization. </w:t>
        </w:r>
        <w:r w:rsidRPr="006B6905">
          <w:rPr>
            <w:i/>
            <w:iCs/>
            <w:lang w:val="en-GB"/>
          </w:rPr>
          <w:t xml:space="preserve">SIAM J. Sci. </w:t>
        </w:r>
        <w:proofErr w:type="spellStart"/>
        <w:r w:rsidRPr="006B6905">
          <w:rPr>
            <w:i/>
            <w:iCs/>
            <w:lang w:val="en-GB"/>
          </w:rPr>
          <w:t>Comput</w:t>
        </w:r>
        <w:proofErr w:type="spellEnd"/>
        <w:r w:rsidRPr="006B6905">
          <w:rPr>
            <w:i/>
            <w:iCs/>
            <w:lang w:val="en-GB"/>
          </w:rPr>
          <w:t>.</w:t>
        </w:r>
        <w:r w:rsidRPr="006B6905">
          <w:rPr>
            <w:lang w:val="en-GB"/>
          </w:rPr>
          <w:t>, 16, 1190–1208.</w:t>
        </w:r>
      </w:ins>
    </w:p>
    <w:p w14:paraId="2F6C666C" w14:textId="77777777" w:rsidR="006B6905" w:rsidRPr="006B6905" w:rsidRDefault="006B6905" w:rsidP="006B6905">
      <w:pPr>
        <w:pStyle w:val="Bibliography"/>
        <w:rPr>
          <w:ins w:id="594" w:author="Max Lindmark" w:date="2020-02-08T16:47:00Z"/>
          <w:lang w:val="en-GB"/>
        </w:rPr>
        <w:pPrChange w:id="595" w:author="Max Lindmark" w:date="2020-02-08T16:47:00Z">
          <w:pPr>
            <w:widowControl w:val="0"/>
            <w:autoSpaceDE w:val="0"/>
            <w:autoSpaceDN w:val="0"/>
            <w:adjustRightInd w:val="0"/>
          </w:pPr>
        </w:pPrChange>
      </w:pPr>
      <w:ins w:id="596" w:author="Max Lindmark" w:date="2020-02-08T16:47:00Z">
        <w:r w:rsidRPr="006B6905">
          <w:rPr>
            <w:lang w:val="en-GB"/>
          </w:rPr>
          <w:t xml:space="preserve">Canales, T.M., Law, R. &amp; Blanchard, J.L. (2016). Shifts in plankton size spectra modulate growth and coexistence of anchovy and sardine in upwelling systems. </w:t>
        </w:r>
        <w:r w:rsidRPr="006B6905">
          <w:rPr>
            <w:i/>
            <w:iCs/>
            <w:lang w:val="en-GB"/>
          </w:rPr>
          <w:t>Canadian Journal of Fisheries and Aquatic Sciences</w:t>
        </w:r>
        <w:r w:rsidRPr="006B6905">
          <w:rPr>
            <w:lang w:val="en-GB"/>
          </w:rPr>
          <w:t>, 73, 611–621.</w:t>
        </w:r>
      </w:ins>
    </w:p>
    <w:p w14:paraId="6CA214C0" w14:textId="77777777" w:rsidR="006B6905" w:rsidRPr="006B6905" w:rsidRDefault="006B6905" w:rsidP="006B6905">
      <w:pPr>
        <w:pStyle w:val="Bibliography"/>
        <w:rPr>
          <w:ins w:id="597" w:author="Max Lindmark" w:date="2020-02-08T16:47:00Z"/>
          <w:lang w:val="en-GB"/>
        </w:rPr>
        <w:pPrChange w:id="598" w:author="Max Lindmark" w:date="2020-02-08T16:47:00Z">
          <w:pPr>
            <w:widowControl w:val="0"/>
            <w:autoSpaceDE w:val="0"/>
            <w:autoSpaceDN w:val="0"/>
            <w:adjustRightInd w:val="0"/>
          </w:pPr>
        </w:pPrChange>
      </w:pPr>
      <w:proofErr w:type="spellStart"/>
      <w:ins w:id="599" w:author="Max Lindmark" w:date="2020-02-08T16:47:00Z">
        <w:r w:rsidRPr="006B6905">
          <w:rPr>
            <w:lang w:val="en-GB"/>
          </w:rPr>
          <w:t>Casini</w:t>
        </w:r>
        <w:proofErr w:type="spellEnd"/>
        <w:r w:rsidRPr="006B6905">
          <w:rPr>
            <w:lang w:val="en-GB"/>
          </w:rPr>
          <w:t xml:space="preserve">, M., </w:t>
        </w:r>
        <w:proofErr w:type="spellStart"/>
        <w:r w:rsidRPr="006B6905">
          <w:rPr>
            <w:lang w:val="en-GB"/>
          </w:rPr>
          <w:t>Hjelm</w:t>
        </w:r>
        <w:proofErr w:type="spellEnd"/>
        <w:r w:rsidRPr="006B6905">
          <w:rPr>
            <w:lang w:val="en-GB"/>
          </w:rPr>
          <w:t xml:space="preserve">, J., </w:t>
        </w:r>
        <w:proofErr w:type="spellStart"/>
        <w:r w:rsidRPr="006B6905">
          <w:rPr>
            <w:lang w:val="en-GB"/>
          </w:rPr>
          <w:t>Molinero</w:t>
        </w:r>
        <w:proofErr w:type="spellEnd"/>
        <w:r w:rsidRPr="006B6905">
          <w:rPr>
            <w:lang w:val="en-GB"/>
          </w:rPr>
          <w:t xml:space="preserve">, J.-C., </w:t>
        </w:r>
        <w:proofErr w:type="spellStart"/>
        <w:r w:rsidRPr="006B6905">
          <w:rPr>
            <w:lang w:val="en-GB"/>
          </w:rPr>
          <w:t>Lövgren</w:t>
        </w:r>
        <w:proofErr w:type="spellEnd"/>
        <w:r w:rsidRPr="006B6905">
          <w:rPr>
            <w:lang w:val="en-GB"/>
          </w:rPr>
          <w:t xml:space="preserve">, J., Cardinale, M., </w:t>
        </w:r>
        <w:proofErr w:type="spellStart"/>
        <w:r w:rsidRPr="006B6905">
          <w:rPr>
            <w:lang w:val="en-GB"/>
          </w:rPr>
          <w:t>Bartolino</w:t>
        </w:r>
        <w:proofErr w:type="spellEnd"/>
        <w:r w:rsidRPr="006B6905">
          <w:rPr>
            <w:lang w:val="en-GB"/>
          </w:rPr>
          <w:t xml:space="preserve">, V., </w:t>
        </w:r>
        <w:r w:rsidRPr="006B6905">
          <w:rPr>
            <w:i/>
            <w:iCs/>
            <w:lang w:val="en-GB"/>
          </w:rPr>
          <w:t>et al.</w:t>
        </w:r>
        <w:r w:rsidRPr="006B6905">
          <w:rPr>
            <w:lang w:val="en-GB"/>
          </w:rPr>
          <w:t xml:space="preserve"> (2009). Trophic cascades promote threshold-like shifts in pelagic marine ecosystems. </w:t>
        </w:r>
        <w:r w:rsidRPr="006B6905">
          <w:rPr>
            <w:i/>
            <w:iCs/>
            <w:lang w:val="en-GB"/>
          </w:rPr>
          <w:t>Proceedings of the National Academy of Sciences, USA</w:t>
        </w:r>
        <w:r w:rsidRPr="006B6905">
          <w:rPr>
            <w:lang w:val="en-GB"/>
          </w:rPr>
          <w:t>, 106, 197–202.</w:t>
        </w:r>
      </w:ins>
    </w:p>
    <w:p w14:paraId="2102E996" w14:textId="77777777" w:rsidR="006B6905" w:rsidRPr="006B6905" w:rsidRDefault="006B6905" w:rsidP="006B6905">
      <w:pPr>
        <w:pStyle w:val="Bibliography"/>
        <w:rPr>
          <w:ins w:id="600" w:author="Max Lindmark" w:date="2020-02-08T16:47:00Z"/>
          <w:lang w:val="en-GB"/>
        </w:rPr>
        <w:pPrChange w:id="601" w:author="Max Lindmark" w:date="2020-02-08T16:47:00Z">
          <w:pPr>
            <w:widowControl w:val="0"/>
            <w:autoSpaceDE w:val="0"/>
            <w:autoSpaceDN w:val="0"/>
            <w:adjustRightInd w:val="0"/>
          </w:pPr>
        </w:pPrChange>
      </w:pPr>
      <w:proofErr w:type="spellStart"/>
      <w:ins w:id="602" w:author="Max Lindmark" w:date="2020-02-08T16:47:00Z">
        <w:r w:rsidRPr="006B6905">
          <w:rPr>
            <w:lang w:val="en-GB"/>
          </w:rPr>
          <w:t>Casini</w:t>
        </w:r>
        <w:proofErr w:type="spellEnd"/>
        <w:r w:rsidRPr="006B6905">
          <w:rPr>
            <w:lang w:val="en-GB"/>
          </w:rPr>
          <w:t xml:space="preserve">, M., </w:t>
        </w:r>
        <w:proofErr w:type="spellStart"/>
        <w:r w:rsidRPr="006B6905">
          <w:rPr>
            <w:lang w:val="en-GB"/>
          </w:rPr>
          <w:t>Käll</w:t>
        </w:r>
        <w:proofErr w:type="spellEnd"/>
        <w:r w:rsidRPr="006B6905">
          <w:rPr>
            <w:lang w:val="en-GB"/>
          </w:rPr>
          <w:t xml:space="preserve">, F., Hansson, M., </w:t>
        </w:r>
        <w:proofErr w:type="spellStart"/>
        <w:r w:rsidRPr="006B6905">
          <w:rPr>
            <w:lang w:val="en-GB"/>
          </w:rPr>
          <w:t>Plikshs</w:t>
        </w:r>
        <w:proofErr w:type="spellEnd"/>
        <w:r w:rsidRPr="006B6905">
          <w:rPr>
            <w:lang w:val="en-GB"/>
          </w:rPr>
          <w:t xml:space="preserve">, M., Baranova, T., Karlsson, O., </w:t>
        </w:r>
        <w:r w:rsidRPr="006B6905">
          <w:rPr>
            <w:i/>
            <w:iCs/>
            <w:lang w:val="en-GB"/>
          </w:rPr>
          <w:t>et al.</w:t>
        </w:r>
        <w:r w:rsidRPr="006B6905">
          <w:rPr>
            <w:lang w:val="en-GB"/>
          </w:rPr>
          <w:t xml:space="preserve"> (2016). Hypoxic areas, density-dependence and food limitation drive the body condition of a heavily exploited marine fish predator. </w:t>
        </w:r>
        <w:r w:rsidRPr="006B6905">
          <w:rPr>
            <w:i/>
            <w:iCs/>
            <w:lang w:val="en-GB"/>
          </w:rPr>
          <w:t>Royal Society Open Science</w:t>
        </w:r>
        <w:r w:rsidRPr="006B6905">
          <w:rPr>
            <w:lang w:val="en-GB"/>
          </w:rPr>
          <w:t>, 3, 160416.</w:t>
        </w:r>
      </w:ins>
    </w:p>
    <w:p w14:paraId="07C7DF43" w14:textId="77777777" w:rsidR="006B6905" w:rsidRPr="006B6905" w:rsidRDefault="006B6905" w:rsidP="006B6905">
      <w:pPr>
        <w:pStyle w:val="Bibliography"/>
        <w:rPr>
          <w:ins w:id="603" w:author="Max Lindmark" w:date="2020-02-08T16:47:00Z"/>
          <w:lang w:val="en-GB"/>
        </w:rPr>
        <w:pPrChange w:id="604" w:author="Max Lindmark" w:date="2020-02-08T16:47:00Z">
          <w:pPr>
            <w:widowControl w:val="0"/>
            <w:autoSpaceDE w:val="0"/>
            <w:autoSpaceDN w:val="0"/>
            <w:adjustRightInd w:val="0"/>
          </w:pPr>
        </w:pPrChange>
      </w:pPr>
      <w:proofErr w:type="gramStart"/>
      <w:ins w:id="605" w:author="Max Lindmark" w:date="2020-02-08T16:47:00Z">
        <w:r w:rsidRPr="006B6905">
          <w:rPr>
            <w:lang w:val="en-GB"/>
          </w:rPr>
          <w:t>Certain</w:t>
        </w:r>
        <w:proofErr w:type="gramEnd"/>
        <w:r w:rsidRPr="006B6905">
          <w:rPr>
            <w:lang w:val="en-GB"/>
          </w:rPr>
          <w:t xml:space="preserve">, G., </w:t>
        </w:r>
        <w:proofErr w:type="spellStart"/>
        <w:r w:rsidRPr="006B6905">
          <w:rPr>
            <w:lang w:val="en-GB"/>
          </w:rPr>
          <w:t>Barraquand</w:t>
        </w:r>
        <w:proofErr w:type="spellEnd"/>
        <w:r w:rsidRPr="006B6905">
          <w:rPr>
            <w:lang w:val="en-GB"/>
          </w:rPr>
          <w:t xml:space="preserve">, F. &amp; </w:t>
        </w:r>
        <w:proofErr w:type="spellStart"/>
        <w:r w:rsidRPr="006B6905">
          <w:rPr>
            <w:lang w:val="en-GB"/>
          </w:rPr>
          <w:t>Gårdmark</w:t>
        </w:r>
        <w:proofErr w:type="spellEnd"/>
        <w:r w:rsidRPr="006B6905">
          <w:rPr>
            <w:lang w:val="en-GB"/>
          </w:rPr>
          <w:t xml:space="preserve">, A. (2018). How do </w:t>
        </w:r>
        <w:proofErr w:type="gramStart"/>
        <w:r w:rsidRPr="006B6905">
          <w:rPr>
            <w:lang w:val="en-GB"/>
          </w:rPr>
          <w:t>MAR(</w:t>
        </w:r>
        <w:proofErr w:type="gramEnd"/>
        <w:r w:rsidRPr="006B6905">
          <w:rPr>
            <w:lang w:val="en-GB"/>
          </w:rPr>
          <w:t xml:space="preserve">1) models cope with hidden nonlinearities in ecological dynamics? </w:t>
        </w:r>
        <w:r w:rsidRPr="006B6905">
          <w:rPr>
            <w:i/>
            <w:iCs/>
            <w:lang w:val="en-GB"/>
          </w:rPr>
          <w:t>Methods in Ecology and Evolution</w:t>
        </w:r>
        <w:r w:rsidRPr="006B6905">
          <w:rPr>
            <w:lang w:val="en-GB"/>
          </w:rPr>
          <w:t>, 9, 1975–1995.</w:t>
        </w:r>
      </w:ins>
    </w:p>
    <w:p w14:paraId="19CCB08F" w14:textId="77777777" w:rsidR="006B6905" w:rsidRPr="006B6905" w:rsidRDefault="006B6905" w:rsidP="006B6905">
      <w:pPr>
        <w:pStyle w:val="Bibliography"/>
        <w:rPr>
          <w:ins w:id="606" w:author="Max Lindmark" w:date="2020-02-08T16:47:00Z"/>
          <w:lang w:val="en-GB"/>
        </w:rPr>
        <w:pPrChange w:id="607" w:author="Max Lindmark" w:date="2020-02-08T16:47:00Z">
          <w:pPr>
            <w:widowControl w:val="0"/>
            <w:autoSpaceDE w:val="0"/>
            <w:autoSpaceDN w:val="0"/>
            <w:adjustRightInd w:val="0"/>
          </w:pPr>
        </w:pPrChange>
      </w:pPr>
      <w:ins w:id="608" w:author="Max Lindmark" w:date="2020-02-08T16:47:00Z">
        <w:r w:rsidRPr="006B6905">
          <w:rPr>
            <w:lang w:val="en-GB"/>
          </w:rPr>
          <w:t xml:space="preserve">Cheung, W.W.L., Sarmiento, J.L., Dunne, J., </w:t>
        </w:r>
        <w:proofErr w:type="spellStart"/>
        <w:r w:rsidRPr="006B6905">
          <w:rPr>
            <w:lang w:val="en-GB"/>
          </w:rPr>
          <w:t>Frölicher</w:t>
        </w:r>
        <w:proofErr w:type="spellEnd"/>
        <w:r w:rsidRPr="006B6905">
          <w:rPr>
            <w:lang w:val="en-GB"/>
          </w:rPr>
          <w:t xml:space="preserve">, T.L., Lam, V.W.Y., Deng </w:t>
        </w:r>
        <w:proofErr w:type="spellStart"/>
        <w:r w:rsidRPr="006B6905">
          <w:rPr>
            <w:lang w:val="en-GB"/>
          </w:rPr>
          <w:t>Palomares</w:t>
        </w:r>
        <w:proofErr w:type="spellEnd"/>
        <w:r w:rsidRPr="006B6905">
          <w:rPr>
            <w:lang w:val="en-GB"/>
          </w:rPr>
          <w:t xml:space="preserve">, M.L., </w:t>
        </w:r>
        <w:r w:rsidRPr="006B6905">
          <w:rPr>
            <w:i/>
            <w:iCs/>
            <w:lang w:val="en-GB"/>
          </w:rPr>
          <w:t>et al.</w:t>
        </w:r>
        <w:r w:rsidRPr="006B6905">
          <w:rPr>
            <w:lang w:val="en-GB"/>
          </w:rPr>
          <w:t xml:space="preserve"> (2013). Shrinking of fishes exacerbates impacts of global ocean changes on marine ecosystems. </w:t>
        </w:r>
        <w:r w:rsidRPr="006B6905">
          <w:rPr>
            <w:i/>
            <w:iCs/>
            <w:lang w:val="en-GB"/>
          </w:rPr>
          <w:t>Nature Climate Change</w:t>
        </w:r>
        <w:r w:rsidRPr="006B6905">
          <w:rPr>
            <w:lang w:val="en-GB"/>
          </w:rPr>
          <w:t>, 3, 254–258.</w:t>
        </w:r>
      </w:ins>
    </w:p>
    <w:p w14:paraId="5C9E1FA9" w14:textId="77777777" w:rsidR="006B6905" w:rsidRPr="006B6905" w:rsidRDefault="006B6905" w:rsidP="006B6905">
      <w:pPr>
        <w:pStyle w:val="Bibliography"/>
        <w:rPr>
          <w:ins w:id="609" w:author="Max Lindmark" w:date="2020-02-08T16:47:00Z"/>
          <w:lang w:val="en-GB"/>
        </w:rPr>
        <w:pPrChange w:id="610" w:author="Max Lindmark" w:date="2020-02-08T16:47:00Z">
          <w:pPr>
            <w:widowControl w:val="0"/>
            <w:autoSpaceDE w:val="0"/>
            <w:autoSpaceDN w:val="0"/>
            <w:adjustRightInd w:val="0"/>
          </w:pPr>
        </w:pPrChange>
      </w:pPr>
      <w:ins w:id="611" w:author="Max Lindmark" w:date="2020-02-08T16:47:00Z">
        <w:r w:rsidRPr="006B6905">
          <w:rPr>
            <w:lang w:val="en-GB"/>
          </w:rPr>
          <w:t xml:space="preserve">Clarke, A. &amp; Johnston, N.M. (1999). Scaling of metabolic rate with body mass and temperature in teleost fish. </w:t>
        </w:r>
        <w:r w:rsidRPr="006B6905">
          <w:rPr>
            <w:i/>
            <w:iCs/>
            <w:lang w:val="en-GB"/>
          </w:rPr>
          <w:t>Journal of Animal Ecology</w:t>
        </w:r>
        <w:r w:rsidRPr="006B6905">
          <w:rPr>
            <w:lang w:val="en-GB"/>
          </w:rPr>
          <w:t>, 68, 893–905.</w:t>
        </w:r>
      </w:ins>
    </w:p>
    <w:p w14:paraId="39317BB3" w14:textId="77777777" w:rsidR="006B6905" w:rsidRPr="006B6905" w:rsidRDefault="006B6905" w:rsidP="006B6905">
      <w:pPr>
        <w:pStyle w:val="Bibliography"/>
        <w:rPr>
          <w:ins w:id="612" w:author="Max Lindmark" w:date="2020-02-08T16:47:00Z"/>
          <w:lang w:val="en-GB"/>
        </w:rPr>
        <w:pPrChange w:id="613" w:author="Max Lindmark" w:date="2020-02-08T16:47:00Z">
          <w:pPr>
            <w:widowControl w:val="0"/>
            <w:autoSpaceDE w:val="0"/>
            <w:autoSpaceDN w:val="0"/>
            <w:adjustRightInd w:val="0"/>
          </w:pPr>
        </w:pPrChange>
      </w:pPr>
      <w:proofErr w:type="spellStart"/>
      <w:ins w:id="614" w:author="Max Lindmark" w:date="2020-02-08T16:47:00Z">
        <w:r w:rsidRPr="006B6905">
          <w:rPr>
            <w:lang w:val="en-GB"/>
          </w:rPr>
          <w:lastRenderedPageBreak/>
          <w:t>Daufresne</w:t>
        </w:r>
        <w:proofErr w:type="spellEnd"/>
        <w:r w:rsidRPr="006B6905">
          <w:rPr>
            <w:lang w:val="en-GB"/>
          </w:rPr>
          <w:t xml:space="preserve">, M., </w:t>
        </w:r>
        <w:proofErr w:type="spellStart"/>
        <w:r w:rsidRPr="006B6905">
          <w:rPr>
            <w:lang w:val="en-GB"/>
          </w:rPr>
          <w:t>Lengfellner</w:t>
        </w:r>
        <w:proofErr w:type="spellEnd"/>
        <w:r w:rsidRPr="006B6905">
          <w:rPr>
            <w:lang w:val="en-GB"/>
          </w:rPr>
          <w:t xml:space="preserve">, K. &amp; Sommer, U. (2009). Global warming benefits the small in aquatic ecosystems. </w:t>
        </w:r>
        <w:r w:rsidRPr="006B6905">
          <w:rPr>
            <w:i/>
            <w:iCs/>
            <w:lang w:val="en-GB"/>
          </w:rPr>
          <w:t>Proceedings of the National Academy of Sciences, USA</w:t>
        </w:r>
        <w:r w:rsidRPr="006B6905">
          <w:rPr>
            <w:lang w:val="en-GB"/>
          </w:rPr>
          <w:t>, 106, 12788–12793.</w:t>
        </w:r>
      </w:ins>
    </w:p>
    <w:p w14:paraId="3A634BAF" w14:textId="77777777" w:rsidR="006B6905" w:rsidRPr="006B6905" w:rsidRDefault="006B6905" w:rsidP="006B6905">
      <w:pPr>
        <w:pStyle w:val="Bibliography"/>
        <w:rPr>
          <w:ins w:id="615" w:author="Max Lindmark" w:date="2020-02-08T16:47:00Z"/>
          <w:lang w:val="en-GB"/>
        </w:rPr>
        <w:pPrChange w:id="616" w:author="Max Lindmark" w:date="2020-02-08T16:47:00Z">
          <w:pPr>
            <w:widowControl w:val="0"/>
            <w:autoSpaceDE w:val="0"/>
            <w:autoSpaceDN w:val="0"/>
            <w:adjustRightInd w:val="0"/>
          </w:pPr>
        </w:pPrChange>
      </w:pPr>
      <w:ins w:id="617" w:author="Max Lindmark" w:date="2020-02-08T16:47:00Z">
        <w:r w:rsidRPr="006B6905">
          <w:rPr>
            <w:lang w:val="en-GB"/>
          </w:rPr>
          <w:t xml:space="preserve">De </w:t>
        </w:r>
        <w:proofErr w:type="spellStart"/>
        <w:r w:rsidRPr="006B6905">
          <w:rPr>
            <w:lang w:val="en-GB"/>
          </w:rPr>
          <w:t>Roos</w:t>
        </w:r>
        <w:proofErr w:type="spellEnd"/>
        <w:r w:rsidRPr="006B6905">
          <w:rPr>
            <w:lang w:val="en-GB"/>
          </w:rPr>
          <w:t xml:space="preserve">, A.M. &amp; Persson, L. (2013). </w:t>
        </w:r>
        <w:r w:rsidRPr="006B6905">
          <w:rPr>
            <w:i/>
            <w:iCs/>
            <w:lang w:val="en-GB"/>
          </w:rPr>
          <w:t>Population and community ecology of ontogenetic development</w:t>
        </w:r>
        <w:r w:rsidRPr="006B6905">
          <w:rPr>
            <w:lang w:val="en-GB"/>
          </w:rPr>
          <w:t>. Princeton University Press, Princeton, New Jersey, USA.</w:t>
        </w:r>
      </w:ins>
    </w:p>
    <w:p w14:paraId="0E5B4142" w14:textId="77777777" w:rsidR="006B6905" w:rsidRPr="006B6905" w:rsidRDefault="006B6905" w:rsidP="006B6905">
      <w:pPr>
        <w:pStyle w:val="Bibliography"/>
        <w:rPr>
          <w:ins w:id="618" w:author="Max Lindmark" w:date="2020-02-08T16:47:00Z"/>
          <w:lang w:val="en-GB"/>
        </w:rPr>
        <w:pPrChange w:id="619" w:author="Max Lindmark" w:date="2020-02-08T16:47:00Z">
          <w:pPr>
            <w:widowControl w:val="0"/>
            <w:autoSpaceDE w:val="0"/>
            <w:autoSpaceDN w:val="0"/>
            <w:adjustRightInd w:val="0"/>
          </w:pPr>
        </w:pPrChange>
      </w:pPr>
      <w:ins w:id="620" w:author="Max Lindmark" w:date="2020-02-08T16:47:00Z">
        <w:r w:rsidRPr="006B6905">
          <w:rPr>
            <w:lang w:val="en-GB"/>
          </w:rPr>
          <w:t xml:space="preserve">Dell, A.I., </w:t>
        </w:r>
        <w:proofErr w:type="spellStart"/>
        <w:r w:rsidRPr="006B6905">
          <w:rPr>
            <w:lang w:val="en-GB"/>
          </w:rPr>
          <w:t>Pawar</w:t>
        </w:r>
        <w:proofErr w:type="spellEnd"/>
        <w:r w:rsidRPr="006B6905">
          <w:rPr>
            <w:lang w:val="en-GB"/>
          </w:rPr>
          <w:t xml:space="preserve">, S. &amp; Savage, V.M. (2011). Systematic variation in the temperature dependence of physiological and ecological traits. </w:t>
        </w:r>
        <w:r w:rsidRPr="006B6905">
          <w:rPr>
            <w:i/>
            <w:iCs/>
            <w:lang w:val="en-GB"/>
          </w:rPr>
          <w:t>Proceedings of the National Academy of Sciences</w:t>
        </w:r>
        <w:r w:rsidRPr="006B6905">
          <w:rPr>
            <w:lang w:val="en-GB"/>
          </w:rPr>
          <w:t>, 108, 10591–10596.</w:t>
        </w:r>
      </w:ins>
    </w:p>
    <w:p w14:paraId="5DE33BCB" w14:textId="77777777" w:rsidR="006B6905" w:rsidRPr="006B6905" w:rsidRDefault="006B6905" w:rsidP="006B6905">
      <w:pPr>
        <w:pStyle w:val="Bibliography"/>
        <w:rPr>
          <w:ins w:id="621" w:author="Max Lindmark" w:date="2020-02-08T16:47:00Z"/>
          <w:lang w:val="en-GB"/>
        </w:rPr>
        <w:pPrChange w:id="622" w:author="Max Lindmark" w:date="2020-02-08T16:47:00Z">
          <w:pPr>
            <w:widowControl w:val="0"/>
            <w:autoSpaceDE w:val="0"/>
            <w:autoSpaceDN w:val="0"/>
            <w:adjustRightInd w:val="0"/>
          </w:pPr>
        </w:pPrChange>
      </w:pPr>
      <w:ins w:id="623" w:author="Max Lindmark" w:date="2020-02-08T16:47:00Z">
        <w:r w:rsidRPr="006B6905">
          <w:rPr>
            <w:lang w:val="en-GB"/>
          </w:rPr>
          <w:t xml:space="preserve">Dieterich, C., Wang, S., </w:t>
        </w:r>
        <w:proofErr w:type="spellStart"/>
        <w:r w:rsidRPr="006B6905">
          <w:rPr>
            <w:lang w:val="en-GB"/>
          </w:rPr>
          <w:t>Schimanke</w:t>
        </w:r>
        <w:proofErr w:type="spellEnd"/>
        <w:r w:rsidRPr="006B6905">
          <w:rPr>
            <w:lang w:val="en-GB"/>
          </w:rPr>
          <w:t xml:space="preserve">, S., </w:t>
        </w:r>
        <w:proofErr w:type="spellStart"/>
        <w:r w:rsidRPr="006B6905">
          <w:rPr>
            <w:lang w:val="en-GB"/>
          </w:rPr>
          <w:t>Gröger</w:t>
        </w:r>
        <w:proofErr w:type="spellEnd"/>
        <w:r w:rsidRPr="006B6905">
          <w:rPr>
            <w:lang w:val="en-GB"/>
          </w:rPr>
          <w:t xml:space="preserve">, M., Klein, B., </w:t>
        </w:r>
        <w:proofErr w:type="spellStart"/>
        <w:r w:rsidRPr="006B6905">
          <w:rPr>
            <w:lang w:val="en-GB"/>
          </w:rPr>
          <w:t>Hordoir</w:t>
        </w:r>
        <w:proofErr w:type="spellEnd"/>
        <w:r w:rsidRPr="006B6905">
          <w:rPr>
            <w:lang w:val="en-GB"/>
          </w:rPr>
          <w:t xml:space="preserve">, R., </w:t>
        </w:r>
        <w:r w:rsidRPr="006B6905">
          <w:rPr>
            <w:i/>
            <w:iCs/>
            <w:lang w:val="en-GB"/>
          </w:rPr>
          <w:t>et al.</w:t>
        </w:r>
        <w:r w:rsidRPr="006B6905">
          <w:rPr>
            <w:lang w:val="en-GB"/>
          </w:rPr>
          <w:t xml:space="preserve"> (2019). Surface Heat Budget over the North Sea in Climate Change Simulations. </w:t>
        </w:r>
        <w:r w:rsidRPr="006B6905">
          <w:rPr>
            <w:i/>
            <w:iCs/>
            <w:lang w:val="en-GB"/>
          </w:rPr>
          <w:t>Atmosphere</w:t>
        </w:r>
        <w:r w:rsidRPr="006B6905">
          <w:rPr>
            <w:lang w:val="en-GB"/>
          </w:rPr>
          <w:t>, 10, 272.</w:t>
        </w:r>
      </w:ins>
    </w:p>
    <w:p w14:paraId="7179CB23" w14:textId="77777777" w:rsidR="006B6905" w:rsidRPr="006B6905" w:rsidRDefault="006B6905" w:rsidP="006B6905">
      <w:pPr>
        <w:pStyle w:val="Bibliography"/>
        <w:rPr>
          <w:ins w:id="624" w:author="Max Lindmark" w:date="2020-02-08T16:47:00Z"/>
          <w:lang w:val="en-GB"/>
        </w:rPr>
        <w:pPrChange w:id="625" w:author="Max Lindmark" w:date="2020-02-08T16:47:00Z">
          <w:pPr>
            <w:widowControl w:val="0"/>
            <w:autoSpaceDE w:val="0"/>
            <w:autoSpaceDN w:val="0"/>
            <w:adjustRightInd w:val="0"/>
          </w:pPr>
        </w:pPrChange>
      </w:pPr>
      <w:ins w:id="626" w:author="Max Lindmark" w:date="2020-02-08T16:47:00Z">
        <w:r w:rsidRPr="006B6905">
          <w:rPr>
            <w:lang w:val="en-GB"/>
          </w:rPr>
          <w:t xml:space="preserve">Downs, C.J., Hayes, J.P. &amp; Tracy, C.R. (2008). Scaling metabolic rate with body mass and inverse body temperature: A test of the Arrhenius fractal supply model. </w:t>
        </w:r>
        <w:r w:rsidRPr="006B6905">
          <w:rPr>
            <w:i/>
            <w:iCs/>
            <w:lang w:val="en-GB"/>
          </w:rPr>
          <w:t>Functional Ecology</w:t>
        </w:r>
        <w:r w:rsidRPr="006B6905">
          <w:rPr>
            <w:lang w:val="en-GB"/>
          </w:rPr>
          <w:t>, 22, 239–244.</w:t>
        </w:r>
      </w:ins>
    </w:p>
    <w:p w14:paraId="6872E93C" w14:textId="77777777" w:rsidR="006B6905" w:rsidRPr="006B6905" w:rsidRDefault="006B6905" w:rsidP="006B6905">
      <w:pPr>
        <w:pStyle w:val="Bibliography"/>
        <w:rPr>
          <w:ins w:id="627" w:author="Max Lindmark" w:date="2020-02-08T16:47:00Z"/>
          <w:lang w:val="en-GB"/>
        </w:rPr>
        <w:pPrChange w:id="628" w:author="Max Lindmark" w:date="2020-02-08T16:47:00Z">
          <w:pPr>
            <w:widowControl w:val="0"/>
            <w:autoSpaceDE w:val="0"/>
            <w:autoSpaceDN w:val="0"/>
            <w:adjustRightInd w:val="0"/>
          </w:pPr>
        </w:pPrChange>
      </w:pPr>
      <w:ins w:id="629" w:author="Max Lindmark" w:date="2020-02-08T16:47:00Z">
        <w:r w:rsidRPr="006B6905">
          <w:rPr>
            <w:lang w:val="en-GB"/>
          </w:rPr>
          <w:t xml:space="preserve">Englund, G., </w:t>
        </w:r>
        <w:proofErr w:type="spellStart"/>
        <w:r w:rsidRPr="006B6905">
          <w:rPr>
            <w:lang w:val="en-GB"/>
          </w:rPr>
          <w:t>Öhlund</w:t>
        </w:r>
        <w:proofErr w:type="spellEnd"/>
        <w:r w:rsidRPr="006B6905">
          <w:rPr>
            <w:lang w:val="en-GB"/>
          </w:rPr>
          <w:t xml:space="preserve">, G., Hein, C.L. &amp; Diehl, S. (2011). Temperature dependence of the functional response. </w:t>
        </w:r>
        <w:r w:rsidRPr="006B6905">
          <w:rPr>
            <w:i/>
            <w:iCs/>
            <w:lang w:val="en-GB"/>
          </w:rPr>
          <w:t>Ecology Letters</w:t>
        </w:r>
        <w:r w:rsidRPr="006B6905">
          <w:rPr>
            <w:lang w:val="en-GB"/>
          </w:rPr>
          <w:t>, 14, 914–921.</w:t>
        </w:r>
      </w:ins>
    </w:p>
    <w:p w14:paraId="1B6A95D0" w14:textId="77777777" w:rsidR="006B6905" w:rsidRPr="006B6905" w:rsidRDefault="006B6905" w:rsidP="006B6905">
      <w:pPr>
        <w:pStyle w:val="Bibliography"/>
        <w:rPr>
          <w:ins w:id="630" w:author="Max Lindmark" w:date="2020-02-08T16:47:00Z"/>
          <w:lang w:val="en-GB"/>
        </w:rPr>
        <w:pPrChange w:id="631" w:author="Max Lindmark" w:date="2020-02-08T16:47:00Z">
          <w:pPr>
            <w:widowControl w:val="0"/>
            <w:autoSpaceDE w:val="0"/>
            <w:autoSpaceDN w:val="0"/>
            <w:adjustRightInd w:val="0"/>
          </w:pPr>
        </w:pPrChange>
      </w:pPr>
      <w:proofErr w:type="spellStart"/>
      <w:ins w:id="632" w:author="Max Lindmark" w:date="2020-02-08T16:47:00Z">
        <w:r w:rsidRPr="006B6905">
          <w:rPr>
            <w:lang w:val="en-GB"/>
          </w:rPr>
          <w:t>Flombaum</w:t>
        </w:r>
        <w:proofErr w:type="spellEnd"/>
        <w:r w:rsidRPr="006B6905">
          <w:rPr>
            <w:lang w:val="en-GB"/>
          </w:rPr>
          <w:t xml:space="preserve">, P., Wang, W.-L., </w:t>
        </w:r>
        <w:proofErr w:type="spellStart"/>
        <w:r w:rsidRPr="006B6905">
          <w:rPr>
            <w:lang w:val="en-GB"/>
          </w:rPr>
          <w:t>Primeau</w:t>
        </w:r>
        <w:proofErr w:type="spellEnd"/>
        <w:r w:rsidRPr="006B6905">
          <w:rPr>
            <w:lang w:val="en-GB"/>
          </w:rPr>
          <w:t xml:space="preserve">, F.W. &amp; </w:t>
        </w:r>
        <w:proofErr w:type="spellStart"/>
        <w:r w:rsidRPr="006B6905">
          <w:rPr>
            <w:lang w:val="en-GB"/>
          </w:rPr>
          <w:t>Martiny</w:t>
        </w:r>
        <w:proofErr w:type="spellEnd"/>
        <w:r w:rsidRPr="006B6905">
          <w:rPr>
            <w:lang w:val="en-GB"/>
          </w:rPr>
          <w:t xml:space="preserve">, A.C. (2020). Global picophytoplankton niche partitioning predicts overall positive response to ocean warming. </w:t>
        </w:r>
        <w:r w:rsidRPr="006B6905">
          <w:rPr>
            <w:i/>
            <w:iCs/>
            <w:lang w:val="en-GB"/>
          </w:rPr>
          <w:t xml:space="preserve">Nat. </w:t>
        </w:r>
        <w:proofErr w:type="spellStart"/>
        <w:r w:rsidRPr="006B6905">
          <w:rPr>
            <w:i/>
            <w:iCs/>
            <w:lang w:val="en-GB"/>
          </w:rPr>
          <w:t>Geosci</w:t>
        </w:r>
        <w:proofErr w:type="spellEnd"/>
        <w:r w:rsidRPr="006B6905">
          <w:rPr>
            <w:i/>
            <w:iCs/>
            <w:lang w:val="en-GB"/>
          </w:rPr>
          <w:t>.</w:t>
        </w:r>
        <w:r w:rsidRPr="006B6905">
          <w:rPr>
            <w:lang w:val="en-GB"/>
          </w:rPr>
          <w:t>, 13, 116–120.</w:t>
        </w:r>
      </w:ins>
    </w:p>
    <w:p w14:paraId="63021F6E" w14:textId="77777777" w:rsidR="006B6905" w:rsidRPr="006B6905" w:rsidRDefault="006B6905" w:rsidP="006B6905">
      <w:pPr>
        <w:pStyle w:val="Bibliography"/>
        <w:rPr>
          <w:ins w:id="633" w:author="Max Lindmark" w:date="2020-02-08T16:47:00Z"/>
          <w:lang w:val="en-GB"/>
        </w:rPr>
        <w:pPrChange w:id="634" w:author="Max Lindmark" w:date="2020-02-08T16:47:00Z">
          <w:pPr>
            <w:widowControl w:val="0"/>
            <w:autoSpaceDE w:val="0"/>
            <w:autoSpaceDN w:val="0"/>
            <w:adjustRightInd w:val="0"/>
          </w:pPr>
        </w:pPrChange>
      </w:pPr>
      <w:ins w:id="635" w:author="Max Lindmark" w:date="2020-02-08T16:47:00Z">
        <w:r w:rsidRPr="006B6905">
          <w:rPr>
            <w:lang w:val="en-GB"/>
          </w:rPr>
          <w:t xml:space="preserve">Forster, J., Hirst, A.G. &amp; Atkinson, D. (2012). Warming-induced reductions in body size are greater in aquatic than terrestrial species. </w:t>
        </w:r>
        <w:r w:rsidRPr="006B6905">
          <w:rPr>
            <w:i/>
            <w:iCs/>
            <w:lang w:val="en-GB"/>
          </w:rPr>
          <w:t>PNAS</w:t>
        </w:r>
        <w:r w:rsidRPr="006B6905">
          <w:rPr>
            <w:lang w:val="en-GB"/>
          </w:rPr>
          <w:t>, 109, 19310–19314.</w:t>
        </w:r>
      </w:ins>
    </w:p>
    <w:p w14:paraId="637CBB1E" w14:textId="77777777" w:rsidR="006B6905" w:rsidRPr="006B6905" w:rsidRDefault="006B6905" w:rsidP="006B6905">
      <w:pPr>
        <w:pStyle w:val="Bibliography"/>
        <w:rPr>
          <w:ins w:id="636" w:author="Max Lindmark" w:date="2020-02-08T16:47:00Z"/>
          <w:lang w:val="en-GB"/>
        </w:rPr>
        <w:pPrChange w:id="637" w:author="Max Lindmark" w:date="2020-02-08T16:47:00Z">
          <w:pPr>
            <w:widowControl w:val="0"/>
            <w:autoSpaceDE w:val="0"/>
            <w:autoSpaceDN w:val="0"/>
            <w:adjustRightInd w:val="0"/>
          </w:pPr>
        </w:pPrChange>
      </w:pPr>
      <w:ins w:id="638" w:author="Max Lindmark" w:date="2020-02-08T16:47:00Z">
        <w:r w:rsidRPr="006B6905">
          <w:rPr>
            <w:lang w:val="en-GB"/>
          </w:rPr>
          <w:t xml:space="preserve">Free, C.M., Thorson, J.T., Pinsky, M.L., </w:t>
        </w:r>
        <w:proofErr w:type="spellStart"/>
        <w:r w:rsidRPr="006B6905">
          <w:rPr>
            <w:lang w:val="en-GB"/>
          </w:rPr>
          <w:t>Oken</w:t>
        </w:r>
        <w:proofErr w:type="spellEnd"/>
        <w:r w:rsidRPr="006B6905">
          <w:rPr>
            <w:lang w:val="en-GB"/>
          </w:rPr>
          <w:t xml:space="preserve">, K.L., </w:t>
        </w:r>
        <w:proofErr w:type="spellStart"/>
        <w:r w:rsidRPr="006B6905">
          <w:rPr>
            <w:lang w:val="en-GB"/>
          </w:rPr>
          <w:t>Wiedenmann</w:t>
        </w:r>
        <w:proofErr w:type="spellEnd"/>
        <w:r w:rsidRPr="006B6905">
          <w:rPr>
            <w:lang w:val="en-GB"/>
          </w:rPr>
          <w:t xml:space="preserve">, J. &amp; Jensen, O.P. (2019). Impacts of historical warming on marine fisheries production. </w:t>
        </w:r>
        <w:r w:rsidRPr="006B6905">
          <w:rPr>
            <w:i/>
            <w:iCs/>
            <w:lang w:val="en-GB"/>
          </w:rPr>
          <w:t>Science</w:t>
        </w:r>
        <w:r w:rsidRPr="006B6905">
          <w:rPr>
            <w:lang w:val="en-GB"/>
          </w:rPr>
          <w:t>, 363, 979–983.</w:t>
        </w:r>
      </w:ins>
    </w:p>
    <w:p w14:paraId="432346EA" w14:textId="77777777" w:rsidR="006B6905" w:rsidRPr="006B6905" w:rsidRDefault="006B6905" w:rsidP="006B6905">
      <w:pPr>
        <w:pStyle w:val="Bibliography"/>
        <w:rPr>
          <w:ins w:id="639" w:author="Max Lindmark" w:date="2020-02-08T16:47:00Z"/>
          <w:lang w:val="sv-SE"/>
          <w:rPrChange w:id="640" w:author="Max Lindmark" w:date="2020-02-08T16:48:00Z">
            <w:rPr>
              <w:ins w:id="641" w:author="Max Lindmark" w:date="2020-02-08T16:47:00Z"/>
              <w:lang w:val="en-GB"/>
            </w:rPr>
          </w:rPrChange>
        </w:rPr>
        <w:pPrChange w:id="642" w:author="Max Lindmark" w:date="2020-02-08T16:47:00Z">
          <w:pPr>
            <w:widowControl w:val="0"/>
            <w:autoSpaceDE w:val="0"/>
            <w:autoSpaceDN w:val="0"/>
            <w:adjustRightInd w:val="0"/>
          </w:pPr>
        </w:pPrChange>
      </w:pPr>
      <w:ins w:id="643" w:author="Max Lindmark" w:date="2020-02-08T16:47:00Z">
        <w:r w:rsidRPr="006B6905">
          <w:rPr>
            <w:lang w:val="en-GB"/>
          </w:rPr>
          <w:t xml:space="preserve">García </w:t>
        </w:r>
        <w:proofErr w:type="spellStart"/>
        <w:r w:rsidRPr="006B6905">
          <w:rPr>
            <w:lang w:val="en-GB"/>
          </w:rPr>
          <w:t>García</w:t>
        </w:r>
        <w:proofErr w:type="spellEnd"/>
        <w:r w:rsidRPr="006B6905">
          <w:rPr>
            <w:lang w:val="en-GB"/>
          </w:rPr>
          <w:t xml:space="preserve">, B., </w:t>
        </w:r>
        <w:proofErr w:type="spellStart"/>
        <w:r w:rsidRPr="006B6905">
          <w:rPr>
            <w:lang w:val="en-GB"/>
          </w:rPr>
          <w:t>Cerezo</w:t>
        </w:r>
        <w:proofErr w:type="spellEnd"/>
        <w:r w:rsidRPr="006B6905">
          <w:rPr>
            <w:lang w:val="en-GB"/>
          </w:rPr>
          <w:t xml:space="preserve"> Valverde, J., </w:t>
        </w:r>
        <w:proofErr w:type="spellStart"/>
        <w:r w:rsidRPr="006B6905">
          <w:rPr>
            <w:lang w:val="en-GB"/>
          </w:rPr>
          <w:t>Aguado-Giménez</w:t>
        </w:r>
        <w:proofErr w:type="spellEnd"/>
        <w:r w:rsidRPr="006B6905">
          <w:rPr>
            <w:lang w:val="en-GB"/>
          </w:rPr>
          <w:t xml:space="preserve">, F., García </w:t>
        </w:r>
        <w:proofErr w:type="spellStart"/>
        <w:r w:rsidRPr="006B6905">
          <w:rPr>
            <w:lang w:val="en-GB"/>
          </w:rPr>
          <w:t>García</w:t>
        </w:r>
        <w:proofErr w:type="spellEnd"/>
        <w:r w:rsidRPr="006B6905">
          <w:rPr>
            <w:lang w:val="en-GB"/>
          </w:rPr>
          <w:t xml:space="preserve">, J. &amp; Hernández, M.D. (2011). Effect of the interaction between body weight and temperature on growth and maximum daily food intake in </w:t>
        </w:r>
        <w:proofErr w:type="spellStart"/>
        <w:r w:rsidRPr="006B6905">
          <w:rPr>
            <w:lang w:val="en-GB"/>
          </w:rPr>
          <w:t>sharpsnout</w:t>
        </w:r>
        <w:proofErr w:type="spellEnd"/>
        <w:r w:rsidRPr="006B6905">
          <w:rPr>
            <w:lang w:val="en-GB"/>
          </w:rPr>
          <w:t xml:space="preserve"> sea bream (</w:t>
        </w:r>
        <w:proofErr w:type="spellStart"/>
        <w:r w:rsidRPr="006B6905">
          <w:rPr>
            <w:lang w:val="en-GB"/>
          </w:rPr>
          <w:t>Diplodus</w:t>
        </w:r>
        <w:proofErr w:type="spellEnd"/>
        <w:r w:rsidRPr="006B6905">
          <w:rPr>
            <w:lang w:val="en-GB"/>
          </w:rPr>
          <w:t xml:space="preserve"> </w:t>
        </w:r>
        <w:proofErr w:type="spellStart"/>
        <w:r w:rsidRPr="006B6905">
          <w:rPr>
            <w:lang w:val="en-GB"/>
          </w:rPr>
          <w:t>puntazzo</w:t>
        </w:r>
        <w:proofErr w:type="spellEnd"/>
        <w:r w:rsidRPr="006B6905">
          <w:rPr>
            <w:lang w:val="en-GB"/>
          </w:rPr>
          <w:t xml:space="preserve">). </w:t>
        </w:r>
        <w:proofErr w:type="spellStart"/>
        <w:r w:rsidRPr="006B6905">
          <w:rPr>
            <w:i/>
            <w:iCs/>
            <w:lang w:val="sv-SE"/>
            <w:rPrChange w:id="644" w:author="Max Lindmark" w:date="2020-02-08T16:48:00Z">
              <w:rPr>
                <w:i/>
                <w:iCs/>
                <w:lang w:val="en-GB"/>
              </w:rPr>
            </w:rPrChange>
          </w:rPr>
          <w:t>Aquaculture</w:t>
        </w:r>
        <w:proofErr w:type="spellEnd"/>
        <w:r w:rsidRPr="006B6905">
          <w:rPr>
            <w:i/>
            <w:iCs/>
            <w:lang w:val="sv-SE"/>
            <w:rPrChange w:id="645" w:author="Max Lindmark" w:date="2020-02-08T16:48:00Z">
              <w:rPr>
                <w:i/>
                <w:iCs/>
                <w:lang w:val="en-GB"/>
              </w:rPr>
            </w:rPrChange>
          </w:rPr>
          <w:t xml:space="preserve"> International</w:t>
        </w:r>
        <w:r w:rsidRPr="006B6905">
          <w:rPr>
            <w:lang w:val="sv-SE"/>
            <w:rPrChange w:id="646" w:author="Max Lindmark" w:date="2020-02-08T16:48:00Z">
              <w:rPr>
                <w:lang w:val="en-GB"/>
              </w:rPr>
            </w:rPrChange>
          </w:rPr>
          <w:t>, 19, 131–141.</w:t>
        </w:r>
      </w:ins>
    </w:p>
    <w:p w14:paraId="3B6450C1" w14:textId="77777777" w:rsidR="006B6905" w:rsidRPr="006B6905" w:rsidRDefault="006B6905" w:rsidP="006B6905">
      <w:pPr>
        <w:pStyle w:val="Bibliography"/>
        <w:rPr>
          <w:ins w:id="647" w:author="Max Lindmark" w:date="2020-02-08T16:47:00Z"/>
          <w:lang w:val="sv-SE"/>
          <w:rPrChange w:id="648" w:author="Max Lindmark" w:date="2020-02-08T16:48:00Z">
            <w:rPr>
              <w:ins w:id="649" w:author="Max Lindmark" w:date="2020-02-08T16:47:00Z"/>
              <w:lang w:val="en-GB"/>
            </w:rPr>
          </w:rPrChange>
        </w:rPr>
        <w:pPrChange w:id="650" w:author="Max Lindmark" w:date="2020-02-08T16:47:00Z">
          <w:pPr>
            <w:widowControl w:val="0"/>
            <w:autoSpaceDE w:val="0"/>
            <w:autoSpaceDN w:val="0"/>
            <w:adjustRightInd w:val="0"/>
          </w:pPr>
        </w:pPrChange>
      </w:pPr>
      <w:ins w:id="651" w:author="Max Lindmark" w:date="2020-02-08T16:47:00Z">
        <w:r w:rsidRPr="006B6905">
          <w:rPr>
            <w:lang w:val="sv-SE"/>
            <w:rPrChange w:id="652" w:author="Max Lindmark" w:date="2020-02-08T16:48:00Z">
              <w:rPr>
                <w:lang w:val="en-GB"/>
              </w:rPr>
            </w:rPrChange>
          </w:rPr>
          <w:t xml:space="preserve">Gårdmark, A., </w:t>
        </w:r>
        <w:proofErr w:type="spellStart"/>
        <w:r w:rsidRPr="006B6905">
          <w:rPr>
            <w:lang w:val="sv-SE"/>
            <w:rPrChange w:id="653" w:author="Max Lindmark" w:date="2020-02-08T16:48:00Z">
              <w:rPr>
                <w:lang w:val="en-GB"/>
              </w:rPr>
            </w:rPrChange>
          </w:rPr>
          <w:t>Casini</w:t>
        </w:r>
        <w:proofErr w:type="spellEnd"/>
        <w:r w:rsidRPr="006B6905">
          <w:rPr>
            <w:lang w:val="sv-SE"/>
            <w:rPrChange w:id="654" w:author="Max Lindmark" w:date="2020-02-08T16:48:00Z">
              <w:rPr>
                <w:lang w:val="en-GB"/>
              </w:rPr>
            </w:rPrChange>
          </w:rPr>
          <w:t xml:space="preserve">, M., Huss, M., van </w:t>
        </w:r>
        <w:proofErr w:type="spellStart"/>
        <w:r w:rsidRPr="006B6905">
          <w:rPr>
            <w:lang w:val="sv-SE"/>
            <w:rPrChange w:id="655" w:author="Max Lindmark" w:date="2020-02-08T16:48:00Z">
              <w:rPr>
                <w:lang w:val="en-GB"/>
              </w:rPr>
            </w:rPrChange>
          </w:rPr>
          <w:t>Leeuwen</w:t>
        </w:r>
        <w:proofErr w:type="spellEnd"/>
        <w:r w:rsidRPr="006B6905">
          <w:rPr>
            <w:lang w:val="sv-SE"/>
            <w:rPrChange w:id="656" w:author="Max Lindmark" w:date="2020-02-08T16:48:00Z">
              <w:rPr>
                <w:lang w:val="en-GB"/>
              </w:rPr>
            </w:rPrChange>
          </w:rPr>
          <w:t xml:space="preserve">, A., Hjelm, J., Persson, L., </w:t>
        </w:r>
        <w:r w:rsidRPr="006B6905">
          <w:rPr>
            <w:i/>
            <w:iCs/>
            <w:lang w:val="sv-SE"/>
            <w:rPrChange w:id="657" w:author="Max Lindmark" w:date="2020-02-08T16:48:00Z">
              <w:rPr>
                <w:i/>
                <w:iCs/>
                <w:lang w:val="en-GB"/>
              </w:rPr>
            </w:rPrChange>
          </w:rPr>
          <w:t>et al.</w:t>
        </w:r>
        <w:r w:rsidRPr="006B6905">
          <w:rPr>
            <w:lang w:val="sv-SE"/>
            <w:rPrChange w:id="658" w:author="Max Lindmark" w:date="2020-02-08T16:48:00Z">
              <w:rPr>
                <w:lang w:val="en-GB"/>
              </w:rPr>
            </w:rPrChange>
          </w:rPr>
          <w:t xml:space="preserve"> </w:t>
        </w:r>
        <w:r w:rsidRPr="006B6905">
          <w:rPr>
            <w:lang w:val="en-GB"/>
          </w:rPr>
          <w:t xml:space="preserve">(2015). Regime shifts in exploited marine food webs: detecting mechanisms underlying alternative stable states using size-structured community dynamics theory. </w:t>
        </w:r>
        <w:r w:rsidRPr="006B6905">
          <w:rPr>
            <w:i/>
            <w:iCs/>
            <w:lang w:val="sv-SE"/>
            <w:rPrChange w:id="659" w:author="Max Lindmark" w:date="2020-02-08T16:48:00Z">
              <w:rPr>
                <w:i/>
                <w:iCs/>
                <w:lang w:val="en-GB"/>
              </w:rPr>
            </w:rPrChange>
          </w:rPr>
          <w:t>Phil. Trans. R. Soc. B</w:t>
        </w:r>
        <w:r w:rsidRPr="006B6905">
          <w:rPr>
            <w:lang w:val="sv-SE"/>
            <w:rPrChange w:id="660" w:author="Max Lindmark" w:date="2020-02-08T16:48:00Z">
              <w:rPr>
                <w:lang w:val="en-GB"/>
              </w:rPr>
            </w:rPrChange>
          </w:rPr>
          <w:t xml:space="preserve">, 370, </w:t>
        </w:r>
        <w:proofErr w:type="gramStart"/>
        <w:r w:rsidRPr="006B6905">
          <w:rPr>
            <w:lang w:val="sv-SE"/>
            <w:rPrChange w:id="661" w:author="Max Lindmark" w:date="2020-02-08T16:48:00Z">
              <w:rPr>
                <w:lang w:val="en-GB"/>
              </w:rPr>
            </w:rPrChange>
          </w:rPr>
          <w:t>20130262</w:t>
        </w:r>
        <w:proofErr w:type="gramEnd"/>
        <w:r w:rsidRPr="006B6905">
          <w:rPr>
            <w:lang w:val="sv-SE"/>
            <w:rPrChange w:id="662" w:author="Max Lindmark" w:date="2020-02-08T16:48:00Z">
              <w:rPr>
                <w:lang w:val="en-GB"/>
              </w:rPr>
            </w:rPrChange>
          </w:rPr>
          <w:t>.</w:t>
        </w:r>
      </w:ins>
    </w:p>
    <w:p w14:paraId="127ADC79" w14:textId="77777777" w:rsidR="006B6905" w:rsidRPr="006B6905" w:rsidRDefault="006B6905" w:rsidP="006B6905">
      <w:pPr>
        <w:pStyle w:val="Bibliography"/>
        <w:rPr>
          <w:ins w:id="663" w:author="Max Lindmark" w:date="2020-02-08T16:47:00Z"/>
          <w:lang w:val="en-GB"/>
        </w:rPr>
        <w:pPrChange w:id="664" w:author="Max Lindmark" w:date="2020-02-08T16:47:00Z">
          <w:pPr>
            <w:widowControl w:val="0"/>
            <w:autoSpaceDE w:val="0"/>
            <w:autoSpaceDN w:val="0"/>
            <w:adjustRightInd w:val="0"/>
          </w:pPr>
        </w:pPrChange>
      </w:pPr>
      <w:ins w:id="665" w:author="Max Lindmark" w:date="2020-02-08T16:47:00Z">
        <w:r w:rsidRPr="006B6905">
          <w:rPr>
            <w:lang w:val="sv-SE"/>
            <w:rPrChange w:id="666" w:author="Max Lindmark" w:date="2020-02-08T16:48:00Z">
              <w:rPr>
                <w:lang w:val="en-GB"/>
              </w:rPr>
            </w:rPrChange>
          </w:rPr>
          <w:t xml:space="preserve">Gårdmark, A., Lindegren, M., </w:t>
        </w:r>
        <w:proofErr w:type="spellStart"/>
        <w:r w:rsidRPr="006B6905">
          <w:rPr>
            <w:lang w:val="sv-SE"/>
            <w:rPrChange w:id="667" w:author="Max Lindmark" w:date="2020-02-08T16:48:00Z">
              <w:rPr>
                <w:lang w:val="en-GB"/>
              </w:rPr>
            </w:rPrChange>
          </w:rPr>
          <w:t>Neuenfeldt</w:t>
        </w:r>
        <w:proofErr w:type="spellEnd"/>
        <w:r w:rsidRPr="006B6905">
          <w:rPr>
            <w:lang w:val="sv-SE"/>
            <w:rPrChange w:id="668" w:author="Max Lindmark" w:date="2020-02-08T16:48:00Z">
              <w:rPr>
                <w:lang w:val="en-GB"/>
              </w:rPr>
            </w:rPrChange>
          </w:rPr>
          <w:t xml:space="preserve">, S., </w:t>
        </w:r>
        <w:proofErr w:type="spellStart"/>
        <w:r w:rsidRPr="006B6905">
          <w:rPr>
            <w:lang w:val="sv-SE"/>
            <w:rPrChange w:id="669" w:author="Max Lindmark" w:date="2020-02-08T16:48:00Z">
              <w:rPr>
                <w:lang w:val="en-GB"/>
              </w:rPr>
            </w:rPrChange>
          </w:rPr>
          <w:t>Blenckner</w:t>
        </w:r>
        <w:proofErr w:type="spellEnd"/>
        <w:r w:rsidRPr="006B6905">
          <w:rPr>
            <w:lang w:val="sv-SE"/>
            <w:rPrChange w:id="670" w:author="Max Lindmark" w:date="2020-02-08T16:48:00Z">
              <w:rPr>
                <w:lang w:val="en-GB"/>
              </w:rPr>
            </w:rPrChange>
          </w:rPr>
          <w:t>, T., Heikinheimo, O., Müller-</w:t>
        </w:r>
        <w:proofErr w:type="spellStart"/>
        <w:r w:rsidRPr="006B6905">
          <w:rPr>
            <w:lang w:val="sv-SE"/>
            <w:rPrChange w:id="671" w:author="Max Lindmark" w:date="2020-02-08T16:48:00Z">
              <w:rPr>
                <w:lang w:val="en-GB"/>
              </w:rPr>
            </w:rPrChange>
          </w:rPr>
          <w:t>Karulis</w:t>
        </w:r>
        <w:proofErr w:type="spellEnd"/>
        <w:r w:rsidRPr="006B6905">
          <w:rPr>
            <w:lang w:val="sv-SE"/>
            <w:rPrChange w:id="672" w:author="Max Lindmark" w:date="2020-02-08T16:48:00Z">
              <w:rPr>
                <w:lang w:val="en-GB"/>
              </w:rPr>
            </w:rPrChange>
          </w:rPr>
          <w:t xml:space="preserve">, B., </w:t>
        </w:r>
        <w:r w:rsidRPr="006B6905">
          <w:rPr>
            <w:i/>
            <w:iCs/>
            <w:lang w:val="sv-SE"/>
            <w:rPrChange w:id="673" w:author="Max Lindmark" w:date="2020-02-08T16:48:00Z">
              <w:rPr>
                <w:i/>
                <w:iCs/>
                <w:lang w:val="en-GB"/>
              </w:rPr>
            </w:rPrChange>
          </w:rPr>
          <w:t>et al.</w:t>
        </w:r>
        <w:r w:rsidRPr="006B6905">
          <w:rPr>
            <w:lang w:val="sv-SE"/>
            <w:rPrChange w:id="674" w:author="Max Lindmark" w:date="2020-02-08T16:48:00Z">
              <w:rPr>
                <w:lang w:val="en-GB"/>
              </w:rPr>
            </w:rPrChange>
          </w:rPr>
          <w:t xml:space="preserve"> </w:t>
        </w:r>
        <w:r w:rsidRPr="006B6905">
          <w:rPr>
            <w:lang w:val="en-GB"/>
          </w:rPr>
          <w:t xml:space="preserve">(2013). Biological ensemble </w:t>
        </w:r>
        <w:proofErr w:type="spellStart"/>
        <w:r w:rsidRPr="006B6905">
          <w:rPr>
            <w:lang w:val="en-GB"/>
          </w:rPr>
          <w:t>modeling</w:t>
        </w:r>
        <w:proofErr w:type="spellEnd"/>
        <w:r w:rsidRPr="006B6905">
          <w:rPr>
            <w:lang w:val="en-GB"/>
          </w:rPr>
          <w:t xml:space="preserve"> to evaluate potential futures of living marine resources. </w:t>
        </w:r>
        <w:r w:rsidRPr="006B6905">
          <w:rPr>
            <w:i/>
            <w:iCs/>
            <w:lang w:val="en-GB"/>
          </w:rPr>
          <w:t>Ecological Applications</w:t>
        </w:r>
        <w:r w:rsidRPr="006B6905">
          <w:rPr>
            <w:lang w:val="en-GB"/>
          </w:rPr>
          <w:t>, 23, 742–754.</w:t>
        </w:r>
      </w:ins>
    </w:p>
    <w:p w14:paraId="0E68D811" w14:textId="77777777" w:rsidR="006B6905" w:rsidRPr="006B6905" w:rsidRDefault="006B6905" w:rsidP="006B6905">
      <w:pPr>
        <w:pStyle w:val="Bibliography"/>
        <w:rPr>
          <w:ins w:id="675" w:author="Max Lindmark" w:date="2020-02-08T16:47:00Z"/>
          <w:lang w:val="en-GB"/>
        </w:rPr>
        <w:pPrChange w:id="676" w:author="Max Lindmark" w:date="2020-02-08T16:47:00Z">
          <w:pPr>
            <w:widowControl w:val="0"/>
            <w:autoSpaceDE w:val="0"/>
            <w:autoSpaceDN w:val="0"/>
            <w:adjustRightInd w:val="0"/>
          </w:pPr>
        </w:pPrChange>
      </w:pPr>
      <w:ins w:id="677" w:author="Max Lindmark" w:date="2020-02-08T16:47:00Z">
        <w:r w:rsidRPr="006B6905">
          <w:rPr>
            <w:lang w:val="en-GB"/>
          </w:rPr>
          <w:t xml:space="preserve">Gilbert, B., Tunney, T.D., McCann, K.S., DeLong, J.P., </w:t>
        </w:r>
        <w:proofErr w:type="spellStart"/>
        <w:r w:rsidRPr="006B6905">
          <w:rPr>
            <w:lang w:val="en-GB"/>
          </w:rPr>
          <w:t>Vasseur</w:t>
        </w:r>
        <w:proofErr w:type="spellEnd"/>
        <w:r w:rsidRPr="006B6905">
          <w:rPr>
            <w:lang w:val="en-GB"/>
          </w:rPr>
          <w:t xml:space="preserve">, D.A., Savage, V.M., </w:t>
        </w:r>
        <w:r w:rsidRPr="006B6905">
          <w:rPr>
            <w:i/>
            <w:iCs/>
            <w:lang w:val="en-GB"/>
          </w:rPr>
          <w:t>et al.</w:t>
        </w:r>
        <w:r w:rsidRPr="006B6905">
          <w:rPr>
            <w:lang w:val="en-GB"/>
          </w:rPr>
          <w:t xml:space="preserve"> (2014). A bioenergetic framework for the temperature dependence of trophic interactions. </w:t>
        </w:r>
        <w:r w:rsidRPr="006B6905">
          <w:rPr>
            <w:i/>
            <w:iCs/>
            <w:lang w:val="en-GB"/>
          </w:rPr>
          <w:t>Ecology Letters</w:t>
        </w:r>
        <w:r w:rsidRPr="006B6905">
          <w:rPr>
            <w:lang w:val="en-GB"/>
          </w:rPr>
          <w:t>, 17, 902–914.</w:t>
        </w:r>
      </w:ins>
    </w:p>
    <w:p w14:paraId="6735A9F0" w14:textId="77777777" w:rsidR="006B6905" w:rsidRPr="006B6905" w:rsidRDefault="006B6905" w:rsidP="006B6905">
      <w:pPr>
        <w:pStyle w:val="Bibliography"/>
        <w:rPr>
          <w:ins w:id="678" w:author="Max Lindmark" w:date="2020-02-08T16:47:00Z"/>
          <w:lang w:val="en-GB"/>
        </w:rPr>
        <w:pPrChange w:id="679" w:author="Max Lindmark" w:date="2020-02-08T16:47:00Z">
          <w:pPr>
            <w:widowControl w:val="0"/>
            <w:autoSpaceDE w:val="0"/>
            <w:autoSpaceDN w:val="0"/>
            <w:adjustRightInd w:val="0"/>
          </w:pPr>
        </w:pPrChange>
      </w:pPr>
      <w:proofErr w:type="spellStart"/>
      <w:ins w:id="680" w:author="Max Lindmark" w:date="2020-02-08T16:47:00Z">
        <w:r w:rsidRPr="006B6905">
          <w:rPr>
            <w:lang w:val="en-GB"/>
          </w:rPr>
          <w:t>Gillooly</w:t>
        </w:r>
        <w:proofErr w:type="spellEnd"/>
        <w:r w:rsidRPr="006B6905">
          <w:rPr>
            <w:lang w:val="en-GB"/>
          </w:rPr>
          <w:t xml:space="preserve">, J.F., Brown, J.H., West, G.B., Savage, V.M. &amp; </w:t>
        </w:r>
        <w:proofErr w:type="spellStart"/>
        <w:r w:rsidRPr="006B6905">
          <w:rPr>
            <w:lang w:val="en-GB"/>
          </w:rPr>
          <w:t>Charnov</w:t>
        </w:r>
        <w:proofErr w:type="spellEnd"/>
        <w:r w:rsidRPr="006B6905">
          <w:rPr>
            <w:lang w:val="en-GB"/>
          </w:rPr>
          <w:t xml:space="preserve">, E.L. (2001). Effects of size and temperature on metabolic rate. </w:t>
        </w:r>
        <w:r w:rsidRPr="006B6905">
          <w:rPr>
            <w:i/>
            <w:iCs/>
            <w:lang w:val="en-GB"/>
          </w:rPr>
          <w:t>Science</w:t>
        </w:r>
        <w:r w:rsidRPr="006B6905">
          <w:rPr>
            <w:lang w:val="en-GB"/>
          </w:rPr>
          <w:t>, 2248–2251.</w:t>
        </w:r>
      </w:ins>
    </w:p>
    <w:p w14:paraId="10C54B02" w14:textId="77777777" w:rsidR="006B6905" w:rsidRPr="006B6905" w:rsidRDefault="006B6905" w:rsidP="006B6905">
      <w:pPr>
        <w:pStyle w:val="Bibliography"/>
        <w:rPr>
          <w:ins w:id="681" w:author="Max Lindmark" w:date="2020-02-08T16:47:00Z"/>
          <w:lang w:val="en-GB"/>
        </w:rPr>
        <w:pPrChange w:id="682" w:author="Max Lindmark" w:date="2020-02-08T16:47:00Z">
          <w:pPr>
            <w:widowControl w:val="0"/>
            <w:autoSpaceDE w:val="0"/>
            <w:autoSpaceDN w:val="0"/>
            <w:adjustRightInd w:val="0"/>
          </w:pPr>
        </w:pPrChange>
      </w:pPr>
      <w:proofErr w:type="spellStart"/>
      <w:ins w:id="683" w:author="Max Lindmark" w:date="2020-02-08T16:47:00Z">
        <w:r w:rsidRPr="006B6905">
          <w:rPr>
            <w:lang w:val="en-GB"/>
          </w:rPr>
          <w:t>Gröger</w:t>
        </w:r>
        <w:proofErr w:type="spellEnd"/>
        <w:r w:rsidRPr="006B6905">
          <w:rPr>
            <w:lang w:val="en-GB"/>
          </w:rPr>
          <w:t xml:space="preserve">, M., </w:t>
        </w:r>
        <w:proofErr w:type="spellStart"/>
        <w:r w:rsidRPr="006B6905">
          <w:rPr>
            <w:lang w:val="en-GB"/>
          </w:rPr>
          <w:t>Arneborg</w:t>
        </w:r>
        <w:proofErr w:type="spellEnd"/>
        <w:r w:rsidRPr="006B6905">
          <w:rPr>
            <w:lang w:val="en-GB"/>
          </w:rPr>
          <w:t xml:space="preserve">, L., Dieterich, C., </w:t>
        </w:r>
        <w:proofErr w:type="spellStart"/>
        <w:r w:rsidRPr="006B6905">
          <w:rPr>
            <w:lang w:val="en-GB"/>
          </w:rPr>
          <w:t>Höglund</w:t>
        </w:r>
        <w:proofErr w:type="spellEnd"/>
        <w:r w:rsidRPr="006B6905">
          <w:rPr>
            <w:lang w:val="en-GB"/>
          </w:rPr>
          <w:t xml:space="preserve">, A. &amp; Meier, H.E.M. (2019). Summer hydrographic changes in the Baltic Sea, Kattegat and Skagerrak projected in an ensemble of climate scenarios downscaled with a coupled regional ocean–sea ice–atmosphere model. </w:t>
        </w:r>
        <w:proofErr w:type="spellStart"/>
        <w:r w:rsidRPr="006B6905">
          <w:rPr>
            <w:i/>
            <w:iCs/>
            <w:lang w:val="en-GB"/>
          </w:rPr>
          <w:t>Clim</w:t>
        </w:r>
        <w:proofErr w:type="spellEnd"/>
        <w:r w:rsidRPr="006B6905">
          <w:rPr>
            <w:i/>
            <w:iCs/>
            <w:lang w:val="en-GB"/>
          </w:rPr>
          <w:t xml:space="preserve"> </w:t>
        </w:r>
        <w:proofErr w:type="spellStart"/>
        <w:r w:rsidRPr="006B6905">
          <w:rPr>
            <w:i/>
            <w:iCs/>
            <w:lang w:val="en-GB"/>
          </w:rPr>
          <w:t>Dyn</w:t>
        </w:r>
        <w:proofErr w:type="spellEnd"/>
        <w:r w:rsidRPr="006B6905">
          <w:rPr>
            <w:lang w:val="en-GB"/>
          </w:rPr>
          <w:t>, 53, 5945–5966.</w:t>
        </w:r>
      </w:ins>
    </w:p>
    <w:p w14:paraId="7BDB5800" w14:textId="77777777" w:rsidR="006B6905" w:rsidRPr="006B6905" w:rsidRDefault="006B6905" w:rsidP="006B6905">
      <w:pPr>
        <w:pStyle w:val="Bibliography"/>
        <w:rPr>
          <w:ins w:id="684" w:author="Max Lindmark" w:date="2020-02-08T16:47:00Z"/>
          <w:lang w:val="en-GB"/>
        </w:rPr>
        <w:pPrChange w:id="685" w:author="Max Lindmark" w:date="2020-02-08T16:47:00Z">
          <w:pPr>
            <w:widowControl w:val="0"/>
            <w:autoSpaceDE w:val="0"/>
            <w:autoSpaceDN w:val="0"/>
            <w:adjustRightInd w:val="0"/>
          </w:pPr>
        </w:pPrChange>
      </w:pPr>
      <w:proofErr w:type="spellStart"/>
      <w:ins w:id="686" w:author="Max Lindmark" w:date="2020-02-08T16:47:00Z">
        <w:r w:rsidRPr="006B6905">
          <w:rPr>
            <w:lang w:val="en-GB"/>
          </w:rPr>
          <w:t>Handeland</w:t>
        </w:r>
        <w:proofErr w:type="spellEnd"/>
        <w:r w:rsidRPr="006B6905">
          <w:rPr>
            <w:lang w:val="en-GB"/>
          </w:rPr>
          <w:t xml:space="preserve">, S.O., </w:t>
        </w:r>
        <w:proofErr w:type="spellStart"/>
        <w:r w:rsidRPr="006B6905">
          <w:rPr>
            <w:lang w:val="en-GB"/>
          </w:rPr>
          <w:t>Imsland</w:t>
        </w:r>
        <w:proofErr w:type="spellEnd"/>
        <w:r w:rsidRPr="006B6905">
          <w:rPr>
            <w:lang w:val="en-GB"/>
          </w:rPr>
          <w:t xml:space="preserve">, A.K. &amp; Stefansson, S.O. (2008). The effect of temperature and fish size on growth, feed intake, food conversion efficiency and stomach evacuation rate of Atlantic salmon post-smolts. </w:t>
        </w:r>
        <w:r w:rsidRPr="006B6905">
          <w:rPr>
            <w:i/>
            <w:iCs/>
            <w:lang w:val="en-GB"/>
          </w:rPr>
          <w:t>Aquaculture</w:t>
        </w:r>
        <w:r w:rsidRPr="006B6905">
          <w:rPr>
            <w:lang w:val="en-GB"/>
          </w:rPr>
          <w:t>, 283, 36–42.</w:t>
        </w:r>
      </w:ins>
    </w:p>
    <w:p w14:paraId="28CBF4C2" w14:textId="77777777" w:rsidR="006B6905" w:rsidRPr="006B6905" w:rsidRDefault="006B6905" w:rsidP="006B6905">
      <w:pPr>
        <w:pStyle w:val="Bibliography"/>
        <w:rPr>
          <w:ins w:id="687" w:author="Max Lindmark" w:date="2020-02-08T16:47:00Z"/>
          <w:lang w:val="en-GB"/>
        </w:rPr>
        <w:pPrChange w:id="688" w:author="Max Lindmark" w:date="2020-02-08T16:47:00Z">
          <w:pPr>
            <w:widowControl w:val="0"/>
            <w:autoSpaceDE w:val="0"/>
            <w:autoSpaceDN w:val="0"/>
            <w:adjustRightInd w:val="0"/>
          </w:pPr>
        </w:pPrChange>
      </w:pPr>
      <w:proofErr w:type="spellStart"/>
      <w:ins w:id="689" w:author="Max Lindmark" w:date="2020-02-08T16:47:00Z">
        <w:r w:rsidRPr="006B6905">
          <w:rPr>
            <w:lang w:val="en-GB"/>
          </w:rPr>
          <w:t>Hartvig</w:t>
        </w:r>
        <w:proofErr w:type="spellEnd"/>
        <w:r w:rsidRPr="006B6905">
          <w:rPr>
            <w:lang w:val="en-GB"/>
          </w:rPr>
          <w:t xml:space="preserve">, M., Andersen, K.H. &amp; Beyer, J.E. (2011). Food web framework for size-structured populations. </w:t>
        </w:r>
        <w:r w:rsidRPr="006B6905">
          <w:rPr>
            <w:i/>
            <w:iCs/>
            <w:lang w:val="en-GB"/>
          </w:rPr>
          <w:t>Journal of Theoretical Biology</w:t>
        </w:r>
        <w:r w:rsidRPr="006B6905">
          <w:rPr>
            <w:lang w:val="en-GB"/>
          </w:rPr>
          <w:t>, 272, 113–122.</w:t>
        </w:r>
      </w:ins>
    </w:p>
    <w:p w14:paraId="33797A96" w14:textId="77777777" w:rsidR="006B6905" w:rsidRPr="006B6905" w:rsidRDefault="006B6905" w:rsidP="006B6905">
      <w:pPr>
        <w:pStyle w:val="Bibliography"/>
        <w:rPr>
          <w:ins w:id="690" w:author="Max Lindmark" w:date="2020-02-08T16:47:00Z"/>
          <w:lang w:val="sv-SE"/>
          <w:rPrChange w:id="691" w:author="Max Lindmark" w:date="2020-02-08T16:48:00Z">
            <w:rPr>
              <w:ins w:id="692" w:author="Max Lindmark" w:date="2020-02-08T16:47:00Z"/>
              <w:lang w:val="en-GB"/>
            </w:rPr>
          </w:rPrChange>
        </w:rPr>
        <w:pPrChange w:id="693" w:author="Max Lindmark" w:date="2020-02-08T16:47:00Z">
          <w:pPr>
            <w:widowControl w:val="0"/>
            <w:autoSpaceDE w:val="0"/>
            <w:autoSpaceDN w:val="0"/>
            <w:adjustRightInd w:val="0"/>
          </w:pPr>
        </w:pPrChange>
      </w:pPr>
      <w:proofErr w:type="spellStart"/>
      <w:ins w:id="694" w:author="Max Lindmark" w:date="2020-02-08T16:47:00Z">
        <w:r w:rsidRPr="006B6905">
          <w:rPr>
            <w:lang w:val="en-GB"/>
          </w:rPr>
          <w:t>Hilborn</w:t>
        </w:r>
        <w:proofErr w:type="spellEnd"/>
        <w:r w:rsidRPr="006B6905">
          <w:rPr>
            <w:lang w:val="en-GB"/>
          </w:rPr>
          <w:t xml:space="preserve">, R. &amp; Walters, C.J. (1992). </w:t>
        </w:r>
        <w:r w:rsidRPr="006B6905">
          <w:rPr>
            <w:i/>
            <w:iCs/>
            <w:lang w:val="en-GB"/>
          </w:rPr>
          <w:t>Quantitative Fisheries Stock Assessment: Choice, Dynamics and Uncertainty</w:t>
        </w:r>
        <w:r w:rsidRPr="006B6905">
          <w:rPr>
            <w:lang w:val="en-GB"/>
          </w:rPr>
          <w:t xml:space="preserve">. </w:t>
        </w:r>
        <w:r w:rsidRPr="006B6905">
          <w:rPr>
            <w:lang w:val="sv-SE"/>
            <w:rPrChange w:id="695" w:author="Max Lindmark" w:date="2020-02-08T16:48:00Z">
              <w:rPr>
                <w:lang w:val="en-GB"/>
              </w:rPr>
            </w:rPrChange>
          </w:rPr>
          <w:t xml:space="preserve">Springer, </w:t>
        </w:r>
        <w:proofErr w:type="spellStart"/>
        <w:r w:rsidRPr="006B6905">
          <w:rPr>
            <w:lang w:val="sv-SE"/>
            <w:rPrChange w:id="696" w:author="Max Lindmark" w:date="2020-02-08T16:48:00Z">
              <w:rPr>
                <w:lang w:val="en-GB"/>
              </w:rPr>
            </w:rPrChange>
          </w:rPr>
          <w:t>Norwell</w:t>
        </w:r>
        <w:proofErr w:type="spellEnd"/>
        <w:r w:rsidRPr="006B6905">
          <w:rPr>
            <w:lang w:val="sv-SE"/>
            <w:rPrChange w:id="697" w:author="Max Lindmark" w:date="2020-02-08T16:48:00Z">
              <w:rPr>
                <w:lang w:val="en-GB"/>
              </w:rPr>
            </w:rPrChange>
          </w:rPr>
          <w:t xml:space="preserve"> MA, USA.</w:t>
        </w:r>
      </w:ins>
    </w:p>
    <w:p w14:paraId="5660AA9A" w14:textId="77777777" w:rsidR="006B6905" w:rsidRPr="006B6905" w:rsidRDefault="006B6905" w:rsidP="006B6905">
      <w:pPr>
        <w:pStyle w:val="Bibliography"/>
        <w:rPr>
          <w:ins w:id="698" w:author="Max Lindmark" w:date="2020-02-08T16:47:00Z"/>
          <w:lang w:val="en-GB"/>
        </w:rPr>
        <w:pPrChange w:id="699" w:author="Max Lindmark" w:date="2020-02-08T16:47:00Z">
          <w:pPr>
            <w:widowControl w:val="0"/>
            <w:autoSpaceDE w:val="0"/>
            <w:autoSpaceDN w:val="0"/>
            <w:adjustRightInd w:val="0"/>
          </w:pPr>
        </w:pPrChange>
      </w:pPr>
      <w:ins w:id="700" w:author="Max Lindmark" w:date="2020-02-08T16:47:00Z">
        <w:r w:rsidRPr="006B6905">
          <w:rPr>
            <w:lang w:val="sv-SE"/>
            <w:rPrChange w:id="701" w:author="Max Lindmark" w:date="2020-02-08T16:48:00Z">
              <w:rPr>
                <w:lang w:val="en-GB"/>
              </w:rPr>
            </w:rPrChange>
          </w:rPr>
          <w:lastRenderedPageBreak/>
          <w:t xml:space="preserve">Huey, R.B. &amp; </w:t>
        </w:r>
        <w:proofErr w:type="spellStart"/>
        <w:r w:rsidRPr="006B6905">
          <w:rPr>
            <w:lang w:val="sv-SE"/>
            <w:rPrChange w:id="702" w:author="Max Lindmark" w:date="2020-02-08T16:48:00Z">
              <w:rPr>
                <w:lang w:val="en-GB"/>
              </w:rPr>
            </w:rPrChange>
          </w:rPr>
          <w:t>Kingsolver</w:t>
        </w:r>
        <w:proofErr w:type="spellEnd"/>
        <w:r w:rsidRPr="006B6905">
          <w:rPr>
            <w:lang w:val="sv-SE"/>
            <w:rPrChange w:id="703" w:author="Max Lindmark" w:date="2020-02-08T16:48:00Z">
              <w:rPr>
                <w:lang w:val="en-GB"/>
              </w:rPr>
            </w:rPrChange>
          </w:rPr>
          <w:t xml:space="preserve">, J.G. (2019). </w:t>
        </w:r>
        <w:r w:rsidRPr="006B6905">
          <w:rPr>
            <w:lang w:val="en-GB"/>
          </w:rPr>
          <w:t xml:space="preserve">Climate Warming, Resource Availability, and the Metabolic Meltdown of Ectotherms. </w:t>
        </w:r>
        <w:r w:rsidRPr="006B6905">
          <w:rPr>
            <w:i/>
            <w:iCs/>
            <w:lang w:val="en-GB"/>
          </w:rPr>
          <w:t>The American Naturalist</w:t>
        </w:r>
        <w:r w:rsidRPr="006B6905">
          <w:rPr>
            <w:lang w:val="en-GB"/>
          </w:rPr>
          <w:t>, 194, E140–E150.</w:t>
        </w:r>
      </w:ins>
    </w:p>
    <w:p w14:paraId="557DB52E" w14:textId="77777777" w:rsidR="006B6905" w:rsidRPr="006B6905" w:rsidRDefault="006B6905" w:rsidP="006B6905">
      <w:pPr>
        <w:pStyle w:val="Bibliography"/>
        <w:rPr>
          <w:ins w:id="704" w:author="Max Lindmark" w:date="2020-02-08T16:47:00Z"/>
          <w:lang w:val="en-GB"/>
        </w:rPr>
        <w:pPrChange w:id="705" w:author="Max Lindmark" w:date="2020-02-08T16:47:00Z">
          <w:pPr>
            <w:widowControl w:val="0"/>
            <w:autoSpaceDE w:val="0"/>
            <w:autoSpaceDN w:val="0"/>
            <w:adjustRightInd w:val="0"/>
          </w:pPr>
        </w:pPrChange>
      </w:pPr>
      <w:ins w:id="706" w:author="Max Lindmark" w:date="2020-02-08T16:47:00Z">
        <w:r w:rsidRPr="006B6905">
          <w:rPr>
            <w:lang w:val="en-GB"/>
          </w:rPr>
          <w:t xml:space="preserve">Huss, M., Lindmark, M., Jacobson, P., van </w:t>
        </w:r>
        <w:proofErr w:type="spellStart"/>
        <w:r w:rsidRPr="006B6905">
          <w:rPr>
            <w:lang w:val="en-GB"/>
          </w:rPr>
          <w:t>Dorst</w:t>
        </w:r>
        <w:proofErr w:type="spellEnd"/>
        <w:r w:rsidRPr="006B6905">
          <w:rPr>
            <w:lang w:val="en-GB"/>
          </w:rPr>
          <w:t xml:space="preserve">, R.M. &amp; </w:t>
        </w:r>
        <w:proofErr w:type="spellStart"/>
        <w:r w:rsidRPr="006B6905">
          <w:rPr>
            <w:lang w:val="en-GB"/>
          </w:rPr>
          <w:t>Gårdmark</w:t>
        </w:r>
        <w:proofErr w:type="spellEnd"/>
        <w:r w:rsidRPr="006B6905">
          <w:rPr>
            <w:lang w:val="en-GB"/>
          </w:rPr>
          <w:t xml:space="preserve">, A. (2019). Experimental evidence of gradual size‐dependent shifts in body size and growth of fish in response to warming. </w:t>
        </w:r>
        <w:r w:rsidRPr="006B6905">
          <w:rPr>
            <w:i/>
            <w:iCs/>
            <w:lang w:val="en-GB"/>
          </w:rPr>
          <w:t xml:space="preserve">Glob Change </w:t>
        </w:r>
        <w:proofErr w:type="spellStart"/>
        <w:r w:rsidRPr="006B6905">
          <w:rPr>
            <w:i/>
            <w:iCs/>
            <w:lang w:val="en-GB"/>
          </w:rPr>
          <w:t>Biol</w:t>
        </w:r>
        <w:proofErr w:type="spellEnd"/>
        <w:r w:rsidRPr="006B6905">
          <w:rPr>
            <w:lang w:val="en-GB"/>
          </w:rPr>
          <w:t>, 25, 2285–2295.</w:t>
        </w:r>
      </w:ins>
    </w:p>
    <w:p w14:paraId="529C7A61" w14:textId="77777777" w:rsidR="006B6905" w:rsidRPr="006B6905" w:rsidRDefault="006B6905" w:rsidP="006B6905">
      <w:pPr>
        <w:pStyle w:val="Bibliography"/>
        <w:rPr>
          <w:ins w:id="707" w:author="Max Lindmark" w:date="2020-02-08T16:47:00Z"/>
          <w:lang w:val="en-GB"/>
        </w:rPr>
        <w:pPrChange w:id="708" w:author="Max Lindmark" w:date="2020-02-08T16:47:00Z">
          <w:pPr>
            <w:widowControl w:val="0"/>
            <w:autoSpaceDE w:val="0"/>
            <w:autoSpaceDN w:val="0"/>
            <w:adjustRightInd w:val="0"/>
          </w:pPr>
        </w:pPrChange>
      </w:pPr>
      <w:ins w:id="709" w:author="Max Lindmark" w:date="2020-02-08T16:47:00Z">
        <w:r w:rsidRPr="006B6905">
          <w:rPr>
            <w:lang w:val="en-GB"/>
          </w:rPr>
          <w:t xml:space="preserve">ICES. (2013). </w:t>
        </w:r>
        <w:r w:rsidRPr="006B6905">
          <w:rPr>
            <w:i/>
            <w:iCs/>
            <w:lang w:val="en-GB"/>
          </w:rPr>
          <w:t>Report of the Baltic Fisheries Assessment Working Group (WGBFAS)</w:t>
        </w:r>
        <w:r w:rsidRPr="006B6905">
          <w:rPr>
            <w:lang w:val="en-GB"/>
          </w:rPr>
          <w:t xml:space="preserve"> </w:t>
        </w:r>
        <w:proofErr w:type="gramStart"/>
        <w:r w:rsidRPr="006B6905">
          <w:rPr>
            <w:lang w:val="en-GB"/>
          </w:rPr>
          <w:t>( No.</w:t>
        </w:r>
        <w:proofErr w:type="gramEnd"/>
        <w:r w:rsidRPr="006B6905">
          <w:rPr>
            <w:lang w:val="en-GB"/>
          </w:rPr>
          <w:t xml:space="preserve"> ICES CM 2013/ACOM:10.). 10-17 April 2013 ICES Headquarters, Copenhagen.</w:t>
        </w:r>
      </w:ins>
    </w:p>
    <w:p w14:paraId="580FBED1" w14:textId="77777777" w:rsidR="006B6905" w:rsidRPr="006B6905" w:rsidRDefault="006B6905" w:rsidP="006B6905">
      <w:pPr>
        <w:pStyle w:val="Bibliography"/>
        <w:rPr>
          <w:ins w:id="710" w:author="Max Lindmark" w:date="2020-02-08T16:47:00Z"/>
          <w:lang w:val="en-GB"/>
        </w:rPr>
        <w:pPrChange w:id="711" w:author="Max Lindmark" w:date="2020-02-08T16:47:00Z">
          <w:pPr>
            <w:widowControl w:val="0"/>
            <w:autoSpaceDE w:val="0"/>
            <w:autoSpaceDN w:val="0"/>
            <w:adjustRightInd w:val="0"/>
          </w:pPr>
        </w:pPrChange>
      </w:pPr>
      <w:ins w:id="712" w:author="Max Lindmark" w:date="2020-02-08T16:47:00Z">
        <w:r w:rsidRPr="006B6905">
          <w:rPr>
            <w:lang w:val="en-GB"/>
          </w:rPr>
          <w:t xml:space="preserve">ICES. (2015). </w:t>
        </w:r>
        <w:r w:rsidRPr="006B6905">
          <w:rPr>
            <w:i/>
            <w:iCs/>
            <w:lang w:val="en-GB"/>
          </w:rPr>
          <w:t>Report of the Baltic Fisheries Assessment Working Group (WGBFAS)</w:t>
        </w:r>
        <w:r w:rsidRPr="006B6905">
          <w:rPr>
            <w:lang w:val="en-GB"/>
          </w:rPr>
          <w:t xml:space="preserve"> </w:t>
        </w:r>
        <w:proofErr w:type="gramStart"/>
        <w:r w:rsidRPr="006B6905">
          <w:rPr>
            <w:lang w:val="en-GB"/>
          </w:rPr>
          <w:t>( No.</w:t>
        </w:r>
        <w:proofErr w:type="gramEnd"/>
        <w:r w:rsidRPr="006B6905">
          <w:rPr>
            <w:lang w:val="en-GB"/>
          </w:rPr>
          <w:t xml:space="preserve"> ICES CM 2015/ACOM:10). 14-21 April 2015 ICES Headquarters, Copenhagen.</w:t>
        </w:r>
      </w:ins>
    </w:p>
    <w:p w14:paraId="6F18411F" w14:textId="77777777" w:rsidR="006B6905" w:rsidRPr="006B6905" w:rsidRDefault="006B6905" w:rsidP="006B6905">
      <w:pPr>
        <w:pStyle w:val="Bibliography"/>
        <w:rPr>
          <w:ins w:id="713" w:author="Max Lindmark" w:date="2020-02-08T16:47:00Z"/>
          <w:lang w:val="en-GB"/>
        </w:rPr>
        <w:pPrChange w:id="714" w:author="Max Lindmark" w:date="2020-02-08T16:47:00Z">
          <w:pPr>
            <w:widowControl w:val="0"/>
            <w:autoSpaceDE w:val="0"/>
            <w:autoSpaceDN w:val="0"/>
            <w:adjustRightInd w:val="0"/>
          </w:pPr>
        </w:pPrChange>
      </w:pPr>
      <w:ins w:id="715" w:author="Max Lindmark" w:date="2020-02-08T16:47:00Z">
        <w:r w:rsidRPr="006B6905">
          <w:rPr>
            <w:lang w:val="en-GB"/>
          </w:rPr>
          <w:t xml:space="preserve">Jacobsen, N.S., Burgess, M.G. &amp; Andersen, K.H. (2017). Efficiency of fisheries is increasing at the ecosystem level. </w:t>
        </w:r>
        <w:r w:rsidRPr="006B6905">
          <w:rPr>
            <w:i/>
            <w:iCs/>
            <w:lang w:val="en-GB"/>
          </w:rPr>
          <w:t>Fish and Fisheries</w:t>
        </w:r>
        <w:r w:rsidRPr="006B6905">
          <w:rPr>
            <w:lang w:val="en-GB"/>
          </w:rPr>
          <w:t>, 18, 199–211.</w:t>
        </w:r>
      </w:ins>
    </w:p>
    <w:p w14:paraId="1087435E" w14:textId="77777777" w:rsidR="006B6905" w:rsidRPr="006B6905" w:rsidRDefault="006B6905" w:rsidP="006B6905">
      <w:pPr>
        <w:pStyle w:val="Bibliography"/>
        <w:rPr>
          <w:ins w:id="716" w:author="Max Lindmark" w:date="2020-02-08T16:47:00Z"/>
          <w:lang w:val="en-GB"/>
        </w:rPr>
        <w:pPrChange w:id="717" w:author="Max Lindmark" w:date="2020-02-08T16:47:00Z">
          <w:pPr>
            <w:widowControl w:val="0"/>
            <w:autoSpaceDE w:val="0"/>
            <w:autoSpaceDN w:val="0"/>
            <w:adjustRightInd w:val="0"/>
          </w:pPr>
        </w:pPrChange>
      </w:pPr>
      <w:ins w:id="718" w:author="Max Lindmark" w:date="2020-02-08T16:47:00Z">
        <w:r w:rsidRPr="006B6905">
          <w:rPr>
            <w:lang w:val="en-GB"/>
          </w:rPr>
          <w:t xml:space="preserve">Jorgensen, C., Enberg, K., Dunlop, E.S., </w:t>
        </w:r>
        <w:proofErr w:type="spellStart"/>
        <w:r w:rsidRPr="006B6905">
          <w:rPr>
            <w:lang w:val="en-GB"/>
          </w:rPr>
          <w:t>Arlinghaus</w:t>
        </w:r>
        <w:proofErr w:type="spellEnd"/>
        <w:r w:rsidRPr="006B6905">
          <w:rPr>
            <w:lang w:val="en-GB"/>
          </w:rPr>
          <w:t xml:space="preserve">, R., </w:t>
        </w:r>
        <w:proofErr w:type="spellStart"/>
        <w:r w:rsidRPr="006B6905">
          <w:rPr>
            <w:lang w:val="en-GB"/>
          </w:rPr>
          <w:t>Boukal</w:t>
        </w:r>
        <w:proofErr w:type="spellEnd"/>
        <w:r w:rsidRPr="006B6905">
          <w:rPr>
            <w:lang w:val="en-GB"/>
          </w:rPr>
          <w:t xml:space="preserve">, D.S., Brander, K., </w:t>
        </w:r>
        <w:r w:rsidRPr="006B6905">
          <w:rPr>
            <w:i/>
            <w:iCs/>
            <w:lang w:val="en-GB"/>
          </w:rPr>
          <w:t>et al.</w:t>
        </w:r>
        <w:r w:rsidRPr="006B6905">
          <w:rPr>
            <w:lang w:val="en-GB"/>
          </w:rPr>
          <w:t xml:space="preserve"> (2007). Ecology: managing evolving fish stocks. </w:t>
        </w:r>
        <w:r w:rsidRPr="006B6905">
          <w:rPr>
            <w:i/>
            <w:iCs/>
            <w:lang w:val="en-GB"/>
          </w:rPr>
          <w:t>Science</w:t>
        </w:r>
        <w:r w:rsidRPr="006B6905">
          <w:rPr>
            <w:lang w:val="en-GB"/>
          </w:rPr>
          <w:t>, 318, 1247–1248.</w:t>
        </w:r>
      </w:ins>
    </w:p>
    <w:p w14:paraId="30301F6D" w14:textId="77777777" w:rsidR="006B6905" w:rsidRPr="006B6905" w:rsidRDefault="006B6905" w:rsidP="006B6905">
      <w:pPr>
        <w:pStyle w:val="Bibliography"/>
        <w:rPr>
          <w:ins w:id="719" w:author="Max Lindmark" w:date="2020-02-08T16:47:00Z"/>
          <w:lang w:val="en-GB"/>
        </w:rPr>
        <w:pPrChange w:id="720" w:author="Max Lindmark" w:date="2020-02-08T16:47:00Z">
          <w:pPr>
            <w:widowControl w:val="0"/>
            <w:autoSpaceDE w:val="0"/>
            <w:autoSpaceDN w:val="0"/>
            <w:adjustRightInd w:val="0"/>
          </w:pPr>
        </w:pPrChange>
      </w:pPr>
      <w:ins w:id="721" w:author="Max Lindmark" w:date="2020-02-08T16:47:00Z">
        <w:r w:rsidRPr="006B6905">
          <w:rPr>
            <w:lang w:val="en-GB"/>
          </w:rPr>
          <w:t xml:space="preserve">Lefevre, S., McKenzie, D.J. &amp; Nilsson, G.E. (2018). In modelling effects of global warming, invalid assumptions lead to unrealistic projections. </w:t>
        </w:r>
        <w:r w:rsidRPr="006B6905">
          <w:rPr>
            <w:i/>
            <w:iCs/>
            <w:lang w:val="en-GB"/>
          </w:rPr>
          <w:t>Global Change Biology</w:t>
        </w:r>
        <w:r w:rsidRPr="006B6905">
          <w:rPr>
            <w:lang w:val="en-GB"/>
          </w:rPr>
          <w:t>, 24, 553–556.</w:t>
        </w:r>
      </w:ins>
    </w:p>
    <w:p w14:paraId="41326DDE" w14:textId="77777777" w:rsidR="006B6905" w:rsidRPr="006B6905" w:rsidRDefault="006B6905" w:rsidP="006B6905">
      <w:pPr>
        <w:pStyle w:val="Bibliography"/>
        <w:rPr>
          <w:ins w:id="722" w:author="Max Lindmark" w:date="2020-02-08T16:47:00Z"/>
          <w:lang w:val="en-GB"/>
        </w:rPr>
        <w:pPrChange w:id="723" w:author="Max Lindmark" w:date="2020-02-08T16:47:00Z">
          <w:pPr>
            <w:widowControl w:val="0"/>
            <w:autoSpaceDE w:val="0"/>
            <w:autoSpaceDN w:val="0"/>
            <w:adjustRightInd w:val="0"/>
          </w:pPr>
        </w:pPrChange>
      </w:pPr>
      <w:proofErr w:type="spellStart"/>
      <w:ins w:id="724" w:author="Max Lindmark" w:date="2020-02-08T16:47:00Z">
        <w:r w:rsidRPr="006B6905">
          <w:rPr>
            <w:lang w:val="en-GB"/>
          </w:rPr>
          <w:t>Lefort</w:t>
        </w:r>
        <w:proofErr w:type="spellEnd"/>
        <w:r w:rsidRPr="006B6905">
          <w:rPr>
            <w:lang w:val="en-GB"/>
          </w:rPr>
          <w:t xml:space="preserve">, S., </w:t>
        </w:r>
        <w:proofErr w:type="spellStart"/>
        <w:r w:rsidRPr="006B6905">
          <w:rPr>
            <w:lang w:val="en-GB"/>
          </w:rPr>
          <w:t>Aumont</w:t>
        </w:r>
        <w:proofErr w:type="spellEnd"/>
        <w:r w:rsidRPr="006B6905">
          <w:rPr>
            <w:lang w:val="en-GB"/>
          </w:rPr>
          <w:t xml:space="preserve">, O., Bopp, L., </w:t>
        </w:r>
        <w:proofErr w:type="spellStart"/>
        <w:r w:rsidRPr="006B6905">
          <w:rPr>
            <w:lang w:val="en-GB"/>
          </w:rPr>
          <w:t>Arsouze</w:t>
        </w:r>
        <w:proofErr w:type="spellEnd"/>
        <w:r w:rsidRPr="006B6905">
          <w:rPr>
            <w:lang w:val="en-GB"/>
          </w:rPr>
          <w:t xml:space="preserve">, T., </w:t>
        </w:r>
        <w:proofErr w:type="spellStart"/>
        <w:r w:rsidRPr="006B6905">
          <w:rPr>
            <w:lang w:val="en-GB"/>
          </w:rPr>
          <w:t>Gehlen</w:t>
        </w:r>
        <w:proofErr w:type="spellEnd"/>
        <w:r w:rsidRPr="006B6905">
          <w:rPr>
            <w:lang w:val="en-GB"/>
          </w:rPr>
          <w:t xml:space="preserve">, M. &amp; Maury, O. (2015). Spatial and body-size dependent response of marine pelagic communities to projected global climate change. </w:t>
        </w:r>
        <w:r w:rsidRPr="006B6905">
          <w:rPr>
            <w:i/>
            <w:iCs/>
            <w:lang w:val="en-GB"/>
          </w:rPr>
          <w:t>Global Change Biology</w:t>
        </w:r>
        <w:r w:rsidRPr="006B6905">
          <w:rPr>
            <w:lang w:val="en-GB"/>
          </w:rPr>
          <w:t>, 21, 154–164.</w:t>
        </w:r>
      </w:ins>
    </w:p>
    <w:p w14:paraId="46ADAC40" w14:textId="77777777" w:rsidR="006B6905" w:rsidRPr="006B6905" w:rsidRDefault="006B6905" w:rsidP="006B6905">
      <w:pPr>
        <w:pStyle w:val="Bibliography"/>
        <w:rPr>
          <w:ins w:id="725" w:author="Max Lindmark" w:date="2020-02-08T16:47:00Z"/>
          <w:lang w:val="en-GB"/>
        </w:rPr>
        <w:pPrChange w:id="726" w:author="Max Lindmark" w:date="2020-02-08T16:47:00Z">
          <w:pPr>
            <w:widowControl w:val="0"/>
            <w:autoSpaceDE w:val="0"/>
            <w:autoSpaceDN w:val="0"/>
            <w:adjustRightInd w:val="0"/>
          </w:pPr>
        </w:pPrChange>
      </w:pPr>
      <w:proofErr w:type="spellStart"/>
      <w:ins w:id="727" w:author="Max Lindmark" w:date="2020-02-08T16:47:00Z">
        <w:r w:rsidRPr="006B6905">
          <w:rPr>
            <w:lang w:val="en-GB"/>
          </w:rPr>
          <w:t>Lindegren</w:t>
        </w:r>
        <w:proofErr w:type="spellEnd"/>
        <w:r w:rsidRPr="006B6905">
          <w:rPr>
            <w:lang w:val="en-GB"/>
          </w:rPr>
          <w:t xml:space="preserve">, M., </w:t>
        </w:r>
        <w:proofErr w:type="spellStart"/>
        <w:r w:rsidRPr="006B6905">
          <w:rPr>
            <w:lang w:val="en-GB"/>
          </w:rPr>
          <w:t>Möllmann</w:t>
        </w:r>
        <w:proofErr w:type="spellEnd"/>
        <w:r w:rsidRPr="006B6905">
          <w:rPr>
            <w:lang w:val="en-GB"/>
          </w:rPr>
          <w:t xml:space="preserve">, C., Nielsen, A., Brander, K., </w:t>
        </w:r>
        <w:proofErr w:type="spellStart"/>
        <w:r w:rsidRPr="006B6905">
          <w:rPr>
            <w:lang w:val="en-GB"/>
          </w:rPr>
          <w:t>MacKenzie</w:t>
        </w:r>
        <w:proofErr w:type="spellEnd"/>
        <w:r w:rsidRPr="006B6905">
          <w:rPr>
            <w:lang w:val="en-GB"/>
          </w:rPr>
          <w:t xml:space="preserve">, B.R. &amp; </w:t>
        </w:r>
        <w:proofErr w:type="spellStart"/>
        <w:r w:rsidRPr="006B6905">
          <w:rPr>
            <w:lang w:val="en-GB"/>
          </w:rPr>
          <w:t>Stenseth</w:t>
        </w:r>
        <w:proofErr w:type="spellEnd"/>
        <w:r w:rsidRPr="006B6905">
          <w:rPr>
            <w:lang w:val="en-GB"/>
          </w:rPr>
          <w:t xml:space="preserve">, </w:t>
        </w:r>
        <w:proofErr w:type="spellStart"/>
        <w:r w:rsidRPr="006B6905">
          <w:rPr>
            <w:lang w:val="en-GB"/>
          </w:rPr>
          <w:t>N.Chr</w:t>
        </w:r>
        <w:proofErr w:type="spellEnd"/>
        <w:r w:rsidRPr="006B6905">
          <w:rPr>
            <w:lang w:val="en-GB"/>
          </w:rPr>
          <w:t xml:space="preserve">. (2010). Ecological forecasting under climate change: the case of Baltic cod. </w:t>
        </w:r>
        <w:r w:rsidRPr="006B6905">
          <w:rPr>
            <w:i/>
            <w:iCs/>
            <w:lang w:val="en-GB"/>
          </w:rPr>
          <w:t>Proceedings of the Royal Society B: Biological Sciences</w:t>
        </w:r>
        <w:r w:rsidRPr="006B6905">
          <w:rPr>
            <w:lang w:val="en-GB"/>
          </w:rPr>
          <w:t>, 277, 2121–2130.</w:t>
        </w:r>
      </w:ins>
    </w:p>
    <w:p w14:paraId="0FB5DB7C" w14:textId="77777777" w:rsidR="006B6905" w:rsidRPr="006B6905" w:rsidRDefault="006B6905" w:rsidP="006B6905">
      <w:pPr>
        <w:pStyle w:val="Bibliography"/>
        <w:rPr>
          <w:ins w:id="728" w:author="Max Lindmark" w:date="2020-02-08T16:47:00Z"/>
          <w:lang w:val="en-GB"/>
        </w:rPr>
        <w:pPrChange w:id="729" w:author="Max Lindmark" w:date="2020-02-08T16:47:00Z">
          <w:pPr>
            <w:widowControl w:val="0"/>
            <w:autoSpaceDE w:val="0"/>
            <w:autoSpaceDN w:val="0"/>
            <w:adjustRightInd w:val="0"/>
          </w:pPr>
        </w:pPrChange>
      </w:pPr>
      <w:ins w:id="730" w:author="Max Lindmark" w:date="2020-02-08T16:47:00Z">
        <w:r w:rsidRPr="006B6905">
          <w:rPr>
            <w:lang w:val="en-GB"/>
          </w:rPr>
          <w:t xml:space="preserve">Lorenzen, K. (2016). Toward a new paradigm for growth </w:t>
        </w:r>
        <w:proofErr w:type="spellStart"/>
        <w:r w:rsidRPr="006B6905">
          <w:rPr>
            <w:lang w:val="en-GB"/>
          </w:rPr>
          <w:t>modeling</w:t>
        </w:r>
        <w:proofErr w:type="spellEnd"/>
        <w:r w:rsidRPr="006B6905">
          <w:rPr>
            <w:lang w:val="en-GB"/>
          </w:rPr>
          <w:t xml:space="preserve"> in fisheries stock assessments: Embracing plasticity and its consequences. </w:t>
        </w:r>
        <w:r w:rsidRPr="006B6905">
          <w:rPr>
            <w:i/>
            <w:iCs/>
            <w:lang w:val="en-GB"/>
          </w:rPr>
          <w:t>Fisheries Research</w:t>
        </w:r>
        <w:r w:rsidRPr="006B6905">
          <w:rPr>
            <w:lang w:val="en-GB"/>
          </w:rPr>
          <w:t>, Growth: theory, estimation, and application in fishery stock assessment models, 180, 4–22.</w:t>
        </w:r>
      </w:ins>
    </w:p>
    <w:p w14:paraId="4EB1DB6B" w14:textId="77777777" w:rsidR="006B6905" w:rsidRPr="006B6905" w:rsidRDefault="006B6905" w:rsidP="006B6905">
      <w:pPr>
        <w:pStyle w:val="Bibliography"/>
        <w:rPr>
          <w:ins w:id="731" w:author="Max Lindmark" w:date="2020-02-08T16:47:00Z"/>
          <w:lang w:val="en-GB"/>
        </w:rPr>
        <w:pPrChange w:id="732" w:author="Max Lindmark" w:date="2020-02-08T16:47:00Z">
          <w:pPr>
            <w:widowControl w:val="0"/>
            <w:autoSpaceDE w:val="0"/>
            <w:autoSpaceDN w:val="0"/>
            <w:adjustRightInd w:val="0"/>
          </w:pPr>
        </w:pPrChange>
      </w:pPr>
      <w:proofErr w:type="spellStart"/>
      <w:ins w:id="733" w:author="Max Lindmark" w:date="2020-02-08T16:47:00Z">
        <w:r w:rsidRPr="006B6905">
          <w:rPr>
            <w:lang w:val="en-GB"/>
          </w:rPr>
          <w:t>Lotze</w:t>
        </w:r>
        <w:proofErr w:type="spellEnd"/>
        <w:r w:rsidRPr="006B6905">
          <w:rPr>
            <w:lang w:val="en-GB"/>
          </w:rPr>
          <w:t xml:space="preserve">, H.K., </w:t>
        </w:r>
        <w:proofErr w:type="spellStart"/>
        <w:r w:rsidRPr="006B6905">
          <w:rPr>
            <w:lang w:val="en-GB"/>
          </w:rPr>
          <w:t>Tittensor</w:t>
        </w:r>
        <w:proofErr w:type="spellEnd"/>
        <w:r w:rsidRPr="006B6905">
          <w:rPr>
            <w:lang w:val="en-GB"/>
          </w:rPr>
          <w:t xml:space="preserve">, D.P., </w:t>
        </w:r>
        <w:proofErr w:type="spellStart"/>
        <w:r w:rsidRPr="006B6905">
          <w:rPr>
            <w:lang w:val="en-GB"/>
          </w:rPr>
          <w:t>Bryndum</w:t>
        </w:r>
        <w:proofErr w:type="spellEnd"/>
        <w:r w:rsidRPr="006B6905">
          <w:rPr>
            <w:lang w:val="en-GB"/>
          </w:rPr>
          <w:t xml:space="preserve">-Buchholz, A., Eddy, T.D., Cheung, W.W.L., Galbraith, E.D., </w:t>
        </w:r>
        <w:r w:rsidRPr="006B6905">
          <w:rPr>
            <w:i/>
            <w:iCs/>
            <w:lang w:val="en-GB"/>
          </w:rPr>
          <w:t>et al.</w:t>
        </w:r>
        <w:r w:rsidRPr="006B6905">
          <w:rPr>
            <w:lang w:val="en-GB"/>
          </w:rPr>
          <w:t xml:space="preserve"> (2019). Global ensemble projections reveal trophic amplification of ocean biomass declines with climate change. </w:t>
        </w:r>
        <w:r w:rsidRPr="006B6905">
          <w:rPr>
            <w:i/>
            <w:iCs/>
            <w:lang w:val="en-GB"/>
          </w:rPr>
          <w:t>Proceedings of the National Academy of Sciences</w:t>
        </w:r>
        <w:r w:rsidRPr="006B6905">
          <w:rPr>
            <w:lang w:val="en-GB"/>
          </w:rPr>
          <w:t>, 116, 12907–12912.</w:t>
        </w:r>
      </w:ins>
    </w:p>
    <w:p w14:paraId="183B7AA1" w14:textId="77777777" w:rsidR="006B6905" w:rsidRPr="006B6905" w:rsidRDefault="006B6905" w:rsidP="006B6905">
      <w:pPr>
        <w:pStyle w:val="Bibliography"/>
        <w:rPr>
          <w:ins w:id="734" w:author="Max Lindmark" w:date="2020-02-08T16:47:00Z"/>
          <w:lang w:val="en-GB"/>
        </w:rPr>
        <w:pPrChange w:id="735" w:author="Max Lindmark" w:date="2020-02-08T16:47:00Z">
          <w:pPr>
            <w:widowControl w:val="0"/>
            <w:autoSpaceDE w:val="0"/>
            <w:autoSpaceDN w:val="0"/>
            <w:adjustRightInd w:val="0"/>
          </w:pPr>
        </w:pPrChange>
      </w:pPr>
      <w:ins w:id="736" w:author="Max Lindmark" w:date="2020-02-08T16:47:00Z">
        <w:r w:rsidRPr="006B6905">
          <w:rPr>
            <w:lang w:val="en-GB"/>
          </w:rPr>
          <w:t xml:space="preserve">Mackenzie, B.R., </w:t>
        </w:r>
        <w:proofErr w:type="spellStart"/>
        <w:r w:rsidRPr="006B6905">
          <w:rPr>
            <w:lang w:val="en-GB"/>
          </w:rPr>
          <w:t>Gislason</w:t>
        </w:r>
        <w:proofErr w:type="spellEnd"/>
        <w:r w:rsidRPr="006B6905">
          <w:rPr>
            <w:lang w:val="en-GB"/>
          </w:rPr>
          <w:t xml:space="preserve">, H., </w:t>
        </w:r>
        <w:proofErr w:type="spellStart"/>
        <w:r w:rsidRPr="006B6905">
          <w:rPr>
            <w:lang w:val="en-GB"/>
          </w:rPr>
          <w:t>Möllmann</w:t>
        </w:r>
        <w:proofErr w:type="spellEnd"/>
        <w:r w:rsidRPr="006B6905">
          <w:rPr>
            <w:lang w:val="en-GB"/>
          </w:rPr>
          <w:t xml:space="preserve">, C. &amp; </w:t>
        </w:r>
        <w:proofErr w:type="spellStart"/>
        <w:r w:rsidRPr="006B6905">
          <w:rPr>
            <w:lang w:val="en-GB"/>
          </w:rPr>
          <w:t>Köster</w:t>
        </w:r>
        <w:proofErr w:type="spellEnd"/>
        <w:r w:rsidRPr="006B6905">
          <w:rPr>
            <w:lang w:val="en-GB"/>
          </w:rPr>
          <w:t xml:space="preserve">, F.W. (2007). Impact of 21st century climate change on the Baltic Sea fish community and fisheries. </w:t>
        </w:r>
        <w:r w:rsidRPr="006B6905">
          <w:rPr>
            <w:i/>
            <w:iCs/>
            <w:lang w:val="en-GB"/>
          </w:rPr>
          <w:t>Global Change Biology</w:t>
        </w:r>
        <w:r w:rsidRPr="006B6905">
          <w:rPr>
            <w:lang w:val="en-GB"/>
          </w:rPr>
          <w:t>, 13, 1348–1367.</w:t>
        </w:r>
      </w:ins>
    </w:p>
    <w:p w14:paraId="3CDC3566" w14:textId="77777777" w:rsidR="006B6905" w:rsidRPr="006B6905" w:rsidRDefault="006B6905" w:rsidP="006B6905">
      <w:pPr>
        <w:pStyle w:val="Bibliography"/>
        <w:rPr>
          <w:ins w:id="737" w:author="Max Lindmark" w:date="2020-02-08T16:47:00Z"/>
          <w:lang w:val="en-GB"/>
        </w:rPr>
        <w:pPrChange w:id="738" w:author="Max Lindmark" w:date="2020-02-08T16:47:00Z">
          <w:pPr>
            <w:widowControl w:val="0"/>
            <w:autoSpaceDE w:val="0"/>
            <w:autoSpaceDN w:val="0"/>
            <w:adjustRightInd w:val="0"/>
          </w:pPr>
        </w:pPrChange>
      </w:pPr>
      <w:proofErr w:type="spellStart"/>
      <w:ins w:id="739" w:author="Max Lindmark" w:date="2020-02-08T16:47:00Z">
        <w:r w:rsidRPr="006B6905">
          <w:rPr>
            <w:lang w:val="en-GB"/>
          </w:rPr>
          <w:t>MacKenzie</w:t>
        </w:r>
        <w:proofErr w:type="spellEnd"/>
        <w:r w:rsidRPr="006B6905">
          <w:rPr>
            <w:lang w:val="en-GB"/>
          </w:rPr>
          <w:t xml:space="preserve">, B.R. &amp; </w:t>
        </w:r>
        <w:proofErr w:type="spellStart"/>
        <w:r w:rsidRPr="006B6905">
          <w:rPr>
            <w:lang w:val="en-GB"/>
          </w:rPr>
          <w:t>Köster</w:t>
        </w:r>
        <w:proofErr w:type="spellEnd"/>
        <w:r w:rsidRPr="006B6905">
          <w:rPr>
            <w:lang w:val="en-GB"/>
          </w:rPr>
          <w:t xml:space="preserve">, F.W. (2004). Fish Production and Climate: Sprat in the Baltic Sea. </w:t>
        </w:r>
        <w:r w:rsidRPr="006B6905">
          <w:rPr>
            <w:i/>
            <w:iCs/>
            <w:lang w:val="en-GB"/>
          </w:rPr>
          <w:t>Ecology</w:t>
        </w:r>
        <w:r w:rsidRPr="006B6905">
          <w:rPr>
            <w:lang w:val="en-GB"/>
          </w:rPr>
          <w:t>, 85, 784–794.</w:t>
        </w:r>
      </w:ins>
    </w:p>
    <w:p w14:paraId="66F96BC2" w14:textId="77777777" w:rsidR="006B6905" w:rsidRPr="006B6905" w:rsidRDefault="006B6905" w:rsidP="006B6905">
      <w:pPr>
        <w:pStyle w:val="Bibliography"/>
        <w:rPr>
          <w:ins w:id="740" w:author="Max Lindmark" w:date="2020-02-08T16:47:00Z"/>
          <w:lang w:val="en-GB"/>
        </w:rPr>
        <w:pPrChange w:id="741" w:author="Max Lindmark" w:date="2020-02-08T16:47:00Z">
          <w:pPr>
            <w:widowControl w:val="0"/>
            <w:autoSpaceDE w:val="0"/>
            <w:autoSpaceDN w:val="0"/>
            <w:adjustRightInd w:val="0"/>
          </w:pPr>
        </w:pPrChange>
      </w:pPr>
      <w:ins w:id="742" w:author="Max Lindmark" w:date="2020-02-08T16:47:00Z">
        <w:r w:rsidRPr="006B6905">
          <w:rPr>
            <w:lang w:val="en-GB"/>
          </w:rPr>
          <w:t xml:space="preserve">McCauley, D.J., Pinsky, M.L., </w:t>
        </w:r>
        <w:proofErr w:type="spellStart"/>
        <w:r w:rsidRPr="006B6905">
          <w:rPr>
            <w:lang w:val="en-GB"/>
          </w:rPr>
          <w:t>Palumbi</w:t>
        </w:r>
        <w:proofErr w:type="spellEnd"/>
        <w:r w:rsidRPr="006B6905">
          <w:rPr>
            <w:lang w:val="en-GB"/>
          </w:rPr>
          <w:t xml:space="preserve">, S.R., Estes, J.A., Joyce, F.H. &amp; Warner, R.R. (2015). Marine defaunation: Animal loss in the global ocean. </w:t>
        </w:r>
        <w:r w:rsidRPr="006B6905">
          <w:rPr>
            <w:i/>
            <w:iCs/>
            <w:lang w:val="en-GB"/>
          </w:rPr>
          <w:t>Science</w:t>
        </w:r>
        <w:r w:rsidRPr="006B6905">
          <w:rPr>
            <w:lang w:val="en-GB"/>
          </w:rPr>
          <w:t>, 347.</w:t>
        </w:r>
      </w:ins>
    </w:p>
    <w:p w14:paraId="09A7EC4A" w14:textId="77777777" w:rsidR="006B6905" w:rsidRPr="006B6905" w:rsidRDefault="006B6905" w:rsidP="006B6905">
      <w:pPr>
        <w:pStyle w:val="Bibliography"/>
        <w:rPr>
          <w:ins w:id="743" w:author="Max Lindmark" w:date="2020-02-08T16:47:00Z"/>
          <w:lang w:val="en-GB"/>
        </w:rPr>
        <w:pPrChange w:id="744" w:author="Max Lindmark" w:date="2020-02-08T16:47:00Z">
          <w:pPr>
            <w:widowControl w:val="0"/>
            <w:autoSpaceDE w:val="0"/>
            <w:autoSpaceDN w:val="0"/>
            <w:adjustRightInd w:val="0"/>
          </w:pPr>
        </w:pPrChange>
      </w:pPr>
      <w:proofErr w:type="spellStart"/>
      <w:ins w:id="745" w:author="Max Lindmark" w:date="2020-02-08T16:47:00Z">
        <w:r w:rsidRPr="006B6905">
          <w:rPr>
            <w:lang w:val="en-GB"/>
          </w:rPr>
          <w:t>Mion</w:t>
        </w:r>
        <w:proofErr w:type="spellEnd"/>
        <w:r w:rsidRPr="006B6905">
          <w:rPr>
            <w:lang w:val="en-GB"/>
          </w:rPr>
          <w:t xml:space="preserve">, M., Thorsen, A., Vitale, F., Dierking, J., Herrmann, J.P., </w:t>
        </w:r>
        <w:proofErr w:type="spellStart"/>
        <w:r w:rsidRPr="006B6905">
          <w:rPr>
            <w:lang w:val="en-GB"/>
          </w:rPr>
          <w:t>Huwer</w:t>
        </w:r>
        <w:proofErr w:type="spellEnd"/>
        <w:r w:rsidRPr="006B6905">
          <w:rPr>
            <w:lang w:val="en-GB"/>
          </w:rPr>
          <w:t xml:space="preserve">, B., </w:t>
        </w:r>
        <w:r w:rsidRPr="006B6905">
          <w:rPr>
            <w:i/>
            <w:iCs/>
            <w:lang w:val="en-GB"/>
          </w:rPr>
          <w:t>et al.</w:t>
        </w:r>
        <w:r w:rsidRPr="006B6905">
          <w:rPr>
            <w:lang w:val="en-GB"/>
          </w:rPr>
          <w:t xml:space="preserve"> (2018). Effect of fish length and nutritional condition on the fecundity of distressed Atlantic cod </w:t>
        </w:r>
        <w:proofErr w:type="spellStart"/>
        <w:r w:rsidRPr="006B6905">
          <w:rPr>
            <w:i/>
            <w:iCs/>
            <w:lang w:val="en-GB"/>
          </w:rPr>
          <w:t>Gadus</w:t>
        </w:r>
        <w:proofErr w:type="spellEnd"/>
        <w:r w:rsidRPr="006B6905">
          <w:rPr>
            <w:i/>
            <w:iCs/>
            <w:lang w:val="en-GB"/>
          </w:rPr>
          <w:t xml:space="preserve"> </w:t>
        </w:r>
        <w:proofErr w:type="spellStart"/>
        <w:r w:rsidRPr="006B6905">
          <w:rPr>
            <w:i/>
            <w:iCs/>
            <w:lang w:val="en-GB"/>
          </w:rPr>
          <w:t>morhua</w:t>
        </w:r>
        <w:proofErr w:type="spellEnd"/>
        <w:r w:rsidRPr="006B6905">
          <w:rPr>
            <w:lang w:val="en-GB"/>
          </w:rPr>
          <w:t xml:space="preserve"> from the Baltic Sea: POTENTIAL FECUNDITY OF BALTIC </w:t>
        </w:r>
        <w:r w:rsidRPr="006B6905">
          <w:rPr>
            <w:i/>
            <w:iCs/>
            <w:lang w:val="en-GB"/>
          </w:rPr>
          <w:t>G. MORHUA</w:t>
        </w:r>
        <w:r w:rsidRPr="006B6905">
          <w:rPr>
            <w:lang w:val="en-GB"/>
          </w:rPr>
          <w:t xml:space="preserve">. </w:t>
        </w:r>
        <w:r w:rsidRPr="006B6905">
          <w:rPr>
            <w:i/>
            <w:iCs/>
            <w:lang w:val="en-GB"/>
          </w:rPr>
          <w:t>Journal of Fish Biology</w:t>
        </w:r>
        <w:r w:rsidRPr="006B6905">
          <w:rPr>
            <w:lang w:val="en-GB"/>
          </w:rPr>
          <w:t>, 92, 1016–1034.</w:t>
        </w:r>
      </w:ins>
    </w:p>
    <w:p w14:paraId="0A207B33" w14:textId="77777777" w:rsidR="006B6905" w:rsidRPr="006B6905" w:rsidRDefault="006B6905" w:rsidP="006B6905">
      <w:pPr>
        <w:pStyle w:val="Bibliography"/>
        <w:rPr>
          <w:ins w:id="746" w:author="Max Lindmark" w:date="2020-02-08T16:47:00Z"/>
          <w:lang w:val="en-GB"/>
        </w:rPr>
        <w:pPrChange w:id="747" w:author="Max Lindmark" w:date="2020-02-08T16:47:00Z">
          <w:pPr>
            <w:widowControl w:val="0"/>
            <w:autoSpaceDE w:val="0"/>
            <w:autoSpaceDN w:val="0"/>
            <w:adjustRightInd w:val="0"/>
          </w:pPr>
        </w:pPrChange>
      </w:pPr>
      <w:proofErr w:type="spellStart"/>
      <w:ins w:id="748" w:author="Max Lindmark" w:date="2020-02-08T16:47:00Z">
        <w:r w:rsidRPr="006B6905">
          <w:rPr>
            <w:lang w:val="en-GB"/>
          </w:rPr>
          <w:t>Möllmann</w:t>
        </w:r>
        <w:proofErr w:type="spellEnd"/>
        <w:r w:rsidRPr="006B6905">
          <w:rPr>
            <w:lang w:val="en-GB"/>
          </w:rPr>
          <w:t xml:space="preserve">, C., </w:t>
        </w:r>
        <w:proofErr w:type="spellStart"/>
        <w:r w:rsidRPr="006B6905">
          <w:rPr>
            <w:lang w:val="en-GB"/>
          </w:rPr>
          <w:t>Diekmann</w:t>
        </w:r>
        <w:proofErr w:type="spellEnd"/>
        <w:r w:rsidRPr="006B6905">
          <w:rPr>
            <w:lang w:val="en-GB"/>
          </w:rPr>
          <w:t>, R., Müller‐</w:t>
        </w:r>
        <w:proofErr w:type="spellStart"/>
        <w:r w:rsidRPr="006B6905">
          <w:rPr>
            <w:lang w:val="en-GB"/>
          </w:rPr>
          <w:t>Karulis</w:t>
        </w:r>
        <w:proofErr w:type="spellEnd"/>
        <w:r w:rsidRPr="006B6905">
          <w:rPr>
            <w:lang w:val="en-GB"/>
          </w:rPr>
          <w:t xml:space="preserve">, B., </w:t>
        </w:r>
        <w:proofErr w:type="spellStart"/>
        <w:r w:rsidRPr="006B6905">
          <w:rPr>
            <w:lang w:val="en-GB"/>
          </w:rPr>
          <w:t>Kornilovs</w:t>
        </w:r>
        <w:proofErr w:type="spellEnd"/>
        <w:r w:rsidRPr="006B6905">
          <w:rPr>
            <w:lang w:val="en-GB"/>
          </w:rPr>
          <w:t xml:space="preserve">, G., </w:t>
        </w:r>
        <w:proofErr w:type="spellStart"/>
        <w:r w:rsidRPr="006B6905">
          <w:rPr>
            <w:lang w:val="en-GB"/>
          </w:rPr>
          <w:t>Plikshs</w:t>
        </w:r>
        <w:proofErr w:type="spellEnd"/>
        <w:r w:rsidRPr="006B6905">
          <w:rPr>
            <w:lang w:val="en-GB"/>
          </w:rPr>
          <w:t xml:space="preserve">, M. &amp; Axe, P. (2009). Reorganization of a large marine ecosystem due to atmospheric and anthropogenic pressure: a discontinuous regime shift in the Central Baltic Sea. </w:t>
        </w:r>
        <w:r w:rsidRPr="006B6905">
          <w:rPr>
            <w:i/>
            <w:iCs/>
            <w:lang w:val="en-GB"/>
          </w:rPr>
          <w:t>Global Change Biology</w:t>
        </w:r>
        <w:r w:rsidRPr="006B6905">
          <w:rPr>
            <w:lang w:val="en-GB"/>
          </w:rPr>
          <w:t>, 15, 1377–1393.</w:t>
        </w:r>
      </w:ins>
    </w:p>
    <w:p w14:paraId="1B22FC5E" w14:textId="77777777" w:rsidR="006B6905" w:rsidRPr="006B6905" w:rsidRDefault="006B6905" w:rsidP="006B6905">
      <w:pPr>
        <w:pStyle w:val="Bibliography"/>
        <w:rPr>
          <w:ins w:id="749" w:author="Max Lindmark" w:date="2020-02-08T16:47:00Z"/>
          <w:lang w:val="en-GB"/>
        </w:rPr>
        <w:pPrChange w:id="750" w:author="Max Lindmark" w:date="2020-02-08T16:47:00Z">
          <w:pPr>
            <w:widowControl w:val="0"/>
            <w:autoSpaceDE w:val="0"/>
            <w:autoSpaceDN w:val="0"/>
            <w:adjustRightInd w:val="0"/>
          </w:pPr>
        </w:pPrChange>
      </w:pPr>
      <w:proofErr w:type="spellStart"/>
      <w:ins w:id="751" w:author="Max Lindmark" w:date="2020-02-08T16:47:00Z">
        <w:r w:rsidRPr="006B6905">
          <w:rPr>
            <w:lang w:val="en-GB"/>
          </w:rPr>
          <w:t>Morán</w:t>
        </w:r>
        <w:proofErr w:type="spellEnd"/>
        <w:r w:rsidRPr="006B6905">
          <w:rPr>
            <w:lang w:val="en-GB"/>
          </w:rPr>
          <w:t xml:space="preserve">, X.A.G., López‐Urrutia, Á., Calvo‐Díaz, A. &amp; Li, W.K.W. (2010). Increasing importance of small phytoplankton in a warmer ocean. </w:t>
        </w:r>
        <w:r w:rsidRPr="006B6905">
          <w:rPr>
            <w:i/>
            <w:iCs/>
            <w:lang w:val="en-GB"/>
          </w:rPr>
          <w:t>Global Change Biology</w:t>
        </w:r>
        <w:r w:rsidRPr="006B6905">
          <w:rPr>
            <w:lang w:val="en-GB"/>
          </w:rPr>
          <w:t>, 16, 1137–1144.</w:t>
        </w:r>
      </w:ins>
    </w:p>
    <w:p w14:paraId="28385567" w14:textId="77777777" w:rsidR="006B6905" w:rsidRPr="006B6905" w:rsidRDefault="006B6905" w:rsidP="006B6905">
      <w:pPr>
        <w:pStyle w:val="Bibliography"/>
        <w:rPr>
          <w:ins w:id="752" w:author="Max Lindmark" w:date="2020-02-08T16:47:00Z"/>
          <w:lang w:val="en-GB"/>
        </w:rPr>
        <w:pPrChange w:id="753" w:author="Max Lindmark" w:date="2020-02-08T16:47:00Z">
          <w:pPr>
            <w:widowControl w:val="0"/>
            <w:autoSpaceDE w:val="0"/>
            <w:autoSpaceDN w:val="0"/>
            <w:adjustRightInd w:val="0"/>
          </w:pPr>
        </w:pPrChange>
      </w:pPr>
      <w:ins w:id="754" w:author="Max Lindmark" w:date="2020-02-08T16:47:00Z">
        <w:r w:rsidRPr="006B6905">
          <w:rPr>
            <w:lang w:val="sv-SE"/>
            <w:rPrChange w:id="755" w:author="Max Lindmark" w:date="2020-02-08T16:48:00Z">
              <w:rPr>
                <w:lang w:val="en-GB"/>
              </w:rPr>
            </w:rPrChange>
          </w:rPr>
          <w:t xml:space="preserve">Morita, K., </w:t>
        </w:r>
        <w:proofErr w:type="spellStart"/>
        <w:r w:rsidRPr="006B6905">
          <w:rPr>
            <w:lang w:val="sv-SE"/>
            <w:rPrChange w:id="756" w:author="Max Lindmark" w:date="2020-02-08T16:48:00Z">
              <w:rPr>
                <w:lang w:val="en-GB"/>
              </w:rPr>
            </w:rPrChange>
          </w:rPr>
          <w:t>Fukuwaka</w:t>
        </w:r>
        <w:proofErr w:type="spellEnd"/>
        <w:r w:rsidRPr="006B6905">
          <w:rPr>
            <w:lang w:val="sv-SE"/>
            <w:rPrChange w:id="757" w:author="Max Lindmark" w:date="2020-02-08T16:48:00Z">
              <w:rPr>
                <w:lang w:val="en-GB"/>
              </w:rPr>
            </w:rPrChange>
          </w:rPr>
          <w:t xml:space="preserve">, M., Tanimata, N. &amp; </w:t>
        </w:r>
        <w:proofErr w:type="spellStart"/>
        <w:r w:rsidRPr="006B6905">
          <w:rPr>
            <w:lang w:val="sv-SE"/>
            <w:rPrChange w:id="758" w:author="Max Lindmark" w:date="2020-02-08T16:48:00Z">
              <w:rPr>
                <w:lang w:val="en-GB"/>
              </w:rPr>
            </w:rPrChange>
          </w:rPr>
          <w:t>Yamamura</w:t>
        </w:r>
        <w:proofErr w:type="spellEnd"/>
        <w:r w:rsidRPr="006B6905">
          <w:rPr>
            <w:lang w:val="sv-SE"/>
            <w:rPrChange w:id="759" w:author="Max Lindmark" w:date="2020-02-08T16:48:00Z">
              <w:rPr>
                <w:lang w:val="en-GB"/>
              </w:rPr>
            </w:rPrChange>
          </w:rPr>
          <w:t xml:space="preserve">, O. (2010). </w:t>
        </w:r>
        <w:r w:rsidRPr="006B6905">
          <w:rPr>
            <w:lang w:val="en-GB"/>
          </w:rPr>
          <w:t xml:space="preserve">Size-dependent thermal preferences in a pelagic fish. </w:t>
        </w:r>
        <w:r w:rsidRPr="006B6905">
          <w:rPr>
            <w:i/>
            <w:iCs/>
            <w:lang w:val="en-GB"/>
          </w:rPr>
          <w:t>Oikos</w:t>
        </w:r>
        <w:r w:rsidRPr="006B6905">
          <w:rPr>
            <w:lang w:val="en-GB"/>
          </w:rPr>
          <w:t>, 119, 1265–1272.</w:t>
        </w:r>
      </w:ins>
    </w:p>
    <w:p w14:paraId="14310D30" w14:textId="77777777" w:rsidR="006B6905" w:rsidRPr="006B6905" w:rsidRDefault="006B6905" w:rsidP="006B6905">
      <w:pPr>
        <w:pStyle w:val="Bibliography"/>
        <w:rPr>
          <w:ins w:id="760" w:author="Max Lindmark" w:date="2020-02-08T16:47:00Z"/>
          <w:lang w:val="sv-SE"/>
          <w:rPrChange w:id="761" w:author="Max Lindmark" w:date="2020-02-08T16:48:00Z">
            <w:rPr>
              <w:ins w:id="762" w:author="Max Lindmark" w:date="2020-02-08T16:47:00Z"/>
              <w:lang w:val="en-GB"/>
            </w:rPr>
          </w:rPrChange>
        </w:rPr>
        <w:pPrChange w:id="763" w:author="Max Lindmark" w:date="2020-02-08T16:47:00Z">
          <w:pPr>
            <w:widowControl w:val="0"/>
            <w:autoSpaceDE w:val="0"/>
            <w:autoSpaceDN w:val="0"/>
            <w:adjustRightInd w:val="0"/>
          </w:pPr>
        </w:pPrChange>
      </w:pPr>
      <w:ins w:id="764" w:author="Max Lindmark" w:date="2020-02-08T16:47:00Z">
        <w:r w:rsidRPr="006B6905">
          <w:rPr>
            <w:lang w:val="en-GB"/>
          </w:rPr>
          <w:lastRenderedPageBreak/>
          <w:t xml:space="preserve">Neubauer, P. &amp; Andersen, K.H. (2019). Thermal performance of fish is explained by an interplay between physiology, behaviour and ecology. </w:t>
        </w:r>
        <w:proofErr w:type="spellStart"/>
        <w:r w:rsidRPr="006B6905">
          <w:rPr>
            <w:i/>
            <w:iCs/>
            <w:lang w:val="sv-SE"/>
            <w:rPrChange w:id="765" w:author="Max Lindmark" w:date="2020-02-08T16:48:00Z">
              <w:rPr>
                <w:i/>
                <w:iCs/>
                <w:lang w:val="en-GB"/>
              </w:rPr>
            </w:rPrChange>
          </w:rPr>
          <w:t>Conserv</w:t>
        </w:r>
        <w:proofErr w:type="spellEnd"/>
        <w:r w:rsidRPr="006B6905">
          <w:rPr>
            <w:i/>
            <w:iCs/>
            <w:lang w:val="sv-SE"/>
            <w:rPrChange w:id="766" w:author="Max Lindmark" w:date="2020-02-08T16:48:00Z">
              <w:rPr>
                <w:i/>
                <w:iCs/>
                <w:lang w:val="en-GB"/>
              </w:rPr>
            </w:rPrChange>
          </w:rPr>
          <w:t xml:space="preserve"> </w:t>
        </w:r>
        <w:proofErr w:type="spellStart"/>
        <w:r w:rsidRPr="006B6905">
          <w:rPr>
            <w:i/>
            <w:iCs/>
            <w:lang w:val="sv-SE"/>
            <w:rPrChange w:id="767" w:author="Max Lindmark" w:date="2020-02-08T16:48:00Z">
              <w:rPr>
                <w:i/>
                <w:iCs/>
                <w:lang w:val="en-GB"/>
              </w:rPr>
            </w:rPrChange>
          </w:rPr>
          <w:t>Physiol</w:t>
        </w:r>
        <w:proofErr w:type="spellEnd"/>
        <w:r w:rsidRPr="006B6905">
          <w:rPr>
            <w:lang w:val="sv-SE"/>
            <w:rPrChange w:id="768" w:author="Max Lindmark" w:date="2020-02-08T16:48:00Z">
              <w:rPr>
                <w:lang w:val="en-GB"/>
              </w:rPr>
            </w:rPrChange>
          </w:rPr>
          <w:t>, 7.</w:t>
        </w:r>
      </w:ins>
    </w:p>
    <w:p w14:paraId="38D3A9D4" w14:textId="77777777" w:rsidR="006B6905" w:rsidRPr="006B6905" w:rsidRDefault="006B6905" w:rsidP="006B6905">
      <w:pPr>
        <w:pStyle w:val="Bibliography"/>
        <w:rPr>
          <w:ins w:id="769" w:author="Max Lindmark" w:date="2020-02-08T16:47:00Z"/>
          <w:lang w:val="en-GB"/>
        </w:rPr>
        <w:pPrChange w:id="770" w:author="Max Lindmark" w:date="2020-02-08T16:47:00Z">
          <w:pPr>
            <w:widowControl w:val="0"/>
            <w:autoSpaceDE w:val="0"/>
            <w:autoSpaceDN w:val="0"/>
            <w:adjustRightInd w:val="0"/>
          </w:pPr>
        </w:pPrChange>
      </w:pPr>
      <w:proofErr w:type="spellStart"/>
      <w:ins w:id="771" w:author="Max Lindmark" w:date="2020-02-08T16:47:00Z">
        <w:r w:rsidRPr="006B6905">
          <w:rPr>
            <w:lang w:val="sv-SE"/>
            <w:rPrChange w:id="772" w:author="Max Lindmark" w:date="2020-02-08T16:48:00Z">
              <w:rPr>
                <w:lang w:val="en-GB"/>
              </w:rPr>
            </w:rPrChange>
          </w:rPr>
          <w:t>Neuenfeldt</w:t>
        </w:r>
        <w:proofErr w:type="spellEnd"/>
        <w:r w:rsidRPr="006B6905">
          <w:rPr>
            <w:lang w:val="sv-SE"/>
            <w:rPrChange w:id="773" w:author="Max Lindmark" w:date="2020-02-08T16:48:00Z">
              <w:rPr>
                <w:lang w:val="en-GB"/>
              </w:rPr>
            </w:rPrChange>
          </w:rPr>
          <w:t xml:space="preserve">, S., </w:t>
        </w:r>
        <w:proofErr w:type="spellStart"/>
        <w:r w:rsidRPr="006B6905">
          <w:rPr>
            <w:lang w:val="sv-SE"/>
            <w:rPrChange w:id="774" w:author="Max Lindmark" w:date="2020-02-08T16:48:00Z">
              <w:rPr>
                <w:lang w:val="en-GB"/>
              </w:rPr>
            </w:rPrChange>
          </w:rPr>
          <w:t>Bartolino</w:t>
        </w:r>
        <w:proofErr w:type="spellEnd"/>
        <w:r w:rsidRPr="006B6905">
          <w:rPr>
            <w:lang w:val="sv-SE"/>
            <w:rPrChange w:id="775" w:author="Max Lindmark" w:date="2020-02-08T16:48:00Z">
              <w:rPr>
                <w:lang w:val="en-GB"/>
              </w:rPr>
            </w:rPrChange>
          </w:rPr>
          <w:t xml:space="preserve">, V., </w:t>
        </w:r>
        <w:proofErr w:type="spellStart"/>
        <w:r w:rsidRPr="006B6905">
          <w:rPr>
            <w:lang w:val="sv-SE"/>
            <w:rPrChange w:id="776" w:author="Max Lindmark" w:date="2020-02-08T16:48:00Z">
              <w:rPr>
                <w:lang w:val="en-GB"/>
              </w:rPr>
            </w:rPrChange>
          </w:rPr>
          <w:t>Orio</w:t>
        </w:r>
        <w:proofErr w:type="spellEnd"/>
        <w:r w:rsidRPr="006B6905">
          <w:rPr>
            <w:lang w:val="sv-SE"/>
            <w:rPrChange w:id="777" w:author="Max Lindmark" w:date="2020-02-08T16:48:00Z">
              <w:rPr>
                <w:lang w:val="en-GB"/>
              </w:rPr>
            </w:rPrChange>
          </w:rPr>
          <w:t xml:space="preserve">, A., Andersen, K.H., Andersen, N.G., Niiranen, S., </w:t>
        </w:r>
        <w:r w:rsidRPr="006B6905">
          <w:rPr>
            <w:i/>
            <w:iCs/>
            <w:lang w:val="sv-SE"/>
            <w:rPrChange w:id="778" w:author="Max Lindmark" w:date="2020-02-08T16:48:00Z">
              <w:rPr>
                <w:i/>
                <w:iCs/>
                <w:lang w:val="en-GB"/>
              </w:rPr>
            </w:rPrChange>
          </w:rPr>
          <w:t>et al.</w:t>
        </w:r>
        <w:r w:rsidRPr="006B6905">
          <w:rPr>
            <w:lang w:val="sv-SE"/>
            <w:rPrChange w:id="779" w:author="Max Lindmark" w:date="2020-02-08T16:48:00Z">
              <w:rPr>
                <w:lang w:val="en-GB"/>
              </w:rPr>
            </w:rPrChange>
          </w:rPr>
          <w:t xml:space="preserve"> </w:t>
        </w:r>
        <w:r w:rsidRPr="006B6905">
          <w:rPr>
            <w:lang w:val="en-GB"/>
          </w:rPr>
          <w:t>(2019). Feeding and growth of Atlantic cod (</w:t>
        </w:r>
        <w:proofErr w:type="spellStart"/>
        <w:r w:rsidRPr="006B6905">
          <w:rPr>
            <w:lang w:val="en-GB"/>
          </w:rPr>
          <w:t>Gadus</w:t>
        </w:r>
        <w:proofErr w:type="spellEnd"/>
        <w:r w:rsidRPr="006B6905">
          <w:rPr>
            <w:lang w:val="en-GB"/>
          </w:rPr>
          <w:t xml:space="preserve"> </w:t>
        </w:r>
        <w:proofErr w:type="spellStart"/>
        <w:r w:rsidRPr="006B6905">
          <w:rPr>
            <w:lang w:val="en-GB"/>
          </w:rPr>
          <w:t>morhua</w:t>
        </w:r>
        <w:proofErr w:type="spellEnd"/>
        <w:r w:rsidRPr="006B6905">
          <w:rPr>
            <w:lang w:val="en-GB"/>
          </w:rPr>
          <w:t xml:space="preserve"> L.) in the eastern Baltic Sea under environmental change. </w:t>
        </w:r>
        <w:r w:rsidRPr="006B6905">
          <w:rPr>
            <w:i/>
            <w:iCs/>
            <w:lang w:val="en-GB"/>
          </w:rPr>
          <w:t>ICES Journal of Marine Science</w:t>
        </w:r>
        <w:r w:rsidRPr="006B6905">
          <w:rPr>
            <w:lang w:val="en-GB"/>
          </w:rPr>
          <w:t>, fsz224.</w:t>
        </w:r>
      </w:ins>
    </w:p>
    <w:p w14:paraId="2B26F71E" w14:textId="77777777" w:rsidR="006B6905" w:rsidRPr="006B6905" w:rsidRDefault="006B6905" w:rsidP="006B6905">
      <w:pPr>
        <w:pStyle w:val="Bibliography"/>
        <w:rPr>
          <w:ins w:id="780" w:author="Max Lindmark" w:date="2020-02-08T16:47:00Z"/>
          <w:lang w:val="en-GB"/>
        </w:rPr>
        <w:pPrChange w:id="781" w:author="Max Lindmark" w:date="2020-02-08T16:47:00Z">
          <w:pPr>
            <w:widowControl w:val="0"/>
            <w:autoSpaceDE w:val="0"/>
            <w:autoSpaceDN w:val="0"/>
            <w:adjustRightInd w:val="0"/>
          </w:pPr>
        </w:pPrChange>
      </w:pPr>
      <w:proofErr w:type="spellStart"/>
      <w:ins w:id="782" w:author="Max Lindmark" w:date="2020-02-08T16:47:00Z">
        <w:r w:rsidRPr="006B6905">
          <w:rPr>
            <w:lang w:val="en-GB"/>
          </w:rPr>
          <w:t>Neuheimer</w:t>
        </w:r>
        <w:proofErr w:type="spellEnd"/>
        <w:r w:rsidRPr="006B6905">
          <w:rPr>
            <w:lang w:val="en-GB"/>
          </w:rPr>
          <w:t xml:space="preserve">, A.B. &amp; </w:t>
        </w:r>
        <w:proofErr w:type="spellStart"/>
        <w:r w:rsidRPr="006B6905">
          <w:rPr>
            <w:lang w:val="en-GB"/>
          </w:rPr>
          <w:t>Grønkjaer</w:t>
        </w:r>
        <w:proofErr w:type="spellEnd"/>
        <w:r w:rsidRPr="006B6905">
          <w:rPr>
            <w:lang w:val="en-GB"/>
          </w:rPr>
          <w:t xml:space="preserve">, P. (2012). Climate effects on size-at-age: growth in warming waters compensates for earlier maturity in an exploited marine fish. </w:t>
        </w:r>
        <w:r w:rsidRPr="006B6905">
          <w:rPr>
            <w:i/>
            <w:iCs/>
            <w:lang w:val="en-GB"/>
          </w:rPr>
          <w:t>Global Change Biology</w:t>
        </w:r>
        <w:r w:rsidRPr="006B6905">
          <w:rPr>
            <w:lang w:val="en-GB"/>
          </w:rPr>
          <w:t>, 18, 1812–1822.</w:t>
        </w:r>
      </w:ins>
    </w:p>
    <w:p w14:paraId="10E31038" w14:textId="77777777" w:rsidR="006B6905" w:rsidRPr="006B6905" w:rsidRDefault="006B6905" w:rsidP="006B6905">
      <w:pPr>
        <w:pStyle w:val="Bibliography"/>
        <w:rPr>
          <w:ins w:id="783" w:author="Max Lindmark" w:date="2020-02-08T16:47:00Z"/>
          <w:lang w:val="en-GB"/>
        </w:rPr>
        <w:pPrChange w:id="784" w:author="Max Lindmark" w:date="2020-02-08T16:47:00Z">
          <w:pPr>
            <w:widowControl w:val="0"/>
            <w:autoSpaceDE w:val="0"/>
            <w:autoSpaceDN w:val="0"/>
            <w:adjustRightInd w:val="0"/>
          </w:pPr>
        </w:pPrChange>
      </w:pPr>
      <w:proofErr w:type="spellStart"/>
      <w:ins w:id="785" w:author="Max Lindmark" w:date="2020-02-08T16:47:00Z">
        <w:r w:rsidRPr="006B6905">
          <w:rPr>
            <w:lang w:val="en-GB"/>
          </w:rPr>
          <w:t>Neuheimer</w:t>
        </w:r>
        <w:proofErr w:type="spellEnd"/>
        <w:r w:rsidRPr="006B6905">
          <w:rPr>
            <w:lang w:val="en-GB"/>
          </w:rPr>
          <w:t xml:space="preserve">, A.B., Thresher, R.E., Lyle, J.M. &amp; Semmens, J.M. (2011). Tolerance limit for fish growth exceeded by warming waters. </w:t>
        </w:r>
        <w:r w:rsidRPr="006B6905">
          <w:rPr>
            <w:i/>
            <w:iCs/>
            <w:lang w:val="en-GB"/>
          </w:rPr>
          <w:t>Nature Climate Change</w:t>
        </w:r>
        <w:r w:rsidRPr="006B6905">
          <w:rPr>
            <w:lang w:val="en-GB"/>
          </w:rPr>
          <w:t>, 1, 110–113.</w:t>
        </w:r>
      </w:ins>
    </w:p>
    <w:p w14:paraId="71F1F168" w14:textId="77777777" w:rsidR="006B6905" w:rsidRPr="006B6905" w:rsidRDefault="006B6905" w:rsidP="006B6905">
      <w:pPr>
        <w:pStyle w:val="Bibliography"/>
        <w:rPr>
          <w:ins w:id="786" w:author="Max Lindmark" w:date="2020-02-08T16:47:00Z"/>
          <w:lang w:val="en-GB"/>
        </w:rPr>
        <w:pPrChange w:id="787" w:author="Max Lindmark" w:date="2020-02-08T16:47:00Z">
          <w:pPr>
            <w:widowControl w:val="0"/>
            <w:autoSpaceDE w:val="0"/>
            <w:autoSpaceDN w:val="0"/>
            <w:adjustRightInd w:val="0"/>
          </w:pPr>
        </w:pPrChange>
      </w:pPr>
      <w:ins w:id="788" w:author="Max Lindmark" w:date="2020-02-08T16:47:00Z">
        <w:r w:rsidRPr="006B6905">
          <w:rPr>
            <w:lang w:val="en-GB"/>
          </w:rPr>
          <w:t xml:space="preserve">Ohlberger, J. (2013). Climate warming and ectotherm body size – from individual physiology to community ecology. </w:t>
        </w:r>
        <w:r w:rsidRPr="006B6905">
          <w:rPr>
            <w:i/>
            <w:iCs/>
            <w:lang w:val="en-GB"/>
          </w:rPr>
          <w:t>Functional Ecology</w:t>
        </w:r>
        <w:r w:rsidRPr="006B6905">
          <w:rPr>
            <w:lang w:val="en-GB"/>
          </w:rPr>
          <w:t>, 27, 991–1001.</w:t>
        </w:r>
      </w:ins>
    </w:p>
    <w:p w14:paraId="69C72468" w14:textId="77777777" w:rsidR="006B6905" w:rsidRPr="006B6905" w:rsidRDefault="006B6905" w:rsidP="006B6905">
      <w:pPr>
        <w:pStyle w:val="Bibliography"/>
        <w:rPr>
          <w:ins w:id="789" w:author="Max Lindmark" w:date="2020-02-08T16:47:00Z"/>
          <w:lang w:val="en-GB"/>
        </w:rPr>
        <w:pPrChange w:id="790" w:author="Max Lindmark" w:date="2020-02-08T16:47:00Z">
          <w:pPr>
            <w:widowControl w:val="0"/>
            <w:autoSpaceDE w:val="0"/>
            <w:autoSpaceDN w:val="0"/>
            <w:adjustRightInd w:val="0"/>
          </w:pPr>
        </w:pPrChange>
      </w:pPr>
      <w:ins w:id="791" w:author="Max Lindmark" w:date="2020-02-08T16:47:00Z">
        <w:r w:rsidRPr="006B6905">
          <w:rPr>
            <w:lang w:val="en-GB"/>
          </w:rPr>
          <w:t xml:space="preserve">Orio, A., </w:t>
        </w:r>
        <w:proofErr w:type="spellStart"/>
        <w:r w:rsidRPr="006B6905">
          <w:rPr>
            <w:lang w:val="en-GB"/>
          </w:rPr>
          <w:t>Bergström</w:t>
        </w:r>
        <w:proofErr w:type="spellEnd"/>
        <w:r w:rsidRPr="006B6905">
          <w:rPr>
            <w:lang w:val="en-GB"/>
          </w:rPr>
          <w:t xml:space="preserve">, U., Florin, A.-B., Lehmann, A., </w:t>
        </w:r>
        <w:proofErr w:type="spellStart"/>
        <w:r w:rsidRPr="006B6905">
          <w:rPr>
            <w:lang w:val="en-GB"/>
          </w:rPr>
          <w:t>Šics</w:t>
        </w:r>
        <w:proofErr w:type="spellEnd"/>
        <w:r w:rsidRPr="006B6905">
          <w:rPr>
            <w:lang w:val="en-GB"/>
          </w:rPr>
          <w:t xml:space="preserve">, I. &amp; </w:t>
        </w:r>
        <w:proofErr w:type="spellStart"/>
        <w:r w:rsidRPr="006B6905">
          <w:rPr>
            <w:lang w:val="en-GB"/>
          </w:rPr>
          <w:t>Casini</w:t>
        </w:r>
        <w:proofErr w:type="spellEnd"/>
        <w:r w:rsidRPr="006B6905">
          <w:rPr>
            <w:lang w:val="en-GB"/>
          </w:rPr>
          <w:t xml:space="preserve">, M. (2019). Spatial contraction of demersal fish populations in a large marine ecosystem. </w:t>
        </w:r>
        <w:r w:rsidRPr="006B6905">
          <w:rPr>
            <w:i/>
            <w:iCs/>
            <w:lang w:val="en-GB"/>
          </w:rPr>
          <w:t>Journal of Biogeography</w:t>
        </w:r>
        <w:r w:rsidRPr="006B6905">
          <w:rPr>
            <w:lang w:val="en-GB"/>
          </w:rPr>
          <w:t>, 46, 633–645.</w:t>
        </w:r>
      </w:ins>
    </w:p>
    <w:p w14:paraId="17CC8CEA" w14:textId="77777777" w:rsidR="006B6905" w:rsidRPr="006B6905" w:rsidRDefault="006B6905" w:rsidP="006B6905">
      <w:pPr>
        <w:pStyle w:val="Bibliography"/>
        <w:rPr>
          <w:ins w:id="792" w:author="Max Lindmark" w:date="2020-02-08T16:47:00Z"/>
          <w:lang w:val="en-GB"/>
        </w:rPr>
        <w:pPrChange w:id="793" w:author="Max Lindmark" w:date="2020-02-08T16:47:00Z">
          <w:pPr>
            <w:widowControl w:val="0"/>
            <w:autoSpaceDE w:val="0"/>
            <w:autoSpaceDN w:val="0"/>
            <w:adjustRightInd w:val="0"/>
          </w:pPr>
        </w:pPrChange>
      </w:pPr>
      <w:ins w:id="794" w:author="Max Lindmark" w:date="2020-02-08T16:47:00Z">
        <w:r w:rsidRPr="006B6905">
          <w:rPr>
            <w:lang w:val="en-GB"/>
          </w:rPr>
          <w:t xml:space="preserve">Pauly, D. (1980). On the interrelationships between natural mortality, growth parameters, and mean environmental temperature in 175 fish stocks. </w:t>
        </w:r>
        <w:r w:rsidRPr="006B6905">
          <w:rPr>
            <w:i/>
            <w:iCs/>
            <w:lang w:val="en-GB"/>
          </w:rPr>
          <w:t>ICES Journal of Marine Science</w:t>
        </w:r>
        <w:r w:rsidRPr="006B6905">
          <w:rPr>
            <w:lang w:val="en-GB"/>
          </w:rPr>
          <w:t>, 39, 175–192.</w:t>
        </w:r>
      </w:ins>
    </w:p>
    <w:p w14:paraId="1D46AC66" w14:textId="77777777" w:rsidR="006B6905" w:rsidRPr="006B6905" w:rsidRDefault="006B6905" w:rsidP="006B6905">
      <w:pPr>
        <w:pStyle w:val="Bibliography"/>
        <w:rPr>
          <w:ins w:id="795" w:author="Max Lindmark" w:date="2020-02-08T16:47:00Z"/>
          <w:lang w:val="en-GB"/>
        </w:rPr>
        <w:pPrChange w:id="796" w:author="Max Lindmark" w:date="2020-02-08T16:47:00Z">
          <w:pPr>
            <w:widowControl w:val="0"/>
            <w:autoSpaceDE w:val="0"/>
            <w:autoSpaceDN w:val="0"/>
            <w:adjustRightInd w:val="0"/>
          </w:pPr>
        </w:pPrChange>
      </w:pPr>
      <w:ins w:id="797" w:author="Max Lindmark" w:date="2020-02-08T16:47:00Z">
        <w:r w:rsidRPr="006B6905">
          <w:rPr>
            <w:lang w:val="en-GB"/>
          </w:rPr>
          <w:t xml:space="preserve">Pauly, D. &amp; Cheung, W.W.L. (2018). Sound physiological knowledge and principles in </w:t>
        </w:r>
        <w:proofErr w:type="spellStart"/>
        <w:r w:rsidRPr="006B6905">
          <w:rPr>
            <w:lang w:val="en-GB"/>
          </w:rPr>
          <w:t>modeling</w:t>
        </w:r>
        <w:proofErr w:type="spellEnd"/>
        <w:r w:rsidRPr="006B6905">
          <w:rPr>
            <w:lang w:val="en-GB"/>
          </w:rPr>
          <w:t xml:space="preserve"> shrinking of fishes under climate change. </w:t>
        </w:r>
        <w:r w:rsidRPr="006B6905">
          <w:rPr>
            <w:i/>
            <w:iCs/>
            <w:lang w:val="en-GB"/>
          </w:rPr>
          <w:t>Global Change Biology</w:t>
        </w:r>
        <w:r w:rsidRPr="006B6905">
          <w:rPr>
            <w:lang w:val="en-GB"/>
          </w:rPr>
          <w:t>, 24, e15–e26.</w:t>
        </w:r>
      </w:ins>
    </w:p>
    <w:p w14:paraId="3B509228" w14:textId="77777777" w:rsidR="006B6905" w:rsidRPr="006B6905" w:rsidRDefault="006B6905" w:rsidP="006B6905">
      <w:pPr>
        <w:pStyle w:val="Bibliography"/>
        <w:rPr>
          <w:ins w:id="798" w:author="Max Lindmark" w:date="2020-02-08T16:47:00Z"/>
          <w:lang w:val="en-GB"/>
        </w:rPr>
        <w:pPrChange w:id="799" w:author="Max Lindmark" w:date="2020-02-08T16:47:00Z">
          <w:pPr>
            <w:widowControl w:val="0"/>
            <w:autoSpaceDE w:val="0"/>
            <w:autoSpaceDN w:val="0"/>
            <w:adjustRightInd w:val="0"/>
          </w:pPr>
        </w:pPrChange>
      </w:pPr>
      <w:ins w:id="800" w:author="Max Lindmark" w:date="2020-02-08T16:47:00Z">
        <w:r w:rsidRPr="006B6905">
          <w:rPr>
            <w:lang w:val="en-GB"/>
          </w:rPr>
          <w:t xml:space="preserve">Pinsky, M.L., Worm, B., Fogarty, M.J., Sarmiento, J.L. &amp; Levin, S.A. (2013). Marine Taxa Track Local Climate Velocities. </w:t>
        </w:r>
        <w:r w:rsidRPr="006B6905">
          <w:rPr>
            <w:i/>
            <w:iCs/>
            <w:lang w:val="en-GB"/>
          </w:rPr>
          <w:t>Science</w:t>
        </w:r>
        <w:r w:rsidRPr="006B6905">
          <w:rPr>
            <w:lang w:val="en-GB"/>
          </w:rPr>
          <w:t>, 341, 1239–1242.</w:t>
        </w:r>
      </w:ins>
    </w:p>
    <w:p w14:paraId="1D03DEDA" w14:textId="77777777" w:rsidR="006B6905" w:rsidRPr="006B6905" w:rsidRDefault="006B6905" w:rsidP="006B6905">
      <w:pPr>
        <w:pStyle w:val="Bibliography"/>
        <w:rPr>
          <w:ins w:id="801" w:author="Max Lindmark" w:date="2020-02-08T16:47:00Z"/>
          <w:lang w:val="en-GB"/>
        </w:rPr>
        <w:pPrChange w:id="802" w:author="Max Lindmark" w:date="2020-02-08T16:47:00Z">
          <w:pPr>
            <w:widowControl w:val="0"/>
            <w:autoSpaceDE w:val="0"/>
            <w:autoSpaceDN w:val="0"/>
            <w:adjustRightInd w:val="0"/>
          </w:pPr>
        </w:pPrChange>
      </w:pPr>
      <w:proofErr w:type="spellStart"/>
      <w:ins w:id="803" w:author="Max Lindmark" w:date="2020-02-08T16:47:00Z">
        <w:r w:rsidRPr="006B6905">
          <w:rPr>
            <w:lang w:val="en-GB"/>
          </w:rPr>
          <w:t>Pontavice</w:t>
        </w:r>
        <w:proofErr w:type="spellEnd"/>
        <w:r w:rsidRPr="006B6905">
          <w:rPr>
            <w:lang w:val="en-GB"/>
          </w:rPr>
          <w:t xml:space="preserve">, H. du, </w:t>
        </w:r>
        <w:proofErr w:type="spellStart"/>
        <w:r w:rsidRPr="006B6905">
          <w:rPr>
            <w:lang w:val="en-GB"/>
          </w:rPr>
          <w:t>Gascuel</w:t>
        </w:r>
        <w:proofErr w:type="spellEnd"/>
        <w:r w:rsidRPr="006B6905">
          <w:rPr>
            <w:lang w:val="en-GB"/>
          </w:rPr>
          <w:t xml:space="preserve">, D., </w:t>
        </w:r>
        <w:proofErr w:type="spellStart"/>
        <w:r w:rsidRPr="006B6905">
          <w:rPr>
            <w:lang w:val="en-GB"/>
          </w:rPr>
          <w:t>Reygondeau</w:t>
        </w:r>
        <w:proofErr w:type="spellEnd"/>
        <w:r w:rsidRPr="006B6905">
          <w:rPr>
            <w:lang w:val="en-GB"/>
          </w:rPr>
          <w:t xml:space="preserve">, G., </w:t>
        </w:r>
        <w:proofErr w:type="spellStart"/>
        <w:r w:rsidRPr="006B6905">
          <w:rPr>
            <w:lang w:val="en-GB"/>
          </w:rPr>
          <w:t>Maureaud</w:t>
        </w:r>
        <w:proofErr w:type="spellEnd"/>
        <w:r w:rsidRPr="006B6905">
          <w:rPr>
            <w:lang w:val="en-GB"/>
          </w:rPr>
          <w:t xml:space="preserve">, A. &amp; Cheung, W.W.L. (2019). Climate change undermines the global functioning of marine food webs. </w:t>
        </w:r>
        <w:r w:rsidRPr="006B6905">
          <w:rPr>
            <w:i/>
            <w:iCs/>
            <w:lang w:val="en-GB"/>
          </w:rPr>
          <w:t>Global Change Biology</w:t>
        </w:r>
        <w:r w:rsidRPr="006B6905">
          <w:rPr>
            <w:lang w:val="en-GB"/>
          </w:rPr>
          <w:t>.</w:t>
        </w:r>
      </w:ins>
    </w:p>
    <w:p w14:paraId="38890E43" w14:textId="77777777" w:rsidR="006B6905" w:rsidRPr="006B6905" w:rsidRDefault="006B6905" w:rsidP="006B6905">
      <w:pPr>
        <w:pStyle w:val="Bibliography"/>
        <w:rPr>
          <w:ins w:id="804" w:author="Max Lindmark" w:date="2020-02-08T16:47:00Z"/>
          <w:lang w:val="en-GB"/>
        </w:rPr>
        <w:pPrChange w:id="805" w:author="Max Lindmark" w:date="2020-02-08T16:47:00Z">
          <w:pPr>
            <w:widowControl w:val="0"/>
            <w:autoSpaceDE w:val="0"/>
            <w:autoSpaceDN w:val="0"/>
            <w:adjustRightInd w:val="0"/>
          </w:pPr>
        </w:pPrChange>
      </w:pPr>
      <w:ins w:id="806" w:author="Max Lindmark" w:date="2020-02-08T16:47:00Z">
        <w:r w:rsidRPr="006B6905">
          <w:rPr>
            <w:lang w:val="en-GB"/>
          </w:rPr>
          <w:t xml:space="preserve">R Core Team. (2018). </w:t>
        </w:r>
        <w:r w:rsidRPr="006B6905">
          <w:rPr>
            <w:i/>
            <w:iCs/>
            <w:lang w:val="en-GB"/>
          </w:rPr>
          <w:t>R: A Language and Environment for Statistical Computing. R Foundation for Statistical Computing</w:t>
        </w:r>
        <w:r w:rsidRPr="006B6905">
          <w:rPr>
            <w:lang w:val="en-GB"/>
          </w:rPr>
          <w:t>. Vienna, Austria.</w:t>
        </w:r>
      </w:ins>
    </w:p>
    <w:p w14:paraId="7CF4FB99" w14:textId="77777777" w:rsidR="006B6905" w:rsidRPr="006B6905" w:rsidRDefault="006B6905" w:rsidP="006B6905">
      <w:pPr>
        <w:pStyle w:val="Bibliography"/>
        <w:rPr>
          <w:ins w:id="807" w:author="Max Lindmark" w:date="2020-02-08T16:47:00Z"/>
          <w:lang w:val="en-GB"/>
        </w:rPr>
        <w:pPrChange w:id="808" w:author="Max Lindmark" w:date="2020-02-08T16:47:00Z">
          <w:pPr>
            <w:widowControl w:val="0"/>
            <w:autoSpaceDE w:val="0"/>
            <w:autoSpaceDN w:val="0"/>
            <w:adjustRightInd w:val="0"/>
          </w:pPr>
        </w:pPrChange>
      </w:pPr>
      <w:proofErr w:type="spellStart"/>
      <w:ins w:id="809" w:author="Max Lindmark" w:date="2020-02-08T16:47:00Z">
        <w:r w:rsidRPr="006B6905">
          <w:rPr>
            <w:lang w:val="en-GB"/>
          </w:rPr>
          <w:t>Rall</w:t>
        </w:r>
        <w:proofErr w:type="spellEnd"/>
        <w:r w:rsidRPr="006B6905">
          <w:rPr>
            <w:lang w:val="en-GB"/>
          </w:rPr>
          <w:t xml:space="preserve">, B.C., Brose, U., </w:t>
        </w:r>
        <w:proofErr w:type="spellStart"/>
        <w:r w:rsidRPr="006B6905">
          <w:rPr>
            <w:lang w:val="en-GB"/>
          </w:rPr>
          <w:t>Hartvig</w:t>
        </w:r>
        <w:proofErr w:type="spellEnd"/>
        <w:r w:rsidRPr="006B6905">
          <w:rPr>
            <w:lang w:val="en-GB"/>
          </w:rPr>
          <w:t xml:space="preserve">, M., </w:t>
        </w:r>
        <w:proofErr w:type="spellStart"/>
        <w:r w:rsidRPr="006B6905">
          <w:rPr>
            <w:lang w:val="en-GB"/>
          </w:rPr>
          <w:t>Kalinkat</w:t>
        </w:r>
        <w:proofErr w:type="spellEnd"/>
        <w:r w:rsidRPr="006B6905">
          <w:rPr>
            <w:lang w:val="en-GB"/>
          </w:rPr>
          <w:t xml:space="preserve">, G., </w:t>
        </w:r>
        <w:proofErr w:type="spellStart"/>
        <w:r w:rsidRPr="006B6905">
          <w:rPr>
            <w:lang w:val="en-GB"/>
          </w:rPr>
          <w:t>Schwarzmuller</w:t>
        </w:r>
        <w:proofErr w:type="spellEnd"/>
        <w:r w:rsidRPr="006B6905">
          <w:rPr>
            <w:lang w:val="en-GB"/>
          </w:rPr>
          <w:t>, F., Vucic-</w:t>
        </w:r>
        <w:proofErr w:type="spellStart"/>
        <w:r w:rsidRPr="006B6905">
          <w:rPr>
            <w:lang w:val="en-GB"/>
          </w:rPr>
          <w:t>Pestic</w:t>
        </w:r>
        <w:proofErr w:type="spellEnd"/>
        <w:r w:rsidRPr="006B6905">
          <w:rPr>
            <w:lang w:val="en-GB"/>
          </w:rPr>
          <w:t xml:space="preserve">, O., </w:t>
        </w:r>
        <w:r w:rsidRPr="006B6905">
          <w:rPr>
            <w:i/>
            <w:iCs/>
            <w:lang w:val="en-GB"/>
          </w:rPr>
          <w:t>et al.</w:t>
        </w:r>
        <w:r w:rsidRPr="006B6905">
          <w:rPr>
            <w:lang w:val="en-GB"/>
          </w:rPr>
          <w:t xml:space="preserve"> (2012). Universal temperature and body-mass scaling of feeding rates. </w:t>
        </w:r>
        <w:r w:rsidRPr="006B6905">
          <w:rPr>
            <w:i/>
            <w:iCs/>
            <w:lang w:val="en-GB"/>
          </w:rPr>
          <w:t>Philosophical Transactions of the Royal Society of London, Series B: Biological Sciences</w:t>
        </w:r>
        <w:r w:rsidRPr="006B6905">
          <w:rPr>
            <w:lang w:val="en-GB"/>
          </w:rPr>
          <w:t>, 367, 2923–2934.</w:t>
        </w:r>
      </w:ins>
    </w:p>
    <w:p w14:paraId="5D6525ED" w14:textId="77777777" w:rsidR="006B6905" w:rsidRPr="006B6905" w:rsidRDefault="006B6905" w:rsidP="006B6905">
      <w:pPr>
        <w:pStyle w:val="Bibliography"/>
        <w:rPr>
          <w:ins w:id="810" w:author="Max Lindmark" w:date="2020-02-08T16:47:00Z"/>
          <w:lang w:val="en-GB"/>
        </w:rPr>
        <w:pPrChange w:id="811" w:author="Max Lindmark" w:date="2020-02-08T16:47:00Z">
          <w:pPr>
            <w:widowControl w:val="0"/>
            <w:autoSpaceDE w:val="0"/>
            <w:autoSpaceDN w:val="0"/>
            <w:adjustRightInd w:val="0"/>
          </w:pPr>
        </w:pPrChange>
      </w:pPr>
      <w:proofErr w:type="spellStart"/>
      <w:ins w:id="812" w:author="Max Lindmark" w:date="2020-02-08T16:47:00Z">
        <w:r w:rsidRPr="006B6905">
          <w:rPr>
            <w:lang w:val="en-GB"/>
          </w:rPr>
          <w:t>Reum</w:t>
        </w:r>
        <w:proofErr w:type="spellEnd"/>
        <w:r w:rsidRPr="006B6905">
          <w:rPr>
            <w:lang w:val="en-GB"/>
          </w:rPr>
          <w:t xml:space="preserve">, J.C.P., Blanchard, J.L., </w:t>
        </w:r>
        <w:proofErr w:type="spellStart"/>
        <w:r w:rsidRPr="006B6905">
          <w:rPr>
            <w:lang w:val="en-GB"/>
          </w:rPr>
          <w:t>Holsman</w:t>
        </w:r>
        <w:proofErr w:type="spellEnd"/>
        <w:r w:rsidRPr="006B6905">
          <w:rPr>
            <w:lang w:val="en-GB"/>
          </w:rPr>
          <w:t xml:space="preserve">, K.K., Aydin, K. &amp; Punt, A.E. (2019). Species‐specific ontogenetic diet shifts attenuate trophic cascades and lengthen food chains in exploited ecosystems. </w:t>
        </w:r>
        <w:r w:rsidRPr="006B6905">
          <w:rPr>
            <w:i/>
            <w:iCs/>
            <w:lang w:val="en-GB"/>
          </w:rPr>
          <w:t>Oikos</w:t>
        </w:r>
        <w:r w:rsidRPr="006B6905">
          <w:rPr>
            <w:lang w:val="en-GB"/>
          </w:rPr>
          <w:t>, 128, 1051–1064.</w:t>
        </w:r>
      </w:ins>
    </w:p>
    <w:p w14:paraId="0C6CCCFE" w14:textId="77777777" w:rsidR="006B6905" w:rsidRPr="006B6905" w:rsidRDefault="006B6905" w:rsidP="006B6905">
      <w:pPr>
        <w:pStyle w:val="Bibliography"/>
        <w:rPr>
          <w:ins w:id="813" w:author="Max Lindmark" w:date="2020-02-08T16:47:00Z"/>
          <w:lang w:val="en-GB"/>
        </w:rPr>
        <w:pPrChange w:id="814" w:author="Max Lindmark" w:date="2020-02-08T16:47:00Z">
          <w:pPr>
            <w:widowControl w:val="0"/>
            <w:autoSpaceDE w:val="0"/>
            <w:autoSpaceDN w:val="0"/>
            <w:adjustRightInd w:val="0"/>
          </w:pPr>
        </w:pPrChange>
      </w:pPr>
      <w:proofErr w:type="spellStart"/>
      <w:ins w:id="815" w:author="Max Lindmark" w:date="2020-02-08T16:47:00Z">
        <w:r w:rsidRPr="006B6905">
          <w:rPr>
            <w:lang w:val="en-GB"/>
          </w:rPr>
          <w:t>Righton</w:t>
        </w:r>
        <w:proofErr w:type="spellEnd"/>
        <w:r w:rsidRPr="006B6905">
          <w:rPr>
            <w:lang w:val="en-GB"/>
          </w:rPr>
          <w:t xml:space="preserve">, D.A., Andersen, </w:t>
        </w:r>
        <w:proofErr w:type="spellStart"/>
        <w:proofErr w:type="gramStart"/>
        <w:r w:rsidRPr="006B6905">
          <w:rPr>
            <w:lang w:val="en-GB"/>
          </w:rPr>
          <w:t>K.Haste</w:t>
        </w:r>
        <w:proofErr w:type="spellEnd"/>
        <w:proofErr w:type="gramEnd"/>
        <w:r w:rsidRPr="006B6905">
          <w:rPr>
            <w:lang w:val="en-GB"/>
          </w:rPr>
          <w:t xml:space="preserve">., Neat, F., </w:t>
        </w:r>
        <w:proofErr w:type="spellStart"/>
        <w:r w:rsidRPr="006B6905">
          <w:rPr>
            <w:lang w:val="en-GB"/>
          </w:rPr>
          <w:t>Thorsteinsson</w:t>
        </w:r>
        <w:proofErr w:type="spellEnd"/>
        <w:r w:rsidRPr="006B6905">
          <w:rPr>
            <w:lang w:val="en-GB"/>
          </w:rPr>
          <w:t xml:space="preserve">, V., </w:t>
        </w:r>
        <w:proofErr w:type="spellStart"/>
        <w:r w:rsidRPr="006B6905">
          <w:rPr>
            <w:lang w:val="en-GB"/>
          </w:rPr>
          <w:t>Steingrund</w:t>
        </w:r>
        <w:proofErr w:type="spellEnd"/>
        <w:r w:rsidRPr="006B6905">
          <w:rPr>
            <w:lang w:val="en-GB"/>
          </w:rPr>
          <w:t xml:space="preserve">, P., </w:t>
        </w:r>
        <w:proofErr w:type="spellStart"/>
        <w:r w:rsidRPr="006B6905">
          <w:rPr>
            <w:lang w:val="en-GB"/>
          </w:rPr>
          <w:t>Svedäng</w:t>
        </w:r>
        <w:proofErr w:type="spellEnd"/>
        <w:r w:rsidRPr="006B6905">
          <w:rPr>
            <w:lang w:val="en-GB"/>
          </w:rPr>
          <w:t xml:space="preserve">, H., </w:t>
        </w:r>
        <w:r w:rsidRPr="006B6905">
          <w:rPr>
            <w:i/>
            <w:iCs/>
            <w:lang w:val="en-GB"/>
          </w:rPr>
          <w:t>et al.</w:t>
        </w:r>
        <w:r w:rsidRPr="006B6905">
          <w:rPr>
            <w:lang w:val="en-GB"/>
          </w:rPr>
          <w:t xml:space="preserve"> (2010). Thermal niche of Atlantic cod </w:t>
        </w:r>
        <w:proofErr w:type="spellStart"/>
        <w:r w:rsidRPr="006B6905">
          <w:rPr>
            <w:lang w:val="en-GB"/>
          </w:rPr>
          <w:t>Gadus</w:t>
        </w:r>
        <w:proofErr w:type="spellEnd"/>
        <w:r w:rsidRPr="006B6905">
          <w:rPr>
            <w:lang w:val="en-GB"/>
          </w:rPr>
          <w:t xml:space="preserve"> </w:t>
        </w:r>
        <w:proofErr w:type="spellStart"/>
        <w:r w:rsidRPr="006B6905">
          <w:rPr>
            <w:lang w:val="en-GB"/>
          </w:rPr>
          <w:t>morhua</w:t>
        </w:r>
        <w:proofErr w:type="spellEnd"/>
        <w:r w:rsidRPr="006B6905">
          <w:rPr>
            <w:lang w:val="en-GB"/>
          </w:rPr>
          <w:t xml:space="preserve">: limits, tolerance and optima. </w:t>
        </w:r>
        <w:r w:rsidRPr="006B6905">
          <w:rPr>
            <w:i/>
            <w:iCs/>
            <w:lang w:val="en-GB"/>
          </w:rPr>
          <w:t>Marine Ecology Progress Series</w:t>
        </w:r>
        <w:r w:rsidRPr="006B6905">
          <w:rPr>
            <w:lang w:val="en-GB"/>
          </w:rPr>
          <w:t>, 420, 1–13.</w:t>
        </w:r>
      </w:ins>
    </w:p>
    <w:p w14:paraId="4500E239" w14:textId="77777777" w:rsidR="006B6905" w:rsidRPr="006B6905" w:rsidRDefault="006B6905" w:rsidP="006B6905">
      <w:pPr>
        <w:pStyle w:val="Bibliography"/>
        <w:rPr>
          <w:ins w:id="816" w:author="Max Lindmark" w:date="2020-02-08T16:47:00Z"/>
          <w:lang w:val="en-GB"/>
        </w:rPr>
        <w:pPrChange w:id="817" w:author="Max Lindmark" w:date="2020-02-08T16:47:00Z">
          <w:pPr>
            <w:widowControl w:val="0"/>
            <w:autoSpaceDE w:val="0"/>
            <w:autoSpaceDN w:val="0"/>
            <w:adjustRightInd w:val="0"/>
          </w:pPr>
        </w:pPrChange>
      </w:pPr>
      <w:ins w:id="818" w:author="Max Lindmark" w:date="2020-02-08T16:47:00Z">
        <w:r w:rsidRPr="006B6905">
          <w:rPr>
            <w:lang w:val="en-GB"/>
          </w:rPr>
          <w:t xml:space="preserve">van Rijn, I., </w:t>
        </w:r>
        <w:proofErr w:type="spellStart"/>
        <w:r w:rsidRPr="006B6905">
          <w:rPr>
            <w:lang w:val="en-GB"/>
          </w:rPr>
          <w:t>Buba</w:t>
        </w:r>
        <w:proofErr w:type="spellEnd"/>
        <w:r w:rsidRPr="006B6905">
          <w:rPr>
            <w:lang w:val="en-GB"/>
          </w:rPr>
          <w:t xml:space="preserve">, Y., DeLong, J., </w:t>
        </w:r>
        <w:proofErr w:type="spellStart"/>
        <w:r w:rsidRPr="006B6905">
          <w:rPr>
            <w:lang w:val="en-GB"/>
          </w:rPr>
          <w:t>Kiflawi</w:t>
        </w:r>
        <w:proofErr w:type="spellEnd"/>
        <w:r w:rsidRPr="006B6905">
          <w:rPr>
            <w:lang w:val="en-GB"/>
          </w:rPr>
          <w:t xml:space="preserve">, M. &amp; </w:t>
        </w:r>
        <w:proofErr w:type="spellStart"/>
        <w:r w:rsidRPr="006B6905">
          <w:rPr>
            <w:lang w:val="en-GB"/>
          </w:rPr>
          <w:t>Belmaker</w:t>
        </w:r>
        <w:proofErr w:type="spellEnd"/>
        <w:r w:rsidRPr="006B6905">
          <w:rPr>
            <w:lang w:val="en-GB"/>
          </w:rPr>
          <w:t xml:space="preserve">, J. (2017). Large but uneven reduction in fish size across species in relation to changing sea temperatures. </w:t>
        </w:r>
        <w:r w:rsidRPr="006B6905">
          <w:rPr>
            <w:i/>
            <w:iCs/>
            <w:lang w:val="en-GB"/>
          </w:rPr>
          <w:t>Global Change Biology</w:t>
        </w:r>
        <w:r w:rsidRPr="006B6905">
          <w:rPr>
            <w:lang w:val="en-GB"/>
          </w:rPr>
          <w:t>, 23, 3667–3674.</w:t>
        </w:r>
      </w:ins>
    </w:p>
    <w:p w14:paraId="4DF37627" w14:textId="77777777" w:rsidR="006B6905" w:rsidRPr="006B6905" w:rsidRDefault="006B6905" w:rsidP="006B6905">
      <w:pPr>
        <w:pStyle w:val="Bibliography"/>
        <w:rPr>
          <w:ins w:id="819" w:author="Max Lindmark" w:date="2020-02-08T16:47:00Z"/>
          <w:lang w:val="en-GB"/>
        </w:rPr>
        <w:pPrChange w:id="820" w:author="Max Lindmark" w:date="2020-02-08T16:47:00Z">
          <w:pPr>
            <w:widowControl w:val="0"/>
            <w:autoSpaceDE w:val="0"/>
            <w:autoSpaceDN w:val="0"/>
            <w:adjustRightInd w:val="0"/>
          </w:pPr>
        </w:pPrChange>
      </w:pPr>
      <w:ins w:id="821" w:author="Max Lindmark" w:date="2020-02-08T16:47:00Z">
        <w:r w:rsidRPr="006B6905">
          <w:rPr>
            <w:lang w:val="en-GB"/>
          </w:rPr>
          <w:t xml:space="preserve">Rohatgi, A. (2012). </w:t>
        </w:r>
        <w:proofErr w:type="spellStart"/>
        <w:r w:rsidRPr="006B6905">
          <w:rPr>
            <w:i/>
            <w:iCs/>
            <w:lang w:val="en-GB"/>
          </w:rPr>
          <w:t>WebPlotDigitalizer</w:t>
        </w:r>
        <w:proofErr w:type="spellEnd"/>
        <w:r w:rsidRPr="006B6905">
          <w:rPr>
            <w:i/>
            <w:iCs/>
            <w:lang w:val="en-GB"/>
          </w:rPr>
          <w:t>: HTML5 based online tool to extract numerical data from plot images. Version 4.1. [WWW document] URL https://automeris.io/WebPlotDigitizer (accessed on January 2019).</w:t>
        </w:r>
      </w:ins>
    </w:p>
    <w:p w14:paraId="1008A105" w14:textId="77777777" w:rsidR="006B6905" w:rsidRPr="006B6905" w:rsidRDefault="006B6905" w:rsidP="006B6905">
      <w:pPr>
        <w:pStyle w:val="Bibliography"/>
        <w:rPr>
          <w:ins w:id="822" w:author="Max Lindmark" w:date="2020-02-08T16:47:00Z"/>
          <w:lang w:val="en-GB"/>
        </w:rPr>
        <w:pPrChange w:id="823" w:author="Max Lindmark" w:date="2020-02-08T16:47:00Z">
          <w:pPr>
            <w:widowControl w:val="0"/>
            <w:autoSpaceDE w:val="0"/>
            <w:autoSpaceDN w:val="0"/>
            <w:adjustRightInd w:val="0"/>
          </w:pPr>
        </w:pPrChange>
      </w:pPr>
      <w:ins w:id="824" w:author="Max Lindmark" w:date="2020-02-08T16:47:00Z">
        <w:r w:rsidRPr="006B6905">
          <w:rPr>
            <w:lang w:val="en-GB"/>
          </w:rPr>
          <w:t xml:space="preserve">Sarmiento, J.L., Slater, R., Barber, R., Bopp, L., </w:t>
        </w:r>
        <w:proofErr w:type="spellStart"/>
        <w:r w:rsidRPr="006B6905">
          <w:rPr>
            <w:lang w:val="en-GB"/>
          </w:rPr>
          <w:t>Doney</w:t>
        </w:r>
        <w:proofErr w:type="spellEnd"/>
        <w:r w:rsidRPr="006B6905">
          <w:rPr>
            <w:lang w:val="en-GB"/>
          </w:rPr>
          <w:t xml:space="preserve">, S.C., Hirst, A.C., </w:t>
        </w:r>
        <w:r w:rsidRPr="006B6905">
          <w:rPr>
            <w:i/>
            <w:iCs/>
            <w:lang w:val="en-GB"/>
          </w:rPr>
          <w:t>et al.</w:t>
        </w:r>
        <w:r w:rsidRPr="006B6905">
          <w:rPr>
            <w:lang w:val="en-GB"/>
          </w:rPr>
          <w:t xml:space="preserve"> (2004). Response of ocean ecosystems to climate warming. </w:t>
        </w:r>
        <w:r w:rsidRPr="006B6905">
          <w:rPr>
            <w:i/>
            <w:iCs/>
            <w:lang w:val="en-GB"/>
          </w:rPr>
          <w:t>Global Biogeochemical Cycles</w:t>
        </w:r>
        <w:r w:rsidRPr="006B6905">
          <w:rPr>
            <w:lang w:val="en-GB"/>
          </w:rPr>
          <w:t>, 18, n/a–n/a.</w:t>
        </w:r>
      </w:ins>
    </w:p>
    <w:p w14:paraId="3615F10B" w14:textId="77777777" w:rsidR="006B6905" w:rsidRPr="006B6905" w:rsidRDefault="006B6905" w:rsidP="006B6905">
      <w:pPr>
        <w:pStyle w:val="Bibliography"/>
        <w:rPr>
          <w:ins w:id="825" w:author="Max Lindmark" w:date="2020-02-08T16:47:00Z"/>
          <w:lang w:val="en-GB"/>
        </w:rPr>
        <w:pPrChange w:id="826" w:author="Max Lindmark" w:date="2020-02-08T16:47:00Z">
          <w:pPr>
            <w:widowControl w:val="0"/>
            <w:autoSpaceDE w:val="0"/>
            <w:autoSpaceDN w:val="0"/>
            <w:adjustRightInd w:val="0"/>
          </w:pPr>
        </w:pPrChange>
      </w:pPr>
      <w:ins w:id="827" w:author="Max Lindmark" w:date="2020-02-08T16:47:00Z">
        <w:r w:rsidRPr="006B6905">
          <w:rPr>
            <w:lang w:val="en-GB"/>
          </w:rPr>
          <w:t xml:space="preserve">Savage, V.M., </w:t>
        </w:r>
        <w:proofErr w:type="spellStart"/>
        <w:r w:rsidRPr="006B6905">
          <w:rPr>
            <w:lang w:val="en-GB"/>
          </w:rPr>
          <w:t>Gillooly</w:t>
        </w:r>
        <w:proofErr w:type="spellEnd"/>
        <w:r w:rsidRPr="006B6905">
          <w:rPr>
            <w:lang w:val="en-GB"/>
          </w:rPr>
          <w:t xml:space="preserve">, J.F., Brown, J.H., West, G.B. &amp; </w:t>
        </w:r>
        <w:proofErr w:type="spellStart"/>
        <w:r w:rsidRPr="006B6905">
          <w:rPr>
            <w:lang w:val="en-GB"/>
          </w:rPr>
          <w:t>Charnov</w:t>
        </w:r>
        <w:proofErr w:type="spellEnd"/>
        <w:r w:rsidRPr="006B6905">
          <w:rPr>
            <w:lang w:val="en-GB"/>
          </w:rPr>
          <w:t xml:space="preserve">, E.L. (2004). Effects of body size and temperature on population growth. </w:t>
        </w:r>
        <w:r w:rsidRPr="006B6905">
          <w:rPr>
            <w:i/>
            <w:iCs/>
            <w:lang w:val="en-GB"/>
          </w:rPr>
          <w:t>The American Naturalist</w:t>
        </w:r>
        <w:r w:rsidRPr="006B6905">
          <w:rPr>
            <w:lang w:val="en-GB"/>
          </w:rPr>
          <w:t>, 163, 429–441.</w:t>
        </w:r>
      </w:ins>
    </w:p>
    <w:p w14:paraId="02CCFDA1" w14:textId="77777777" w:rsidR="006B6905" w:rsidRPr="006B6905" w:rsidRDefault="006B6905" w:rsidP="006B6905">
      <w:pPr>
        <w:pStyle w:val="Bibliography"/>
        <w:rPr>
          <w:ins w:id="828" w:author="Max Lindmark" w:date="2020-02-08T16:47:00Z"/>
          <w:lang w:val="en-GB"/>
        </w:rPr>
        <w:pPrChange w:id="829" w:author="Max Lindmark" w:date="2020-02-08T16:47:00Z">
          <w:pPr>
            <w:widowControl w:val="0"/>
            <w:autoSpaceDE w:val="0"/>
            <w:autoSpaceDN w:val="0"/>
            <w:adjustRightInd w:val="0"/>
          </w:pPr>
        </w:pPrChange>
      </w:pPr>
      <w:ins w:id="830" w:author="Max Lindmark" w:date="2020-02-08T16:47:00Z">
        <w:r w:rsidRPr="006B6905">
          <w:rPr>
            <w:lang w:val="en-GB"/>
          </w:rPr>
          <w:lastRenderedPageBreak/>
          <w:t xml:space="preserve">Scott, F., Blanchard, J. &amp; Andersen, K. (2019). </w:t>
        </w:r>
        <w:proofErr w:type="spellStart"/>
        <w:r w:rsidRPr="006B6905">
          <w:rPr>
            <w:i/>
            <w:iCs/>
            <w:lang w:val="en-GB"/>
          </w:rPr>
          <w:t>mizer</w:t>
        </w:r>
        <w:proofErr w:type="spellEnd"/>
        <w:r w:rsidRPr="006B6905">
          <w:rPr>
            <w:i/>
            <w:iCs/>
            <w:lang w:val="en-GB"/>
          </w:rPr>
          <w:t xml:space="preserve">: Multi-Species </w:t>
        </w:r>
        <w:proofErr w:type="spellStart"/>
        <w:r w:rsidRPr="006B6905">
          <w:rPr>
            <w:i/>
            <w:iCs/>
            <w:lang w:val="en-GB"/>
          </w:rPr>
          <w:t>sIZE</w:t>
        </w:r>
        <w:proofErr w:type="spellEnd"/>
        <w:r w:rsidRPr="006B6905">
          <w:rPr>
            <w:i/>
            <w:iCs/>
            <w:lang w:val="en-GB"/>
          </w:rPr>
          <w:t xml:space="preserve"> Spectrum Modelling in R</w:t>
        </w:r>
        <w:r w:rsidRPr="006B6905">
          <w:rPr>
            <w:lang w:val="en-GB"/>
          </w:rPr>
          <w:t xml:space="preserve">. </w:t>
        </w:r>
        <w:proofErr w:type="gramStart"/>
        <w:r w:rsidRPr="006B6905">
          <w:rPr>
            <w:lang w:val="en-GB"/>
          </w:rPr>
          <w:t>R. .</w:t>
        </w:r>
        <w:proofErr w:type="gramEnd"/>
      </w:ins>
    </w:p>
    <w:p w14:paraId="0D2AB9AC" w14:textId="77777777" w:rsidR="006B6905" w:rsidRPr="006B6905" w:rsidRDefault="006B6905" w:rsidP="006B6905">
      <w:pPr>
        <w:pStyle w:val="Bibliography"/>
        <w:rPr>
          <w:ins w:id="831" w:author="Max Lindmark" w:date="2020-02-08T16:47:00Z"/>
          <w:lang w:val="en-GB"/>
        </w:rPr>
        <w:pPrChange w:id="832" w:author="Max Lindmark" w:date="2020-02-08T16:47:00Z">
          <w:pPr>
            <w:widowControl w:val="0"/>
            <w:autoSpaceDE w:val="0"/>
            <w:autoSpaceDN w:val="0"/>
            <w:adjustRightInd w:val="0"/>
          </w:pPr>
        </w:pPrChange>
      </w:pPr>
      <w:ins w:id="833" w:author="Max Lindmark" w:date="2020-02-08T16:47:00Z">
        <w:r w:rsidRPr="006B6905">
          <w:rPr>
            <w:lang w:val="en-GB"/>
          </w:rPr>
          <w:t xml:space="preserve">Scott, F., Blanchard, J.L. &amp; Andersen, </w:t>
        </w:r>
        <w:proofErr w:type="spellStart"/>
        <w:proofErr w:type="gramStart"/>
        <w:r w:rsidRPr="006B6905">
          <w:rPr>
            <w:lang w:val="en-GB"/>
          </w:rPr>
          <w:t>K.Haste</w:t>
        </w:r>
        <w:proofErr w:type="spellEnd"/>
        <w:proofErr w:type="gramEnd"/>
        <w:r w:rsidRPr="006B6905">
          <w:rPr>
            <w:lang w:val="en-GB"/>
          </w:rPr>
          <w:t xml:space="preserve">. (2014). </w:t>
        </w:r>
        <w:proofErr w:type="spellStart"/>
        <w:r w:rsidRPr="006B6905">
          <w:rPr>
            <w:lang w:val="en-GB"/>
          </w:rPr>
          <w:t>mizer</w:t>
        </w:r>
        <w:proofErr w:type="spellEnd"/>
        <w:r w:rsidRPr="006B6905">
          <w:rPr>
            <w:lang w:val="en-GB"/>
          </w:rPr>
          <w:t xml:space="preserve">: An R package for multispecies, trait-based and community size spectrum ecological modelling. </w:t>
        </w:r>
        <w:r w:rsidRPr="006B6905">
          <w:rPr>
            <w:i/>
            <w:iCs/>
            <w:lang w:val="en-GB"/>
          </w:rPr>
          <w:t>Methods in Ecology and Evolution</w:t>
        </w:r>
        <w:r w:rsidRPr="006B6905">
          <w:rPr>
            <w:lang w:val="en-GB"/>
          </w:rPr>
          <w:t>, 5, 1121–1125.</w:t>
        </w:r>
      </w:ins>
    </w:p>
    <w:p w14:paraId="3B21A718" w14:textId="77777777" w:rsidR="006B6905" w:rsidRPr="006B6905" w:rsidRDefault="006B6905" w:rsidP="006B6905">
      <w:pPr>
        <w:pStyle w:val="Bibliography"/>
        <w:rPr>
          <w:ins w:id="834" w:author="Max Lindmark" w:date="2020-02-08T16:47:00Z"/>
          <w:lang w:val="en-GB"/>
        </w:rPr>
        <w:pPrChange w:id="835" w:author="Max Lindmark" w:date="2020-02-08T16:47:00Z">
          <w:pPr>
            <w:widowControl w:val="0"/>
            <w:autoSpaceDE w:val="0"/>
            <w:autoSpaceDN w:val="0"/>
            <w:adjustRightInd w:val="0"/>
          </w:pPr>
        </w:pPrChange>
      </w:pPr>
      <w:ins w:id="836" w:author="Max Lindmark" w:date="2020-02-08T16:47:00Z">
        <w:r w:rsidRPr="006B6905">
          <w:rPr>
            <w:lang w:val="en-GB"/>
          </w:rPr>
          <w:t xml:space="preserve">Scott, F., Blanchard, J.L. &amp; Andersen, </w:t>
        </w:r>
        <w:proofErr w:type="spellStart"/>
        <w:proofErr w:type="gramStart"/>
        <w:r w:rsidRPr="006B6905">
          <w:rPr>
            <w:lang w:val="en-GB"/>
          </w:rPr>
          <w:t>K.Haste</w:t>
        </w:r>
        <w:proofErr w:type="spellEnd"/>
        <w:proofErr w:type="gramEnd"/>
        <w:r w:rsidRPr="006B6905">
          <w:rPr>
            <w:lang w:val="en-GB"/>
          </w:rPr>
          <w:t xml:space="preserve">. (2018). Multispecies, trait and community size spectrum ecological modelling in R </w:t>
        </w:r>
        <w:proofErr w:type="gramStart"/>
        <w:r w:rsidRPr="006B6905">
          <w:rPr>
            <w:lang w:val="en-GB"/>
          </w:rPr>
          <w:t xml:space="preserve">( </w:t>
        </w:r>
        <w:proofErr w:type="spellStart"/>
        <w:r w:rsidRPr="006B6905">
          <w:rPr>
            <w:lang w:val="en-GB"/>
          </w:rPr>
          <w:t>mizer</w:t>
        </w:r>
        <w:proofErr w:type="spellEnd"/>
        <w:proofErr w:type="gramEnd"/>
        <w:r w:rsidRPr="006B6905">
          <w:rPr>
            <w:lang w:val="en-GB"/>
          </w:rPr>
          <w:t xml:space="preserve"> ), 1–87.</w:t>
        </w:r>
      </w:ins>
    </w:p>
    <w:p w14:paraId="1514299D" w14:textId="77777777" w:rsidR="006B6905" w:rsidRPr="006B6905" w:rsidRDefault="006B6905" w:rsidP="006B6905">
      <w:pPr>
        <w:pStyle w:val="Bibliography"/>
        <w:rPr>
          <w:ins w:id="837" w:author="Max Lindmark" w:date="2020-02-08T16:47:00Z"/>
          <w:lang w:val="en-GB"/>
        </w:rPr>
        <w:pPrChange w:id="838" w:author="Max Lindmark" w:date="2020-02-08T16:47:00Z">
          <w:pPr>
            <w:widowControl w:val="0"/>
            <w:autoSpaceDE w:val="0"/>
            <w:autoSpaceDN w:val="0"/>
            <w:adjustRightInd w:val="0"/>
          </w:pPr>
        </w:pPrChange>
      </w:pPr>
      <w:ins w:id="839" w:author="Max Lindmark" w:date="2020-02-08T16:47:00Z">
        <w:r w:rsidRPr="006B6905">
          <w:rPr>
            <w:lang w:val="en-GB"/>
          </w:rPr>
          <w:t xml:space="preserve">Sheridan, J.A. &amp; Bickford, D. (2011). Shrinking body size as an ecological response to climate change. </w:t>
        </w:r>
        <w:r w:rsidRPr="006B6905">
          <w:rPr>
            <w:i/>
            <w:iCs/>
            <w:lang w:val="en-GB"/>
          </w:rPr>
          <w:t>Nature Climate Change</w:t>
        </w:r>
        <w:r w:rsidRPr="006B6905">
          <w:rPr>
            <w:lang w:val="en-GB"/>
          </w:rPr>
          <w:t>, 1, 401–406.</w:t>
        </w:r>
      </w:ins>
    </w:p>
    <w:p w14:paraId="418D37CA" w14:textId="77777777" w:rsidR="006B6905" w:rsidRPr="006B6905" w:rsidRDefault="006B6905" w:rsidP="006B6905">
      <w:pPr>
        <w:pStyle w:val="Bibliography"/>
        <w:rPr>
          <w:ins w:id="840" w:author="Max Lindmark" w:date="2020-02-08T16:47:00Z"/>
          <w:lang w:val="en-GB"/>
        </w:rPr>
        <w:pPrChange w:id="841" w:author="Max Lindmark" w:date="2020-02-08T16:47:00Z">
          <w:pPr>
            <w:widowControl w:val="0"/>
            <w:autoSpaceDE w:val="0"/>
            <w:autoSpaceDN w:val="0"/>
            <w:adjustRightInd w:val="0"/>
          </w:pPr>
        </w:pPrChange>
      </w:pPr>
      <w:ins w:id="842" w:author="Max Lindmark" w:date="2020-02-08T16:47:00Z">
        <w:r w:rsidRPr="006B6905">
          <w:rPr>
            <w:lang w:val="en-GB"/>
          </w:rPr>
          <w:t xml:space="preserve">Spence, M.A., Blackwell, P.G., Blanchard, J.L. &amp; </w:t>
        </w:r>
        <w:proofErr w:type="spellStart"/>
        <w:r w:rsidRPr="006B6905">
          <w:rPr>
            <w:lang w:val="en-GB"/>
          </w:rPr>
          <w:t>Shuter</w:t>
        </w:r>
        <w:proofErr w:type="spellEnd"/>
        <w:r w:rsidRPr="006B6905">
          <w:rPr>
            <w:lang w:val="en-GB"/>
          </w:rPr>
          <w:t>, B. (2016). Parameter uncertainty of a dynamic multispecies size spectrum model \</w:t>
        </w:r>
        <w:proofErr w:type="spellStart"/>
        <w:r w:rsidRPr="006B6905">
          <w:rPr>
            <w:lang w:val="en-GB"/>
          </w:rPr>
          <w:t>textlesssup</w:t>
        </w:r>
        <w:proofErr w:type="spellEnd"/>
        <w:r w:rsidRPr="006B6905">
          <w:rPr>
            <w:lang w:val="en-GB"/>
          </w:rPr>
          <w:t>\textgreater1\textless/sup\</w:t>
        </w:r>
        <w:proofErr w:type="spellStart"/>
        <w:r w:rsidRPr="006B6905">
          <w:rPr>
            <w:lang w:val="en-GB"/>
          </w:rPr>
          <w:t>textgreater</w:t>
        </w:r>
        <w:proofErr w:type="spellEnd"/>
        <w:r w:rsidRPr="006B6905">
          <w:rPr>
            <w:lang w:val="en-GB"/>
          </w:rPr>
          <w:t xml:space="preserve">. </w:t>
        </w:r>
        <w:r w:rsidRPr="006B6905">
          <w:rPr>
            <w:i/>
            <w:iCs/>
            <w:lang w:val="en-GB"/>
          </w:rPr>
          <w:t>Canadian Journal of Fisheries and Aquatic Sciences</w:t>
        </w:r>
        <w:r w:rsidRPr="006B6905">
          <w:rPr>
            <w:lang w:val="en-GB"/>
          </w:rPr>
          <w:t>, 73, 589–597.</w:t>
        </w:r>
      </w:ins>
    </w:p>
    <w:p w14:paraId="61A20C5C" w14:textId="77777777" w:rsidR="006B6905" w:rsidRPr="006B6905" w:rsidRDefault="006B6905" w:rsidP="006B6905">
      <w:pPr>
        <w:pStyle w:val="Bibliography"/>
        <w:rPr>
          <w:ins w:id="843" w:author="Max Lindmark" w:date="2020-02-08T16:47:00Z"/>
          <w:lang w:val="en-GB"/>
        </w:rPr>
        <w:pPrChange w:id="844" w:author="Max Lindmark" w:date="2020-02-08T16:47:00Z">
          <w:pPr>
            <w:widowControl w:val="0"/>
            <w:autoSpaceDE w:val="0"/>
            <w:autoSpaceDN w:val="0"/>
            <w:adjustRightInd w:val="0"/>
          </w:pPr>
        </w:pPrChange>
      </w:pPr>
      <w:proofErr w:type="spellStart"/>
      <w:ins w:id="845" w:author="Max Lindmark" w:date="2020-02-08T16:47:00Z">
        <w:r w:rsidRPr="006B6905">
          <w:rPr>
            <w:lang w:val="en-GB"/>
          </w:rPr>
          <w:t>Steinacher</w:t>
        </w:r>
        <w:proofErr w:type="spellEnd"/>
        <w:r w:rsidRPr="006B6905">
          <w:rPr>
            <w:lang w:val="en-GB"/>
          </w:rPr>
          <w:t xml:space="preserve">, M., </w:t>
        </w:r>
        <w:proofErr w:type="spellStart"/>
        <w:r w:rsidRPr="006B6905">
          <w:rPr>
            <w:lang w:val="en-GB"/>
          </w:rPr>
          <w:t>Joos</w:t>
        </w:r>
        <w:proofErr w:type="spellEnd"/>
        <w:r w:rsidRPr="006B6905">
          <w:rPr>
            <w:lang w:val="en-GB"/>
          </w:rPr>
          <w:t xml:space="preserve">, F., </w:t>
        </w:r>
        <w:proofErr w:type="spellStart"/>
        <w:r w:rsidRPr="006B6905">
          <w:rPr>
            <w:lang w:val="en-GB"/>
          </w:rPr>
          <w:t>Frolicher</w:t>
        </w:r>
        <w:proofErr w:type="spellEnd"/>
        <w:r w:rsidRPr="006B6905">
          <w:rPr>
            <w:lang w:val="en-GB"/>
          </w:rPr>
          <w:t xml:space="preserve">, T.L., Bopp, L., </w:t>
        </w:r>
        <w:proofErr w:type="spellStart"/>
        <w:r w:rsidRPr="006B6905">
          <w:rPr>
            <w:lang w:val="en-GB"/>
          </w:rPr>
          <w:t>Cadule</w:t>
        </w:r>
        <w:proofErr w:type="spellEnd"/>
        <w:r w:rsidRPr="006B6905">
          <w:rPr>
            <w:lang w:val="en-GB"/>
          </w:rPr>
          <w:t xml:space="preserve">, P., </w:t>
        </w:r>
        <w:proofErr w:type="spellStart"/>
        <w:r w:rsidRPr="006B6905">
          <w:rPr>
            <w:lang w:val="en-GB"/>
          </w:rPr>
          <w:t>Cocco</w:t>
        </w:r>
        <w:proofErr w:type="spellEnd"/>
        <w:r w:rsidRPr="006B6905">
          <w:rPr>
            <w:lang w:val="en-GB"/>
          </w:rPr>
          <w:t xml:space="preserve">, V., </w:t>
        </w:r>
        <w:r w:rsidRPr="006B6905">
          <w:rPr>
            <w:i/>
            <w:iCs/>
            <w:lang w:val="en-GB"/>
          </w:rPr>
          <w:t>et al.</w:t>
        </w:r>
        <w:r w:rsidRPr="006B6905">
          <w:rPr>
            <w:lang w:val="en-GB"/>
          </w:rPr>
          <w:t xml:space="preserve"> (2010). Projected 21st century decrease in marine productivity: a multi-model analysis. </w:t>
        </w:r>
        <w:proofErr w:type="spellStart"/>
        <w:r w:rsidRPr="006B6905">
          <w:rPr>
            <w:i/>
            <w:iCs/>
            <w:lang w:val="en-GB"/>
          </w:rPr>
          <w:t>Biogeosciences</w:t>
        </w:r>
        <w:proofErr w:type="spellEnd"/>
        <w:r w:rsidRPr="006B6905">
          <w:rPr>
            <w:lang w:val="en-GB"/>
          </w:rPr>
          <w:t>, 7.</w:t>
        </w:r>
      </w:ins>
    </w:p>
    <w:p w14:paraId="20C1064E" w14:textId="77777777" w:rsidR="006B6905" w:rsidRPr="006B6905" w:rsidRDefault="006B6905" w:rsidP="006B6905">
      <w:pPr>
        <w:pStyle w:val="Bibliography"/>
        <w:rPr>
          <w:ins w:id="846" w:author="Max Lindmark" w:date="2020-02-08T16:47:00Z"/>
          <w:lang w:val="en-GB"/>
        </w:rPr>
        <w:pPrChange w:id="847" w:author="Max Lindmark" w:date="2020-02-08T16:47:00Z">
          <w:pPr>
            <w:widowControl w:val="0"/>
            <w:autoSpaceDE w:val="0"/>
            <w:autoSpaceDN w:val="0"/>
            <w:adjustRightInd w:val="0"/>
          </w:pPr>
        </w:pPrChange>
      </w:pPr>
      <w:proofErr w:type="spellStart"/>
      <w:ins w:id="848" w:author="Max Lindmark" w:date="2020-02-08T16:47:00Z">
        <w:r w:rsidRPr="006B6905">
          <w:rPr>
            <w:lang w:val="en-GB"/>
          </w:rPr>
          <w:t>Svedäng</w:t>
        </w:r>
        <w:proofErr w:type="spellEnd"/>
        <w:r w:rsidRPr="006B6905">
          <w:rPr>
            <w:lang w:val="en-GB"/>
          </w:rPr>
          <w:t xml:space="preserve">, H. &amp; </w:t>
        </w:r>
        <w:proofErr w:type="spellStart"/>
        <w:r w:rsidRPr="006B6905">
          <w:rPr>
            <w:lang w:val="en-GB"/>
          </w:rPr>
          <w:t>Hornborg</w:t>
        </w:r>
        <w:proofErr w:type="spellEnd"/>
        <w:r w:rsidRPr="006B6905">
          <w:rPr>
            <w:lang w:val="en-GB"/>
          </w:rPr>
          <w:t xml:space="preserve">, S. (2014). Selective fishing induces density-dependent growth. </w:t>
        </w:r>
        <w:r w:rsidRPr="006B6905">
          <w:rPr>
            <w:i/>
            <w:iCs/>
            <w:lang w:val="en-GB"/>
          </w:rPr>
          <w:t>Nature Communications</w:t>
        </w:r>
        <w:r w:rsidRPr="006B6905">
          <w:rPr>
            <w:lang w:val="en-GB"/>
          </w:rPr>
          <w:t>, 5, 4152.</w:t>
        </w:r>
      </w:ins>
    </w:p>
    <w:p w14:paraId="281BB2DB" w14:textId="77777777" w:rsidR="006B6905" w:rsidRPr="006B6905" w:rsidRDefault="006B6905" w:rsidP="006B6905">
      <w:pPr>
        <w:pStyle w:val="Bibliography"/>
        <w:rPr>
          <w:ins w:id="849" w:author="Max Lindmark" w:date="2020-02-08T16:47:00Z"/>
          <w:lang w:val="en-GB"/>
        </w:rPr>
        <w:pPrChange w:id="850" w:author="Max Lindmark" w:date="2020-02-08T16:47:00Z">
          <w:pPr>
            <w:widowControl w:val="0"/>
            <w:autoSpaceDE w:val="0"/>
            <w:autoSpaceDN w:val="0"/>
            <w:adjustRightInd w:val="0"/>
          </w:pPr>
        </w:pPrChange>
      </w:pPr>
      <w:proofErr w:type="spellStart"/>
      <w:ins w:id="851" w:author="Max Lindmark" w:date="2020-02-08T16:47:00Z">
        <w:r w:rsidRPr="006B6905">
          <w:rPr>
            <w:lang w:val="en-GB"/>
          </w:rPr>
          <w:t>Szuwalski</w:t>
        </w:r>
        <w:proofErr w:type="spellEnd"/>
        <w:r w:rsidRPr="006B6905">
          <w:rPr>
            <w:lang w:val="en-GB"/>
          </w:rPr>
          <w:t xml:space="preserve">, C.S., Burgess, M.G., Costello, C. &amp; Gaines, S.D. (2017). High fishery catches through trophic cascades in China. </w:t>
        </w:r>
        <w:r w:rsidRPr="006B6905">
          <w:rPr>
            <w:i/>
            <w:iCs/>
            <w:lang w:val="en-GB"/>
          </w:rPr>
          <w:t>Proceedings of the National Academy of Sciences</w:t>
        </w:r>
        <w:r w:rsidRPr="006B6905">
          <w:rPr>
            <w:lang w:val="en-GB"/>
          </w:rPr>
          <w:t>, 114, 717–721.</w:t>
        </w:r>
      </w:ins>
    </w:p>
    <w:p w14:paraId="49A95134" w14:textId="77777777" w:rsidR="006B6905" w:rsidRPr="006B6905" w:rsidRDefault="006B6905" w:rsidP="006B6905">
      <w:pPr>
        <w:pStyle w:val="Bibliography"/>
        <w:rPr>
          <w:ins w:id="852" w:author="Max Lindmark" w:date="2020-02-08T16:47:00Z"/>
          <w:lang w:val="en-GB"/>
        </w:rPr>
        <w:pPrChange w:id="853" w:author="Max Lindmark" w:date="2020-02-08T16:47:00Z">
          <w:pPr>
            <w:widowControl w:val="0"/>
            <w:autoSpaceDE w:val="0"/>
            <w:autoSpaceDN w:val="0"/>
            <w:adjustRightInd w:val="0"/>
          </w:pPr>
        </w:pPrChange>
      </w:pPr>
      <w:ins w:id="854" w:author="Max Lindmark" w:date="2020-02-08T16:47:00Z">
        <w:r w:rsidRPr="006B6905">
          <w:rPr>
            <w:lang w:val="en-GB"/>
          </w:rPr>
          <w:t xml:space="preserve">Thorson, J.T., </w:t>
        </w:r>
        <w:proofErr w:type="spellStart"/>
        <w:r w:rsidRPr="006B6905">
          <w:rPr>
            <w:lang w:val="en-GB"/>
          </w:rPr>
          <w:t>Monnahan</w:t>
        </w:r>
        <w:proofErr w:type="spellEnd"/>
        <w:r w:rsidRPr="006B6905">
          <w:rPr>
            <w:lang w:val="en-GB"/>
          </w:rPr>
          <w:t xml:space="preserve">, C.C. &amp; Cope, J.M. (2015). The potential impact of time-variation in vital rates on fisheries management targets for marine fishes. </w:t>
        </w:r>
        <w:r w:rsidRPr="006B6905">
          <w:rPr>
            <w:i/>
            <w:iCs/>
            <w:lang w:val="en-GB"/>
          </w:rPr>
          <w:t>Fisheries Research</w:t>
        </w:r>
        <w:r w:rsidRPr="006B6905">
          <w:rPr>
            <w:lang w:val="en-GB"/>
          </w:rPr>
          <w:t>, 169, 8–17.</w:t>
        </w:r>
      </w:ins>
    </w:p>
    <w:p w14:paraId="7F9D02F7" w14:textId="77777777" w:rsidR="006B6905" w:rsidRPr="006B6905" w:rsidRDefault="006B6905" w:rsidP="006B6905">
      <w:pPr>
        <w:pStyle w:val="Bibliography"/>
        <w:rPr>
          <w:ins w:id="855" w:author="Max Lindmark" w:date="2020-02-08T16:47:00Z"/>
          <w:lang w:val="en-GB"/>
        </w:rPr>
        <w:pPrChange w:id="856" w:author="Max Lindmark" w:date="2020-02-08T16:47:00Z">
          <w:pPr>
            <w:widowControl w:val="0"/>
            <w:autoSpaceDE w:val="0"/>
            <w:autoSpaceDN w:val="0"/>
            <w:adjustRightInd w:val="0"/>
          </w:pPr>
        </w:pPrChange>
      </w:pPr>
      <w:ins w:id="857" w:author="Max Lindmark" w:date="2020-02-08T16:47:00Z">
        <w:r w:rsidRPr="006B6905">
          <w:rPr>
            <w:lang w:val="en-GB"/>
          </w:rPr>
          <w:t xml:space="preserve">Thorson, J.T., Munch, S.B., Cope, J.M. &amp; Gao, J. (2017). Predicting life history parameters for all fishes worldwide. </w:t>
        </w:r>
        <w:r w:rsidRPr="006B6905">
          <w:rPr>
            <w:i/>
            <w:iCs/>
            <w:lang w:val="en-GB"/>
          </w:rPr>
          <w:t>Ecological Applications</w:t>
        </w:r>
        <w:r w:rsidRPr="006B6905">
          <w:rPr>
            <w:lang w:val="en-GB"/>
          </w:rPr>
          <w:t>, 27, 2262–2276.</w:t>
        </w:r>
      </w:ins>
    </w:p>
    <w:p w14:paraId="4587BE15" w14:textId="77777777" w:rsidR="006B6905" w:rsidRPr="006B6905" w:rsidRDefault="006B6905" w:rsidP="006B6905">
      <w:pPr>
        <w:pStyle w:val="Bibliography"/>
        <w:rPr>
          <w:ins w:id="858" w:author="Max Lindmark" w:date="2020-02-08T16:47:00Z"/>
          <w:lang w:val="en-GB"/>
        </w:rPr>
        <w:pPrChange w:id="859" w:author="Max Lindmark" w:date="2020-02-08T16:47:00Z">
          <w:pPr>
            <w:widowControl w:val="0"/>
            <w:autoSpaceDE w:val="0"/>
            <w:autoSpaceDN w:val="0"/>
            <w:adjustRightInd w:val="0"/>
          </w:pPr>
        </w:pPrChange>
      </w:pPr>
      <w:ins w:id="860" w:author="Max Lindmark" w:date="2020-02-08T16:47:00Z">
        <w:r w:rsidRPr="006B6905">
          <w:rPr>
            <w:lang w:val="en-GB"/>
          </w:rPr>
          <w:t xml:space="preserve">Thresher, R.E., </w:t>
        </w:r>
        <w:proofErr w:type="spellStart"/>
        <w:r w:rsidRPr="006B6905">
          <w:rPr>
            <w:lang w:val="en-GB"/>
          </w:rPr>
          <w:t>Koslow</w:t>
        </w:r>
        <w:proofErr w:type="spellEnd"/>
        <w:r w:rsidRPr="006B6905">
          <w:rPr>
            <w:lang w:val="en-GB"/>
          </w:rPr>
          <w:t xml:space="preserve">, J.A., Morison, A.K. &amp; Smith, D.C. (2007). Depth-mediated reversal of the effects of climate change on long-term growth rates of exploited marine fish. </w:t>
        </w:r>
        <w:r w:rsidRPr="006B6905">
          <w:rPr>
            <w:i/>
            <w:iCs/>
            <w:lang w:val="en-GB"/>
          </w:rPr>
          <w:t>Proceedings of the National Academy of Sciences, USA</w:t>
        </w:r>
        <w:r w:rsidRPr="006B6905">
          <w:rPr>
            <w:lang w:val="en-GB"/>
          </w:rPr>
          <w:t>, 104, 7461–7465.</w:t>
        </w:r>
      </w:ins>
    </w:p>
    <w:p w14:paraId="03940B51" w14:textId="77777777" w:rsidR="006B6905" w:rsidRPr="006B6905" w:rsidRDefault="006B6905" w:rsidP="006B6905">
      <w:pPr>
        <w:pStyle w:val="Bibliography"/>
        <w:rPr>
          <w:ins w:id="861" w:author="Max Lindmark" w:date="2020-02-08T16:47:00Z"/>
          <w:lang w:val="en-GB"/>
        </w:rPr>
        <w:pPrChange w:id="862" w:author="Max Lindmark" w:date="2020-02-08T16:47:00Z">
          <w:pPr>
            <w:widowControl w:val="0"/>
            <w:autoSpaceDE w:val="0"/>
            <w:autoSpaceDN w:val="0"/>
            <w:adjustRightInd w:val="0"/>
          </w:pPr>
        </w:pPrChange>
      </w:pPr>
      <w:ins w:id="863" w:author="Max Lindmark" w:date="2020-02-08T16:47:00Z">
        <w:r w:rsidRPr="006B6905">
          <w:rPr>
            <w:lang w:val="en-GB"/>
          </w:rPr>
          <w:t xml:space="preserve">Ursin, E. (1967). A Mathematical Model of Some Aspects of Fish Growth, Respiration, and Mortality. </w:t>
        </w:r>
        <w:r w:rsidRPr="006B6905">
          <w:rPr>
            <w:i/>
            <w:iCs/>
            <w:lang w:val="en-GB"/>
          </w:rPr>
          <w:t>Journal of the Fisheries Research Board of Canada</w:t>
        </w:r>
        <w:r w:rsidRPr="006B6905">
          <w:rPr>
            <w:lang w:val="en-GB"/>
          </w:rPr>
          <w:t>, 24, 2355–2453.</w:t>
        </w:r>
      </w:ins>
    </w:p>
    <w:p w14:paraId="6182D42D" w14:textId="77777777" w:rsidR="006B6905" w:rsidRPr="006B6905" w:rsidRDefault="006B6905" w:rsidP="006B6905">
      <w:pPr>
        <w:pStyle w:val="Bibliography"/>
        <w:rPr>
          <w:ins w:id="864" w:author="Max Lindmark" w:date="2020-02-08T16:47:00Z"/>
          <w:lang w:val="sv-SE"/>
          <w:rPrChange w:id="865" w:author="Max Lindmark" w:date="2020-02-08T16:48:00Z">
            <w:rPr>
              <w:ins w:id="866" w:author="Max Lindmark" w:date="2020-02-08T16:47:00Z"/>
              <w:lang w:val="en-GB"/>
            </w:rPr>
          </w:rPrChange>
        </w:rPr>
        <w:pPrChange w:id="867" w:author="Max Lindmark" w:date="2020-02-08T16:47:00Z">
          <w:pPr>
            <w:widowControl w:val="0"/>
            <w:autoSpaceDE w:val="0"/>
            <w:autoSpaceDN w:val="0"/>
            <w:adjustRightInd w:val="0"/>
          </w:pPr>
        </w:pPrChange>
      </w:pPr>
      <w:ins w:id="868" w:author="Max Lindmark" w:date="2020-02-08T16:47:00Z">
        <w:r w:rsidRPr="006B6905">
          <w:rPr>
            <w:lang w:val="en-GB"/>
          </w:rPr>
          <w:t xml:space="preserve">Ursin, E. (1973). On the prey size preferences of cod and dab. </w:t>
        </w:r>
        <w:r w:rsidRPr="006B6905">
          <w:rPr>
            <w:i/>
            <w:iCs/>
            <w:lang w:val="sv-SE"/>
            <w:rPrChange w:id="869" w:author="Max Lindmark" w:date="2020-02-08T16:48:00Z">
              <w:rPr>
                <w:i/>
                <w:iCs/>
                <w:lang w:val="en-GB"/>
              </w:rPr>
            </w:rPrChange>
          </w:rPr>
          <w:t xml:space="preserve">Meddelelser </w:t>
        </w:r>
        <w:proofErr w:type="spellStart"/>
        <w:r w:rsidRPr="006B6905">
          <w:rPr>
            <w:i/>
            <w:iCs/>
            <w:lang w:val="sv-SE"/>
            <w:rPrChange w:id="870" w:author="Max Lindmark" w:date="2020-02-08T16:48:00Z">
              <w:rPr>
                <w:i/>
                <w:iCs/>
                <w:lang w:val="en-GB"/>
              </w:rPr>
            </w:rPrChange>
          </w:rPr>
          <w:t>fra</w:t>
        </w:r>
        <w:proofErr w:type="spellEnd"/>
        <w:r w:rsidRPr="006B6905">
          <w:rPr>
            <w:i/>
            <w:iCs/>
            <w:lang w:val="sv-SE"/>
            <w:rPrChange w:id="871" w:author="Max Lindmark" w:date="2020-02-08T16:48:00Z">
              <w:rPr>
                <w:i/>
                <w:iCs/>
                <w:lang w:val="en-GB"/>
              </w:rPr>
            </w:rPrChange>
          </w:rPr>
          <w:t xml:space="preserve"> Danmarks Fiskeri-</w:t>
        </w:r>
        <w:proofErr w:type="spellStart"/>
        <w:r w:rsidRPr="006B6905">
          <w:rPr>
            <w:i/>
            <w:iCs/>
            <w:lang w:val="sv-SE"/>
            <w:rPrChange w:id="872" w:author="Max Lindmark" w:date="2020-02-08T16:48:00Z">
              <w:rPr>
                <w:i/>
                <w:iCs/>
                <w:lang w:val="en-GB"/>
              </w:rPr>
            </w:rPrChange>
          </w:rPr>
          <w:t>og</w:t>
        </w:r>
        <w:proofErr w:type="spellEnd"/>
        <w:r w:rsidRPr="006B6905">
          <w:rPr>
            <w:i/>
            <w:iCs/>
            <w:lang w:val="sv-SE"/>
            <w:rPrChange w:id="873" w:author="Max Lindmark" w:date="2020-02-08T16:48:00Z">
              <w:rPr>
                <w:i/>
                <w:iCs/>
                <w:lang w:val="en-GB"/>
              </w:rPr>
            </w:rPrChange>
          </w:rPr>
          <w:t xml:space="preserve"> </w:t>
        </w:r>
        <w:proofErr w:type="spellStart"/>
        <w:proofErr w:type="gramStart"/>
        <w:r w:rsidRPr="006B6905">
          <w:rPr>
            <w:i/>
            <w:iCs/>
            <w:lang w:val="sv-SE"/>
            <w:rPrChange w:id="874" w:author="Max Lindmark" w:date="2020-02-08T16:48:00Z">
              <w:rPr>
                <w:i/>
                <w:iCs/>
                <w:lang w:val="en-GB"/>
              </w:rPr>
            </w:rPrChange>
          </w:rPr>
          <w:t>Havun</w:t>
        </w:r>
        <w:proofErr w:type="spellEnd"/>
        <w:r w:rsidRPr="006B6905">
          <w:rPr>
            <w:i/>
            <w:iCs/>
            <w:lang w:val="sv-SE"/>
            <w:rPrChange w:id="875" w:author="Max Lindmark" w:date="2020-02-08T16:48:00Z">
              <w:rPr>
                <w:i/>
                <w:iCs/>
                <w:lang w:val="en-GB"/>
              </w:rPr>
            </w:rPrChange>
          </w:rPr>
          <w:t xml:space="preserve">- </w:t>
        </w:r>
        <w:proofErr w:type="spellStart"/>
        <w:r w:rsidRPr="006B6905">
          <w:rPr>
            <w:i/>
            <w:iCs/>
            <w:lang w:val="sv-SE"/>
            <w:rPrChange w:id="876" w:author="Max Lindmark" w:date="2020-02-08T16:48:00Z">
              <w:rPr>
                <w:i/>
                <w:iCs/>
                <w:lang w:val="en-GB"/>
              </w:rPr>
            </w:rPrChange>
          </w:rPr>
          <w:t>dersgelser</w:t>
        </w:r>
        <w:proofErr w:type="spellEnd"/>
        <w:proofErr w:type="gramEnd"/>
        <w:r w:rsidRPr="006B6905">
          <w:rPr>
            <w:lang w:val="sv-SE"/>
            <w:rPrChange w:id="877" w:author="Max Lindmark" w:date="2020-02-08T16:48:00Z">
              <w:rPr>
                <w:lang w:val="en-GB"/>
              </w:rPr>
            </w:rPrChange>
          </w:rPr>
          <w:t>, 7:8598.</w:t>
        </w:r>
      </w:ins>
    </w:p>
    <w:p w14:paraId="7312B390" w14:textId="77777777" w:rsidR="006B6905" w:rsidRPr="006B6905" w:rsidRDefault="006B6905" w:rsidP="006B6905">
      <w:pPr>
        <w:pStyle w:val="Bibliography"/>
        <w:rPr>
          <w:ins w:id="878" w:author="Max Lindmark" w:date="2020-02-08T16:47:00Z"/>
          <w:lang w:val="en-GB"/>
        </w:rPr>
        <w:pPrChange w:id="879" w:author="Max Lindmark" w:date="2020-02-08T16:47:00Z">
          <w:pPr>
            <w:widowControl w:val="0"/>
            <w:autoSpaceDE w:val="0"/>
            <w:autoSpaceDN w:val="0"/>
            <w:adjustRightInd w:val="0"/>
          </w:pPr>
        </w:pPrChange>
      </w:pPr>
      <w:ins w:id="880" w:author="Max Lindmark" w:date="2020-02-08T16:47:00Z">
        <w:r w:rsidRPr="006B6905">
          <w:rPr>
            <w:lang w:val="en-GB"/>
          </w:rPr>
          <w:t>Woodworth-</w:t>
        </w:r>
        <w:proofErr w:type="spellStart"/>
        <w:r w:rsidRPr="006B6905">
          <w:rPr>
            <w:lang w:val="en-GB"/>
          </w:rPr>
          <w:t>Jefcoats</w:t>
        </w:r>
        <w:proofErr w:type="spellEnd"/>
        <w:r w:rsidRPr="006B6905">
          <w:rPr>
            <w:lang w:val="en-GB"/>
          </w:rPr>
          <w:t xml:space="preserve">, P.A., Blanchard, J.L. &amp; </w:t>
        </w:r>
        <w:proofErr w:type="spellStart"/>
        <w:r w:rsidRPr="006B6905">
          <w:rPr>
            <w:lang w:val="en-GB"/>
          </w:rPr>
          <w:t>Drazen</w:t>
        </w:r>
        <w:proofErr w:type="spellEnd"/>
        <w:r w:rsidRPr="006B6905">
          <w:rPr>
            <w:lang w:val="en-GB"/>
          </w:rPr>
          <w:t xml:space="preserve">, J.C. (2019). Relative Impacts of Simultaneous Stressors on a Pelagic Marine Ecosystem. </w:t>
        </w:r>
        <w:r w:rsidRPr="006B6905">
          <w:rPr>
            <w:i/>
            <w:iCs/>
            <w:lang w:val="en-GB"/>
          </w:rPr>
          <w:t>Frontiers in Marine Science</w:t>
        </w:r>
        <w:r w:rsidRPr="006B6905">
          <w:rPr>
            <w:lang w:val="en-GB"/>
          </w:rPr>
          <w:t>, 6.</w:t>
        </w:r>
      </w:ins>
    </w:p>
    <w:p w14:paraId="2F7F86C3" w14:textId="77777777" w:rsidR="006B6905" w:rsidRPr="006B6905" w:rsidRDefault="006B6905" w:rsidP="006B6905">
      <w:pPr>
        <w:pStyle w:val="Bibliography"/>
        <w:rPr>
          <w:ins w:id="881" w:author="Max Lindmark" w:date="2020-02-08T16:47:00Z"/>
          <w:lang w:val="en-GB"/>
        </w:rPr>
        <w:pPrChange w:id="882" w:author="Max Lindmark" w:date="2020-02-08T16:47:00Z">
          <w:pPr>
            <w:widowControl w:val="0"/>
            <w:autoSpaceDE w:val="0"/>
            <w:autoSpaceDN w:val="0"/>
            <w:adjustRightInd w:val="0"/>
          </w:pPr>
        </w:pPrChange>
      </w:pPr>
      <w:ins w:id="883" w:author="Max Lindmark" w:date="2020-02-08T16:47:00Z">
        <w:r w:rsidRPr="006B6905">
          <w:rPr>
            <w:lang w:val="en-GB"/>
          </w:rPr>
          <w:t>Woodworth-</w:t>
        </w:r>
        <w:proofErr w:type="spellStart"/>
        <w:r w:rsidRPr="006B6905">
          <w:rPr>
            <w:lang w:val="en-GB"/>
          </w:rPr>
          <w:t>Jefcoats</w:t>
        </w:r>
        <w:proofErr w:type="spellEnd"/>
        <w:r w:rsidRPr="006B6905">
          <w:rPr>
            <w:lang w:val="en-GB"/>
          </w:rPr>
          <w:t xml:space="preserve">, P.A., </w:t>
        </w:r>
        <w:proofErr w:type="spellStart"/>
        <w:r w:rsidRPr="006B6905">
          <w:rPr>
            <w:lang w:val="en-GB"/>
          </w:rPr>
          <w:t>Polovina</w:t>
        </w:r>
        <w:proofErr w:type="spellEnd"/>
        <w:r w:rsidRPr="006B6905">
          <w:rPr>
            <w:lang w:val="en-GB"/>
          </w:rPr>
          <w:t xml:space="preserve">, J.J., Dunne, J.P. &amp; Blanchard, J.L. (2013). Ecosystem size structure response to 21st century climate projection: large fish abundance decreases in the central North Pacific and increases in the California Current. </w:t>
        </w:r>
        <w:r w:rsidRPr="006B6905">
          <w:rPr>
            <w:i/>
            <w:iCs/>
            <w:lang w:val="en-GB"/>
          </w:rPr>
          <w:t>Global Change Biology</w:t>
        </w:r>
        <w:r w:rsidRPr="006B6905">
          <w:rPr>
            <w:lang w:val="en-GB"/>
          </w:rPr>
          <w:t>, 19, 724–733.</w:t>
        </w:r>
      </w:ins>
    </w:p>
    <w:p w14:paraId="4A61AC99" w14:textId="77777777" w:rsidR="006B6905" w:rsidRPr="006B6905" w:rsidRDefault="006B6905" w:rsidP="006B6905">
      <w:pPr>
        <w:pStyle w:val="Bibliography"/>
        <w:rPr>
          <w:ins w:id="884" w:author="Max Lindmark" w:date="2020-02-08T16:47:00Z"/>
          <w:lang w:val="en-GB"/>
        </w:rPr>
        <w:pPrChange w:id="885" w:author="Max Lindmark" w:date="2020-02-08T16:47:00Z">
          <w:pPr>
            <w:widowControl w:val="0"/>
            <w:autoSpaceDE w:val="0"/>
            <w:autoSpaceDN w:val="0"/>
            <w:adjustRightInd w:val="0"/>
          </w:pPr>
        </w:pPrChange>
      </w:pPr>
      <w:ins w:id="886" w:author="Max Lindmark" w:date="2020-02-08T16:47:00Z">
        <w:r w:rsidRPr="006B6905">
          <w:rPr>
            <w:lang w:val="en-GB"/>
          </w:rPr>
          <w:t>Woodworth-</w:t>
        </w:r>
        <w:proofErr w:type="spellStart"/>
        <w:r w:rsidRPr="006B6905">
          <w:rPr>
            <w:lang w:val="en-GB"/>
          </w:rPr>
          <w:t>Jefcoats</w:t>
        </w:r>
        <w:proofErr w:type="spellEnd"/>
        <w:r w:rsidRPr="006B6905">
          <w:rPr>
            <w:lang w:val="en-GB"/>
          </w:rPr>
          <w:t xml:space="preserve">, P.A., </w:t>
        </w:r>
        <w:proofErr w:type="spellStart"/>
        <w:r w:rsidRPr="006B6905">
          <w:rPr>
            <w:lang w:val="en-GB"/>
          </w:rPr>
          <w:t>Polovina</w:t>
        </w:r>
        <w:proofErr w:type="spellEnd"/>
        <w:r w:rsidRPr="006B6905">
          <w:rPr>
            <w:lang w:val="en-GB"/>
          </w:rPr>
          <w:t xml:space="preserve">, J.J., Howell, E.A. &amp; Blanchard, J.L. (2015). Two takes on the ecosystem impacts of climate change and fishing: Comparing a size-based and a species-based ecosystem model in the central North Pacific. </w:t>
        </w:r>
        <w:r w:rsidRPr="006B6905">
          <w:rPr>
            <w:i/>
            <w:iCs/>
            <w:lang w:val="en-GB"/>
          </w:rPr>
          <w:t>Progress in Oceanography</w:t>
        </w:r>
        <w:r w:rsidRPr="006B6905">
          <w:rPr>
            <w:lang w:val="en-GB"/>
          </w:rPr>
          <w:t>, 138, 533–545.</w:t>
        </w:r>
      </w:ins>
    </w:p>
    <w:p w14:paraId="2027478B" w14:textId="77777777" w:rsidR="006B6905" w:rsidRPr="006B6905" w:rsidRDefault="006B6905" w:rsidP="006B6905">
      <w:pPr>
        <w:pStyle w:val="Bibliography"/>
        <w:rPr>
          <w:ins w:id="887" w:author="Max Lindmark" w:date="2020-02-08T16:47:00Z"/>
          <w:lang w:val="en-GB"/>
        </w:rPr>
        <w:pPrChange w:id="888" w:author="Max Lindmark" w:date="2020-02-08T16:47:00Z">
          <w:pPr>
            <w:widowControl w:val="0"/>
            <w:autoSpaceDE w:val="0"/>
            <w:autoSpaceDN w:val="0"/>
            <w:adjustRightInd w:val="0"/>
          </w:pPr>
        </w:pPrChange>
      </w:pPr>
      <w:ins w:id="889" w:author="Max Lindmark" w:date="2020-02-08T16:47:00Z">
        <w:r w:rsidRPr="006B6905">
          <w:rPr>
            <w:lang w:val="en-GB"/>
          </w:rPr>
          <w:t xml:space="preserve">Yvon‐Durocher, G., Montoya, J.M., Trimmer, M. &amp; Woodward, G. (2011). Warming alters the size spectrum and shifts the distribution of biomass in freshwater ecosystems. </w:t>
        </w:r>
        <w:r w:rsidRPr="006B6905">
          <w:rPr>
            <w:i/>
            <w:iCs/>
            <w:lang w:val="en-GB"/>
          </w:rPr>
          <w:t>Global Change Biology</w:t>
        </w:r>
        <w:r w:rsidRPr="006B6905">
          <w:rPr>
            <w:lang w:val="en-GB"/>
          </w:rPr>
          <w:t>, 17, 1681–1694.</w:t>
        </w:r>
      </w:ins>
    </w:p>
    <w:p w14:paraId="4EBFCFD2" w14:textId="1DF070CC" w:rsidR="00143F3F" w:rsidRPr="006B6905" w:rsidDel="00A22107" w:rsidRDefault="00143F3F" w:rsidP="006B6905">
      <w:pPr>
        <w:pStyle w:val="Bibliography"/>
        <w:rPr>
          <w:del w:id="890" w:author="Max Lindmark" w:date="2020-02-08T16:41:00Z"/>
          <w:lang w:val="en-GB"/>
        </w:rPr>
        <w:pPrChange w:id="891" w:author="Max Lindmark" w:date="2020-02-08T16:47:00Z">
          <w:pPr>
            <w:widowControl w:val="0"/>
            <w:autoSpaceDE w:val="0"/>
            <w:autoSpaceDN w:val="0"/>
            <w:adjustRightInd w:val="0"/>
          </w:pPr>
        </w:pPrChange>
      </w:pPr>
      <w:del w:id="892" w:author="Max Lindmark" w:date="2020-02-08T16:41:00Z">
        <w:r w:rsidRPr="006B6905" w:rsidDel="00A22107">
          <w:rPr>
            <w:lang w:val="en-GB"/>
          </w:rPr>
          <w:delText xml:space="preserve">Andersen, K.H. (2019). </w:delText>
        </w:r>
        <w:r w:rsidRPr="006B6905" w:rsidDel="00A22107">
          <w:rPr>
            <w:i/>
            <w:iCs/>
            <w:lang w:val="en-GB"/>
          </w:rPr>
          <w:delText>Fish Ecology, Evolution, and Exploitation: A New Theoretical Synthesis</w:delText>
        </w:r>
        <w:r w:rsidRPr="006B6905" w:rsidDel="00A22107">
          <w:rPr>
            <w:lang w:val="en-GB"/>
          </w:rPr>
          <w:delText>. Princeton University Press.</w:delText>
        </w:r>
      </w:del>
    </w:p>
    <w:p w14:paraId="2F9496F6" w14:textId="66043FDD" w:rsidR="00143F3F" w:rsidRPr="006B6905" w:rsidDel="00A22107" w:rsidRDefault="00143F3F" w:rsidP="006B6905">
      <w:pPr>
        <w:pStyle w:val="Bibliography"/>
        <w:rPr>
          <w:del w:id="893" w:author="Max Lindmark" w:date="2020-02-08T16:41:00Z"/>
          <w:lang w:val="sv-SE"/>
          <w:rPrChange w:id="894" w:author="Max Lindmark" w:date="2020-02-08T16:47:00Z">
            <w:rPr>
              <w:del w:id="895" w:author="Max Lindmark" w:date="2020-02-08T16:41:00Z"/>
              <w:lang w:val="en-GB"/>
            </w:rPr>
          </w:rPrChange>
        </w:rPr>
        <w:pPrChange w:id="896" w:author="Max Lindmark" w:date="2020-02-08T16:47:00Z">
          <w:pPr>
            <w:widowControl w:val="0"/>
            <w:autoSpaceDE w:val="0"/>
            <w:autoSpaceDN w:val="0"/>
            <w:adjustRightInd w:val="0"/>
          </w:pPr>
        </w:pPrChange>
      </w:pPr>
      <w:del w:id="897" w:author="Max Lindmark" w:date="2020-02-08T16:41:00Z">
        <w:r w:rsidRPr="006B6905" w:rsidDel="00A22107">
          <w:rPr>
            <w:lang w:val="en-GB"/>
          </w:rPr>
          <w:delText xml:space="preserve">Andersen, K.H., Berge, T., Gonçalves, R.J., Hartvig, M., Heuschele, J., Hylander, S., </w:delText>
        </w:r>
        <w:r w:rsidRPr="006B6905" w:rsidDel="00A22107">
          <w:rPr>
            <w:i/>
            <w:iCs/>
            <w:lang w:val="en-GB"/>
          </w:rPr>
          <w:delText>et al.</w:delText>
        </w:r>
        <w:r w:rsidRPr="006B6905" w:rsidDel="00A22107">
          <w:rPr>
            <w:lang w:val="en-GB"/>
          </w:rPr>
          <w:delText xml:space="preserve"> (2016a). Characteristic Sizes of Life in the Oceans, from Bacteria to Whales. </w:delText>
        </w:r>
        <w:r w:rsidRPr="006B6905" w:rsidDel="00A22107">
          <w:rPr>
            <w:i/>
            <w:iCs/>
            <w:lang w:val="sv-SE"/>
            <w:rPrChange w:id="898" w:author="Max Lindmark" w:date="2020-02-08T16:47:00Z">
              <w:rPr>
                <w:i/>
                <w:iCs/>
                <w:lang w:val="en-GB"/>
              </w:rPr>
            </w:rPrChange>
          </w:rPr>
          <w:delText>Ann Rev Mar Sci</w:delText>
        </w:r>
        <w:r w:rsidRPr="006B6905" w:rsidDel="00A22107">
          <w:rPr>
            <w:lang w:val="sv-SE"/>
            <w:rPrChange w:id="899" w:author="Max Lindmark" w:date="2020-02-08T16:47:00Z">
              <w:rPr>
                <w:lang w:val="en-GB"/>
              </w:rPr>
            </w:rPrChange>
          </w:rPr>
          <w:delText>, 8, 217–241.</w:delText>
        </w:r>
      </w:del>
    </w:p>
    <w:p w14:paraId="727035E1" w14:textId="61B15C52" w:rsidR="00143F3F" w:rsidRPr="006B6905" w:rsidDel="00A22107" w:rsidRDefault="00143F3F" w:rsidP="006B6905">
      <w:pPr>
        <w:pStyle w:val="Bibliography"/>
        <w:rPr>
          <w:del w:id="900" w:author="Max Lindmark" w:date="2020-02-08T16:41:00Z"/>
          <w:lang w:val="en-GB"/>
        </w:rPr>
        <w:pPrChange w:id="901" w:author="Max Lindmark" w:date="2020-02-08T16:47:00Z">
          <w:pPr>
            <w:widowControl w:val="0"/>
            <w:autoSpaceDE w:val="0"/>
            <w:autoSpaceDN w:val="0"/>
            <w:adjustRightInd w:val="0"/>
          </w:pPr>
        </w:pPrChange>
      </w:pPr>
      <w:del w:id="902" w:author="Max Lindmark" w:date="2020-02-08T16:41:00Z">
        <w:r w:rsidRPr="006B6905" w:rsidDel="00A22107">
          <w:rPr>
            <w:lang w:val="sv-SE"/>
            <w:rPrChange w:id="903" w:author="Max Lindmark" w:date="2020-02-08T16:47:00Z">
              <w:rPr>
                <w:lang w:val="en-GB"/>
              </w:rPr>
            </w:rPrChange>
          </w:rPr>
          <w:delText xml:space="preserve">Andersen, K.H. &amp; Beyer, J.E. (2006). </w:delText>
        </w:r>
        <w:r w:rsidRPr="006B6905" w:rsidDel="00A22107">
          <w:rPr>
            <w:lang w:val="en-GB"/>
          </w:rPr>
          <w:delText xml:space="preserve">Asymptotic Size Determines Species Abundance in the Marine Size Spectrum. </w:delText>
        </w:r>
        <w:r w:rsidRPr="006B6905" w:rsidDel="00A22107">
          <w:rPr>
            <w:i/>
            <w:iCs/>
            <w:lang w:val="en-GB"/>
          </w:rPr>
          <w:delText>The American Naturalist</w:delText>
        </w:r>
        <w:r w:rsidRPr="006B6905" w:rsidDel="00A22107">
          <w:rPr>
            <w:lang w:val="en-GB"/>
          </w:rPr>
          <w:delText>, 168, 8.</w:delText>
        </w:r>
      </w:del>
    </w:p>
    <w:p w14:paraId="55CFE2C3" w14:textId="7AA5F781" w:rsidR="00143F3F" w:rsidRPr="006B6905" w:rsidDel="00A22107" w:rsidRDefault="00143F3F" w:rsidP="006B6905">
      <w:pPr>
        <w:pStyle w:val="Bibliography"/>
        <w:rPr>
          <w:del w:id="904" w:author="Max Lindmark" w:date="2020-02-08T16:41:00Z"/>
          <w:lang w:val="en-GB"/>
        </w:rPr>
        <w:pPrChange w:id="905" w:author="Max Lindmark" w:date="2020-02-08T16:47:00Z">
          <w:pPr>
            <w:widowControl w:val="0"/>
            <w:autoSpaceDE w:val="0"/>
            <w:autoSpaceDN w:val="0"/>
            <w:adjustRightInd w:val="0"/>
          </w:pPr>
        </w:pPrChange>
      </w:pPr>
      <w:del w:id="906" w:author="Max Lindmark" w:date="2020-02-08T16:41:00Z">
        <w:r w:rsidRPr="006B6905" w:rsidDel="00A22107">
          <w:rPr>
            <w:lang w:val="en-GB"/>
          </w:rPr>
          <w:delText xml:space="preserve">Andersen, K.H. &amp; Beyer, J.E. (2015). Size structure, not metabolic scaling rules, determines fisheries reference points. </w:delText>
        </w:r>
        <w:r w:rsidRPr="006B6905" w:rsidDel="00A22107">
          <w:rPr>
            <w:i/>
            <w:iCs/>
            <w:lang w:val="en-GB"/>
          </w:rPr>
          <w:delText>Fish Fish</w:delText>
        </w:r>
        <w:r w:rsidRPr="006B6905" w:rsidDel="00A22107">
          <w:rPr>
            <w:lang w:val="en-GB"/>
          </w:rPr>
          <w:delText>, 16, 1–22.</w:delText>
        </w:r>
      </w:del>
    </w:p>
    <w:p w14:paraId="233B2D95" w14:textId="2AE00FE9" w:rsidR="00143F3F" w:rsidRPr="006B6905" w:rsidDel="00A22107" w:rsidRDefault="00143F3F" w:rsidP="006B6905">
      <w:pPr>
        <w:pStyle w:val="Bibliography"/>
        <w:rPr>
          <w:del w:id="907" w:author="Max Lindmark" w:date="2020-02-08T16:41:00Z"/>
          <w:lang w:val="en-GB"/>
        </w:rPr>
        <w:pPrChange w:id="908" w:author="Max Lindmark" w:date="2020-02-08T16:47:00Z">
          <w:pPr>
            <w:widowControl w:val="0"/>
            <w:autoSpaceDE w:val="0"/>
            <w:autoSpaceDN w:val="0"/>
            <w:adjustRightInd w:val="0"/>
          </w:pPr>
        </w:pPrChange>
      </w:pPr>
      <w:del w:id="909" w:author="Max Lindmark" w:date="2020-02-08T16:41:00Z">
        <w:r w:rsidRPr="006B6905" w:rsidDel="00A22107">
          <w:rPr>
            <w:lang w:val="en-GB"/>
          </w:rPr>
          <w:delText xml:space="preserve">Andersen, K.Haste., Jacobsen, N.S., Life, O., Resources, A., Castle, C., Security, G.F., </w:delText>
        </w:r>
        <w:r w:rsidRPr="006B6905" w:rsidDel="00A22107">
          <w:rPr>
            <w:i/>
            <w:iCs/>
            <w:lang w:val="en-GB"/>
          </w:rPr>
          <w:delText>et al.</w:delText>
        </w:r>
        <w:r w:rsidRPr="006B6905" w:rsidDel="00A22107">
          <w:rPr>
            <w:lang w:val="en-GB"/>
          </w:rPr>
          <w:delText xml:space="preserve"> (2016b). The theoretical foundations for size spectrum models of fish communities. </w:delText>
        </w:r>
        <w:r w:rsidRPr="006B6905" w:rsidDel="00A22107">
          <w:rPr>
            <w:i/>
            <w:iCs/>
            <w:lang w:val="en-GB"/>
          </w:rPr>
          <w:delText>Canadian Journal of Fisheries and Aquatic Sciences</w:delText>
        </w:r>
        <w:r w:rsidRPr="006B6905" w:rsidDel="00A22107">
          <w:rPr>
            <w:lang w:val="en-GB"/>
          </w:rPr>
          <w:delText>, 73, 1–47.</w:delText>
        </w:r>
      </w:del>
    </w:p>
    <w:p w14:paraId="30505F55" w14:textId="19FCCEAC" w:rsidR="00143F3F" w:rsidRPr="006B6905" w:rsidDel="00A22107" w:rsidRDefault="00143F3F" w:rsidP="006B6905">
      <w:pPr>
        <w:pStyle w:val="Bibliography"/>
        <w:rPr>
          <w:del w:id="910" w:author="Max Lindmark" w:date="2020-02-08T16:41:00Z"/>
          <w:lang w:val="en-GB"/>
        </w:rPr>
        <w:pPrChange w:id="911" w:author="Max Lindmark" w:date="2020-02-08T16:47:00Z">
          <w:pPr>
            <w:widowControl w:val="0"/>
            <w:autoSpaceDE w:val="0"/>
            <w:autoSpaceDN w:val="0"/>
            <w:adjustRightInd w:val="0"/>
          </w:pPr>
        </w:pPrChange>
      </w:pPr>
      <w:del w:id="912" w:author="Max Lindmark" w:date="2020-02-08T16:41:00Z">
        <w:r w:rsidRPr="006B6905" w:rsidDel="00A22107">
          <w:rPr>
            <w:lang w:val="en-GB"/>
          </w:rPr>
          <w:delText xml:space="preserve">Andersen, K.Haste. &amp; Pedersen, M. (2009). Damped trophic cascades driven by fishing in model marine ecosystems. </w:delText>
        </w:r>
        <w:r w:rsidRPr="006B6905" w:rsidDel="00A22107">
          <w:rPr>
            <w:i/>
            <w:iCs/>
            <w:lang w:val="en-GB"/>
          </w:rPr>
          <w:delText>Proceedings of the Royal Society of London B: Biological Sciences</w:delText>
        </w:r>
        <w:r w:rsidRPr="006B6905" w:rsidDel="00A22107">
          <w:rPr>
            <w:lang w:val="en-GB"/>
          </w:rPr>
          <w:delText>, 277, 795–802.</w:delText>
        </w:r>
      </w:del>
    </w:p>
    <w:p w14:paraId="16660E2F" w14:textId="3EB0E5C9" w:rsidR="00143F3F" w:rsidRPr="006B6905" w:rsidDel="00A22107" w:rsidRDefault="00143F3F" w:rsidP="006B6905">
      <w:pPr>
        <w:pStyle w:val="Bibliography"/>
        <w:rPr>
          <w:del w:id="913" w:author="Max Lindmark" w:date="2020-02-08T16:41:00Z"/>
          <w:lang w:val="en-GB"/>
        </w:rPr>
        <w:pPrChange w:id="914" w:author="Max Lindmark" w:date="2020-02-08T16:47:00Z">
          <w:pPr>
            <w:widowControl w:val="0"/>
            <w:autoSpaceDE w:val="0"/>
            <w:autoSpaceDN w:val="0"/>
            <w:adjustRightInd w:val="0"/>
          </w:pPr>
        </w:pPrChange>
      </w:pPr>
      <w:del w:id="915" w:author="Max Lindmark" w:date="2020-02-08T16:41:00Z">
        <w:r w:rsidRPr="006B6905" w:rsidDel="00A22107">
          <w:rPr>
            <w:lang w:val="en-GB"/>
          </w:rPr>
          <w:delText xml:space="preserve">Atkinson, D. (1994). Temperature and Organism Size—A Biological Law for Ectotherms? In: </w:delText>
        </w:r>
        <w:r w:rsidRPr="006B6905" w:rsidDel="00A22107">
          <w:rPr>
            <w:i/>
            <w:iCs/>
            <w:lang w:val="en-GB"/>
          </w:rPr>
          <w:delText>Advances in Ecological Research</w:delText>
        </w:r>
        <w:r w:rsidRPr="006B6905" w:rsidDel="00A22107">
          <w:rPr>
            <w:lang w:val="en-GB"/>
          </w:rPr>
          <w:delText>. Elsevier, pp. 1–58.</w:delText>
        </w:r>
      </w:del>
    </w:p>
    <w:p w14:paraId="643ACD6E" w14:textId="3DD72C06" w:rsidR="00143F3F" w:rsidRPr="006B6905" w:rsidDel="00A22107" w:rsidRDefault="00143F3F" w:rsidP="006B6905">
      <w:pPr>
        <w:pStyle w:val="Bibliography"/>
        <w:rPr>
          <w:del w:id="916" w:author="Max Lindmark" w:date="2020-02-08T16:41:00Z"/>
          <w:lang w:val="en-GB"/>
        </w:rPr>
        <w:pPrChange w:id="917" w:author="Max Lindmark" w:date="2020-02-08T16:47:00Z">
          <w:pPr>
            <w:widowControl w:val="0"/>
            <w:autoSpaceDE w:val="0"/>
            <w:autoSpaceDN w:val="0"/>
            <w:adjustRightInd w:val="0"/>
          </w:pPr>
        </w:pPrChange>
      </w:pPr>
      <w:del w:id="918" w:author="Max Lindmark" w:date="2020-02-08T16:41:00Z">
        <w:r w:rsidRPr="006B6905" w:rsidDel="00A22107">
          <w:rPr>
            <w:lang w:val="en-GB"/>
          </w:rPr>
          <w:delText xml:space="preserve">Audzijonyte, A., Barneche, D.R., Baudron, A.R., Belmaker, J., Clark, T.D., Marshall, C.T., </w:delText>
        </w:r>
        <w:r w:rsidRPr="006B6905" w:rsidDel="00A22107">
          <w:rPr>
            <w:i/>
            <w:iCs/>
            <w:lang w:val="en-GB"/>
          </w:rPr>
          <w:delText>et al.</w:delText>
        </w:r>
        <w:r w:rsidRPr="006B6905" w:rsidDel="00A22107">
          <w:rPr>
            <w:lang w:val="en-GB"/>
          </w:rPr>
          <w:delText xml:space="preserve"> (2018). Is oxygen limitation in warming waters a valid mechanism to explain decreased body sizes in aquatic ectotherms? </w:delText>
        </w:r>
        <w:r w:rsidRPr="006B6905" w:rsidDel="00A22107">
          <w:rPr>
            <w:i/>
            <w:iCs/>
            <w:lang w:val="en-GB"/>
          </w:rPr>
          <w:delText>Global Ecology and Biogeography</w:delText>
        </w:r>
        <w:r w:rsidRPr="006B6905" w:rsidDel="00A22107">
          <w:rPr>
            <w:lang w:val="en-GB"/>
          </w:rPr>
          <w:delText>.</w:delText>
        </w:r>
      </w:del>
    </w:p>
    <w:p w14:paraId="3EE7E32E" w14:textId="36194720" w:rsidR="00143F3F" w:rsidRPr="006B6905" w:rsidDel="00A22107" w:rsidRDefault="00143F3F" w:rsidP="006B6905">
      <w:pPr>
        <w:pStyle w:val="Bibliography"/>
        <w:rPr>
          <w:del w:id="919" w:author="Max Lindmark" w:date="2020-02-08T16:41:00Z"/>
          <w:lang w:val="en-GB"/>
        </w:rPr>
        <w:pPrChange w:id="920" w:author="Max Lindmark" w:date="2020-02-08T16:47:00Z">
          <w:pPr>
            <w:widowControl w:val="0"/>
            <w:autoSpaceDE w:val="0"/>
            <w:autoSpaceDN w:val="0"/>
            <w:adjustRightInd w:val="0"/>
          </w:pPr>
        </w:pPrChange>
      </w:pPr>
      <w:del w:id="921" w:author="Max Lindmark" w:date="2020-02-08T16:41:00Z">
        <w:r w:rsidRPr="006B6905" w:rsidDel="00A22107">
          <w:rPr>
            <w:lang w:val="en-GB"/>
          </w:rPr>
          <w:delText xml:space="preserve">Audzijonyte, A., Kuparinen, A., Gorton, R. &amp; Fulton, E.A. (2013). Ecological consequences of body size decline in harvested fish species: positive feedback loops in trophic interactions amplify human impact. </w:delText>
        </w:r>
        <w:r w:rsidRPr="006B6905" w:rsidDel="00A22107">
          <w:rPr>
            <w:i/>
            <w:iCs/>
            <w:lang w:val="en-GB"/>
          </w:rPr>
          <w:delText>Biology Letters</w:delText>
        </w:r>
        <w:r w:rsidRPr="006B6905" w:rsidDel="00A22107">
          <w:rPr>
            <w:lang w:val="en-GB"/>
          </w:rPr>
          <w:delText>, 9, 20121103.</w:delText>
        </w:r>
      </w:del>
    </w:p>
    <w:p w14:paraId="61033CF7" w14:textId="05B0DF08" w:rsidR="00143F3F" w:rsidRPr="006B6905" w:rsidDel="00A22107" w:rsidRDefault="00143F3F" w:rsidP="006B6905">
      <w:pPr>
        <w:pStyle w:val="Bibliography"/>
        <w:rPr>
          <w:del w:id="922" w:author="Max Lindmark" w:date="2020-02-08T16:41:00Z"/>
          <w:lang w:val="en-GB"/>
        </w:rPr>
        <w:pPrChange w:id="923" w:author="Max Lindmark" w:date="2020-02-08T16:47:00Z">
          <w:pPr>
            <w:widowControl w:val="0"/>
            <w:autoSpaceDE w:val="0"/>
            <w:autoSpaceDN w:val="0"/>
            <w:adjustRightInd w:val="0"/>
          </w:pPr>
        </w:pPrChange>
      </w:pPr>
      <w:del w:id="924" w:author="Max Lindmark" w:date="2020-02-08T16:41:00Z">
        <w:r w:rsidRPr="006B6905" w:rsidDel="00A22107">
          <w:rPr>
            <w:lang w:val="en-GB"/>
          </w:rPr>
          <w:delText xml:space="preserve">Barange, M., Merino, G., Blanchard, J.L., Scholtens, J., Harle, J., Allison, E.H., </w:delText>
        </w:r>
        <w:r w:rsidRPr="006B6905" w:rsidDel="00A22107">
          <w:rPr>
            <w:i/>
            <w:iCs/>
            <w:lang w:val="en-GB"/>
          </w:rPr>
          <w:delText>et al.</w:delText>
        </w:r>
        <w:r w:rsidRPr="006B6905" w:rsidDel="00A22107">
          <w:rPr>
            <w:lang w:val="en-GB"/>
          </w:rPr>
          <w:delText xml:space="preserve"> (2014). Impacts of climate change on marine ecosystem production in societies dependent on fisheries. </w:delText>
        </w:r>
        <w:r w:rsidRPr="006B6905" w:rsidDel="00A22107">
          <w:rPr>
            <w:i/>
            <w:iCs/>
            <w:lang w:val="en-GB"/>
          </w:rPr>
          <w:delText>Nature Clim Change</w:delText>
        </w:r>
        <w:r w:rsidRPr="006B6905" w:rsidDel="00A22107">
          <w:rPr>
            <w:lang w:val="en-GB"/>
          </w:rPr>
          <w:delText>, 4, 211–216.</w:delText>
        </w:r>
      </w:del>
    </w:p>
    <w:p w14:paraId="5446C717" w14:textId="75E38BBA" w:rsidR="00143F3F" w:rsidRPr="006B6905" w:rsidDel="00A22107" w:rsidRDefault="00143F3F" w:rsidP="006B6905">
      <w:pPr>
        <w:pStyle w:val="Bibliography"/>
        <w:rPr>
          <w:del w:id="925" w:author="Max Lindmark" w:date="2020-02-08T16:41:00Z"/>
          <w:lang w:val="en-GB"/>
        </w:rPr>
        <w:pPrChange w:id="926" w:author="Max Lindmark" w:date="2020-02-08T16:47:00Z">
          <w:pPr>
            <w:widowControl w:val="0"/>
            <w:autoSpaceDE w:val="0"/>
            <w:autoSpaceDN w:val="0"/>
            <w:adjustRightInd w:val="0"/>
          </w:pPr>
        </w:pPrChange>
      </w:pPr>
      <w:del w:id="927" w:author="Max Lindmark" w:date="2020-02-08T16:41:00Z">
        <w:r w:rsidRPr="006B6905" w:rsidDel="00A22107">
          <w:rPr>
            <w:lang w:val="en-GB"/>
          </w:rPr>
          <w:delText xml:space="preserve">Barneche, D.R., Jahn, M. &amp; Seebacher, F. (2019). Warming increases the cost of growth in a model vertebrate. </w:delText>
        </w:r>
        <w:r w:rsidRPr="006B6905" w:rsidDel="00A22107">
          <w:rPr>
            <w:i/>
            <w:iCs/>
            <w:lang w:val="en-GB"/>
          </w:rPr>
          <w:delText>Functional Ecology</w:delText>
        </w:r>
        <w:r w:rsidRPr="006B6905" w:rsidDel="00A22107">
          <w:rPr>
            <w:lang w:val="en-GB"/>
          </w:rPr>
          <w:delText>, 33, 1256–1266.</w:delText>
        </w:r>
      </w:del>
    </w:p>
    <w:p w14:paraId="3A50A4C2" w14:textId="2E09FD3C" w:rsidR="00143F3F" w:rsidRPr="006B6905" w:rsidDel="00A22107" w:rsidRDefault="00143F3F" w:rsidP="006B6905">
      <w:pPr>
        <w:pStyle w:val="Bibliography"/>
        <w:rPr>
          <w:del w:id="928" w:author="Max Lindmark" w:date="2020-02-08T16:41:00Z"/>
          <w:lang w:val="sv-SE"/>
          <w:rPrChange w:id="929" w:author="Max Lindmark" w:date="2020-02-08T16:47:00Z">
            <w:rPr>
              <w:del w:id="930" w:author="Max Lindmark" w:date="2020-02-08T16:41:00Z"/>
              <w:lang w:val="en-GB"/>
            </w:rPr>
          </w:rPrChange>
        </w:rPr>
        <w:pPrChange w:id="931" w:author="Max Lindmark" w:date="2020-02-08T16:47:00Z">
          <w:pPr>
            <w:widowControl w:val="0"/>
            <w:autoSpaceDE w:val="0"/>
            <w:autoSpaceDN w:val="0"/>
            <w:adjustRightInd w:val="0"/>
          </w:pPr>
        </w:pPrChange>
      </w:pPr>
      <w:del w:id="932" w:author="Max Lindmark" w:date="2020-02-08T16:41:00Z">
        <w:r w:rsidRPr="006B6905" w:rsidDel="00A22107">
          <w:rPr>
            <w:lang w:val="en-GB"/>
          </w:rPr>
          <w:delText xml:space="preserve">Barnes, C., Irigoien, X., De Oliveira, J.A.A., Maxwell, D. &amp; Jennings, S. (2011). Predicting marine phytoplankton community size structure from empirical relationships with remotely sensed variables. </w:delText>
        </w:r>
        <w:r w:rsidRPr="006B6905" w:rsidDel="00A22107">
          <w:rPr>
            <w:i/>
            <w:iCs/>
            <w:lang w:val="sv-SE"/>
            <w:rPrChange w:id="933" w:author="Max Lindmark" w:date="2020-02-08T16:47:00Z">
              <w:rPr>
                <w:i/>
                <w:iCs/>
                <w:lang w:val="en-GB"/>
              </w:rPr>
            </w:rPrChange>
          </w:rPr>
          <w:delText>J Plankton Res</w:delText>
        </w:r>
        <w:r w:rsidRPr="006B6905" w:rsidDel="00A22107">
          <w:rPr>
            <w:lang w:val="sv-SE"/>
            <w:rPrChange w:id="934" w:author="Max Lindmark" w:date="2020-02-08T16:47:00Z">
              <w:rPr>
                <w:lang w:val="en-GB"/>
              </w:rPr>
            </w:rPrChange>
          </w:rPr>
          <w:delText>, 33, 13–24.</w:delText>
        </w:r>
      </w:del>
    </w:p>
    <w:p w14:paraId="42CD736E" w14:textId="41A9B7C3" w:rsidR="00143F3F" w:rsidRPr="006B6905" w:rsidDel="00A22107" w:rsidRDefault="00143F3F" w:rsidP="006B6905">
      <w:pPr>
        <w:pStyle w:val="Bibliography"/>
        <w:rPr>
          <w:del w:id="935" w:author="Max Lindmark" w:date="2020-02-08T16:41:00Z"/>
          <w:lang w:val="en-GB"/>
        </w:rPr>
        <w:pPrChange w:id="936" w:author="Max Lindmark" w:date="2020-02-08T16:47:00Z">
          <w:pPr>
            <w:widowControl w:val="0"/>
            <w:autoSpaceDE w:val="0"/>
            <w:autoSpaceDN w:val="0"/>
            <w:adjustRightInd w:val="0"/>
          </w:pPr>
        </w:pPrChange>
      </w:pPr>
      <w:del w:id="937" w:author="Max Lindmark" w:date="2020-02-08T16:41:00Z">
        <w:r w:rsidRPr="006B6905" w:rsidDel="00A22107">
          <w:rPr>
            <w:lang w:val="sv-SE"/>
            <w:rPrChange w:id="938" w:author="Max Lindmark" w:date="2020-02-08T16:47:00Z">
              <w:rPr>
                <w:lang w:val="en-GB"/>
              </w:rPr>
            </w:rPrChange>
          </w:rPr>
          <w:delText xml:space="preserve">Bartolino, V., Margonski, P., Lindegren, M., Linderholm, H.W., Cardinale, M., Rayner, D., </w:delText>
        </w:r>
        <w:r w:rsidRPr="006B6905" w:rsidDel="00A22107">
          <w:rPr>
            <w:i/>
            <w:iCs/>
            <w:lang w:val="sv-SE"/>
            <w:rPrChange w:id="939" w:author="Max Lindmark" w:date="2020-02-08T16:47:00Z">
              <w:rPr>
                <w:i/>
                <w:iCs/>
                <w:lang w:val="en-GB"/>
              </w:rPr>
            </w:rPrChange>
          </w:rPr>
          <w:delText>et al.</w:delText>
        </w:r>
        <w:r w:rsidRPr="006B6905" w:rsidDel="00A22107">
          <w:rPr>
            <w:lang w:val="sv-SE"/>
            <w:rPrChange w:id="940" w:author="Max Lindmark" w:date="2020-02-08T16:47:00Z">
              <w:rPr>
                <w:lang w:val="en-GB"/>
              </w:rPr>
            </w:rPrChange>
          </w:rPr>
          <w:delText xml:space="preserve"> </w:delText>
        </w:r>
        <w:r w:rsidRPr="006B6905" w:rsidDel="00A22107">
          <w:rPr>
            <w:lang w:val="en-GB"/>
          </w:rPr>
          <w:delText xml:space="preserve">(2014). Forecasting fish stock dynamics under climate change: Baltic herring (Clupea harengus) as a case study. </w:delText>
        </w:r>
        <w:r w:rsidRPr="006B6905" w:rsidDel="00A22107">
          <w:rPr>
            <w:i/>
            <w:iCs/>
            <w:lang w:val="en-GB"/>
          </w:rPr>
          <w:delText>Fisheries Oceanography</w:delText>
        </w:r>
        <w:r w:rsidRPr="006B6905" w:rsidDel="00A22107">
          <w:rPr>
            <w:lang w:val="en-GB"/>
          </w:rPr>
          <w:delText>, 23, 258–269.</w:delText>
        </w:r>
      </w:del>
    </w:p>
    <w:p w14:paraId="5ED20B57" w14:textId="54D25660" w:rsidR="00143F3F" w:rsidRPr="006B6905" w:rsidDel="00A22107" w:rsidRDefault="00143F3F" w:rsidP="006B6905">
      <w:pPr>
        <w:pStyle w:val="Bibliography"/>
        <w:rPr>
          <w:del w:id="941" w:author="Max Lindmark" w:date="2020-02-08T16:41:00Z"/>
          <w:lang w:val="en-GB"/>
        </w:rPr>
        <w:pPrChange w:id="942" w:author="Max Lindmark" w:date="2020-02-08T16:47:00Z">
          <w:pPr>
            <w:widowControl w:val="0"/>
            <w:autoSpaceDE w:val="0"/>
            <w:autoSpaceDN w:val="0"/>
            <w:adjustRightInd w:val="0"/>
          </w:pPr>
        </w:pPrChange>
      </w:pPr>
      <w:del w:id="943" w:author="Max Lindmark" w:date="2020-02-08T16:41:00Z">
        <w:r w:rsidRPr="006B6905" w:rsidDel="00A22107">
          <w:rPr>
            <w:lang w:val="en-GB"/>
          </w:rPr>
          <w:delText xml:space="preserve">Baudron, A.R., Needle, C.L., Rijnsdorp, A.D. &amp; Marshall, C.T. (2014). Warming temperatures and smaller body sizes: synchronous changes in growth of North Sea fishes. </w:delText>
        </w:r>
        <w:r w:rsidRPr="006B6905" w:rsidDel="00A22107">
          <w:rPr>
            <w:i/>
            <w:iCs/>
            <w:lang w:val="en-GB"/>
          </w:rPr>
          <w:delText>Global Change Biology</w:delText>
        </w:r>
        <w:r w:rsidRPr="006B6905" w:rsidDel="00A22107">
          <w:rPr>
            <w:lang w:val="en-GB"/>
          </w:rPr>
          <w:delText>, 20, 1023–1031.</w:delText>
        </w:r>
      </w:del>
    </w:p>
    <w:p w14:paraId="3B09F447" w14:textId="2618DD7B" w:rsidR="00143F3F" w:rsidRPr="006B6905" w:rsidDel="00A22107" w:rsidRDefault="00143F3F" w:rsidP="006B6905">
      <w:pPr>
        <w:pStyle w:val="Bibliography"/>
        <w:rPr>
          <w:del w:id="944" w:author="Max Lindmark" w:date="2020-02-08T16:41:00Z"/>
          <w:lang w:val="en-GB"/>
        </w:rPr>
        <w:pPrChange w:id="945" w:author="Max Lindmark" w:date="2020-02-08T16:47:00Z">
          <w:pPr>
            <w:widowControl w:val="0"/>
            <w:autoSpaceDE w:val="0"/>
            <w:autoSpaceDN w:val="0"/>
            <w:adjustRightInd w:val="0"/>
          </w:pPr>
        </w:pPrChange>
      </w:pPr>
      <w:del w:id="946" w:author="Max Lindmark" w:date="2020-02-08T16:41:00Z">
        <w:r w:rsidRPr="006B6905" w:rsidDel="00A22107">
          <w:rPr>
            <w:lang w:val="en-GB"/>
          </w:rPr>
          <w:delText xml:space="preserve">Belkin, I.M. (2009). Rapid warming of large marine ecosystems. </w:delText>
        </w:r>
        <w:r w:rsidRPr="006B6905" w:rsidDel="00A22107">
          <w:rPr>
            <w:i/>
            <w:iCs/>
            <w:lang w:val="en-GB"/>
          </w:rPr>
          <w:delText>Progress in Oceanography</w:delText>
        </w:r>
        <w:r w:rsidRPr="006B6905" w:rsidDel="00A22107">
          <w:rPr>
            <w:lang w:val="en-GB"/>
          </w:rPr>
          <w:delText>, 81, 207–213.</w:delText>
        </w:r>
      </w:del>
    </w:p>
    <w:p w14:paraId="07ED224F" w14:textId="6E6A8CF4" w:rsidR="00143F3F" w:rsidRPr="006B6905" w:rsidDel="00A22107" w:rsidRDefault="00143F3F" w:rsidP="006B6905">
      <w:pPr>
        <w:pStyle w:val="Bibliography"/>
        <w:rPr>
          <w:del w:id="947" w:author="Max Lindmark" w:date="2020-02-08T16:41:00Z"/>
          <w:lang w:val="en-GB"/>
        </w:rPr>
        <w:pPrChange w:id="948" w:author="Max Lindmark" w:date="2020-02-08T16:47:00Z">
          <w:pPr>
            <w:widowControl w:val="0"/>
            <w:autoSpaceDE w:val="0"/>
            <w:autoSpaceDN w:val="0"/>
            <w:adjustRightInd w:val="0"/>
          </w:pPr>
        </w:pPrChange>
      </w:pPr>
      <w:del w:id="949" w:author="Max Lindmark" w:date="2020-02-08T16:41:00Z">
        <w:r w:rsidRPr="006B6905" w:rsidDel="00A22107">
          <w:rPr>
            <w:lang w:val="en-GB"/>
          </w:rPr>
          <w:delText xml:space="preserve">Bernhardt, J.R., Sunday, J.M. &amp; O’Connor, M.I. (2018). Metabolic Theory and the Temperature-Size Rule Explain the Temperature Dependence of Population Carrying Capacity. </w:delText>
        </w:r>
        <w:r w:rsidRPr="006B6905" w:rsidDel="00A22107">
          <w:rPr>
            <w:i/>
            <w:iCs/>
            <w:lang w:val="en-GB"/>
          </w:rPr>
          <w:delText>The American Naturalist</w:delText>
        </w:r>
        <w:r w:rsidRPr="006B6905" w:rsidDel="00A22107">
          <w:rPr>
            <w:lang w:val="en-GB"/>
          </w:rPr>
          <w:delText>, 192, 687–697.</w:delText>
        </w:r>
      </w:del>
    </w:p>
    <w:p w14:paraId="2F49F45C" w14:textId="15A1519D" w:rsidR="00143F3F" w:rsidRPr="006B6905" w:rsidDel="00A22107" w:rsidRDefault="00143F3F" w:rsidP="006B6905">
      <w:pPr>
        <w:pStyle w:val="Bibliography"/>
        <w:rPr>
          <w:del w:id="950" w:author="Max Lindmark" w:date="2020-02-08T16:41:00Z"/>
          <w:lang w:val="en-GB"/>
        </w:rPr>
        <w:pPrChange w:id="951" w:author="Max Lindmark" w:date="2020-02-08T16:47:00Z">
          <w:pPr>
            <w:widowControl w:val="0"/>
            <w:autoSpaceDE w:val="0"/>
            <w:autoSpaceDN w:val="0"/>
            <w:adjustRightInd w:val="0"/>
          </w:pPr>
        </w:pPrChange>
      </w:pPr>
      <w:del w:id="952" w:author="Max Lindmark" w:date="2020-02-08T16:41:00Z">
        <w:r w:rsidRPr="006B6905" w:rsidDel="00A22107">
          <w:rPr>
            <w:lang w:val="en-GB"/>
          </w:rPr>
          <w:delText xml:space="preserve">Björnsson, B. (2001). Optimal temperature for growth and feed conversion of immature cod (Gadus morhua L.). </w:delText>
        </w:r>
        <w:r w:rsidRPr="006B6905" w:rsidDel="00A22107">
          <w:rPr>
            <w:i/>
            <w:iCs/>
            <w:lang w:val="en-GB"/>
          </w:rPr>
          <w:delText>ICES Journal of Marine Science</w:delText>
        </w:r>
        <w:r w:rsidRPr="006B6905" w:rsidDel="00A22107">
          <w:rPr>
            <w:lang w:val="en-GB"/>
          </w:rPr>
          <w:delText>, 58, 29–38.</w:delText>
        </w:r>
      </w:del>
    </w:p>
    <w:p w14:paraId="43304816" w14:textId="13C0E211" w:rsidR="00143F3F" w:rsidRPr="006B6905" w:rsidDel="00A22107" w:rsidRDefault="00143F3F" w:rsidP="006B6905">
      <w:pPr>
        <w:pStyle w:val="Bibliography"/>
        <w:rPr>
          <w:del w:id="953" w:author="Max Lindmark" w:date="2020-02-08T16:41:00Z"/>
          <w:lang w:val="en-GB"/>
        </w:rPr>
        <w:pPrChange w:id="954" w:author="Max Lindmark" w:date="2020-02-08T16:47:00Z">
          <w:pPr>
            <w:widowControl w:val="0"/>
            <w:autoSpaceDE w:val="0"/>
            <w:autoSpaceDN w:val="0"/>
            <w:adjustRightInd w:val="0"/>
          </w:pPr>
        </w:pPrChange>
      </w:pPr>
      <w:del w:id="955" w:author="Max Lindmark" w:date="2020-02-08T16:41:00Z">
        <w:r w:rsidRPr="006B6905" w:rsidDel="00A22107">
          <w:rPr>
            <w:lang w:val="en-GB"/>
          </w:rPr>
          <w:delText xml:space="preserve">Blanchard, J.L., Andersen, K.H., Scott, F., Hintzen, N.T., Piet, G. &amp; Jennings, S. (2014). Evaluating targets and trade-offs among fisheries and conservation objectives using a multispecies size spectrum model. </w:delText>
        </w:r>
        <w:r w:rsidRPr="006B6905" w:rsidDel="00A22107">
          <w:rPr>
            <w:i/>
            <w:iCs/>
            <w:lang w:val="en-GB"/>
          </w:rPr>
          <w:delText>Journal of Applied Ecology</w:delText>
        </w:r>
        <w:r w:rsidRPr="006B6905" w:rsidDel="00A22107">
          <w:rPr>
            <w:lang w:val="en-GB"/>
          </w:rPr>
          <w:delText>, 51, 612–622.</w:delText>
        </w:r>
      </w:del>
    </w:p>
    <w:p w14:paraId="2E4A4597" w14:textId="2E0F5D3A" w:rsidR="00143F3F" w:rsidRPr="006B6905" w:rsidDel="00A22107" w:rsidRDefault="00143F3F" w:rsidP="006B6905">
      <w:pPr>
        <w:pStyle w:val="Bibliography"/>
        <w:rPr>
          <w:del w:id="956" w:author="Max Lindmark" w:date="2020-02-08T16:41:00Z"/>
          <w:lang w:val="en-GB"/>
        </w:rPr>
        <w:pPrChange w:id="957" w:author="Max Lindmark" w:date="2020-02-08T16:47:00Z">
          <w:pPr>
            <w:widowControl w:val="0"/>
            <w:autoSpaceDE w:val="0"/>
            <w:autoSpaceDN w:val="0"/>
            <w:adjustRightInd w:val="0"/>
          </w:pPr>
        </w:pPrChange>
      </w:pPr>
      <w:del w:id="958" w:author="Max Lindmark" w:date="2020-02-08T16:41:00Z">
        <w:r w:rsidRPr="006B6905" w:rsidDel="00A22107">
          <w:rPr>
            <w:lang w:val="en-GB"/>
          </w:rPr>
          <w:delText xml:space="preserve">Blanchard, J.L., Heneghan, R.F., Everett, J.D., Trebilco, R. &amp; Richardson, A.J. (2017). From Bacteria to Whales: Using Functional Size Spectra to Model Marine Ecosystems. </w:delText>
        </w:r>
        <w:r w:rsidRPr="006B6905" w:rsidDel="00A22107">
          <w:rPr>
            <w:i/>
            <w:iCs/>
            <w:lang w:val="en-GB"/>
          </w:rPr>
          <w:delText>Trends in Ecology &amp; Evolution</w:delText>
        </w:r>
        <w:r w:rsidRPr="006B6905" w:rsidDel="00A22107">
          <w:rPr>
            <w:lang w:val="en-GB"/>
          </w:rPr>
          <w:delText>, 32, 174–186.</w:delText>
        </w:r>
      </w:del>
    </w:p>
    <w:p w14:paraId="725C8446" w14:textId="2E4949F4" w:rsidR="00143F3F" w:rsidRPr="006B6905" w:rsidDel="00A22107" w:rsidRDefault="00143F3F" w:rsidP="006B6905">
      <w:pPr>
        <w:pStyle w:val="Bibliography"/>
        <w:rPr>
          <w:del w:id="959" w:author="Max Lindmark" w:date="2020-02-08T16:41:00Z"/>
          <w:lang w:val="en-GB"/>
        </w:rPr>
        <w:pPrChange w:id="960" w:author="Max Lindmark" w:date="2020-02-08T16:47:00Z">
          <w:pPr>
            <w:widowControl w:val="0"/>
            <w:autoSpaceDE w:val="0"/>
            <w:autoSpaceDN w:val="0"/>
            <w:adjustRightInd w:val="0"/>
          </w:pPr>
        </w:pPrChange>
      </w:pPr>
      <w:del w:id="961" w:author="Max Lindmark" w:date="2020-02-08T16:41:00Z">
        <w:r w:rsidRPr="006B6905" w:rsidDel="00A22107">
          <w:rPr>
            <w:lang w:val="en-GB"/>
          </w:rPr>
          <w:delText xml:space="preserve">Blanchard, J.L., Jennings, S., Holmes, R., Harle, J., Merino, G., Allen, J.I., </w:delText>
        </w:r>
        <w:r w:rsidRPr="006B6905" w:rsidDel="00A22107">
          <w:rPr>
            <w:i/>
            <w:iCs/>
            <w:lang w:val="en-GB"/>
          </w:rPr>
          <w:delText>et al.</w:delText>
        </w:r>
        <w:r w:rsidRPr="006B6905" w:rsidDel="00A22107">
          <w:rPr>
            <w:lang w:val="en-GB"/>
          </w:rPr>
          <w:delText xml:space="preserve"> (2012). Potential consequences of climate change for primary production and fish production in large marine ecosystems. </w:delText>
        </w:r>
        <w:r w:rsidRPr="006B6905" w:rsidDel="00A22107">
          <w:rPr>
            <w:i/>
            <w:iCs/>
            <w:lang w:val="en-GB"/>
          </w:rPr>
          <w:delText>Philosophical Transactions of the Royal Society of London, Series B: Biological Sciences</w:delText>
        </w:r>
        <w:r w:rsidRPr="006B6905" w:rsidDel="00A22107">
          <w:rPr>
            <w:lang w:val="en-GB"/>
          </w:rPr>
          <w:delText>, 367, 2979–2989.</w:delText>
        </w:r>
      </w:del>
    </w:p>
    <w:p w14:paraId="624B6A23" w14:textId="251DF59D" w:rsidR="00143F3F" w:rsidRPr="006B6905" w:rsidDel="00A22107" w:rsidRDefault="00143F3F" w:rsidP="006B6905">
      <w:pPr>
        <w:pStyle w:val="Bibliography"/>
        <w:rPr>
          <w:del w:id="962" w:author="Max Lindmark" w:date="2020-02-08T16:41:00Z"/>
          <w:lang w:val="en-GB"/>
        </w:rPr>
        <w:pPrChange w:id="963" w:author="Max Lindmark" w:date="2020-02-08T16:47:00Z">
          <w:pPr>
            <w:widowControl w:val="0"/>
            <w:autoSpaceDE w:val="0"/>
            <w:autoSpaceDN w:val="0"/>
            <w:adjustRightInd w:val="0"/>
          </w:pPr>
        </w:pPrChange>
      </w:pPr>
      <w:del w:id="964" w:author="Max Lindmark" w:date="2020-02-08T16:41:00Z">
        <w:r w:rsidRPr="006B6905" w:rsidDel="00A22107">
          <w:rPr>
            <w:lang w:val="en-GB"/>
          </w:rPr>
          <w:delText xml:space="preserve">Brett, J.R., Shelbourn, J.E. &amp; Shoop, C.T. (1969). Growth Rate and Body Composition of Fingerling Sockeye Salmon, Oncorhynchus nerka, in relation to Temperature and Ration Size. </w:delText>
        </w:r>
        <w:r w:rsidRPr="006B6905" w:rsidDel="00A22107">
          <w:rPr>
            <w:i/>
            <w:iCs/>
            <w:lang w:val="en-GB"/>
          </w:rPr>
          <w:delText>J. Fish. Res. Bd. Can.</w:delText>
        </w:r>
        <w:r w:rsidRPr="006B6905" w:rsidDel="00A22107">
          <w:rPr>
            <w:lang w:val="en-GB"/>
          </w:rPr>
          <w:delText>, 26, 2363–2394.</w:delText>
        </w:r>
      </w:del>
    </w:p>
    <w:p w14:paraId="0233B289" w14:textId="4632100B" w:rsidR="00143F3F" w:rsidRPr="006B6905" w:rsidDel="00A22107" w:rsidRDefault="00143F3F" w:rsidP="006B6905">
      <w:pPr>
        <w:pStyle w:val="Bibliography"/>
        <w:rPr>
          <w:del w:id="965" w:author="Max Lindmark" w:date="2020-02-08T16:41:00Z"/>
          <w:lang w:val="en-GB"/>
        </w:rPr>
        <w:pPrChange w:id="966" w:author="Max Lindmark" w:date="2020-02-08T16:47:00Z">
          <w:pPr>
            <w:widowControl w:val="0"/>
            <w:autoSpaceDE w:val="0"/>
            <w:autoSpaceDN w:val="0"/>
            <w:adjustRightInd w:val="0"/>
          </w:pPr>
        </w:pPrChange>
      </w:pPr>
      <w:del w:id="967" w:author="Max Lindmark" w:date="2020-02-08T16:41:00Z">
        <w:r w:rsidRPr="006B6905" w:rsidDel="00A22107">
          <w:rPr>
            <w:lang w:val="en-GB"/>
          </w:rPr>
          <w:delText xml:space="preserve">Brown, J.H., Gillooly, J.F., Allen, A.P., Savage, V.M. &amp; West, G.B. (2004a). Toward a metabolic theory of ecology. </w:delText>
        </w:r>
        <w:r w:rsidRPr="006B6905" w:rsidDel="00A22107">
          <w:rPr>
            <w:i/>
            <w:iCs/>
            <w:lang w:val="en-GB"/>
          </w:rPr>
          <w:delText>Ecology</w:delText>
        </w:r>
        <w:r w:rsidRPr="006B6905" w:rsidDel="00A22107">
          <w:rPr>
            <w:lang w:val="en-GB"/>
          </w:rPr>
          <w:delText>, 85, 1771–1789.</w:delText>
        </w:r>
      </w:del>
    </w:p>
    <w:p w14:paraId="1454E1E0" w14:textId="6CB8673B" w:rsidR="00143F3F" w:rsidRPr="006B6905" w:rsidDel="00A22107" w:rsidRDefault="00143F3F" w:rsidP="006B6905">
      <w:pPr>
        <w:pStyle w:val="Bibliography"/>
        <w:rPr>
          <w:del w:id="968" w:author="Max Lindmark" w:date="2020-02-08T16:41:00Z"/>
          <w:lang w:val="en-GB"/>
        </w:rPr>
        <w:pPrChange w:id="969" w:author="Max Lindmark" w:date="2020-02-08T16:47:00Z">
          <w:pPr>
            <w:widowControl w:val="0"/>
            <w:autoSpaceDE w:val="0"/>
            <w:autoSpaceDN w:val="0"/>
            <w:adjustRightInd w:val="0"/>
          </w:pPr>
        </w:pPrChange>
      </w:pPr>
      <w:del w:id="970" w:author="Max Lindmark" w:date="2020-02-08T16:41:00Z">
        <w:r w:rsidRPr="006B6905" w:rsidDel="00A22107">
          <w:rPr>
            <w:lang w:val="en-GB"/>
          </w:rPr>
          <w:delText xml:space="preserve">Brown, J.H., Gillooly, J.F., Allen, A.P., Savage, V.M. &amp; West, G.B. (2004b). Toward a metabolic theory of ecology. </w:delText>
        </w:r>
        <w:r w:rsidRPr="006B6905" w:rsidDel="00A22107">
          <w:rPr>
            <w:i/>
            <w:iCs/>
            <w:lang w:val="en-GB"/>
          </w:rPr>
          <w:delText>Ecology</w:delText>
        </w:r>
        <w:r w:rsidRPr="006B6905" w:rsidDel="00A22107">
          <w:rPr>
            <w:lang w:val="en-GB"/>
          </w:rPr>
          <w:delText>, 85, 1771–1789.</w:delText>
        </w:r>
      </w:del>
    </w:p>
    <w:p w14:paraId="176A1962" w14:textId="0BB52886" w:rsidR="00143F3F" w:rsidRPr="006B6905" w:rsidDel="00A22107" w:rsidRDefault="00143F3F" w:rsidP="006B6905">
      <w:pPr>
        <w:pStyle w:val="Bibliography"/>
        <w:rPr>
          <w:del w:id="971" w:author="Max Lindmark" w:date="2020-02-08T16:41:00Z"/>
          <w:lang w:val="en-GB"/>
        </w:rPr>
        <w:pPrChange w:id="972" w:author="Max Lindmark" w:date="2020-02-08T16:47:00Z">
          <w:pPr>
            <w:widowControl w:val="0"/>
            <w:autoSpaceDE w:val="0"/>
            <w:autoSpaceDN w:val="0"/>
            <w:adjustRightInd w:val="0"/>
          </w:pPr>
        </w:pPrChange>
      </w:pPr>
      <w:del w:id="973" w:author="Max Lindmark" w:date="2020-02-08T16:41:00Z">
        <w:r w:rsidRPr="006B6905" w:rsidDel="00A22107">
          <w:rPr>
            <w:lang w:val="en-GB"/>
          </w:rPr>
          <w:delText xml:space="preserve">Byrd, R.H., Lu, Peihuang., Nocedal, Jorge. &amp; Zhu, Ciyou. (1995). A Limited Memory Algorithm for Bound Constrained Optimization. </w:delText>
        </w:r>
        <w:r w:rsidRPr="006B6905" w:rsidDel="00A22107">
          <w:rPr>
            <w:i/>
            <w:iCs/>
            <w:lang w:val="en-GB"/>
          </w:rPr>
          <w:delText>SIAM J. Sci. Comput.</w:delText>
        </w:r>
        <w:r w:rsidRPr="006B6905" w:rsidDel="00A22107">
          <w:rPr>
            <w:lang w:val="en-GB"/>
          </w:rPr>
          <w:delText>, 16, 1190–1208.</w:delText>
        </w:r>
      </w:del>
    </w:p>
    <w:p w14:paraId="5C5C8843" w14:textId="0EFD51BE" w:rsidR="00143F3F" w:rsidRPr="006B6905" w:rsidDel="00A22107" w:rsidRDefault="00143F3F" w:rsidP="006B6905">
      <w:pPr>
        <w:pStyle w:val="Bibliography"/>
        <w:rPr>
          <w:del w:id="974" w:author="Max Lindmark" w:date="2020-02-08T16:41:00Z"/>
          <w:lang w:val="en-GB"/>
        </w:rPr>
        <w:pPrChange w:id="975" w:author="Max Lindmark" w:date="2020-02-08T16:47:00Z">
          <w:pPr>
            <w:widowControl w:val="0"/>
            <w:autoSpaceDE w:val="0"/>
            <w:autoSpaceDN w:val="0"/>
            <w:adjustRightInd w:val="0"/>
          </w:pPr>
        </w:pPrChange>
      </w:pPr>
      <w:del w:id="976" w:author="Max Lindmark" w:date="2020-02-08T16:41:00Z">
        <w:r w:rsidRPr="006B6905" w:rsidDel="00A22107">
          <w:rPr>
            <w:lang w:val="en-GB"/>
          </w:rPr>
          <w:delText xml:space="preserve">Canales, T.M., Law, R. &amp; Blanchard, J.L. (2016). Shifts in plankton size spectra modulate growth and coexistence of anchovy and sardine in upwelling systems. </w:delText>
        </w:r>
        <w:r w:rsidRPr="006B6905" w:rsidDel="00A22107">
          <w:rPr>
            <w:i/>
            <w:iCs/>
            <w:lang w:val="en-GB"/>
          </w:rPr>
          <w:delText>Canadian Journal of Fisheries and Aquatic Sciences</w:delText>
        </w:r>
        <w:r w:rsidRPr="006B6905" w:rsidDel="00A22107">
          <w:rPr>
            <w:lang w:val="en-GB"/>
          </w:rPr>
          <w:delText>, 73, 611–621.</w:delText>
        </w:r>
      </w:del>
    </w:p>
    <w:p w14:paraId="64E44D00" w14:textId="261BB328" w:rsidR="00143F3F" w:rsidRPr="006B6905" w:rsidDel="00A22107" w:rsidRDefault="00143F3F" w:rsidP="006B6905">
      <w:pPr>
        <w:pStyle w:val="Bibliography"/>
        <w:rPr>
          <w:del w:id="977" w:author="Max Lindmark" w:date="2020-02-08T16:41:00Z"/>
          <w:lang w:val="en-GB"/>
        </w:rPr>
        <w:pPrChange w:id="978" w:author="Max Lindmark" w:date="2020-02-08T16:47:00Z">
          <w:pPr>
            <w:widowControl w:val="0"/>
            <w:autoSpaceDE w:val="0"/>
            <w:autoSpaceDN w:val="0"/>
            <w:adjustRightInd w:val="0"/>
          </w:pPr>
        </w:pPrChange>
      </w:pPr>
      <w:del w:id="979" w:author="Max Lindmark" w:date="2020-02-08T16:41:00Z">
        <w:r w:rsidRPr="006B6905" w:rsidDel="00A22107">
          <w:rPr>
            <w:lang w:val="en-GB"/>
          </w:rPr>
          <w:delText xml:space="preserve">Casini, M., Hjelm, J., Molinero, J.-C., Lövgren, J., Cardinale, M., Bartolino, V., </w:delText>
        </w:r>
        <w:r w:rsidRPr="006B6905" w:rsidDel="00A22107">
          <w:rPr>
            <w:i/>
            <w:iCs/>
            <w:lang w:val="en-GB"/>
          </w:rPr>
          <w:delText>et al.</w:delText>
        </w:r>
        <w:r w:rsidRPr="006B6905" w:rsidDel="00A22107">
          <w:rPr>
            <w:lang w:val="en-GB"/>
          </w:rPr>
          <w:delText xml:space="preserve"> (2009). Trophic cascades promote threshold-like shifts in pelagic marine ecosystems. </w:delText>
        </w:r>
        <w:r w:rsidRPr="006B6905" w:rsidDel="00A22107">
          <w:rPr>
            <w:i/>
            <w:iCs/>
            <w:lang w:val="en-GB"/>
          </w:rPr>
          <w:delText>Proceedings of the National Academy of Sciences, USA</w:delText>
        </w:r>
        <w:r w:rsidRPr="006B6905" w:rsidDel="00A22107">
          <w:rPr>
            <w:lang w:val="en-GB"/>
          </w:rPr>
          <w:delText>, 106, 197–202.</w:delText>
        </w:r>
      </w:del>
    </w:p>
    <w:p w14:paraId="256AF0F6" w14:textId="1D53605E" w:rsidR="00143F3F" w:rsidRPr="006B6905" w:rsidDel="00A22107" w:rsidRDefault="00143F3F" w:rsidP="006B6905">
      <w:pPr>
        <w:pStyle w:val="Bibliography"/>
        <w:rPr>
          <w:del w:id="980" w:author="Max Lindmark" w:date="2020-02-08T16:41:00Z"/>
          <w:lang w:val="en-GB"/>
        </w:rPr>
        <w:pPrChange w:id="981" w:author="Max Lindmark" w:date="2020-02-08T16:47:00Z">
          <w:pPr>
            <w:widowControl w:val="0"/>
            <w:autoSpaceDE w:val="0"/>
            <w:autoSpaceDN w:val="0"/>
            <w:adjustRightInd w:val="0"/>
          </w:pPr>
        </w:pPrChange>
      </w:pPr>
      <w:del w:id="982" w:author="Max Lindmark" w:date="2020-02-08T16:41:00Z">
        <w:r w:rsidRPr="006B6905" w:rsidDel="00A22107">
          <w:rPr>
            <w:lang w:val="en-GB"/>
          </w:rPr>
          <w:delText xml:space="preserve">Casini, M., Käll, F., Hansson, M., Plikshs, M., Baranova, T., Karlsson, O., </w:delText>
        </w:r>
        <w:r w:rsidRPr="006B6905" w:rsidDel="00A22107">
          <w:rPr>
            <w:i/>
            <w:iCs/>
            <w:lang w:val="en-GB"/>
          </w:rPr>
          <w:delText>et al.</w:delText>
        </w:r>
        <w:r w:rsidRPr="006B6905" w:rsidDel="00A22107">
          <w:rPr>
            <w:lang w:val="en-GB"/>
          </w:rPr>
          <w:delText xml:space="preserve"> (2016). Hypoxic areas, density-dependence and food limitation drive the body condition of a heavily exploited marine fish predator. </w:delText>
        </w:r>
        <w:r w:rsidRPr="006B6905" w:rsidDel="00A22107">
          <w:rPr>
            <w:i/>
            <w:iCs/>
            <w:lang w:val="en-GB"/>
          </w:rPr>
          <w:delText>Royal Society Open Science</w:delText>
        </w:r>
        <w:r w:rsidRPr="006B6905" w:rsidDel="00A22107">
          <w:rPr>
            <w:lang w:val="en-GB"/>
          </w:rPr>
          <w:delText>, 3, 160416.</w:delText>
        </w:r>
      </w:del>
    </w:p>
    <w:p w14:paraId="12AADFCB" w14:textId="03A45B37" w:rsidR="00143F3F" w:rsidRPr="006B6905" w:rsidDel="00A22107" w:rsidRDefault="00143F3F" w:rsidP="006B6905">
      <w:pPr>
        <w:pStyle w:val="Bibliography"/>
        <w:rPr>
          <w:del w:id="983" w:author="Max Lindmark" w:date="2020-02-08T16:41:00Z"/>
          <w:lang w:val="en-GB"/>
        </w:rPr>
        <w:pPrChange w:id="984" w:author="Max Lindmark" w:date="2020-02-08T16:47:00Z">
          <w:pPr>
            <w:widowControl w:val="0"/>
            <w:autoSpaceDE w:val="0"/>
            <w:autoSpaceDN w:val="0"/>
            <w:adjustRightInd w:val="0"/>
          </w:pPr>
        </w:pPrChange>
      </w:pPr>
      <w:del w:id="985" w:author="Max Lindmark" w:date="2020-02-08T16:41:00Z">
        <w:r w:rsidRPr="006B6905" w:rsidDel="00A22107">
          <w:rPr>
            <w:lang w:val="en-GB"/>
          </w:rPr>
          <w:delText xml:space="preserve">Certain, G., Barraquand, F. &amp; Gårdmark, A. (2018). How do MAR(1) models cope with hidden nonlinearities in ecological dynamics? </w:delText>
        </w:r>
        <w:r w:rsidRPr="006B6905" w:rsidDel="00A22107">
          <w:rPr>
            <w:i/>
            <w:iCs/>
            <w:lang w:val="en-GB"/>
          </w:rPr>
          <w:delText>Methods in Ecology and Evolution</w:delText>
        </w:r>
        <w:r w:rsidRPr="006B6905" w:rsidDel="00A22107">
          <w:rPr>
            <w:lang w:val="en-GB"/>
          </w:rPr>
          <w:delText>, 9, 1975–1995.</w:delText>
        </w:r>
      </w:del>
    </w:p>
    <w:p w14:paraId="40581ABB" w14:textId="7CD007DE" w:rsidR="00143F3F" w:rsidRPr="006B6905" w:rsidDel="00A22107" w:rsidRDefault="00143F3F" w:rsidP="006B6905">
      <w:pPr>
        <w:pStyle w:val="Bibliography"/>
        <w:rPr>
          <w:del w:id="986" w:author="Max Lindmark" w:date="2020-02-08T16:41:00Z"/>
          <w:lang w:val="en-GB"/>
        </w:rPr>
        <w:pPrChange w:id="987" w:author="Max Lindmark" w:date="2020-02-08T16:47:00Z">
          <w:pPr>
            <w:widowControl w:val="0"/>
            <w:autoSpaceDE w:val="0"/>
            <w:autoSpaceDN w:val="0"/>
            <w:adjustRightInd w:val="0"/>
          </w:pPr>
        </w:pPrChange>
      </w:pPr>
      <w:del w:id="988" w:author="Max Lindmark" w:date="2020-02-08T16:41:00Z">
        <w:r w:rsidRPr="006B6905" w:rsidDel="00A22107">
          <w:rPr>
            <w:lang w:val="en-GB"/>
          </w:rPr>
          <w:delText xml:space="preserve">Cheung, W.W.L., Sarmiento, J.L., Dunne, J., Frölicher, T.L., Lam, V.W.Y., Deng Palomares, M.L., </w:delText>
        </w:r>
        <w:r w:rsidRPr="006B6905" w:rsidDel="00A22107">
          <w:rPr>
            <w:i/>
            <w:iCs/>
            <w:lang w:val="en-GB"/>
          </w:rPr>
          <w:delText>et al.</w:delText>
        </w:r>
        <w:r w:rsidRPr="006B6905" w:rsidDel="00A22107">
          <w:rPr>
            <w:lang w:val="en-GB"/>
          </w:rPr>
          <w:delText xml:space="preserve"> (2013). Shrinking of fishes exacerbates impacts of global ocean changes on marine ecosystems. </w:delText>
        </w:r>
        <w:r w:rsidRPr="006B6905" w:rsidDel="00A22107">
          <w:rPr>
            <w:i/>
            <w:iCs/>
            <w:lang w:val="en-GB"/>
          </w:rPr>
          <w:delText>Nature Climate Change</w:delText>
        </w:r>
        <w:r w:rsidRPr="006B6905" w:rsidDel="00A22107">
          <w:rPr>
            <w:lang w:val="en-GB"/>
          </w:rPr>
          <w:delText>, 3, 254–258.</w:delText>
        </w:r>
      </w:del>
    </w:p>
    <w:p w14:paraId="0F064351" w14:textId="2DBB403B" w:rsidR="00143F3F" w:rsidRPr="006B6905" w:rsidDel="00A22107" w:rsidRDefault="00143F3F" w:rsidP="006B6905">
      <w:pPr>
        <w:pStyle w:val="Bibliography"/>
        <w:rPr>
          <w:del w:id="989" w:author="Max Lindmark" w:date="2020-02-08T16:41:00Z"/>
          <w:lang w:val="en-GB"/>
        </w:rPr>
        <w:pPrChange w:id="990" w:author="Max Lindmark" w:date="2020-02-08T16:47:00Z">
          <w:pPr>
            <w:widowControl w:val="0"/>
            <w:autoSpaceDE w:val="0"/>
            <w:autoSpaceDN w:val="0"/>
            <w:adjustRightInd w:val="0"/>
          </w:pPr>
        </w:pPrChange>
      </w:pPr>
      <w:del w:id="991" w:author="Max Lindmark" w:date="2020-02-08T16:41:00Z">
        <w:r w:rsidRPr="006B6905" w:rsidDel="00A22107">
          <w:rPr>
            <w:lang w:val="en-GB"/>
          </w:rPr>
          <w:delText xml:space="preserve">Clarke, A. &amp; Johnston, N.M. (1999). Scaling of metabolic rate with body mass and temperature in teleost fish. </w:delText>
        </w:r>
        <w:r w:rsidRPr="006B6905" w:rsidDel="00A22107">
          <w:rPr>
            <w:i/>
            <w:iCs/>
            <w:lang w:val="en-GB"/>
          </w:rPr>
          <w:delText>Journal of Animal Ecology</w:delText>
        </w:r>
        <w:r w:rsidRPr="006B6905" w:rsidDel="00A22107">
          <w:rPr>
            <w:lang w:val="en-GB"/>
          </w:rPr>
          <w:delText>, 68, 893–905.</w:delText>
        </w:r>
      </w:del>
    </w:p>
    <w:p w14:paraId="7E51238F" w14:textId="5D5E25F8" w:rsidR="00143F3F" w:rsidRPr="006B6905" w:rsidDel="00A22107" w:rsidRDefault="00143F3F" w:rsidP="006B6905">
      <w:pPr>
        <w:pStyle w:val="Bibliography"/>
        <w:rPr>
          <w:del w:id="992" w:author="Max Lindmark" w:date="2020-02-08T16:41:00Z"/>
          <w:lang w:val="en-GB"/>
        </w:rPr>
        <w:pPrChange w:id="993" w:author="Max Lindmark" w:date="2020-02-08T16:47:00Z">
          <w:pPr>
            <w:widowControl w:val="0"/>
            <w:autoSpaceDE w:val="0"/>
            <w:autoSpaceDN w:val="0"/>
            <w:adjustRightInd w:val="0"/>
          </w:pPr>
        </w:pPrChange>
      </w:pPr>
      <w:del w:id="994" w:author="Max Lindmark" w:date="2020-02-08T16:41:00Z">
        <w:r w:rsidRPr="006B6905" w:rsidDel="00A22107">
          <w:rPr>
            <w:lang w:val="en-GB"/>
          </w:rPr>
          <w:delText xml:space="preserve">Daufresne, M., Lengfellner, K. &amp; Sommer, U. (2009). Global warming benefits the small in aquatic ecosystems. </w:delText>
        </w:r>
        <w:r w:rsidRPr="006B6905" w:rsidDel="00A22107">
          <w:rPr>
            <w:i/>
            <w:iCs/>
            <w:lang w:val="en-GB"/>
          </w:rPr>
          <w:delText>Proceedings of the National Academy of Sciences, USA</w:delText>
        </w:r>
        <w:r w:rsidRPr="006B6905" w:rsidDel="00A22107">
          <w:rPr>
            <w:lang w:val="en-GB"/>
          </w:rPr>
          <w:delText>, 106, 12788–12793.</w:delText>
        </w:r>
      </w:del>
    </w:p>
    <w:p w14:paraId="09CE1A71" w14:textId="0FDFAF0F" w:rsidR="00143F3F" w:rsidRPr="006B6905" w:rsidDel="00A22107" w:rsidRDefault="00143F3F" w:rsidP="006B6905">
      <w:pPr>
        <w:pStyle w:val="Bibliography"/>
        <w:rPr>
          <w:del w:id="995" w:author="Max Lindmark" w:date="2020-02-08T16:41:00Z"/>
          <w:lang w:val="en-GB"/>
        </w:rPr>
        <w:pPrChange w:id="996" w:author="Max Lindmark" w:date="2020-02-08T16:47:00Z">
          <w:pPr>
            <w:widowControl w:val="0"/>
            <w:autoSpaceDE w:val="0"/>
            <w:autoSpaceDN w:val="0"/>
            <w:adjustRightInd w:val="0"/>
          </w:pPr>
        </w:pPrChange>
      </w:pPr>
      <w:del w:id="997" w:author="Max Lindmark" w:date="2020-02-08T16:41:00Z">
        <w:r w:rsidRPr="006B6905" w:rsidDel="00A22107">
          <w:rPr>
            <w:lang w:val="en-GB"/>
          </w:rPr>
          <w:delText xml:space="preserve">De Roos, A.M. &amp; Persson, L. (2013). </w:delText>
        </w:r>
        <w:r w:rsidRPr="006B6905" w:rsidDel="00A22107">
          <w:rPr>
            <w:i/>
            <w:iCs/>
            <w:lang w:val="en-GB"/>
          </w:rPr>
          <w:delText>Population and community ecology of ontogenetic development</w:delText>
        </w:r>
        <w:r w:rsidRPr="006B6905" w:rsidDel="00A22107">
          <w:rPr>
            <w:lang w:val="en-GB"/>
          </w:rPr>
          <w:delText>. Princeton University Press, Princeton, New Jersey, USA.</w:delText>
        </w:r>
      </w:del>
    </w:p>
    <w:p w14:paraId="42D90D55" w14:textId="6949B835" w:rsidR="00143F3F" w:rsidRPr="006B6905" w:rsidDel="00A22107" w:rsidRDefault="00143F3F" w:rsidP="006B6905">
      <w:pPr>
        <w:pStyle w:val="Bibliography"/>
        <w:rPr>
          <w:del w:id="998" w:author="Max Lindmark" w:date="2020-02-08T16:41:00Z"/>
          <w:lang w:val="en-GB"/>
        </w:rPr>
        <w:pPrChange w:id="999" w:author="Max Lindmark" w:date="2020-02-08T16:47:00Z">
          <w:pPr>
            <w:widowControl w:val="0"/>
            <w:autoSpaceDE w:val="0"/>
            <w:autoSpaceDN w:val="0"/>
            <w:adjustRightInd w:val="0"/>
          </w:pPr>
        </w:pPrChange>
      </w:pPr>
      <w:del w:id="1000" w:author="Max Lindmark" w:date="2020-02-08T16:41:00Z">
        <w:r w:rsidRPr="006B6905" w:rsidDel="00A22107">
          <w:rPr>
            <w:lang w:val="en-GB"/>
          </w:rPr>
          <w:delText xml:space="preserve">Dell, A.I., Pawar, S. &amp; Savage, V.M. (2011). Systematic variation in the temperature dependence of physiological and ecological traits. </w:delText>
        </w:r>
        <w:r w:rsidRPr="006B6905" w:rsidDel="00A22107">
          <w:rPr>
            <w:i/>
            <w:iCs/>
            <w:lang w:val="en-GB"/>
          </w:rPr>
          <w:delText>Proceedings of the National Academy of Sciences</w:delText>
        </w:r>
        <w:r w:rsidRPr="006B6905" w:rsidDel="00A22107">
          <w:rPr>
            <w:lang w:val="en-GB"/>
          </w:rPr>
          <w:delText>, 108, 10591–10596.</w:delText>
        </w:r>
      </w:del>
    </w:p>
    <w:p w14:paraId="1BE15D22" w14:textId="27906BF0" w:rsidR="00143F3F" w:rsidRPr="006B6905" w:rsidDel="00A22107" w:rsidRDefault="00143F3F" w:rsidP="006B6905">
      <w:pPr>
        <w:pStyle w:val="Bibliography"/>
        <w:rPr>
          <w:del w:id="1001" w:author="Max Lindmark" w:date="2020-02-08T16:41:00Z"/>
          <w:lang w:val="en-GB"/>
        </w:rPr>
        <w:pPrChange w:id="1002" w:author="Max Lindmark" w:date="2020-02-08T16:47:00Z">
          <w:pPr>
            <w:widowControl w:val="0"/>
            <w:autoSpaceDE w:val="0"/>
            <w:autoSpaceDN w:val="0"/>
            <w:adjustRightInd w:val="0"/>
          </w:pPr>
        </w:pPrChange>
      </w:pPr>
      <w:del w:id="1003" w:author="Max Lindmark" w:date="2020-02-08T16:41:00Z">
        <w:r w:rsidRPr="006B6905" w:rsidDel="00A22107">
          <w:rPr>
            <w:lang w:val="en-GB"/>
          </w:rPr>
          <w:delText xml:space="preserve">Dieterich, C., Wang, S., Schimanke, S., Gröger, M., Klein, B., Hordoir, R., </w:delText>
        </w:r>
        <w:r w:rsidRPr="006B6905" w:rsidDel="00A22107">
          <w:rPr>
            <w:i/>
            <w:iCs/>
            <w:lang w:val="en-GB"/>
          </w:rPr>
          <w:delText>et al.</w:delText>
        </w:r>
        <w:r w:rsidRPr="006B6905" w:rsidDel="00A22107">
          <w:rPr>
            <w:lang w:val="en-GB"/>
          </w:rPr>
          <w:delText xml:space="preserve"> (2019). Surface Heat Budget over the North Sea in Climate Change Simulations. </w:delText>
        </w:r>
        <w:r w:rsidRPr="006B6905" w:rsidDel="00A22107">
          <w:rPr>
            <w:i/>
            <w:iCs/>
            <w:lang w:val="en-GB"/>
          </w:rPr>
          <w:delText>Atmosphere</w:delText>
        </w:r>
        <w:r w:rsidRPr="006B6905" w:rsidDel="00A22107">
          <w:rPr>
            <w:lang w:val="en-GB"/>
          </w:rPr>
          <w:delText>, 10, 272.</w:delText>
        </w:r>
      </w:del>
    </w:p>
    <w:p w14:paraId="2FBEA05E" w14:textId="5A0356CA" w:rsidR="00143F3F" w:rsidRPr="006B6905" w:rsidDel="00A22107" w:rsidRDefault="00143F3F" w:rsidP="006B6905">
      <w:pPr>
        <w:pStyle w:val="Bibliography"/>
        <w:rPr>
          <w:del w:id="1004" w:author="Max Lindmark" w:date="2020-02-08T16:41:00Z"/>
          <w:lang w:val="en-GB"/>
        </w:rPr>
        <w:pPrChange w:id="1005" w:author="Max Lindmark" w:date="2020-02-08T16:47:00Z">
          <w:pPr>
            <w:widowControl w:val="0"/>
            <w:autoSpaceDE w:val="0"/>
            <w:autoSpaceDN w:val="0"/>
            <w:adjustRightInd w:val="0"/>
          </w:pPr>
        </w:pPrChange>
      </w:pPr>
      <w:del w:id="1006" w:author="Max Lindmark" w:date="2020-02-08T16:41:00Z">
        <w:r w:rsidRPr="006B6905" w:rsidDel="00A22107">
          <w:rPr>
            <w:lang w:val="en-GB"/>
          </w:rPr>
          <w:delText xml:space="preserve">Downs, C.J., Hayes, J.P. &amp; Tracy, C.R. (2008). Scaling metabolic rate with body mass and inverse body temperature: A test of the Arrhenius fractal supply model. </w:delText>
        </w:r>
        <w:r w:rsidRPr="006B6905" w:rsidDel="00A22107">
          <w:rPr>
            <w:i/>
            <w:iCs/>
            <w:lang w:val="en-GB"/>
          </w:rPr>
          <w:delText>Functional Ecology</w:delText>
        </w:r>
        <w:r w:rsidRPr="006B6905" w:rsidDel="00A22107">
          <w:rPr>
            <w:lang w:val="en-GB"/>
          </w:rPr>
          <w:delText>, 22, 239–244.</w:delText>
        </w:r>
      </w:del>
    </w:p>
    <w:p w14:paraId="3F1B06C6" w14:textId="3FD3F8D2" w:rsidR="00143F3F" w:rsidRPr="006B6905" w:rsidDel="00A22107" w:rsidRDefault="00143F3F" w:rsidP="006B6905">
      <w:pPr>
        <w:pStyle w:val="Bibliography"/>
        <w:rPr>
          <w:del w:id="1007" w:author="Max Lindmark" w:date="2020-02-08T16:41:00Z"/>
          <w:lang w:val="en-GB"/>
        </w:rPr>
        <w:pPrChange w:id="1008" w:author="Max Lindmark" w:date="2020-02-08T16:47:00Z">
          <w:pPr>
            <w:widowControl w:val="0"/>
            <w:autoSpaceDE w:val="0"/>
            <w:autoSpaceDN w:val="0"/>
            <w:adjustRightInd w:val="0"/>
          </w:pPr>
        </w:pPrChange>
      </w:pPr>
      <w:del w:id="1009" w:author="Max Lindmark" w:date="2020-02-08T16:41:00Z">
        <w:r w:rsidRPr="006B6905" w:rsidDel="00A22107">
          <w:rPr>
            <w:lang w:val="en-GB"/>
          </w:rPr>
          <w:delText xml:space="preserve">Englund, G., Öhlund, G., Hein, C.L. &amp; Diehl, S. (2011). Temperature dependence of the functional response. </w:delText>
        </w:r>
        <w:r w:rsidRPr="006B6905" w:rsidDel="00A22107">
          <w:rPr>
            <w:i/>
            <w:iCs/>
            <w:lang w:val="en-GB"/>
          </w:rPr>
          <w:delText>Ecology Letters</w:delText>
        </w:r>
        <w:r w:rsidRPr="006B6905" w:rsidDel="00A22107">
          <w:rPr>
            <w:lang w:val="en-GB"/>
          </w:rPr>
          <w:delText>, 14, 914–921.</w:delText>
        </w:r>
      </w:del>
    </w:p>
    <w:p w14:paraId="0ADF9E7E" w14:textId="1CC58D62" w:rsidR="00143F3F" w:rsidRPr="006B6905" w:rsidDel="00A22107" w:rsidRDefault="00143F3F" w:rsidP="006B6905">
      <w:pPr>
        <w:pStyle w:val="Bibliography"/>
        <w:rPr>
          <w:del w:id="1010" w:author="Max Lindmark" w:date="2020-02-08T16:41:00Z"/>
          <w:lang w:val="en-GB"/>
        </w:rPr>
        <w:pPrChange w:id="1011" w:author="Max Lindmark" w:date="2020-02-08T16:47:00Z">
          <w:pPr>
            <w:widowControl w:val="0"/>
            <w:autoSpaceDE w:val="0"/>
            <w:autoSpaceDN w:val="0"/>
            <w:adjustRightInd w:val="0"/>
          </w:pPr>
        </w:pPrChange>
      </w:pPr>
      <w:del w:id="1012" w:author="Max Lindmark" w:date="2020-02-08T16:41:00Z">
        <w:r w:rsidRPr="006B6905" w:rsidDel="00A22107">
          <w:rPr>
            <w:lang w:val="en-GB"/>
          </w:rPr>
          <w:delText xml:space="preserve">Flombaum, P., Wang, W.-L., Primeau, F.W. &amp; Martiny, A.C. (2020). Global picophytoplankton niche partitioning predicts overall positive response to ocean warming. </w:delText>
        </w:r>
        <w:r w:rsidRPr="006B6905" w:rsidDel="00A22107">
          <w:rPr>
            <w:i/>
            <w:iCs/>
            <w:lang w:val="en-GB"/>
          </w:rPr>
          <w:delText>Nat. Geosci.</w:delText>
        </w:r>
        <w:r w:rsidRPr="006B6905" w:rsidDel="00A22107">
          <w:rPr>
            <w:lang w:val="en-GB"/>
          </w:rPr>
          <w:delText>, 13, 116–120.</w:delText>
        </w:r>
      </w:del>
    </w:p>
    <w:p w14:paraId="3FD002F8" w14:textId="02789A2A" w:rsidR="00143F3F" w:rsidRPr="006B6905" w:rsidDel="00A22107" w:rsidRDefault="00143F3F" w:rsidP="006B6905">
      <w:pPr>
        <w:pStyle w:val="Bibliography"/>
        <w:rPr>
          <w:del w:id="1013" w:author="Max Lindmark" w:date="2020-02-08T16:41:00Z"/>
          <w:lang w:val="en-GB"/>
        </w:rPr>
        <w:pPrChange w:id="1014" w:author="Max Lindmark" w:date="2020-02-08T16:47:00Z">
          <w:pPr>
            <w:widowControl w:val="0"/>
            <w:autoSpaceDE w:val="0"/>
            <w:autoSpaceDN w:val="0"/>
            <w:adjustRightInd w:val="0"/>
          </w:pPr>
        </w:pPrChange>
      </w:pPr>
      <w:del w:id="1015" w:author="Max Lindmark" w:date="2020-02-08T16:41:00Z">
        <w:r w:rsidRPr="006B6905" w:rsidDel="00A22107">
          <w:rPr>
            <w:lang w:val="en-GB"/>
          </w:rPr>
          <w:delText xml:space="preserve">Forster, J., Hirst, A.G. &amp; Atkinson, D. (2012). Warming-induced reductions in body size are greater in aquatic than terrestrial species. </w:delText>
        </w:r>
        <w:r w:rsidRPr="006B6905" w:rsidDel="00A22107">
          <w:rPr>
            <w:i/>
            <w:iCs/>
            <w:lang w:val="en-GB"/>
          </w:rPr>
          <w:delText>PNAS</w:delText>
        </w:r>
        <w:r w:rsidRPr="006B6905" w:rsidDel="00A22107">
          <w:rPr>
            <w:lang w:val="en-GB"/>
          </w:rPr>
          <w:delText>, 109, 19310–19314.</w:delText>
        </w:r>
      </w:del>
    </w:p>
    <w:p w14:paraId="2A0EAA9A" w14:textId="06D6ABFF" w:rsidR="00143F3F" w:rsidRPr="006B6905" w:rsidDel="00A22107" w:rsidRDefault="00143F3F" w:rsidP="006B6905">
      <w:pPr>
        <w:pStyle w:val="Bibliography"/>
        <w:rPr>
          <w:del w:id="1016" w:author="Max Lindmark" w:date="2020-02-08T16:41:00Z"/>
          <w:lang w:val="en-GB"/>
        </w:rPr>
        <w:pPrChange w:id="1017" w:author="Max Lindmark" w:date="2020-02-08T16:47:00Z">
          <w:pPr>
            <w:widowControl w:val="0"/>
            <w:autoSpaceDE w:val="0"/>
            <w:autoSpaceDN w:val="0"/>
            <w:adjustRightInd w:val="0"/>
          </w:pPr>
        </w:pPrChange>
      </w:pPr>
      <w:del w:id="1018" w:author="Max Lindmark" w:date="2020-02-08T16:41:00Z">
        <w:r w:rsidRPr="006B6905" w:rsidDel="00A22107">
          <w:rPr>
            <w:lang w:val="en-GB"/>
          </w:rPr>
          <w:delText xml:space="preserve">Free, C.M., Thorson, J.T., Pinsky, M.L., Oken, K.L., Wiedenmann, J. &amp; Jensen, O.P. (2019). Impacts of historical warming on marine fisheries production. </w:delText>
        </w:r>
        <w:r w:rsidRPr="006B6905" w:rsidDel="00A22107">
          <w:rPr>
            <w:i/>
            <w:iCs/>
            <w:lang w:val="en-GB"/>
          </w:rPr>
          <w:delText>Science</w:delText>
        </w:r>
        <w:r w:rsidRPr="006B6905" w:rsidDel="00A22107">
          <w:rPr>
            <w:lang w:val="en-GB"/>
          </w:rPr>
          <w:delText>, 363, 979–983.</w:delText>
        </w:r>
      </w:del>
    </w:p>
    <w:p w14:paraId="0FB3ACDE" w14:textId="4953B098" w:rsidR="00143F3F" w:rsidRPr="006B6905" w:rsidDel="00A22107" w:rsidRDefault="00143F3F" w:rsidP="006B6905">
      <w:pPr>
        <w:pStyle w:val="Bibliography"/>
        <w:rPr>
          <w:del w:id="1019" w:author="Max Lindmark" w:date="2020-02-08T16:41:00Z"/>
          <w:lang w:val="sv-SE"/>
          <w:rPrChange w:id="1020" w:author="Max Lindmark" w:date="2020-02-08T16:47:00Z">
            <w:rPr>
              <w:del w:id="1021" w:author="Max Lindmark" w:date="2020-02-08T16:41:00Z"/>
              <w:lang w:val="en-GB"/>
            </w:rPr>
          </w:rPrChange>
        </w:rPr>
        <w:pPrChange w:id="1022" w:author="Max Lindmark" w:date="2020-02-08T16:47:00Z">
          <w:pPr>
            <w:widowControl w:val="0"/>
            <w:autoSpaceDE w:val="0"/>
            <w:autoSpaceDN w:val="0"/>
            <w:adjustRightInd w:val="0"/>
          </w:pPr>
        </w:pPrChange>
      </w:pPr>
      <w:del w:id="1023" w:author="Max Lindmark" w:date="2020-02-08T16:41:00Z">
        <w:r w:rsidRPr="006B6905" w:rsidDel="00A22107">
          <w:rPr>
            <w:lang w:val="en-GB"/>
          </w:rPr>
          <w:delText xml:space="preserve">García García, B., Cerezo Valverde, J., Aguado-Giménez, F., García García, J. &amp; Hernández, M.D. (2011). Effect of the interaction between body weight and temperature on growth and maximum daily food intake in sharpsnout sea bream (Diplodus puntazzo). </w:delText>
        </w:r>
        <w:r w:rsidRPr="006B6905" w:rsidDel="00A22107">
          <w:rPr>
            <w:i/>
            <w:iCs/>
            <w:lang w:val="sv-SE"/>
            <w:rPrChange w:id="1024" w:author="Max Lindmark" w:date="2020-02-08T16:47:00Z">
              <w:rPr>
                <w:i/>
                <w:iCs/>
                <w:lang w:val="en-GB"/>
              </w:rPr>
            </w:rPrChange>
          </w:rPr>
          <w:delText>Aquaculture International</w:delText>
        </w:r>
        <w:r w:rsidRPr="006B6905" w:rsidDel="00A22107">
          <w:rPr>
            <w:lang w:val="sv-SE"/>
            <w:rPrChange w:id="1025" w:author="Max Lindmark" w:date="2020-02-08T16:47:00Z">
              <w:rPr>
                <w:lang w:val="en-GB"/>
              </w:rPr>
            </w:rPrChange>
          </w:rPr>
          <w:delText>, 19, 131–141.</w:delText>
        </w:r>
      </w:del>
    </w:p>
    <w:p w14:paraId="7AFB68BB" w14:textId="4ED24260" w:rsidR="00143F3F" w:rsidRPr="006B6905" w:rsidDel="00A22107" w:rsidRDefault="00143F3F" w:rsidP="006B6905">
      <w:pPr>
        <w:pStyle w:val="Bibliography"/>
        <w:rPr>
          <w:del w:id="1026" w:author="Max Lindmark" w:date="2020-02-08T16:41:00Z"/>
          <w:lang w:val="en-GB"/>
        </w:rPr>
        <w:pPrChange w:id="1027" w:author="Max Lindmark" w:date="2020-02-08T16:47:00Z">
          <w:pPr>
            <w:widowControl w:val="0"/>
            <w:autoSpaceDE w:val="0"/>
            <w:autoSpaceDN w:val="0"/>
            <w:adjustRightInd w:val="0"/>
          </w:pPr>
        </w:pPrChange>
      </w:pPr>
      <w:del w:id="1028" w:author="Max Lindmark" w:date="2020-02-08T16:41:00Z">
        <w:r w:rsidRPr="006B6905" w:rsidDel="00A22107">
          <w:rPr>
            <w:lang w:val="sv-SE"/>
            <w:rPrChange w:id="1029" w:author="Max Lindmark" w:date="2020-02-08T16:47:00Z">
              <w:rPr>
                <w:lang w:val="en-GB"/>
              </w:rPr>
            </w:rPrChange>
          </w:rPr>
          <w:delText xml:space="preserve">Gårdmark, A., Casini, M., Huss, M., van Leeuwen, A., Hjelm, J., Persson, L., </w:delText>
        </w:r>
        <w:r w:rsidRPr="006B6905" w:rsidDel="00A22107">
          <w:rPr>
            <w:i/>
            <w:iCs/>
            <w:lang w:val="sv-SE"/>
            <w:rPrChange w:id="1030" w:author="Max Lindmark" w:date="2020-02-08T16:47:00Z">
              <w:rPr>
                <w:i/>
                <w:iCs/>
                <w:lang w:val="en-GB"/>
              </w:rPr>
            </w:rPrChange>
          </w:rPr>
          <w:delText>et al.</w:delText>
        </w:r>
        <w:r w:rsidRPr="006B6905" w:rsidDel="00A22107">
          <w:rPr>
            <w:lang w:val="sv-SE"/>
            <w:rPrChange w:id="1031" w:author="Max Lindmark" w:date="2020-02-08T16:47:00Z">
              <w:rPr>
                <w:lang w:val="en-GB"/>
              </w:rPr>
            </w:rPrChange>
          </w:rPr>
          <w:delText xml:space="preserve"> </w:delText>
        </w:r>
        <w:r w:rsidRPr="006B6905" w:rsidDel="00A22107">
          <w:rPr>
            <w:lang w:val="en-GB"/>
          </w:rPr>
          <w:delText xml:space="preserve">(2015). Regime shifts in exploited marine food webs: detecting mechanisms underlying alternative stable states using size-structured community dynamics theory. </w:delText>
        </w:r>
        <w:r w:rsidRPr="006B6905" w:rsidDel="00A22107">
          <w:rPr>
            <w:i/>
            <w:iCs/>
            <w:lang w:val="en-GB"/>
          </w:rPr>
          <w:delText>Phil. Trans. R. Soc. B</w:delText>
        </w:r>
        <w:r w:rsidRPr="006B6905" w:rsidDel="00A22107">
          <w:rPr>
            <w:lang w:val="en-GB"/>
          </w:rPr>
          <w:delText>, 370, 20130262.</w:delText>
        </w:r>
      </w:del>
    </w:p>
    <w:p w14:paraId="19EDD4F5" w14:textId="0F0E107A" w:rsidR="00143F3F" w:rsidRPr="006B6905" w:rsidDel="00A22107" w:rsidRDefault="00143F3F" w:rsidP="006B6905">
      <w:pPr>
        <w:pStyle w:val="Bibliography"/>
        <w:rPr>
          <w:del w:id="1032" w:author="Max Lindmark" w:date="2020-02-08T16:41:00Z"/>
          <w:lang w:val="en-GB"/>
        </w:rPr>
        <w:pPrChange w:id="1033" w:author="Max Lindmark" w:date="2020-02-08T16:47:00Z">
          <w:pPr>
            <w:widowControl w:val="0"/>
            <w:autoSpaceDE w:val="0"/>
            <w:autoSpaceDN w:val="0"/>
            <w:adjustRightInd w:val="0"/>
          </w:pPr>
        </w:pPrChange>
      </w:pPr>
      <w:del w:id="1034" w:author="Max Lindmark" w:date="2020-02-08T16:41:00Z">
        <w:r w:rsidRPr="006B6905" w:rsidDel="00A22107">
          <w:rPr>
            <w:lang w:val="sv-SE"/>
            <w:rPrChange w:id="1035" w:author="Max Lindmark" w:date="2020-02-08T16:47:00Z">
              <w:rPr>
                <w:lang w:val="en-GB"/>
              </w:rPr>
            </w:rPrChange>
          </w:rPr>
          <w:delText xml:space="preserve">Gårdmark, A., Lindegren, M., Neuenfeldt, S., Blenckner, T., Heikinheimo, O., Müller-Karulis, B., </w:delText>
        </w:r>
        <w:r w:rsidRPr="006B6905" w:rsidDel="00A22107">
          <w:rPr>
            <w:i/>
            <w:iCs/>
            <w:lang w:val="sv-SE"/>
            <w:rPrChange w:id="1036" w:author="Max Lindmark" w:date="2020-02-08T16:47:00Z">
              <w:rPr>
                <w:i/>
                <w:iCs/>
                <w:lang w:val="en-GB"/>
              </w:rPr>
            </w:rPrChange>
          </w:rPr>
          <w:delText>et al.</w:delText>
        </w:r>
        <w:r w:rsidRPr="006B6905" w:rsidDel="00A22107">
          <w:rPr>
            <w:lang w:val="sv-SE"/>
            <w:rPrChange w:id="1037" w:author="Max Lindmark" w:date="2020-02-08T16:47:00Z">
              <w:rPr>
                <w:lang w:val="en-GB"/>
              </w:rPr>
            </w:rPrChange>
          </w:rPr>
          <w:delText xml:space="preserve"> </w:delText>
        </w:r>
        <w:r w:rsidRPr="006B6905" w:rsidDel="00A22107">
          <w:rPr>
            <w:lang w:val="en-GB"/>
          </w:rPr>
          <w:delText xml:space="preserve">(2013). Biological ensemble modeling to evaluate potential futures of living marine resources. </w:delText>
        </w:r>
        <w:r w:rsidRPr="006B6905" w:rsidDel="00A22107">
          <w:rPr>
            <w:i/>
            <w:iCs/>
            <w:lang w:val="en-GB"/>
          </w:rPr>
          <w:delText>Ecological Applications</w:delText>
        </w:r>
        <w:r w:rsidRPr="006B6905" w:rsidDel="00A22107">
          <w:rPr>
            <w:lang w:val="en-GB"/>
          </w:rPr>
          <w:delText>, 23, 742–754.</w:delText>
        </w:r>
      </w:del>
    </w:p>
    <w:p w14:paraId="540F7AC4" w14:textId="33DEC25B" w:rsidR="00143F3F" w:rsidRPr="006B6905" w:rsidDel="00A22107" w:rsidRDefault="00143F3F" w:rsidP="006B6905">
      <w:pPr>
        <w:pStyle w:val="Bibliography"/>
        <w:rPr>
          <w:del w:id="1038" w:author="Max Lindmark" w:date="2020-02-08T16:41:00Z"/>
          <w:lang w:val="en-GB"/>
        </w:rPr>
        <w:pPrChange w:id="1039" w:author="Max Lindmark" w:date="2020-02-08T16:47:00Z">
          <w:pPr>
            <w:widowControl w:val="0"/>
            <w:autoSpaceDE w:val="0"/>
            <w:autoSpaceDN w:val="0"/>
            <w:adjustRightInd w:val="0"/>
          </w:pPr>
        </w:pPrChange>
      </w:pPr>
      <w:del w:id="1040" w:author="Max Lindmark" w:date="2020-02-08T16:41:00Z">
        <w:r w:rsidRPr="006B6905" w:rsidDel="00A22107">
          <w:rPr>
            <w:lang w:val="en-GB"/>
          </w:rPr>
          <w:delText xml:space="preserve">Gilbert, B., Tunney, T.D., McCann, K.S., DeLong, J.P., Vasseur, D.A., Savage, V.M., </w:delText>
        </w:r>
        <w:r w:rsidRPr="006B6905" w:rsidDel="00A22107">
          <w:rPr>
            <w:i/>
            <w:iCs/>
            <w:lang w:val="en-GB"/>
          </w:rPr>
          <w:delText>et al.</w:delText>
        </w:r>
        <w:r w:rsidRPr="006B6905" w:rsidDel="00A22107">
          <w:rPr>
            <w:lang w:val="en-GB"/>
          </w:rPr>
          <w:delText xml:space="preserve"> (2014). A bioenergetic framework for the temperature dependence of trophic interactions. </w:delText>
        </w:r>
        <w:r w:rsidRPr="006B6905" w:rsidDel="00A22107">
          <w:rPr>
            <w:i/>
            <w:iCs/>
            <w:lang w:val="en-GB"/>
          </w:rPr>
          <w:delText>Ecology Letters</w:delText>
        </w:r>
        <w:r w:rsidRPr="006B6905" w:rsidDel="00A22107">
          <w:rPr>
            <w:lang w:val="en-GB"/>
          </w:rPr>
          <w:delText>, 17, 902–914.</w:delText>
        </w:r>
      </w:del>
    </w:p>
    <w:p w14:paraId="70E5A125" w14:textId="2A4C29C3" w:rsidR="00143F3F" w:rsidRPr="006B6905" w:rsidDel="00A22107" w:rsidRDefault="00143F3F" w:rsidP="006B6905">
      <w:pPr>
        <w:pStyle w:val="Bibliography"/>
        <w:rPr>
          <w:del w:id="1041" w:author="Max Lindmark" w:date="2020-02-08T16:41:00Z"/>
          <w:lang w:val="en-GB"/>
        </w:rPr>
        <w:pPrChange w:id="1042" w:author="Max Lindmark" w:date="2020-02-08T16:47:00Z">
          <w:pPr>
            <w:widowControl w:val="0"/>
            <w:autoSpaceDE w:val="0"/>
            <w:autoSpaceDN w:val="0"/>
            <w:adjustRightInd w:val="0"/>
          </w:pPr>
        </w:pPrChange>
      </w:pPr>
      <w:del w:id="1043" w:author="Max Lindmark" w:date="2020-02-08T16:41:00Z">
        <w:r w:rsidRPr="006B6905" w:rsidDel="00A22107">
          <w:rPr>
            <w:lang w:val="en-GB"/>
          </w:rPr>
          <w:delText xml:space="preserve">Gillooly, J.F., Brown, J.H., West, G.B., Savage, V.M. &amp; Charnov, E.L. (2001). Effects of size and temperature on metabolic rate. </w:delText>
        </w:r>
        <w:r w:rsidRPr="006B6905" w:rsidDel="00A22107">
          <w:rPr>
            <w:i/>
            <w:iCs/>
            <w:lang w:val="en-GB"/>
          </w:rPr>
          <w:delText>Science</w:delText>
        </w:r>
        <w:r w:rsidRPr="006B6905" w:rsidDel="00A22107">
          <w:rPr>
            <w:lang w:val="en-GB"/>
          </w:rPr>
          <w:delText>, 2248–2251.</w:delText>
        </w:r>
      </w:del>
    </w:p>
    <w:p w14:paraId="3463F085" w14:textId="73B59947" w:rsidR="00143F3F" w:rsidRPr="006B6905" w:rsidDel="00A22107" w:rsidRDefault="00143F3F" w:rsidP="006B6905">
      <w:pPr>
        <w:pStyle w:val="Bibliography"/>
        <w:rPr>
          <w:del w:id="1044" w:author="Max Lindmark" w:date="2020-02-08T16:41:00Z"/>
          <w:lang w:val="en-GB"/>
        </w:rPr>
        <w:pPrChange w:id="1045" w:author="Max Lindmark" w:date="2020-02-08T16:47:00Z">
          <w:pPr>
            <w:widowControl w:val="0"/>
            <w:autoSpaceDE w:val="0"/>
            <w:autoSpaceDN w:val="0"/>
            <w:adjustRightInd w:val="0"/>
          </w:pPr>
        </w:pPrChange>
      </w:pPr>
      <w:del w:id="1046" w:author="Max Lindmark" w:date="2020-02-08T16:41:00Z">
        <w:r w:rsidRPr="006B6905" w:rsidDel="00A22107">
          <w:rPr>
            <w:lang w:val="en-GB"/>
          </w:rPr>
          <w:delText xml:space="preserve">Gröger, M., Arneborg, L., Dieterich, C., Höglund, A. &amp; Meier, H.E.M. (2019). Summer hydrographic changes in the Baltic Sea, Kattegat and Skagerrak projected in an ensemble of climate scenarios downscaled with a coupled regional ocean–sea ice–atmosphere model. </w:delText>
        </w:r>
        <w:r w:rsidRPr="006B6905" w:rsidDel="00A22107">
          <w:rPr>
            <w:i/>
            <w:iCs/>
            <w:lang w:val="en-GB"/>
          </w:rPr>
          <w:delText>Clim Dyn</w:delText>
        </w:r>
        <w:r w:rsidRPr="006B6905" w:rsidDel="00A22107">
          <w:rPr>
            <w:lang w:val="en-GB"/>
          </w:rPr>
          <w:delText>, 53, 5945–5966.</w:delText>
        </w:r>
      </w:del>
    </w:p>
    <w:p w14:paraId="790EDD54" w14:textId="5121F2E2" w:rsidR="00143F3F" w:rsidRPr="006B6905" w:rsidDel="00A22107" w:rsidRDefault="00143F3F" w:rsidP="006B6905">
      <w:pPr>
        <w:pStyle w:val="Bibliography"/>
        <w:rPr>
          <w:del w:id="1047" w:author="Max Lindmark" w:date="2020-02-08T16:41:00Z"/>
          <w:lang w:val="en-GB"/>
        </w:rPr>
        <w:pPrChange w:id="1048" w:author="Max Lindmark" w:date="2020-02-08T16:47:00Z">
          <w:pPr>
            <w:widowControl w:val="0"/>
            <w:autoSpaceDE w:val="0"/>
            <w:autoSpaceDN w:val="0"/>
            <w:adjustRightInd w:val="0"/>
          </w:pPr>
        </w:pPrChange>
      </w:pPr>
      <w:del w:id="1049" w:author="Max Lindmark" w:date="2020-02-08T16:41:00Z">
        <w:r w:rsidRPr="006B6905" w:rsidDel="00A22107">
          <w:rPr>
            <w:lang w:val="en-GB"/>
          </w:rPr>
          <w:delText xml:space="preserve">Handeland, S.O., Imsland, A.K. &amp; Stefansson, S.O. (2008). The effect of temperature and fish size on growth, feed intake, food conversion efficiency and stomach evacuation rate of Atlantic salmon post-smolts. </w:delText>
        </w:r>
        <w:r w:rsidRPr="006B6905" w:rsidDel="00A22107">
          <w:rPr>
            <w:i/>
            <w:iCs/>
            <w:lang w:val="en-GB"/>
          </w:rPr>
          <w:delText>Aquaculture</w:delText>
        </w:r>
        <w:r w:rsidRPr="006B6905" w:rsidDel="00A22107">
          <w:rPr>
            <w:lang w:val="en-GB"/>
          </w:rPr>
          <w:delText>, 283, 36–42.</w:delText>
        </w:r>
      </w:del>
    </w:p>
    <w:p w14:paraId="4A4DD680" w14:textId="39AA322D" w:rsidR="00143F3F" w:rsidRPr="006B6905" w:rsidDel="00A22107" w:rsidRDefault="00143F3F" w:rsidP="006B6905">
      <w:pPr>
        <w:pStyle w:val="Bibliography"/>
        <w:rPr>
          <w:del w:id="1050" w:author="Max Lindmark" w:date="2020-02-08T16:41:00Z"/>
          <w:lang w:val="en-GB"/>
        </w:rPr>
        <w:pPrChange w:id="1051" w:author="Max Lindmark" w:date="2020-02-08T16:47:00Z">
          <w:pPr>
            <w:widowControl w:val="0"/>
            <w:autoSpaceDE w:val="0"/>
            <w:autoSpaceDN w:val="0"/>
            <w:adjustRightInd w:val="0"/>
          </w:pPr>
        </w:pPrChange>
      </w:pPr>
      <w:del w:id="1052" w:author="Max Lindmark" w:date="2020-02-08T16:41:00Z">
        <w:r w:rsidRPr="006B6905" w:rsidDel="00A22107">
          <w:rPr>
            <w:lang w:val="en-GB"/>
          </w:rPr>
          <w:delText xml:space="preserve">Hartvig, M., Andersen, K.H. &amp; Beyer, J.E. (2011). Food web framework for size-structured populations. </w:delText>
        </w:r>
        <w:r w:rsidRPr="006B6905" w:rsidDel="00A22107">
          <w:rPr>
            <w:i/>
            <w:iCs/>
            <w:lang w:val="en-GB"/>
          </w:rPr>
          <w:delText>Journal of Theoretical Biology</w:delText>
        </w:r>
        <w:r w:rsidRPr="006B6905" w:rsidDel="00A22107">
          <w:rPr>
            <w:lang w:val="en-GB"/>
          </w:rPr>
          <w:delText>, 272, 113–122.</w:delText>
        </w:r>
      </w:del>
    </w:p>
    <w:p w14:paraId="272AD76D" w14:textId="07618024" w:rsidR="00143F3F" w:rsidRPr="006B6905" w:rsidDel="00A22107" w:rsidRDefault="00143F3F" w:rsidP="006B6905">
      <w:pPr>
        <w:pStyle w:val="Bibliography"/>
        <w:rPr>
          <w:del w:id="1053" w:author="Max Lindmark" w:date="2020-02-08T16:41:00Z"/>
          <w:lang w:val="sv-SE"/>
          <w:rPrChange w:id="1054" w:author="Max Lindmark" w:date="2020-02-08T16:47:00Z">
            <w:rPr>
              <w:del w:id="1055" w:author="Max Lindmark" w:date="2020-02-08T16:41:00Z"/>
              <w:lang w:val="en-GB"/>
            </w:rPr>
          </w:rPrChange>
        </w:rPr>
        <w:pPrChange w:id="1056" w:author="Max Lindmark" w:date="2020-02-08T16:47:00Z">
          <w:pPr>
            <w:widowControl w:val="0"/>
            <w:autoSpaceDE w:val="0"/>
            <w:autoSpaceDN w:val="0"/>
            <w:adjustRightInd w:val="0"/>
          </w:pPr>
        </w:pPrChange>
      </w:pPr>
      <w:del w:id="1057" w:author="Max Lindmark" w:date="2020-02-08T16:41:00Z">
        <w:r w:rsidRPr="006B6905" w:rsidDel="00A22107">
          <w:rPr>
            <w:lang w:val="en-GB"/>
          </w:rPr>
          <w:delText xml:space="preserve">Hilborn, R. &amp; Walters, C.J. (1992). </w:delText>
        </w:r>
        <w:r w:rsidRPr="006B6905" w:rsidDel="00A22107">
          <w:rPr>
            <w:i/>
            <w:iCs/>
            <w:lang w:val="en-GB"/>
          </w:rPr>
          <w:delText>Quantitative Fisheries Stock Assessment: Choice, Dynamics and Uncertainty</w:delText>
        </w:r>
        <w:r w:rsidRPr="006B6905" w:rsidDel="00A22107">
          <w:rPr>
            <w:lang w:val="en-GB"/>
          </w:rPr>
          <w:delText xml:space="preserve">. </w:delText>
        </w:r>
        <w:r w:rsidRPr="006B6905" w:rsidDel="00A22107">
          <w:rPr>
            <w:lang w:val="sv-SE"/>
            <w:rPrChange w:id="1058" w:author="Max Lindmark" w:date="2020-02-08T16:47:00Z">
              <w:rPr>
                <w:lang w:val="en-GB"/>
              </w:rPr>
            </w:rPrChange>
          </w:rPr>
          <w:delText>Springer, Norwell MA, USA.</w:delText>
        </w:r>
      </w:del>
    </w:p>
    <w:p w14:paraId="31972BCB" w14:textId="1F3FFABC" w:rsidR="00143F3F" w:rsidRPr="006B6905" w:rsidDel="00A22107" w:rsidRDefault="00143F3F" w:rsidP="006B6905">
      <w:pPr>
        <w:pStyle w:val="Bibliography"/>
        <w:rPr>
          <w:del w:id="1059" w:author="Max Lindmark" w:date="2020-02-08T16:41:00Z"/>
          <w:lang w:val="en-GB"/>
        </w:rPr>
        <w:pPrChange w:id="1060" w:author="Max Lindmark" w:date="2020-02-08T16:47:00Z">
          <w:pPr>
            <w:widowControl w:val="0"/>
            <w:autoSpaceDE w:val="0"/>
            <w:autoSpaceDN w:val="0"/>
            <w:adjustRightInd w:val="0"/>
          </w:pPr>
        </w:pPrChange>
      </w:pPr>
      <w:del w:id="1061" w:author="Max Lindmark" w:date="2020-02-08T16:41:00Z">
        <w:r w:rsidRPr="006B6905" w:rsidDel="00A22107">
          <w:rPr>
            <w:lang w:val="sv-SE"/>
            <w:rPrChange w:id="1062" w:author="Max Lindmark" w:date="2020-02-08T16:47:00Z">
              <w:rPr>
                <w:lang w:val="en-GB"/>
              </w:rPr>
            </w:rPrChange>
          </w:rPr>
          <w:delText xml:space="preserve">Huey, R.B. &amp; Kingsolver, J.G. (2019). </w:delText>
        </w:r>
        <w:r w:rsidRPr="006B6905" w:rsidDel="00A22107">
          <w:rPr>
            <w:lang w:val="en-GB"/>
          </w:rPr>
          <w:delText xml:space="preserve">Climate Warming, Resource Availability, and the Metabolic Meltdown of Ectotherms. </w:delText>
        </w:r>
        <w:r w:rsidRPr="006B6905" w:rsidDel="00A22107">
          <w:rPr>
            <w:i/>
            <w:iCs/>
            <w:lang w:val="en-GB"/>
          </w:rPr>
          <w:delText>The American Naturalist</w:delText>
        </w:r>
        <w:r w:rsidRPr="006B6905" w:rsidDel="00A22107">
          <w:rPr>
            <w:lang w:val="en-GB"/>
          </w:rPr>
          <w:delText>, 194, E140–E150.</w:delText>
        </w:r>
      </w:del>
    </w:p>
    <w:p w14:paraId="0F77D142" w14:textId="58461968" w:rsidR="00143F3F" w:rsidRPr="006B6905" w:rsidDel="00A22107" w:rsidRDefault="00143F3F" w:rsidP="006B6905">
      <w:pPr>
        <w:pStyle w:val="Bibliography"/>
        <w:rPr>
          <w:del w:id="1063" w:author="Max Lindmark" w:date="2020-02-08T16:41:00Z"/>
          <w:lang w:val="en-GB"/>
        </w:rPr>
        <w:pPrChange w:id="1064" w:author="Max Lindmark" w:date="2020-02-08T16:47:00Z">
          <w:pPr>
            <w:widowControl w:val="0"/>
            <w:autoSpaceDE w:val="0"/>
            <w:autoSpaceDN w:val="0"/>
            <w:adjustRightInd w:val="0"/>
          </w:pPr>
        </w:pPrChange>
      </w:pPr>
      <w:del w:id="1065" w:author="Max Lindmark" w:date="2020-02-08T16:41:00Z">
        <w:r w:rsidRPr="006B6905" w:rsidDel="00A22107">
          <w:rPr>
            <w:lang w:val="en-GB"/>
          </w:rPr>
          <w:delText xml:space="preserve">Huss, M., Lindmark, M., Jacobson, P., van Dorst, R.M. &amp; Gårdmark, A. (2019). Experimental evidence of gradual size‐dependent shifts in body size and growth of fish in response to warming. </w:delText>
        </w:r>
        <w:r w:rsidRPr="006B6905" w:rsidDel="00A22107">
          <w:rPr>
            <w:i/>
            <w:iCs/>
            <w:lang w:val="en-GB"/>
          </w:rPr>
          <w:delText>Glob Change Biol</w:delText>
        </w:r>
        <w:r w:rsidRPr="006B6905" w:rsidDel="00A22107">
          <w:rPr>
            <w:lang w:val="en-GB"/>
          </w:rPr>
          <w:delText>, 25, 2285–2295.</w:delText>
        </w:r>
      </w:del>
    </w:p>
    <w:p w14:paraId="02A38189" w14:textId="737302A1" w:rsidR="00143F3F" w:rsidRPr="006B6905" w:rsidDel="00A22107" w:rsidRDefault="00143F3F" w:rsidP="006B6905">
      <w:pPr>
        <w:pStyle w:val="Bibliography"/>
        <w:rPr>
          <w:del w:id="1066" w:author="Max Lindmark" w:date="2020-02-08T16:41:00Z"/>
          <w:lang w:val="en-GB"/>
        </w:rPr>
        <w:pPrChange w:id="1067" w:author="Max Lindmark" w:date="2020-02-08T16:47:00Z">
          <w:pPr>
            <w:widowControl w:val="0"/>
            <w:autoSpaceDE w:val="0"/>
            <w:autoSpaceDN w:val="0"/>
            <w:adjustRightInd w:val="0"/>
          </w:pPr>
        </w:pPrChange>
      </w:pPr>
      <w:del w:id="1068" w:author="Max Lindmark" w:date="2020-02-08T16:41:00Z">
        <w:r w:rsidRPr="006B6905" w:rsidDel="00A22107">
          <w:rPr>
            <w:lang w:val="en-GB"/>
          </w:rPr>
          <w:delText xml:space="preserve">ICES. (2013). </w:delText>
        </w:r>
        <w:r w:rsidRPr="006B6905" w:rsidDel="00A22107">
          <w:rPr>
            <w:i/>
            <w:iCs/>
            <w:lang w:val="en-GB"/>
          </w:rPr>
          <w:delText>Report of the Baltic Fisheries Assessment Working Group (WGBFAS)</w:delText>
        </w:r>
        <w:r w:rsidRPr="006B6905" w:rsidDel="00A22107">
          <w:rPr>
            <w:lang w:val="en-GB"/>
          </w:rPr>
          <w:delText xml:space="preserve"> ( No. ICES CM 2013/ACOM:10.). 10-17 April 2013 ICES Headquarters, Copenhagen.</w:delText>
        </w:r>
      </w:del>
    </w:p>
    <w:p w14:paraId="55AD0CDB" w14:textId="5FD43F81" w:rsidR="00143F3F" w:rsidRPr="006B6905" w:rsidDel="00A22107" w:rsidRDefault="00143F3F" w:rsidP="006B6905">
      <w:pPr>
        <w:pStyle w:val="Bibliography"/>
        <w:rPr>
          <w:del w:id="1069" w:author="Max Lindmark" w:date="2020-02-08T16:41:00Z"/>
          <w:lang w:val="en-GB"/>
        </w:rPr>
        <w:pPrChange w:id="1070" w:author="Max Lindmark" w:date="2020-02-08T16:47:00Z">
          <w:pPr>
            <w:widowControl w:val="0"/>
            <w:autoSpaceDE w:val="0"/>
            <w:autoSpaceDN w:val="0"/>
            <w:adjustRightInd w:val="0"/>
          </w:pPr>
        </w:pPrChange>
      </w:pPr>
      <w:del w:id="1071" w:author="Max Lindmark" w:date="2020-02-08T16:41:00Z">
        <w:r w:rsidRPr="006B6905" w:rsidDel="00A22107">
          <w:rPr>
            <w:lang w:val="en-GB"/>
          </w:rPr>
          <w:delText xml:space="preserve">ICES. (2015). </w:delText>
        </w:r>
        <w:r w:rsidRPr="006B6905" w:rsidDel="00A22107">
          <w:rPr>
            <w:i/>
            <w:iCs/>
            <w:lang w:val="en-GB"/>
          </w:rPr>
          <w:delText>Report of the Baltic Fisheries Assessment Working Group (WGBFAS)</w:delText>
        </w:r>
        <w:r w:rsidRPr="006B6905" w:rsidDel="00A22107">
          <w:rPr>
            <w:lang w:val="en-GB"/>
          </w:rPr>
          <w:delText xml:space="preserve"> ( No. ICES CM 2015/ACOM:10). 14-21 April 2015 ICES Headquarters, Copenhagen.</w:delText>
        </w:r>
      </w:del>
    </w:p>
    <w:p w14:paraId="6AD30E37" w14:textId="25A64EA0" w:rsidR="00143F3F" w:rsidRPr="006B6905" w:rsidDel="00A22107" w:rsidRDefault="00143F3F" w:rsidP="006B6905">
      <w:pPr>
        <w:pStyle w:val="Bibliography"/>
        <w:rPr>
          <w:del w:id="1072" w:author="Max Lindmark" w:date="2020-02-08T16:41:00Z"/>
          <w:lang w:val="en-GB"/>
        </w:rPr>
        <w:pPrChange w:id="1073" w:author="Max Lindmark" w:date="2020-02-08T16:47:00Z">
          <w:pPr>
            <w:widowControl w:val="0"/>
            <w:autoSpaceDE w:val="0"/>
            <w:autoSpaceDN w:val="0"/>
            <w:adjustRightInd w:val="0"/>
          </w:pPr>
        </w:pPrChange>
      </w:pPr>
      <w:del w:id="1074" w:author="Max Lindmark" w:date="2020-02-08T16:41:00Z">
        <w:r w:rsidRPr="006B6905" w:rsidDel="00A22107">
          <w:rPr>
            <w:lang w:val="en-GB"/>
          </w:rPr>
          <w:delText xml:space="preserve">Jacobsen, N.S., Burgess, M.G. &amp; Andersen, K.H. (2017). Efficiency of fisheries is increasing at the ecosystem level. </w:delText>
        </w:r>
        <w:r w:rsidRPr="006B6905" w:rsidDel="00A22107">
          <w:rPr>
            <w:i/>
            <w:iCs/>
            <w:lang w:val="en-GB"/>
          </w:rPr>
          <w:delText>Fish and Fisheries</w:delText>
        </w:r>
        <w:r w:rsidRPr="006B6905" w:rsidDel="00A22107">
          <w:rPr>
            <w:lang w:val="en-GB"/>
          </w:rPr>
          <w:delText>, 18, 199–211.</w:delText>
        </w:r>
      </w:del>
    </w:p>
    <w:p w14:paraId="3DD550F6" w14:textId="54E20C0E" w:rsidR="00143F3F" w:rsidRPr="006B6905" w:rsidDel="00A22107" w:rsidRDefault="00143F3F" w:rsidP="006B6905">
      <w:pPr>
        <w:pStyle w:val="Bibliography"/>
        <w:rPr>
          <w:del w:id="1075" w:author="Max Lindmark" w:date="2020-02-08T16:41:00Z"/>
          <w:lang w:val="en-GB"/>
        </w:rPr>
        <w:pPrChange w:id="1076" w:author="Max Lindmark" w:date="2020-02-08T16:47:00Z">
          <w:pPr>
            <w:widowControl w:val="0"/>
            <w:autoSpaceDE w:val="0"/>
            <w:autoSpaceDN w:val="0"/>
            <w:adjustRightInd w:val="0"/>
          </w:pPr>
        </w:pPrChange>
      </w:pPr>
      <w:del w:id="1077" w:author="Max Lindmark" w:date="2020-02-08T16:41:00Z">
        <w:r w:rsidRPr="006B6905" w:rsidDel="00A22107">
          <w:rPr>
            <w:lang w:val="en-GB"/>
          </w:rPr>
          <w:delText xml:space="preserve">Jorgensen, C., Enberg, K., Dunlop, E.S., Arlinghaus, R., Boukal, D.S., Brander, K., </w:delText>
        </w:r>
        <w:r w:rsidRPr="006B6905" w:rsidDel="00A22107">
          <w:rPr>
            <w:i/>
            <w:iCs/>
            <w:lang w:val="en-GB"/>
          </w:rPr>
          <w:delText>et al.</w:delText>
        </w:r>
        <w:r w:rsidRPr="006B6905" w:rsidDel="00A22107">
          <w:rPr>
            <w:lang w:val="en-GB"/>
          </w:rPr>
          <w:delText xml:space="preserve"> (2007). Ecology: managing evolving fish stocks. </w:delText>
        </w:r>
        <w:r w:rsidRPr="006B6905" w:rsidDel="00A22107">
          <w:rPr>
            <w:i/>
            <w:iCs/>
            <w:lang w:val="en-GB"/>
          </w:rPr>
          <w:delText>Science</w:delText>
        </w:r>
        <w:r w:rsidRPr="006B6905" w:rsidDel="00A22107">
          <w:rPr>
            <w:lang w:val="en-GB"/>
          </w:rPr>
          <w:delText>, 318, 1247–1248.</w:delText>
        </w:r>
      </w:del>
    </w:p>
    <w:p w14:paraId="3B8FC64F" w14:textId="7F6F023C" w:rsidR="00143F3F" w:rsidRPr="006B6905" w:rsidDel="00A22107" w:rsidRDefault="00143F3F" w:rsidP="006B6905">
      <w:pPr>
        <w:pStyle w:val="Bibliography"/>
        <w:rPr>
          <w:del w:id="1078" w:author="Max Lindmark" w:date="2020-02-08T16:41:00Z"/>
          <w:lang w:val="en-GB"/>
        </w:rPr>
        <w:pPrChange w:id="1079" w:author="Max Lindmark" w:date="2020-02-08T16:47:00Z">
          <w:pPr>
            <w:widowControl w:val="0"/>
            <w:autoSpaceDE w:val="0"/>
            <w:autoSpaceDN w:val="0"/>
            <w:adjustRightInd w:val="0"/>
          </w:pPr>
        </w:pPrChange>
      </w:pPr>
      <w:del w:id="1080" w:author="Max Lindmark" w:date="2020-02-08T16:41:00Z">
        <w:r w:rsidRPr="006B6905" w:rsidDel="00A22107">
          <w:rPr>
            <w:lang w:val="en-GB"/>
          </w:rPr>
          <w:delText xml:space="preserve">Lefevre, S., McKenzie, D.J. &amp; Nilsson, G.E. (2018). In modelling effects of global warming, invalid assumptions lead to unrealistic projections. </w:delText>
        </w:r>
        <w:r w:rsidRPr="006B6905" w:rsidDel="00A22107">
          <w:rPr>
            <w:i/>
            <w:iCs/>
            <w:lang w:val="en-GB"/>
          </w:rPr>
          <w:delText>Global Change Biology</w:delText>
        </w:r>
        <w:r w:rsidRPr="006B6905" w:rsidDel="00A22107">
          <w:rPr>
            <w:lang w:val="en-GB"/>
          </w:rPr>
          <w:delText>, 24, 553–556.</w:delText>
        </w:r>
      </w:del>
    </w:p>
    <w:p w14:paraId="15B78F7B" w14:textId="71EFEC65" w:rsidR="00143F3F" w:rsidRPr="006B6905" w:rsidDel="00A22107" w:rsidRDefault="00143F3F" w:rsidP="006B6905">
      <w:pPr>
        <w:pStyle w:val="Bibliography"/>
        <w:rPr>
          <w:del w:id="1081" w:author="Max Lindmark" w:date="2020-02-08T16:41:00Z"/>
          <w:lang w:val="en-GB"/>
        </w:rPr>
        <w:pPrChange w:id="1082" w:author="Max Lindmark" w:date="2020-02-08T16:47:00Z">
          <w:pPr>
            <w:widowControl w:val="0"/>
            <w:autoSpaceDE w:val="0"/>
            <w:autoSpaceDN w:val="0"/>
            <w:adjustRightInd w:val="0"/>
          </w:pPr>
        </w:pPrChange>
      </w:pPr>
      <w:del w:id="1083" w:author="Max Lindmark" w:date="2020-02-08T16:41:00Z">
        <w:r w:rsidRPr="006B6905" w:rsidDel="00A22107">
          <w:rPr>
            <w:lang w:val="en-GB"/>
          </w:rPr>
          <w:delText xml:space="preserve">Lefort, S., Aumont, O., Bopp, L., Arsouze, T., Gehlen, M. &amp; Maury, O. (2015). Spatial and body-size dependent response of marine pelagic communities to projected global climate change. </w:delText>
        </w:r>
        <w:r w:rsidRPr="006B6905" w:rsidDel="00A22107">
          <w:rPr>
            <w:i/>
            <w:iCs/>
            <w:lang w:val="en-GB"/>
          </w:rPr>
          <w:delText>Global Change Biology</w:delText>
        </w:r>
        <w:r w:rsidRPr="006B6905" w:rsidDel="00A22107">
          <w:rPr>
            <w:lang w:val="en-GB"/>
          </w:rPr>
          <w:delText>, 21, 154–164.</w:delText>
        </w:r>
      </w:del>
    </w:p>
    <w:p w14:paraId="3E081FCD" w14:textId="3C5FEE74" w:rsidR="00143F3F" w:rsidRPr="006B6905" w:rsidDel="00A22107" w:rsidRDefault="00143F3F" w:rsidP="006B6905">
      <w:pPr>
        <w:pStyle w:val="Bibliography"/>
        <w:rPr>
          <w:del w:id="1084" w:author="Max Lindmark" w:date="2020-02-08T16:41:00Z"/>
          <w:lang w:val="en-GB"/>
        </w:rPr>
        <w:pPrChange w:id="1085" w:author="Max Lindmark" w:date="2020-02-08T16:47:00Z">
          <w:pPr>
            <w:widowControl w:val="0"/>
            <w:autoSpaceDE w:val="0"/>
            <w:autoSpaceDN w:val="0"/>
            <w:adjustRightInd w:val="0"/>
          </w:pPr>
        </w:pPrChange>
      </w:pPr>
      <w:del w:id="1086" w:author="Max Lindmark" w:date="2020-02-08T16:41:00Z">
        <w:r w:rsidRPr="006B6905" w:rsidDel="00A22107">
          <w:rPr>
            <w:lang w:val="en-GB"/>
          </w:rPr>
          <w:delText xml:space="preserve">Lindegren, M., Möllmann, C., Nielsen, A., Brander, K., MacKenzie, B.R. &amp; Stenseth, N.Chr. (2010). Ecological forecasting under climate change: the case of Baltic cod. </w:delText>
        </w:r>
        <w:r w:rsidRPr="006B6905" w:rsidDel="00A22107">
          <w:rPr>
            <w:i/>
            <w:iCs/>
            <w:lang w:val="en-GB"/>
          </w:rPr>
          <w:delText>Proceedings of the Royal Society B: Biological Sciences</w:delText>
        </w:r>
        <w:r w:rsidRPr="006B6905" w:rsidDel="00A22107">
          <w:rPr>
            <w:lang w:val="en-GB"/>
          </w:rPr>
          <w:delText>, 277, 2121–2130.</w:delText>
        </w:r>
      </w:del>
    </w:p>
    <w:p w14:paraId="58B8C533" w14:textId="61917EE2" w:rsidR="00143F3F" w:rsidRPr="006B6905" w:rsidDel="00A22107" w:rsidRDefault="00143F3F" w:rsidP="006B6905">
      <w:pPr>
        <w:pStyle w:val="Bibliography"/>
        <w:rPr>
          <w:del w:id="1087" w:author="Max Lindmark" w:date="2020-02-08T16:41:00Z"/>
          <w:lang w:val="en-GB"/>
        </w:rPr>
        <w:pPrChange w:id="1088" w:author="Max Lindmark" w:date="2020-02-08T16:47:00Z">
          <w:pPr>
            <w:widowControl w:val="0"/>
            <w:autoSpaceDE w:val="0"/>
            <w:autoSpaceDN w:val="0"/>
            <w:adjustRightInd w:val="0"/>
          </w:pPr>
        </w:pPrChange>
      </w:pPr>
      <w:del w:id="1089" w:author="Max Lindmark" w:date="2020-02-08T16:41:00Z">
        <w:r w:rsidRPr="006B6905" w:rsidDel="00A22107">
          <w:rPr>
            <w:lang w:val="en-GB"/>
          </w:rPr>
          <w:delText xml:space="preserve">Lorenzen, K. (2016). Toward a new paradigm for growth modeling in fisheries stock assessments: Embracing plasticity and its consequences. </w:delText>
        </w:r>
        <w:r w:rsidRPr="006B6905" w:rsidDel="00A22107">
          <w:rPr>
            <w:i/>
            <w:iCs/>
            <w:lang w:val="en-GB"/>
          </w:rPr>
          <w:delText>Fisheries Research</w:delText>
        </w:r>
        <w:r w:rsidRPr="006B6905" w:rsidDel="00A22107">
          <w:rPr>
            <w:lang w:val="en-GB"/>
          </w:rPr>
          <w:delText>, Growth: theory, estimation, and application in fishery stock assessment models, 180, 4–22.</w:delText>
        </w:r>
      </w:del>
    </w:p>
    <w:p w14:paraId="43722B8A" w14:textId="1625493E" w:rsidR="00143F3F" w:rsidRPr="006B6905" w:rsidDel="00A22107" w:rsidRDefault="00143F3F" w:rsidP="006B6905">
      <w:pPr>
        <w:pStyle w:val="Bibliography"/>
        <w:rPr>
          <w:del w:id="1090" w:author="Max Lindmark" w:date="2020-02-08T16:41:00Z"/>
          <w:lang w:val="en-GB"/>
        </w:rPr>
        <w:pPrChange w:id="1091" w:author="Max Lindmark" w:date="2020-02-08T16:47:00Z">
          <w:pPr>
            <w:widowControl w:val="0"/>
            <w:autoSpaceDE w:val="0"/>
            <w:autoSpaceDN w:val="0"/>
            <w:adjustRightInd w:val="0"/>
          </w:pPr>
        </w:pPrChange>
      </w:pPr>
      <w:del w:id="1092" w:author="Max Lindmark" w:date="2020-02-08T16:41:00Z">
        <w:r w:rsidRPr="006B6905" w:rsidDel="00A22107">
          <w:rPr>
            <w:lang w:val="en-GB"/>
          </w:rPr>
          <w:delText xml:space="preserve">Lotze, H.K., Tittensor, D.P., Bryndum-Buchholz, A., Eddy, T.D., Cheung, W.W.L., Galbraith, E.D., </w:delText>
        </w:r>
        <w:r w:rsidRPr="006B6905" w:rsidDel="00A22107">
          <w:rPr>
            <w:i/>
            <w:iCs/>
            <w:lang w:val="en-GB"/>
          </w:rPr>
          <w:delText>et al.</w:delText>
        </w:r>
        <w:r w:rsidRPr="006B6905" w:rsidDel="00A22107">
          <w:rPr>
            <w:lang w:val="en-GB"/>
          </w:rPr>
          <w:delText xml:space="preserve"> (2019). Global ensemble projections reveal trophic amplification of ocean biomass declines with climate change. </w:delText>
        </w:r>
        <w:r w:rsidRPr="006B6905" w:rsidDel="00A22107">
          <w:rPr>
            <w:i/>
            <w:iCs/>
            <w:lang w:val="en-GB"/>
          </w:rPr>
          <w:delText>Proceedings of the National Academy of Sciences</w:delText>
        </w:r>
        <w:r w:rsidRPr="006B6905" w:rsidDel="00A22107">
          <w:rPr>
            <w:lang w:val="en-GB"/>
          </w:rPr>
          <w:delText>, 116, 12907–12912.</w:delText>
        </w:r>
      </w:del>
    </w:p>
    <w:p w14:paraId="0DFD2A32" w14:textId="16F0F5CA" w:rsidR="00143F3F" w:rsidRPr="006B6905" w:rsidDel="00A22107" w:rsidRDefault="00143F3F" w:rsidP="006B6905">
      <w:pPr>
        <w:pStyle w:val="Bibliography"/>
        <w:rPr>
          <w:del w:id="1093" w:author="Max Lindmark" w:date="2020-02-08T16:41:00Z"/>
          <w:lang w:val="en-GB"/>
        </w:rPr>
        <w:pPrChange w:id="1094" w:author="Max Lindmark" w:date="2020-02-08T16:47:00Z">
          <w:pPr>
            <w:widowControl w:val="0"/>
            <w:autoSpaceDE w:val="0"/>
            <w:autoSpaceDN w:val="0"/>
            <w:adjustRightInd w:val="0"/>
          </w:pPr>
        </w:pPrChange>
      </w:pPr>
      <w:del w:id="1095" w:author="Max Lindmark" w:date="2020-02-08T16:41:00Z">
        <w:r w:rsidRPr="006B6905" w:rsidDel="00A22107">
          <w:rPr>
            <w:lang w:val="en-GB"/>
          </w:rPr>
          <w:delText xml:space="preserve">Mackenzie, B.R., Gislason, H., Möllmann, C. &amp; Köster, F.W. (2007). Impact of 21st century climate change on the Baltic Sea fish community and fisheries. </w:delText>
        </w:r>
        <w:r w:rsidRPr="006B6905" w:rsidDel="00A22107">
          <w:rPr>
            <w:i/>
            <w:iCs/>
            <w:lang w:val="en-GB"/>
          </w:rPr>
          <w:delText>Global Change Biology</w:delText>
        </w:r>
        <w:r w:rsidRPr="006B6905" w:rsidDel="00A22107">
          <w:rPr>
            <w:lang w:val="en-GB"/>
          </w:rPr>
          <w:delText>, 13, 1348–1367.</w:delText>
        </w:r>
      </w:del>
    </w:p>
    <w:p w14:paraId="44488A91" w14:textId="5A895EDF" w:rsidR="00143F3F" w:rsidRPr="006B6905" w:rsidDel="00A22107" w:rsidRDefault="00143F3F" w:rsidP="006B6905">
      <w:pPr>
        <w:pStyle w:val="Bibliography"/>
        <w:rPr>
          <w:del w:id="1096" w:author="Max Lindmark" w:date="2020-02-08T16:41:00Z"/>
          <w:lang w:val="en-GB"/>
        </w:rPr>
        <w:pPrChange w:id="1097" w:author="Max Lindmark" w:date="2020-02-08T16:47:00Z">
          <w:pPr>
            <w:widowControl w:val="0"/>
            <w:autoSpaceDE w:val="0"/>
            <w:autoSpaceDN w:val="0"/>
            <w:adjustRightInd w:val="0"/>
          </w:pPr>
        </w:pPrChange>
      </w:pPr>
      <w:del w:id="1098" w:author="Max Lindmark" w:date="2020-02-08T16:41:00Z">
        <w:r w:rsidRPr="006B6905" w:rsidDel="00A22107">
          <w:rPr>
            <w:lang w:val="en-GB"/>
          </w:rPr>
          <w:delText xml:space="preserve">MacKenzie, B.R. &amp; Köster, F.W. (2004). Fish Production and Climate: Sprat in the Baltic Sea. </w:delText>
        </w:r>
        <w:r w:rsidRPr="006B6905" w:rsidDel="00A22107">
          <w:rPr>
            <w:i/>
            <w:iCs/>
            <w:lang w:val="en-GB"/>
          </w:rPr>
          <w:delText>Ecology</w:delText>
        </w:r>
        <w:r w:rsidRPr="006B6905" w:rsidDel="00A22107">
          <w:rPr>
            <w:lang w:val="en-GB"/>
          </w:rPr>
          <w:delText>, 85, 784–794.</w:delText>
        </w:r>
      </w:del>
    </w:p>
    <w:p w14:paraId="2DF8C4AD" w14:textId="7C854113" w:rsidR="00143F3F" w:rsidRPr="006B6905" w:rsidDel="00A22107" w:rsidRDefault="00143F3F" w:rsidP="006B6905">
      <w:pPr>
        <w:pStyle w:val="Bibliography"/>
        <w:rPr>
          <w:del w:id="1099" w:author="Max Lindmark" w:date="2020-02-08T16:41:00Z"/>
          <w:lang w:val="en-GB"/>
        </w:rPr>
        <w:pPrChange w:id="1100" w:author="Max Lindmark" w:date="2020-02-08T16:47:00Z">
          <w:pPr>
            <w:widowControl w:val="0"/>
            <w:autoSpaceDE w:val="0"/>
            <w:autoSpaceDN w:val="0"/>
            <w:adjustRightInd w:val="0"/>
          </w:pPr>
        </w:pPrChange>
      </w:pPr>
      <w:del w:id="1101" w:author="Max Lindmark" w:date="2020-02-08T16:41:00Z">
        <w:r w:rsidRPr="006B6905" w:rsidDel="00A22107">
          <w:rPr>
            <w:lang w:val="en-GB"/>
          </w:rPr>
          <w:delText xml:space="preserve">McCauley, D.J., Pinsky, M.L., Palumbi, S.R., Estes, J.A., Joyce, F.H. &amp; Warner, R.R. (2015). Marine defaunation: Animal loss in the global ocean. </w:delText>
        </w:r>
        <w:r w:rsidRPr="006B6905" w:rsidDel="00A22107">
          <w:rPr>
            <w:i/>
            <w:iCs/>
            <w:lang w:val="en-GB"/>
          </w:rPr>
          <w:delText>Science</w:delText>
        </w:r>
        <w:r w:rsidRPr="006B6905" w:rsidDel="00A22107">
          <w:rPr>
            <w:lang w:val="en-GB"/>
          </w:rPr>
          <w:delText>, 347.</w:delText>
        </w:r>
      </w:del>
    </w:p>
    <w:p w14:paraId="3B9DFF2F" w14:textId="2E78E4C4" w:rsidR="00143F3F" w:rsidRPr="006B6905" w:rsidDel="00A22107" w:rsidRDefault="00143F3F" w:rsidP="006B6905">
      <w:pPr>
        <w:pStyle w:val="Bibliography"/>
        <w:rPr>
          <w:del w:id="1102" w:author="Max Lindmark" w:date="2020-02-08T16:41:00Z"/>
          <w:lang w:val="en-GB"/>
        </w:rPr>
        <w:pPrChange w:id="1103" w:author="Max Lindmark" w:date="2020-02-08T16:47:00Z">
          <w:pPr>
            <w:widowControl w:val="0"/>
            <w:autoSpaceDE w:val="0"/>
            <w:autoSpaceDN w:val="0"/>
            <w:adjustRightInd w:val="0"/>
          </w:pPr>
        </w:pPrChange>
      </w:pPr>
      <w:del w:id="1104" w:author="Max Lindmark" w:date="2020-02-08T16:41:00Z">
        <w:r w:rsidRPr="006B6905" w:rsidDel="00A22107">
          <w:rPr>
            <w:lang w:val="en-GB"/>
          </w:rPr>
          <w:delText xml:space="preserve">Mion, M., Thorsen, A., Vitale, F., Dierking, J., Herrmann, J.P., Huwer, B., </w:delText>
        </w:r>
        <w:r w:rsidRPr="006B6905" w:rsidDel="00A22107">
          <w:rPr>
            <w:i/>
            <w:iCs/>
            <w:lang w:val="en-GB"/>
          </w:rPr>
          <w:delText>et al.</w:delText>
        </w:r>
        <w:r w:rsidRPr="006B6905" w:rsidDel="00A22107">
          <w:rPr>
            <w:lang w:val="en-GB"/>
          </w:rPr>
          <w:delText xml:space="preserve"> (2018). Effect of fish length and nutritional condition on the fecundity of distressed Atlantic cod </w:delText>
        </w:r>
        <w:r w:rsidRPr="006B6905" w:rsidDel="00A22107">
          <w:rPr>
            <w:i/>
            <w:iCs/>
            <w:lang w:val="en-GB"/>
          </w:rPr>
          <w:delText>Gadus morhua</w:delText>
        </w:r>
        <w:r w:rsidRPr="006B6905" w:rsidDel="00A22107">
          <w:rPr>
            <w:lang w:val="en-GB"/>
          </w:rPr>
          <w:delText xml:space="preserve"> from the Baltic Sea: POTENTIAL FECUNDITY OF BALTIC </w:delText>
        </w:r>
        <w:r w:rsidRPr="006B6905" w:rsidDel="00A22107">
          <w:rPr>
            <w:i/>
            <w:iCs/>
            <w:lang w:val="en-GB"/>
          </w:rPr>
          <w:delText>G. MORHUA</w:delText>
        </w:r>
        <w:r w:rsidRPr="006B6905" w:rsidDel="00A22107">
          <w:rPr>
            <w:lang w:val="en-GB"/>
          </w:rPr>
          <w:delText xml:space="preserve">. </w:delText>
        </w:r>
        <w:r w:rsidRPr="006B6905" w:rsidDel="00A22107">
          <w:rPr>
            <w:i/>
            <w:iCs/>
            <w:lang w:val="en-GB"/>
          </w:rPr>
          <w:delText>Journal of Fish Biology</w:delText>
        </w:r>
        <w:r w:rsidRPr="006B6905" w:rsidDel="00A22107">
          <w:rPr>
            <w:lang w:val="en-GB"/>
          </w:rPr>
          <w:delText>, 92, 1016–1034.</w:delText>
        </w:r>
      </w:del>
    </w:p>
    <w:p w14:paraId="37537BDA" w14:textId="0A657248" w:rsidR="00143F3F" w:rsidRPr="006B6905" w:rsidDel="00A22107" w:rsidRDefault="00143F3F" w:rsidP="006B6905">
      <w:pPr>
        <w:pStyle w:val="Bibliography"/>
        <w:rPr>
          <w:del w:id="1105" w:author="Max Lindmark" w:date="2020-02-08T16:41:00Z"/>
          <w:lang w:val="en-GB"/>
        </w:rPr>
        <w:pPrChange w:id="1106" w:author="Max Lindmark" w:date="2020-02-08T16:47:00Z">
          <w:pPr>
            <w:widowControl w:val="0"/>
            <w:autoSpaceDE w:val="0"/>
            <w:autoSpaceDN w:val="0"/>
            <w:adjustRightInd w:val="0"/>
          </w:pPr>
        </w:pPrChange>
      </w:pPr>
      <w:del w:id="1107" w:author="Max Lindmark" w:date="2020-02-08T16:41:00Z">
        <w:r w:rsidRPr="006B6905" w:rsidDel="00A22107">
          <w:rPr>
            <w:lang w:val="en-GB"/>
          </w:rPr>
          <w:delText xml:space="preserve">Möllmann, C., Diekmann, R., Müller‐Karulis, B., Kornilovs, G., Plikshs, M. &amp; Axe, P. (2009). Reorganization of a large marine ecosystem due to atmospheric and anthropogenic pressure: a discontinuous regime shift in the Central Baltic Sea. </w:delText>
        </w:r>
        <w:r w:rsidRPr="006B6905" w:rsidDel="00A22107">
          <w:rPr>
            <w:i/>
            <w:iCs/>
            <w:lang w:val="en-GB"/>
          </w:rPr>
          <w:delText>Global Change Biology</w:delText>
        </w:r>
        <w:r w:rsidRPr="006B6905" w:rsidDel="00A22107">
          <w:rPr>
            <w:lang w:val="en-GB"/>
          </w:rPr>
          <w:delText>, 15, 1377–1393.</w:delText>
        </w:r>
      </w:del>
    </w:p>
    <w:p w14:paraId="18C32281" w14:textId="12910AF2" w:rsidR="00143F3F" w:rsidRPr="006B6905" w:rsidDel="00A22107" w:rsidRDefault="00143F3F" w:rsidP="006B6905">
      <w:pPr>
        <w:pStyle w:val="Bibliography"/>
        <w:rPr>
          <w:del w:id="1108" w:author="Max Lindmark" w:date="2020-02-08T16:41:00Z"/>
          <w:lang w:val="en-GB"/>
        </w:rPr>
        <w:pPrChange w:id="1109" w:author="Max Lindmark" w:date="2020-02-08T16:47:00Z">
          <w:pPr>
            <w:widowControl w:val="0"/>
            <w:autoSpaceDE w:val="0"/>
            <w:autoSpaceDN w:val="0"/>
            <w:adjustRightInd w:val="0"/>
          </w:pPr>
        </w:pPrChange>
      </w:pPr>
      <w:del w:id="1110" w:author="Max Lindmark" w:date="2020-02-08T16:41:00Z">
        <w:r w:rsidRPr="006B6905" w:rsidDel="00A22107">
          <w:rPr>
            <w:lang w:val="en-GB"/>
          </w:rPr>
          <w:delText xml:space="preserve">Morán, X.A.G., López‐Urrutia, Á., Calvo‐Díaz, A. &amp; Li, W.K.W. (2010). Increasing importance of small phytoplankton in a warmer ocean. </w:delText>
        </w:r>
        <w:r w:rsidRPr="006B6905" w:rsidDel="00A22107">
          <w:rPr>
            <w:i/>
            <w:iCs/>
            <w:lang w:val="en-GB"/>
          </w:rPr>
          <w:delText>Global Change Biology</w:delText>
        </w:r>
        <w:r w:rsidRPr="006B6905" w:rsidDel="00A22107">
          <w:rPr>
            <w:lang w:val="en-GB"/>
          </w:rPr>
          <w:delText>, 16, 1137–1144.</w:delText>
        </w:r>
      </w:del>
    </w:p>
    <w:p w14:paraId="110F6D35" w14:textId="68A8344D" w:rsidR="00143F3F" w:rsidRPr="006B6905" w:rsidDel="00A22107" w:rsidRDefault="00143F3F" w:rsidP="006B6905">
      <w:pPr>
        <w:pStyle w:val="Bibliography"/>
        <w:rPr>
          <w:del w:id="1111" w:author="Max Lindmark" w:date="2020-02-08T16:41:00Z"/>
          <w:lang w:val="en-GB"/>
        </w:rPr>
        <w:pPrChange w:id="1112" w:author="Max Lindmark" w:date="2020-02-08T16:47:00Z">
          <w:pPr>
            <w:widowControl w:val="0"/>
            <w:autoSpaceDE w:val="0"/>
            <w:autoSpaceDN w:val="0"/>
            <w:adjustRightInd w:val="0"/>
          </w:pPr>
        </w:pPrChange>
      </w:pPr>
      <w:del w:id="1113" w:author="Max Lindmark" w:date="2020-02-08T16:41:00Z">
        <w:r w:rsidRPr="006B6905" w:rsidDel="00A22107">
          <w:rPr>
            <w:lang w:val="sv-SE"/>
            <w:rPrChange w:id="1114" w:author="Max Lindmark" w:date="2020-02-08T16:47:00Z">
              <w:rPr>
                <w:lang w:val="en-GB"/>
              </w:rPr>
            </w:rPrChange>
          </w:rPr>
          <w:delText xml:space="preserve">Morita, K., Fukuwaka, M., Tanimata, N. &amp; Yamamura, O. (2010). </w:delText>
        </w:r>
        <w:r w:rsidRPr="006B6905" w:rsidDel="00A22107">
          <w:rPr>
            <w:lang w:val="en-GB"/>
          </w:rPr>
          <w:delText xml:space="preserve">Size-dependent thermal preferences in a pelagic fish. </w:delText>
        </w:r>
        <w:r w:rsidRPr="006B6905" w:rsidDel="00A22107">
          <w:rPr>
            <w:i/>
            <w:iCs/>
            <w:lang w:val="en-GB"/>
          </w:rPr>
          <w:delText>Oikos</w:delText>
        </w:r>
        <w:r w:rsidRPr="006B6905" w:rsidDel="00A22107">
          <w:rPr>
            <w:lang w:val="en-GB"/>
          </w:rPr>
          <w:delText>, 119, 1265–1272.</w:delText>
        </w:r>
      </w:del>
    </w:p>
    <w:p w14:paraId="17DD4287" w14:textId="1B1E8F79" w:rsidR="00143F3F" w:rsidRPr="006B6905" w:rsidDel="00A22107" w:rsidRDefault="00143F3F" w:rsidP="006B6905">
      <w:pPr>
        <w:pStyle w:val="Bibliography"/>
        <w:rPr>
          <w:del w:id="1115" w:author="Max Lindmark" w:date="2020-02-08T16:41:00Z"/>
          <w:lang w:val="sv-SE"/>
          <w:rPrChange w:id="1116" w:author="Max Lindmark" w:date="2020-02-08T16:47:00Z">
            <w:rPr>
              <w:del w:id="1117" w:author="Max Lindmark" w:date="2020-02-08T16:41:00Z"/>
              <w:lang w:val="en-GB"/>
            </w:rPr>
          </w:rPrChange>
        </w:rPr>
        <w:pPrChange w:id="1118" w:author="Max Lindmark" w:date="2020-02-08T16:47:00Z">
          <w:pPr>
            <w:widowControl w:val="0"/>
            <w:autoSpaceDE w:val="0"/>
            <w:autoSpaceDN w:val="0"/>
            <w:adjustRightInd w:val="0"/>
          </w:pPr>
        </w:pPrChange>
      </w:pPr>
      <w:del w:id="1119" w:author="Max Lindmark" w:date="2020-02-08T16:41:00Z">
        <w:r w:rsidRPr="006B6905" w:rsidDel="00A22107">
          <w:rPr>
            <w:lang w:val="en-GB"/>
          </w:rPr>
          <w:delText xml:space="preserve">Neubauer, P. &amp; Andersen, K.H. (2019). Thermal performance of fish is explained by an interplay between physiology, behaviour and ecology. </w:delText>
        </w:r>
        <w:r w:rsidRPr="006B6905" w:rsidDel="00A22107">
          <w:rPr>
            <w:i/>
            <w:iCs/>
            <w:lang w:val="sv-SE"/>
            <w:rPrChange w:id="1120" w:author="Max Lindmark" w:date="2020-02-08T16:47:00Z">
              <w:rPr>
                <w:i/>
                <w:iCs/>
                <w:lang w:val="en-GB"/>
              </w:rPr>
            </w:rPrChange>
          </w:rPr>
          <w:delText>Conserv Physiol</w:delText>
        </w:r>
        <w:r w:rsidRPr="006B6905" w:rsidDel="00A22107">
          <w:rPr>
            <w:lang w:val="sv-SE"/>
            <w:rPrChange w:id="1121" w:author="Max Lindmark" w:date="2020-02-08T16:47:00Z">
              <w:rPr>
                <w:lang w:val="en-GB"/>
              </w:rPr>
            </w:rPrChange>
          </w:rPr>
          <w:delText>, 7.</w:delText>
        </w:r>
      </w:del>
    </w:p>
    <w:p w14:paraId="1E4DF855" w14:textId="52064443" w:rsidR="00143F3F" w:rsidRPr="006B6905" w:rsidDel="00A22107" w:rsidRDefault="00143F3F" w:rsidP="006B6905">
      <w:pPr>
        <w:pStyle w:val="Bibliography"/>
        <w:rPr>
          <w:del w:id="1122" w:author="Max Lindmark" w:date="2020-02-08T16:41:00Z"/>
          <w:lang w:val="en-GB"/>
        </w:rPr>
        <w:pPrChange w:id="1123" w:author="Max Lindmark" w:date="2020-02-08T16:47:00Z">
          <w:pPr>
            <w:widowControl w:val="0"/>
            <w:autoSpaceDE w:val="0"/>
            <w:autoSpaceDN w:val="0"/>
            <w:adjustRightInd w:val="0"/>
          </w:pPr>
        </w:pPrChange>
      </w:pPr>
      <w:del w:id="1124" w:author="Max Lindmark" w:date="2020-02-08T16:41:00Z">
        <w:r w:rsidRPr="006B6905" w:rsidDel="00A22107">
          <w:rPr>
            <w:lang w:val="sv-SE"/>
            <w:rPrChange w:id="1125" w:author="Max Lindmark" w:date="2020-02-08T16:47:00Z">
              <w:rPr>
                <w:lang w:val="en-GB"/>
              </w:rPr>
            </w:rPrChange>
          </w:rPr>
          <w:delText xml:space="preserve">Neuenfeldt, S., Bartolino, V., Orio, A., Andersen, K.H., Andersen, N.G., Niiranen, S., </w:delText>
        </w:r>
        <w:r w:rsidRPr="006B6905" w:rsidDel="00A22107">
          <w:rPr>
            <w:i/>
            <w:iCs/>
            <w:lang w:val="sv-SE"/>
            <w:rPrChange w:id="1126" w:author="Max Lindmark" w:date="2020-02-08T16:47:00Z">
              <w:rPr>
                <w:i/>
                <w:iCs/>
                <w:lang w:val="en-GB"/>
              </w:rPr>
            </w:rPrChange>
          </w:rPr>
          <w:delText>et al.</w:delText>
        </w:r>
        <w:r w:rsidRPr="006B6905" w:rsidDel="00A22107">
          <w:rPr>
            <w:lang w:val="sv-SE"/>
            <w:rPrChange w:id="1127" w:author="Max Lindmark" w:date="2020-02-08T16:47:00Z">
              <w:rPr>
                <w:lang w:val="en-GB"/>
              </w:rPr>
            </w:rPrChange>
          </w:rPr>
          <w:delText xml:space="preserve"> </w:delText>
        </w:r>
        <w:r w:rsidRPr="006B6905" w:rsidDel="00A22107">
          <w:rPr>
            <w:lang w:val="en-GB"/>
          </w:rPr>
          <w:delText xml:space="preserve">(2019). Feeding and growth of Atlantic cod (Gadus morhua L.) in the eastern Baltic Sea under environmental change. </w:delText>
        </w:r>
        <w:r w:rsidRPr="006B6905" w:rsidDel="00A22107">
          <w:rPr>
            <w:i/>
            <w:iCs/>
            <w:lang w:val="en-GB"/>
          </w:rPr>
          <w:delText>ICES Journal of Marine Science</w:delText>
        </w:r>
        <w:r w:rsidRPr="006B6905" w:rsidDel="00A22107">
          <w:rPr>
            <w:lang w:val="en-GB"/>
          </w:rPr>
          <w:delText>, fsz224.</w:delText>
        </w:r>
      </w:del>
    </w:p>
    <w:p w14:paraId="303C8CB4" w14:textId="556ABA3C" w:rsidR="00143F3F" w:rsidRPr="006B6905" w:rsidDel="00A22107" w:rsidRDefault="00143F3F" w:rsidP="006B6905">
      <w:pPr>
        <w:pStyle w:val="Bibliography"/>
        <w:rPr>
          <w:del w:id="1128" w:author="Max Lindmark" w:date="2020-02-08T16:41:00Z"/>
          <w:lang w:val="en-GB"/>
        </w:rPr>
        <w:pPrChange w:id="1129" w:author="Max Lindmark" w:date="2020-02-08T16:47:00Z">
          <w:pPr>
            <w:widowControl w:val="0"/>
            <w:autoSpaceDE w:val="0"/>
            <w:autoSpaceDN w:val="0"/>
            <w:adjustRightInd w:val="0"/>
          </w:pPr>
        </w:pPrChange>
      </w:pPr>
      <w:del w:id="1130" w:author="Max Lindmark" w:date="2020-02-08T16:41:00Z">
        <w:r w:rsidRPr="006B6905" w:rsidDel="00A22107">
          <w:rPr>
            <w:lang w:val="en-GB"/>
          </w:rPr>
          <w:delText xml:space="preserve">Neuheimer, A.B. &amp; Grønkjaer, P. (2012). Climate effects on size-at-age: growth in warming waters compensates for earlier maturity in an exploited marine fish. </w:delText>
        </w:r>
        <w:r w:rsidRPr="006B6905" w:rsidDel="00A22107">
          <w:rPr>
            <w:i/>
            <w:iCs/>
            <w:lang w:val="en-GB"/>
          </w:rPr>
          <w:delText>Global Change Biology</w:delText>
        </w:r>
        <w:r w:rsidRPr="006B6905" w:rsidDel="00A22107">
          <w:rPr>
            <w:lang w:val="en-GB"/>
          </w:rPr>
          <w:delText>, 18, 1812–1822.</w:delText>
        </w:r>
      </w:del>
    </w:p>
    <w:p w14:paraId="1DEE953B" w14:textId="2421BCC4" w:rsidR="00143F3F" w:rsidRPr="006B6905" w:rsidDel="00A22107" w:rsidRDefault="00143F3F" w:rsidP="006B6905">
      <w:pPr>
        <w:pStyle w:val="Bibliography"/>
        <w:rPr>
          <w:del w:id="1131" w:author="Max Lindmark" w:date="2020-02-08T16:41:00Z"/>
          <w:lang w:val="en-GB"/>
        </w:rPr>
        <w:pPrChange w:id="1132" w:author="Max Lindmark" w:date="2020-02-08T16:47:00Z">
          <w:pPr>
            <w:widowControl w:val="0"/>
            <w:autoSpaceDE w:val="0"/>
            <w:autoSpaceDN w:val="0"/>
            <w:adjustRightInd w:val="0"/>
          </w:pPr>
        </w:pPrChange>
      </w:pPr>
      <w:del w:id="1133" w:author="Max Lindmark" w:date="2020-02-08T16:41:00Z">
        <w:r w:rsidRPr="006B6905" w:rsidDel="00A22107">
          <w:rPr>
            <w:lang w:val="en-GB"/>
          </w:rPr>
          <w:delText xml:space="preserve">Neuheimer, A.B., Thresher, R.E., Lyle, J.M. &amp; Semmens, J.M. (2011). Tolerance limit for fish growth exceeded by warming waters. </w:delText>
        </w:r>
        <w:r w:rsidRPr="006B6905" w:rsidDel="00A22107">
          <w:rPr>
            <w:i/>
            <w:iCs/>
            <w:lang w:val="en-GB"/>
          </w:rPr>
          <w:delText>Nature Climate Change</w:delText>
        </w:r>
        <w:r w:rsidRPr="006B6905" w:rsidDel="00A22107">
          <w:rPr>
            <w:lang w:val="en-GB"/>
          </w:rPr>
          <w:delText>, 1, 110–113.</w:delText>
        </w:r>
      </w:del>
    </w:p>
    <w:p w14:paraId="64DFC8FB" w14:textId="768F2BFE" w:rsidR="00143F3F" w:rsidRPr="006B6905" w:rsidDel="00A22107" w:rsidRDefault="00143F3F" w:rsidP="006B6905">
      <w:pPr>
        <w:pStyle w:val="Bibliography"/>
        <w:rPr>
          <w:del w:id="1134" w:author="Max Lindmark" w:date="2020-02-08T16:41:00Z"/>
          <w:lang w:val="en-GB"/>
        </w:rPr>
        <w:pPrChange w:id="1135" w:author="Max Lindmark" w:date="2020-02-08T16:47:00Z">
          <w:pPr>
            <w:widowControl w:val="0"/>
            <w:autoSpaceDE w:val="0"/>
            <w:autoSpaceDN w:val="0"/>
            <w:adjustRightInd w:val="0"/>
          </w:pPr>
        </w:pPrChange>
      </w:pPr>
      <w:del w:id="1136" w:author="Max Lindmark" w:date="2020-02-08T16:41:00Z">
        <w:r w:rsidRPr="006B6905" w:rsidDel="00A22107">
          <w:rPr>
            <w:lang w:val="en-GB"/>
          </w:rPr>
          <w:delText xml:space="preserve">Ohlberger, J. (2013). Climate warming and ectotherm body size – from individual physiology to community ecology. </w:delText>
        </w:r>
        <w:r w:rsidRPr="006B6905" w:rsidDel="00A22107">
          <w:rPr>
            <w:i/>
            <w:iCs/>
            <w:lang w:val="en-GB"/>
          </w:rPr>
          <w:delText>Functional Ecology</w:delText>
        </w:r>
        <w:r w:rsidRPr="006B6905" w:rsidDel="00A22107">
          <w:rPr>
            <w:lang w:val="en-GB"/>
          </w:rPr>
          <w:delText>, 27, 991–1001.</w:delText>
        </w:r>
      </w:del>
    </w:p>
    <w:p w14:paraId="782E2923" w14:textId="5C6B646C" w:rsidR="00143F3F" w:rsidRPr="006B6905" w:rsidDel="00A22107" w:rsidRDefault="00143F3F" w:rsidP="006B6905">
      <w:pPr>
        <w:pStyle w:val="Bibliography"/>
        <w:rPr>
          <w:del w:id="1137" w:author="Max Lindmark" w:date="2020-02-08T16:41:00Z"/>
          <w:lang w:val="en-GB"/>
        </w:rPr>
        <w:pPrChange w:id="1138" w:author="Max Lindmark" w:date="2020-02-08T16:47:00Z">
          <w:pPr>
            <w:widowControl w:val="0"/>
            <w:autoSpaceDE w:val="0"/>
            <w:autoSpaceDN w:val="0"/>
            <w:adjustRightInd w:val="0"/>
          </w:pPr>
        </w:pPrChange>
      </w:pPr>
      <w:del w:id="1139" w:author="Max Lindmark" w:date="2020-02-08T16:41:00Z">
        <w:r w:rsidRPr="006B6905" w:rsidDel="00A22107">
          <w:rPr>
            <w:lang w:val="en-GB"/>
          </w:rPr>
          <w:delText xml:space="preserve">Orio, A., Bergström, U., Florin, A.-B., Lehmann, A., Šics, I. &amp; Casini, M. (2019). Spatial contraction of demersal fish populations in a large marine ecosystem. </w:delText>
        </w:r>
        <w:r w:rsidRPr="006B6905" w:rsidDel="00A22107">
          <w:rPr>
            <w:i/>
            <w:iCs/>
            <w:lang w:val="en-GB"/>
          </w:rPr>
          <w:delText>Journal of Biogeography</w:delText>
        </w:r>
        <w:r w:rsidRPr="006B6905" w:rsidDel="00A22107">
          <w:rPr>
            <w:lang w:val="en-GB"/>
          </w:rPr>
          <w:delText>, 46, 633–645.</w:delText>
        </w:r>
      </w:del>
    </w:p>
    <w:p w14:paraId="1DED0965" w14:textId="02873AFA" w:rsidR="00143F3F" w:rsidRPr="006B6905" w:rsidDel="00A22107" w:rsidRDefault="00143F3F" w:rsidP="006B6905">
      <w:pPr>
        <w:pStyle w:val="Bibliography"/>
        <w:rPr>
          <w:del w:id="1140" w:author="Max Lindmark" w:date="2020-02-08T16:41:00Z"/>
          <w:lang w:val="en-GB"/>
        </w:rPr>
        <w:pPrChange w:id="1141" w:author="Max Lindmark" w:date="2020-02-08T16:47:00Z">
          <w:pPr>
            <w:widowControl w:val="0"/>
            <w:autoSpaceDE w:val="0"/>
            <w:autoSpaceDN w:val="0"/>
            <w:adjustRightInd w:val="0"/>
          </w:pPr>
        </w:pPrChange>
      </w:pPr>
      <w:del w:id="1142" w:author="Max Lindmark" w:date="2020-02-08T16:41:00Z">
        <w:r w:rsidRPr="006B6905" w:rsidDel="00A22107">
          <w:rPr>
            <w:lang w:val="en-GB"/>
          </w:rPr>
          <w:delText xml:space="preserve">Pauly, D. (1980). On the interrelationships between natural mortality, growth parameters, and mean environmental temperature in 175 fish stocks. </w:delText>
        </w:r>
        <w:r w:rsidRPr="006B6905" w:rsidDel="00A22107">
          <w:rPr>
            <w:i/>
            <w:iCs/>
            <w:lang w:val="en-GB"/>
          </w:rPr>
          <w:delText>ICES Journal of Marine Science</w:delText>
        </w:r>
        <w:r w:rsidRPr="006B6905" w:rsidDel="00A22107">
          <w:rPr>
            <w:lang w:val="en-GB"/>
          </w:rPr>
          <w:delText>, 39, 175–192.</w:delText>
        </w:r>
      </w:del>
    </w:p>
    <w:p w14:paraId="298E2DE7" w14:textId="090E6DFA" w:rsidR="00143F3F" w:rsidRPr="006B6905" w:rsidDel="00A22107" w:rsidRDefault="00143F3F" w:rsidP="006B6905">
      <w:pPr>
        <w:pStyle w:val="Bibliography"/>
        <w:rPr>
          <w:del w:id="1143" w:author="Max Lindmark" w:date="2020-02-08T16:41:00Z"/>
          <w:lang w:val="en-GB"/>
        </w:rPr>
        <w:pPrChange w:id="1144" w:author="Max Lindmark" w:date="2020-02-08T16:47:00Z">
          <w:pPr>
            <w:widowControl w:val="0"/>
            <w:autoSpaceDE w:val="0"/>
            <w:autoSpaceDN w:val="0"/>
            <w:adjustRightInd w:val="0"/>
          </w:pPr>
        </w:pPrChange>
      </w:pPr>
      <w:del w:id="1145" w:author="Max Lindmark" w:date="2020-02-08T16:41:00Z">
        <w:r w:rsidRPr="006B6905" w:rsidDel="00A22107">
          <w:rPr>
            <w:lang w:val="en-GB"/>
          </w:rPr>
          <w:delText xml:space="preserve">Pauly, D. &amp; Cheung, W.W.L. (2018). Sound physiological knowledge and principles in modeling shrinking of fishes under climate change. </w:delText>
        </w:r>
        <w:r w:rsidRPr="006B6905" w:rsidDel="00A22107">
          <w:rPr>
            <w:i/>
            <w:iCs/>
            <w:lang w:val="en-GB"/>
          </w:rPr>
          <w:delText>Global Change Biology</w:delText>
        </w:r>
        <w:r w:rsidRPr="006B6905" w:rsidDel="00A22107">
          <w:rPr>
            <w:lang w:val="en-GB"/>
          </w:rPr>
          <w:delText>, 24, e15–e26.</w:delText>
        </w:r>
      </w:del>
    </w:p>
    <w:p w14:paraId="4E83B1F6" w14:textId="05938C4C" w:rsidR="00143F3F" w:rsidRPr="006B6905" w:rsidDel="00A22107" w:rsidRDefault="00143F3F" w:rsidP="006B6905">
      <w:pPr>
        <w:pStyle w:val="Bibliography"/>
        <w:rPr>
          <w:del w:id="1146" w:author="Max Lindmark" w:date="2020-02-08T16:41:00Z"/>
          <w:lang w:val="en-GB"/>
        </w:rPr>
        <w:pPrChange w:id="1147" w:author="Max Lindmark" w:date="2020-02-08T16:47:00Z">
          <w:pPr>
            <w:widowControl w:val="0"/>
            <w:autoSpaceDE w:val="0"/>
            <w:autoSpaceDN w:val="0"/>
            <w:adjustRightInd w:val="0"/>
          </w:pPr>
        </w:pPrChange>
      </w:pPr>
      <w:del w:id="1148" w:author="Max Lindmark" w:date="2020-02-08T16:41:00Z">
        <w:r w:rsidRPr="006B6905" w:rsidDel="00A22107">
          <w:rPr>
            <w:lang w:val="en-GB"/>
          </w:rPr>
          <w:delText xml:space="preserve">Pinsky, M.L., Worm, B., Fogarty, M.J., Sarmiento, J.L. &amp; Levin, S.A. (2013). Marine Taxa Track Local Climate Velocities. </w:delText>
        </w:r>
        <w:r w:rsidRPr="006B6905" w:rsidDel="00A22107">
          <w:rPr>
            <w:i/>
            <w:iCs/>
            <w:lang w:val="en-GB"/>
          </w:rPr>
          <w:delText>Science</w:delText>
        </w:r>
        <w:r w:rsidRPr="006B6905" w:rsidDel="00A22107">
          <w:rPr>
            <w:lang w:val="en-GB"/>
          </w:rPr>
          <w:delText>, 341, 1239–1242.</w:delText>
        </w:r>
      </w:del>
    </w:p>
    <w:p w14:paraId="2D4F094E" w14:textId="3FE4EBE1" w:rsidR="00143F3F" w:rsidRPr="006B6905" w:rsidDel="00A22107" w:rsidRDefault="00143F3F" w:rsidP="006B6905">
      <w:pPr>
        <w:pStyle w:val="Bibliography"/>
        <w:rPr>
          <w:del w:id="1149" w:author="Max Lindmark" w:date="2020-02-08T16:41:00Z"/>
          <w:lang w:val="en-GB"/>
        </w:rPr>
        <w:pPrChange w:id="1150" w:author="Max Lindmark" w:date="2020-02-08T16:47:00Z">
          <w:pPr>
            <w:widowControl w:val="0"/>
            <w:autoSpaceDE w:val="0"/>
            <w:autoSpaceDN w:val="0"/>
            <w:adjustRightInd w:val="0"/>
          </w:pPr>
        </w:pPrChange>
      </w:pPr>
      <w:del w:id="1151" w:author="Max Lindmark" w:date="2020-02-08T16:41:00Z">
        <w:r w:rsidRPr="006B6905" w:rsidDel="00A22107">
          <w:rPr>
            <w:lang w:val="en-GB"/>
          </w:rPr>
          <w:delText xml:space="preserve">Pontavice, H. du, Gascuel, D., Reygondeau, G., Maureaud, A. &amp; Cheung, W.W.L. (2019). Climate change undermines the global functioning of marine food webs. </w:delText>
        </w:r>
        <w:r w:rsidRPr="006B6905" w:rsidDel="00A22107">
          <w:rPr>
            <w:i/>
            <w:iCs/>
            <w:lang w:val="en-GB"/>
          </w:rPr>
          <w:delText>Global Change Biology</w:delText>
        </w:r>
        <w:r w:rsidRPr="006B6905" w:rsidDel="00A22107">
          <w:rPr>
            <w:lang w:val="en-GB"/>
          </w:rPr>
          <w:delText>.</w:delText>
        </w:r>
      </w:del>
    </w:p>
    <w:p w14:paraId="4C24AE22" w14:textId="3EE055C1" w:rsidR="00143F3F" w:rsidRPr="006B6905" w:rsidDel="00A22107" w:rsidRDefault="00143F3F" w:rsidP="006B6905">
      <w:pPr>
        <w:pStyle w:val="Bibliography"/>
        <w:rPr>
          <w:del w:id="1152" w:author="Max Lindmark" w:date="2020-02-08T16:41:00Z"/>
          <w:lang w:val="en-GB"/>
        </w:rPr>
        <w:pPrChange w:id="1153" w:author="Max Lindmark" w:date="2020-02-08T16:47:00Z">
          <w:pPr>
            <w:widowControl w:val="0"/>
            <w:autoSpaceDE w:val="0"/>
            <w:autoSpaceDN w:val="0"/>
            <w:adjustRightInd w:val="0"/>
          </w:pPr>
        </w:pPrChange>
      </w:pPr>
      <w:del w:id="1154" w:author="Max Lindmark" w:date="2020-02-08T16:41:00Z">
        <w:r w:rsidRPr="006B6905" w:rsidDel="00A22107">
          <w:rPr>
            <w:lang w:val="en-GB"/>
          </w:rPr>
          <w:delText xml:space="preserve">R Core Team. (2018). </w:delText>
        </w:r>
        <w:r w:rsidRPr="006B6905" w:rsidDel="00A22107">
          <w:rPr>
            <w:i/>
            <w:iCs/>
            <w:lang w:val="en-GB"/>
          </w:rPr>
          <w:delText>R: A Language and Environment for Statistical Computing. R Foundation for Statistical Computing</w:delText>
        </w:r>
        <w:r w:rsidRPr="006B6905" w:rsidDel="00A22107">
          <w:rPr>
            <w:lang w:val="en-GB"/>
          </w:rPr>
          <w:delText>. Vienna, Austria.</w:delText>
        </w:r>
      </w:del>
    </w:p>
    <w:p w14:paraId="36391C0E" w14:textId="71B7DC92" w:rsidR="00143F3F" w:rsidRPr="006B6905" w:rsidDel="00A22107" w:rsidRDefault="00143F3F" w:rsidP="006B6905">
      <w:pPr>
        <w:pStyle w:val="Bibliography"/>
        <w:rPr>
          <w:del w:id="1155" w:author="Max Lindmark" w:date="2020-02-08T16:41:00Z"/>
          <w:lang w:val="en-GB"/>
        </w:rPr>
        <w:pPrChange w:id="1156" w:author="Max Lindmark" w:date="2020-02-08T16:47:00Z">
          <w:pPr>
            <w:widowControl w:val="0"/>
            <w:autoSpaceDE w:val="0"/>
            <w:autoSpaceDN w:val="0"/>
            <w:adjustRightInd w:val="0"/>
          </w:pPr>
        </w:pPrChange>
      </w:pPr>
      <w:del w:id="1157" w:author="Max Lindmark" w:date="2020-02-08T16:41:00Z">
        <w:r w:rsidRPr="006B6905" w:rsidDel="00A22107">
          <w:rPr>
            <w:lang w:val="en-GB"/>
          </w:rPr>
          <w:delText xml:space="preserve">Rall, B.C., Brose, U., Hartvig, M., Kalinkat, G., Schwarzmuller, F., Vucic-Pestic, O., </w:delText>
        </w:r>
        <w:r w:rsidRPr="006B6905" w:rsidDel="00A22107">
          <w:rPr>
            <w:i/>
            <w:iCs/>
            <w:lang w:val="en-GB"/>
          </w:rPr>
          <w:delText>et al.</w:delText>
        </w:r>
        <w:r w:rsidRPr="006B6905" w:rsidDel="00A22107">
          <w:rPr>
            <w:lang w:val="en-GB"/>
          </w:rPr>
          <w:delText xml:space="preserve"> (2012). Universal temperature and body-mass scaling of feeding rates. </w:delText>
        </w:r>
        <w:r w:rsidRPr="006B6905" w:rsidDel="00A22107">
          <w:rPr>
            <w:i/>
            <w:iCs/>
            <w:lang w:val="en-GB"/>
          </w:rPr>
          <w:delText>Philosophical Transactions of the Royal Society of London, Series B: Biological Sciences</w:delText>
        </w:r>
        <w:r w:rsidRPr="006B6905" w:rsidDel="00A22107">
          <w:rPr>
            <w:lang w:val="en-GB"/>
          </w:rPr>
          <w:delText>, 367, 2923–2934.</w:delText>
        </w:r>
      </w:del>
    </w:p>
    <w:p w14:paraId="47F6066C" w14:textId="33EB80C0" w:rsidR="00143F3F" w:rsidRPr="006B6905" w:rsidDel="00A22107" w:rsidRDefault="00143F3F" w:rsidP="006B6905">
      <w:pPr>
        <w:pStyle w:val="Bibliography"/>
        <w:rPr>
          <w:del w:id="1158" w:author="Max Lindmark" w:date="2020-02-08T16:41:00Z"/>
          <w:lang w:val="en-GB"/>
        </w:rPr>
        <w:pPrChange w:id="1159" w:author="Max Lindmark" w:date="2020-02-08T16:47:00Z">
          <w:pPr>
            <w:widowControl w:val="0"/>
            <w:autoSpaceDE w:val="0"/>
            <w:autoSpaceDN w:val="0"/>
            <w:adjustRightInd w:val="0"/>
          </w:pPr>
        </w:pPrChange>
      </w:pPr>
      <w:del w:id="1160" w:author="Max Lindmark" w:date="2020-02-08T16:41:00Z">
        <w:r w:rsidRPr="006B6905" w:rsidDel="00A22107">
          <w:rPr>
            <w:lang w:val="en-GB"/>
          </w:rPr>
          <w:delText xml:space="preserve">Reum, J.C.P., Blanchard, J.L., Holsman, K.K., Aydin, K. &amp; Punt, A.E. (2019). Species‐specific ontogenetic diet shifts attenuate trophic cascades and lengthen food chains in exploited ecosystems. </w:delText>
        </w:r>
        <w:r w:rsidRPr="006B6905" w:rsidDel="00A22107">
          <w:rPr>
            <w:i/>
            <w:iCs/>
            <w:lang w:val="en-GB"/>
          </w:rPr>
          <w:delText>Oikos</w:delText>
        </w:r>
        <w:r w:rsidRPr="006B6905" w:rsidDel="00A22107">
          <w:rPr>
            <w:lang w:val="en-GB"/>
          </w:rPr>
          <w:delText>, 128, 1051–1064.</w:delText>
        </w:r>
      </w:del>
    </w:p>
    <w:p w14:paraId="4461460F" w14:textId="5A3B3D9E" w:rsidR="00143F3F" w:rsidRPr="006B6905" w:rsidDel="00A22107" w:rsidRDefault="00143F3F" w:rsidP="006B6905">
      <w:pPr>
        <w:pStyle w:val="Bibliography"/>
        <w:rPr>
          <w:del w:id="1161" w:author="Max Lindmark" w:date="2020-02-08T16:41:00Z"/>
          <w:lang w:val="en-GB"/>
        </w:rPr>
        <w:pPrChange w:id="1162" w:author="Max Lindmark" w:date="2020-02-08T16:47:00Z">
          <w:pPr>
            <w:widowControl w:val="0"/>
            <w:autoSpaceDE w:val="0"/>
            <w:autoSpaceDN w:val="0"/>
            <w:adjustRightInd w:val="0"/>
          </w:pPr>
        </w:pPrChange>
      </w:pPr>
      <w:del w:id="1163" w:author="Max Lindmark" w:date="2020-02-08T16:41:00Z">
        <w:r w:rsidRPr="006B6905" w:rsidDel="00A22107">
          <w:rPr>
            <w:lang w:val="en-GB"/>
          </w:rPr>
          <w:delText xml:space="preserve">Righton, D.A., Andersen, K.Haste., Neat, F., Thorsteinsson, V., Steingrund, P., Svedäng, H., </w:delText>
        </w:r>
        <w:r w:rsidRPr="006B6905" w:rsidDel="00A22107">
          <w:rPr>
            <w:i/>
            <w:iCs/>
            <w:lang w:val="en-GB"/>
          </w:rPr>
          <w:delText>et al.</w:delText>
        </w:r>
        <w:r w:rsidRPr="006B6905" w:rsidDel="00A22107">
          <w:rPr>
            <w:lang w:val="en-GB"/>
          </w:rPr>
          <w:delText xml:space="preserve"> (2010). Thermal niche of Atlantic cod Gadus morhua: limits, tolerance and optima. </w:delText>
        </w:r>
        <w:r w:rsidRPr="006B6905" w:rsidDel="00A22107">
          <w:rPr>
            <w:i/>
            <w:iCs/>
            <w:lang w:val="en-GB"/>
          </w:rPr>
          <w:delText>Marine Ecology Progress Series</w:delText>
        </w:r>
        <w:r w:rsidRPr="006B6905" w:rsidDel="00A22107">
          <w:rPr>
            <w:lang w:val="en-GB"/>
          </w:rPr>
          <w:delText>, 420, 1–13.</w:delText>
        </w:r>
      </w:del>
    </w:p>
    <w:p w14:paraId="62C98BB5" w14:textId="0890FD8C" w:rsidR="00143F3F" w:rsidRPr="006B6905" w:rsidDel="00A22107" w:rsidRDefault="00143F3F" w:rsidP="006B6905">
      <w:pPr>
        <w:pStyle w:val="Bibliography"/>
        <w:rPr>
          <w:del w:id="1164" w:author="Max Lindmark" w:date="2020-02-08T16:41:00Z"/>
          <w:lang w:val="en-GB"/>
        </w:rPr>
        <w:pPrChange w:id="1165" w:author="Max Lindmark" w:date="2020-02-08T16:47:00Z">
          <w:pPr>
            <w:widowControl w:val="0"/>
            <w:autoSpaceDE w:val="0"/>
            <w:autoSpaceDN w:val="0"/>
            <w:adjustRightInd w:val="0"/>
          </w:pPr>
        </w:pPrChange>
      </w:pPr>
      <w:del w:id="1166" w:author="Max Lindmark" w:date="2020-02-08T16:41:00Z">
        <w:r w:rsidRPr="006B6905" w:rsidDel="00A22107">
          <w:rPr>
            <w:lang w:val="en-GB"/>
          </w:rPr>
          <w:delText xml:space="preserve">van Rijn, I., Buba, Y., DeLong, J., Kiflawi, M. &amp; Belmaker, J. (2017). Large but uneven reduction in fish size across species in relation to changing sea temperatures. </w:delText>
        </w:r>
        <w:r w:rsidRPr="006B6905" w:rsidDel="00A22107">
          <w:rPr>
            <w:i/>
            <w:iCs/>
            <w:lang w:val="en-GB"/>
          </w:rPr>
          <w:delText>Global Change Biology</w:delText>
        </w:r>
        <w:r w:rsidRPr="006B6905" w:rsidDel="00A22107">
          <w:rPr>
            <w:lang w:val="en-GB"/>
          </w:rPr>
          <w:delText>, 23, 3667–3674.</w:delText>
        </w:r>
      </w:del>
    </w:p>
    <w:p w14:paraId="69018BEC" w14:textId="5AE927B1" w:rsidR="00143F3F" w:rsidRPr="006B6905" w:rsidDel="00A22107" w:rsidRDefault="00143F3F" w:rsidP="006B6905">
      <w:pPr>
        <w:pStyle w:val="Bibliography"/>
        <w:rPr>
          <w:del w:id="1167" w:author="Max Lindmark" w:date="2020-02-08T16:41:00Z"/>
          <w:lang w:val="en-GB"/>
        </w:rPr>
        <w:pPrChange w:id="1168" w:author="Max Lindmark" w:date="2020-02-08T16:47:00Z">
          <w:pPr>
            <w:widowControl w:val="0"/>
            <w:autoSpaceDE w:val="0"/>
            <w:autoSpaceDN w:val="0"/>
            <w:adjustRightInd w:val="0"/>
          </w:pPr>
        </w:pPrChange>
      </w:pPr>
      <w:del w:id="1169" w:author="Max Lindmark" w:date="2020-02-08T16:41:00Z">
        <w:r w:rsidRPr="006B6905" w:rsidDel="00A22107">
          <w:rPr>
            <w:lang w:val="en-GB"/>
          </w:rPr>
          <w:delText xml:space="preserve">Rohatgi, A. (2012). </w:delText>
        </w:r>
        <w:r w:rsidRPr="006B6905" w:rsidDel="00A22107">
          <w:rPr>
            <w:i/>
            <w:iCs/>
            <w:lang w:val="en-GB"/>
          </w:rPr>
          <w:delText>WebPlotDigitalizer: HTML5 based online tool to extract numerical data from plot images. Version 4.1. [WWW document] URL https://automeris.io/WebPlotDigitizer (accessed on January 2019).</w:delText>
        </w:r>
      </w:del>
    </w:p>
    <w:p w14:paraId="7B61CF85" w14:textId="5489FE33" w:rsidR="00143F3F" w:rsidRPr="006B6905" w:rsidDel="00A22107" w:rsidRDefault="00143F3F" w:rsidP="006B6905">
      <w:pPr>
        <w:pStyle w:val="Bibliography"/>
        <w:rPr>
          <w:del w:id="1170" w:author="Max Lindmark" w:date="2020-02-08T16:41:00Z"/>
          <w:lang w:val="en-GB"/>
        </w:rPr>
        <w:pPrChange w:id="1171" w:author="Max Lindmark" w:date="2020-02-08T16:47:00Z">
          <w:pPr>
            <w:widowControl w:val="0"/>
            <w:autoSpaceDE w:val="0"/>
            <w:autoSpaceDN w:val="0"/>
            <w:adjustRightInd w:val="0"/>
          </w:pPr>
        </w:pPrChange>
      </w:pPr>
      <w:del w:id="1172" w:author="Max Lindmark" w:date="2020-02-08T16:41:00Z">
        <w:r w:rsidRPr="006B6905" w:rsidDel="00A22107">
          <w:rPr>
            <w:lang w:val="en-GB"/>
          </w:rPr>
          <w:delText xml:space="preserve">Sarmiento, J.L., Slater, R., Barber, R., Bopp, L., Doney, S.C., Hirst, A.C., </w:delText>
        </w:r>
        <w:r w:rsidRPr="006B6905" w:rsidDel="00A22107">
          <w:rPr>
            <w:i/>
            <w:iCs/>
            <w:lang w:val="en-GB"/>
          </w:rPr>
          <w:delText>et al.</w:delText>
        </w:r>
        <w:r w:rsidRPr="006B6905" w:rsidDel="00A22107">
          <w:rPr>
            <w:lang w:val="en-GB"/>
          </w:rPr>
          <w:delText xml:space="preserve"> (2004). Response of ocean ecosystems to climate warming. </w:delText>
        </w:r>
        <w:r w:rsidRPr="006B6905" w:rsidDel="00A22107">
          <w:rPr>
            <w:i/>
            <w:iCs/>
            <w:lang w:val="en-GB"/>
          </w:rPr>
          <w:delText>Global Biogeochemical Cycles</w:delText>
        </w:r>
        <w:r w:rsidRPr="006B6905" w:rsidDel="00A22107">
          <w:rPr>
            <w:lang w:val="en-GB"/>
          </w:rPr>
          <w:delText>, 18, n/a–n/a.</w:delText>
        </w:r>
      </w:del>
    </w:p>
    <w:p w14:paraId="72632C02" w14:textId="34FA196F" w:rsidR="00143F3F" w:rsidRPr="006B6905" w:rsidDel="00A22107" w:rsidRDefault="00143F3F" w:rsidP="006B6905">
      <w:pPr>
        <w:pStyle w:val="Bibliography"/>
        <w:rPr>
          <w:del w:id="1173" w:author="Max Lindmark" w:date="2020-02-08T16:41:00Z"/>
          <w:lang w:val="en-GB"/>
        </w:rPr>
        <w:pPrChange w:id="1174" w:author="Max Lindmark" w:date="2020-02-08T16:47:00Z">
          <w:pPr>
            <w:widowControl w:val="0"/>
            <w:autoSpaceDE w:val="0"/>
            <w:autoSpaceDN w:val="0"/>
            <w:adjustRightInd w:val="0"/>
          </w:pPr>
        </w:pPrChange>
      </w:pPr>
      <w:del w:id="1175" w:author="Max Lindmark" w:date="2020-02-08T16:41:00Z">
        <w:r w:rsidRPr="006B6905" w:rsidDel="00A22107">
          <w:rPr>
            <w:lang w:val="en-GB"/>
          </w:rPr>
          <w:delText xml:space="preserve">Savage, V.M., Gillooly, J.F., Brown, J.H., West, G.B. &amp; Charnov, E.L. (2004). Effects of body size and temperature on population growth. </w:delText>
        </w:r>
        <w:r w:rsidRPr="006B6905" w:rsidDel="00A22107">
          <w:rPr>
            <w:i/>
            <w:iCs/>
            <w:lang w:val="en-GB"/>
          </w:rPr>
          <w:delText>The American Naturalist</w:delText>
        </w:r>
        <w:r w:rsidRPr="006B6905" w:rsidDel="00A22107">
          <w:rPr>
            <w:lang w:val="en-GB"/>
          </w:rPr>
          <w:delText>, 163, 429–441.</w:delText>
        </w:r>
      </w:del>
    </w:p>
    <w:p w14:paraId="619C2AF5" w14:textId="7A3F3DC4" w:rsidR="00143F3F" w:rsidRPr="006B6905" w:rsidDel="00A22107" w:rsidRDefault="00143F3F" w:rsidP="006B6905">
      <w:pPr>
        <w:pStyle w:val="Bibliography"/>
        <w:rPr>
          <w:del w:id="1176" w:author="Max Lindmark" w:date="2020-02-08T16:41:00Z"/>
          <w:lang w:val="en-GB"/>
        </w:rPr>
        <w:pPrChange w:id="1177" w:author="Max Lindmark" w:date="2020-02-08T16:47:00Z">
          <w:pPr>
            <w:widowControl w:val="0"/>
            <w:autoSpaceDE w:val="0"/>
            <w:autoSpaceDN w:val="0"/>
            <w:adjustRightInd w:val="0"/>
          </w:pPr>
        </w:pPrChange>
      </w:pPr>
      <w:del w:id="1178" w:author="Max Lindmark" w:date="2020-02-08T16:41:00Z">
        <w:r w:rsidRPr="006B6905" w:rsidDel="00A22107">
          <w:rPr>
            <w:lang w:val="en-GB"/>
          </w:rPr>
          <w:delText xml:space="preserve">Scott, F., Blanchard, J. &amp; Andersen, K. (2019). </w:delText>
        </w:r>
        <w:r w:rsidRPr="006B6905" w:rsidDel="00A22107">
          <w:rPr>
            <w:i/>
            <w:iCs/>
            <w:lang w:val="en-GB"/>
          </w:rPr>
          <w:delText>mizer: Multi-Species sIZE Spectrum Modelling in R</w:delText>
        </w:r>
        <w:r w:rsidRPr="006B6905" w:rsidDel="00A22107">
          <w:rPr>
            <w:lang w:val="en-GB"/>
          </w:rPr>
          <w:delText>. R. .</w:delText>
        </w:r>
      </w:del>
    </w:p>
    <w:p w14:paraId="3F28D7F0" w14:textId="1F30B271" w:rsidR="00143F3F" w:rsidRPr="006B6905" w:rsidDel="00A22107" w:rsidRDefault="00143F3F" w:rsidP="006B6905">
      <w:pPr>
        <w:pStyle w:val="Bibliography"/>
        <w:rPr>
          <w:del w:id="1179" w:author="Max Lindmark" w:date="2020-02-08T16:41:00Z"/>
          <w:lang w:val="en-GB"/>
        </w:rPr>
        <w:pPrChange w:id="1180" w:author="Max Lindmark" w:date="2020-02-08T16:47:00Z">
          <w:pPr>
            <w:widowControl w:val="0"/>
            <w:autoSpaceDE w:val="0"/>
            <w:autoSpaceDN w:val="0"/>
            <w:adjustRightInd w:val="0"/>
          </w:pPr>
        </w:pPrChange>
      </w:pPr>
      <w:del w:id="1181" w:author="Max Lindmark" w:date="2020-02-08T16:41:00Z">
        <w:r w:rsidRPr="006B6905" w:rsidDel="00A22107">
          <w:rPr>
            <w:lang w:val="en-GB"/>
          </w:rPr>
          <w:delText xml:space="preserve">Scott, F., Blanchard, J.L. &amp; Andersen, K.Haste. (2014). mizer: An R package for multispecies, trait-based and community size spectrum ecological modelling. </w:delText>
        </w:r>
        <w:r w:rsidRPr="006B6905" w:rsidDel="00A22107">
          <w:rPr>
            <w:i/>
            <w:iCs/>
            <w:lang w:val="en-GB"/>
          </w:rPr>
          <w:delText>Methods in Ecology and Evolution</w:delText>
        </w:r>
        <w:r w:rsidRPr="006B6905" w:rsidDel="00A22107">
          <w:rPr>
            <w:lang w:val="en-GB"/>
          </w:rPr>
          <w:delText>, 5, 1121–1125.</w:delText>
        </w:r>
      </w:del>
    </w:p>
    <w:p w14:paraId="1CF0F159" w14:textId="36069CFF" w:rsidR="00143F3F" w:rsidRPr="006B6905" w:rsidDel="00A22107" w:rsidRDefault="00143F3F" w:rsidP="006B6905">
      <w:pPr>
        <w:pStyle w:val="Bibliography"/>
        <w:rPr>
          <w:del w:id="1182" w:author="Max Lindmark" w:date="2020-02-08T16:41:00Z"/>
          <w:lang w:val="en-GB"/>
        </w:rPr>
        <w:pPrChange w:id="1183" w:author="Max Lindmark" w:date="2020-02-08T16:47:00Z">
          <w:pPr>
            <w:widowControl w:val="0"/>
            <w:autoSpaceDE w:val="0"/>
            <w:autoSpaceDN w:val="0"/>
            <w:adjustRightInd w:val="0"/>
          </w:pPr>
        </w:pPrChange>
      </w:pPr>
      <w:del w:id="1184" w:author="Max Lindmark" w:date="2020-02-08T16:41:00Z">
        <w:r w:rsidRPr="006B6905" w:rsidDel="00A22107">
          <w:rPr>
            <w:lang w:val="en-GB"/>
          </w:rPr>
          <w:delText>Scott, F., Blanchard, J.L. &amp; Andersen, K.Haste. (2018). Multispecies, trait and community size spectrum ecological modelling in R ( mizer ), 1–87.</w:delText>
        </w:r>
      </w:del>
    </w:p>
    <w:p w14:paraId="6267B108" w14:textId="537C093C" w:rsidR="00143F3F" w:rsidRPr="006B6905" w:rsidDel="00A22107" w:rsidRDefault="00143F3F" w:rsidP="006B6905">
      <w:pPr>
        <w:pStyle w:val="Bibliography"/>
        <w:rPr>
          <w:del w:id="1185" w:author="Max Lindmark" w:date="2020-02-08T16:41:00Z"/>
          <w:lang w:val="en-GB"/>
        </w:rPr>
        <w:pPrChange w:id="1186" w:author="Max Lindmark" w:date="2020-02-08T16:47:00Z">
          <w:pPr>
            <w:widowControl w:val="0"/>
            <w:autoSpaceDE w:val="0"/>
            <w:autoSpaceDN w:val="0"/>
            <w:adjustRightInd w:val="0"/>
          </w:pPr>
        </w:pPrChange>
      </w:pPr>
      <w:del w:id="1187" w:author="Max Lindmark" w:date="2020-02-08T16:41:00Z">
        <w:r w:rsidRPr="006B6905" w:rsidDel="00A22107">
          <w:rPr>
            <w:lang w:val="en-GB"/>
          </w:rPr>
          <w:delText xml:space="preserve">Sheridan, J.A. &amp; Bickford, D. (2011). Shrinking body size as an ecological response to climate change. </w:delText>
        </w:r>
        <w:r w:rsidRPr="006B6905" w:rsidDel="00A22107">
          <w:rPr>
            <w:i/>
            <w:iCs/>
            <w:lang w:val="en-GB"/>
          </w:rPr>
          <w:delText>Nature Climate Change</w:delText>
        </w:r>
        <w:r w:rsidRPr="006B6905" w:rsidDel="00A22107">
          <w:rPr>
            <w:lang w:val="en-GB"/>
          </w:rPr>
          <w:delText>, 1, 401–406.</w:delText>
        </w:r>
      </w:del>
    </w:p>
    <w:p w14:paraId="3EFF679B" w14:textId="2FF39B42" w:rsidR="00143F3F" w:rsidRPr="006B6905" w:rsidDel="00A22107" w:rsidRDefault="00143F3F" w:rsidP="006B6905">
      <w:pPr>
        <w:pStyle w:val="Bibliography"/>
        <w:rPr>
          <w:del w:id="1188" w:author="Max Lindmark" w:date="2020-02-08T16:41:00Z"/>
          <w:lang w:val="en-GB"/>
        </w:rPr>
        <w:pPrChange w:id="1189" w:author="Max Lindmark" w:date="2020-02-08T16:47:00Z">
          <w:pPr>
            <w:widowControl w:val="0"/>
            <w:autoSpaceDE w:val="0"/>
            <w:autoSpaceDN w:val="0"/>
            <w:adjustRightInd w:val="0"/>
          </w:pPr>
        </w:pPrChange>
      </w:pPr>
      <w:del w:id="1190" w:author="Max Lindmark" w:date="2020-02-08T16:41:00Z">
        <w:r w:rsidRPr="006B6905" w:rsidDel="00A22107">
          <w:rPr>
            <w:lang w:val="en-GB"/>
          </w:rPr>
          <w:delText xml:space="preserve">Spence, M.A., Blackwell, P.G., Blanchard, J.L. &amp; Shuter, B. (2016). Parameter uncertainty of a dynamic multispecies size spectrum model \textlesssup\textgreater1\textless/sup\textgreater. </w:delText>
        </w:r>
        <w:r w:rsidRPr="006B6905" w:rsidDel="00A22107">
          <w:rPr>
            <w:i/>
            <w:iCs/>
            <w:lang w:val="en-GB"/>
          </w:rPr>
          <w:delText>Canadian Journal of Fisheries and Aquatic Sciences</w:delText>
        </w:r>
        <w:r w:rsidRPr="006B6905" w:rsidDel="00A22107">
          <w:rPr>
            <w:lang w:val="en-GB"/>
          </w:rPr>
          <w:delText>, 73, 589–597.</w:delText>
        </w:r>
      </w:del>
    </w:p>
    <w:p w14:paraId="67368E22" w14:textId="42FF6398" w:rsidR="00143F3F" w:rsidRPr="006B6905" w:rsidDel="00A22107" w:rsidRDefault="00143F3F" w:rsidP="006B6905">
      <w:pPr>
        <w:pStyle w:val="Bibliography"/>
        <w:rPr>
          <w:del w:id="1191" w:author="Max Lindmark" w:date="2020-02-08T16:41:00Z"/>
          <w:lang w:val="en-GB"/>
        </w:rPr>
        <w:pPrChange w:id="1192" w:author="Max Lindmark" w:date="2020-02-08T16:47:00Z">
          <w:pPr>
            <w:widowControl w:val="0"/>
            <w:autoSpaceDE w:val="0"/>
            <w:autoSpaceDN w:val="0"/>
            <w:adjustRightInd w:val="0"/>
          </w:pPr>
        </w:pPrChange>
      </w:pPr>
      <w:del w:id="1193" w:author="Max Lindmark" w:date="2020-02-08T16:41:00Z">
        <w:r w:rsidRPr="006B6905" w:rsidDel="00A22107">
          <w:rPr>
            <w:lang w:val="en-GB"/>
          </w:rPr>
          <w:delText xml:space="preserve">Steinacher, M., Joos, F., Frolicher, T.L., Bopp, L., Cadule, P., Cocco, V., </w:delText>
        </w:r>
        <w:r w:rsidRPr="006B6905" w:rsidDel="00A22107">
          <w:rPr>
            <w:i/>
            <w:iCs/>
            <w:lang w:val="en-GB"/>
          </w:rPr>
          <w:delText>et al.</w:delText>
        </w:r>
        <w:r w:rsidRPr="006B6905" w:rsidDel="00A22107">
          <w:rPr>
            <w:lang w:val="en-GB"/>
          </w:rPr>
          <w:delText xml:space="preserve"> (2010). Projected 21st century decrease in marine productivity: a multi-model analysis. </w:delText>
        </w:r>
        <w:r w:rsidRPr="006B6905" w:rsidDel="00A22107">
          <w:rPr>
            <w:i/>
            <w:iCs/>
            <w:lang w:val="en-GB"/>
          </w:rPr>
          <w:delText>Biogeosciences</w:delText>
        </w:r>
        <w:r w:rsidRPr="006B6905" w:rsidDel="00A22107">
          <w:rPr>
            <w:lang w:val="en-GB"/>
          </w:rPr>
          <w:delText>, 7.</w:delText>
        </w:r>
      </w:del>
    </w:p>
    <w:p w14:paraId="32F78C9D" w14:textId="1C59050E" w:rsidR="00143F3F" w:rsidRPr="006B6905" w:rsidDel="00A22107" w:rsidRDefault="00143F3F" w:rsidP="006B6905">
      <w:pPr>
        <w:pStyle w:val="Bibliography"/>
        <w:rPr>
          <w:del w:id="1194" w:author="Max Lindmark" w:date="2020-02-08T16:41:00Z"/>
          <w:lang w:val="en-GB"/>
        </w:rPr>
        <w:pPrChange w:id="1195" w:author="Max Lindmark" w:date="2020-02-08T16:47:00Z">
          <w:pPr>
            <w:widowControl w:val="0"/>
            <w:autoSpaceDE w:val="0"/>
            <w:autoSpaceDN w:val="0"/>
            <w:adjustRightInd w:val="0"/>
          </w:pPr>
        </w:pPrChange>
      </w:pPr>
      <w:del w:id="1196" w:author="Max Lindmark" w:date="2020-02-08T16:41:00Z">
        <w:r w:rsidRPr="006B6905" w:rsidDel="00A22107">
          <w:rPr>
            <w:lang w:val="en-GB"/>
          </w:rPr>
          <w:delText xml:space="preserve">Svedäng, H. &amp; Hornborg, S. (2014). Selective fishing induces density-dependent growth. </w:delText>
        </w:r>
        <w:r w:rsidRPr="006B6905" w:rsidDel="00A22107">
          <w:rPr>
            <w:i/>
            <w:iCs/>
            <w:lang w:val="en-GB"/>
          </w:rPr>
          <w:delText>Nature Communications</w:delText>
        </w:r>
        <w:r w:rsidRPr="006B6905" w:rsidDel="00A22107">
          <w:rPr>
            <w:lang w:val="en-GB"/>
          </w:rPr>
          <w:delText>, 5, 4152.</w:delText>
        </w:r>
      </w:del>
    </w:p>
    <w:p w14:paraId="5DDA29D7" w14:textId="75CC403E" w:rsidR="00143F3F" w:rsidRPr="006B6905" w:rsidDel="00A22107" w:rsidRDefault="00143F3F" w:rsidP="006B6905">
      <w:pPr>
        <w:pStyle w:val="Bibliography"/>
        <w:rPr>
          <w:del w:id="1197" w:author="Max Lindmark" w:date="2020-02-08T16:41:00Z"/>
          <w:lang w:val="en-GB"/>
        </w:rPr>
        <w:pPrChange w:id="1198" w:author="Max Lindmark" w:date="2020-02-08T16:47:00Z">
          <w:pPr>
            <w:widowControl w:val="0"/>
            <w:autoSpaceDE w:val="0"/>
            <w:autoSpaceDN w:val="0"/>
            <w:adjustRightInd w:val="0"/>
          </w:pPr>
        </w:pPrChange>
      </w:pPr>
      <w:del w:id="1199" w:author="Max Lindmark" w:date="2020-02-08T16:41:00Z">
        <w:r w:rsidRPr="006B6905" w:rsidDel="00A22107">
          <w:rPr>
            <w:lang w:val="en-GB"/>
          </w:rPr>
          <w:delText xml:space="preserve">Szuwalski, C.S., Burgess, M.G., Costello, C. &amp; Gaines, S.D. (2017). High fishery catches through trophic cascades in China. </w:delText>
        </w:r>
        <w:r w:rsidRPr="006B6905" w:rsidDel="00A22107">
          <w:rPr>
            <w:i/>
            <w:iCs/>
            <w:lang w:val="en-GB"/>
          </w:rPr>
          <w:delText>Proceedings of the National Academy of Sciences</w:delText>
        </w:r>
        <w:r w:rsidRPr="006B6905" w:rsidDel="00A22107">
          <w:rPr>
            <w:lang w:val="en-GB"/>
          </w:rPr>
          <w:delText>, 114, 717–721.</w:delText>
        </w:r>
      </w:del>
    </w:p>
    <w:p w14:paraId="15840FE6" w14:textId="5716D26E" w:rsidR="00143F3F" w:rsidRPr="006B6905" w:rsidDel="00A22107" w:rsidRDefault="00143F3F" w:rsidP="006B6905">
      <w:pPr>
        <w:pStyle w:val="Bibliography"/>
        <w:rPr>
          <w:del w:id="1200" w:author="Max Lindmark" w:date="2020-02-08T16:41:00Z"/>
          <w:lang w:val="en-GB"/>
        </w:rPr>
        <w:pPrChange w:id="1201" w:author="Max Lindmark" w:date="2020-02-08T16:47:00Z">
          <w:pPr>
            <w:widowControl w:val="0"/>
            <w:autoSpaceDE w:val="0"/>
            <w:autoSpaceDN w:val="0"/>
            <w:adjustRightInd w:val="0"/>
          </w:pPr>
        </w:pPrChange>
      </w:pPr>
      <w:del w:id="1202" w:author="Max Lindmark" w:date="2020-02-08T16:41:00Z">
        <w:r w:rsidRPr="006B6905" w:rsidDel="00A22107">
          <w:rPr>
            <w:lang w:val="en-GB"/>
          </w:rPr>
          <w:delText xml:space="preserve">Thorson, J.T., Monnahan, C.C. &amp; Cope, J.M. (2015). The potential impact of time-variation in vital rates on fisheries management targets for marine fishes. </w:delText>
        </w:r>
        <w:r w:rsidRPr="006B6905" w:rsidDel="00A22107">
          <w:rPr>
            <w:i/>
            <w:iCs/>
            <w:lang w:val="en-GB"/>
          </w:rPr>
          <w:delText>Fisheries Research</w:delText>
        </w:r>
        <w:r w:rsidRPr="006B6905" w:rsidDel="00A22107">
          <w:rPr>
            <w:lang w:val="en-GB"/>
          </w:rPr>
          <w:delText>, 169, 8–17.</w:delText>
        </w:r>
      </w:del>
    </w:p>
    <w:p w14:paraId="0662A886" w14:textId="2577DA1E" w:rsidR="00143F3F" w:rsidRPr="006B6905" w:rsidDel="00A22107" w:rsidRDefault="00143F3F" w:rsidP="006B6905">
      <w:pPr>
        <w:pStyle w:val="Bibliography"/>
        <w:rPr>
          <w:del w:id="1203" w:author="Max Lindmark" w:date="2020-02-08T16:41:00Z"/>
          <w:lang w:val="en-GB"/>
        </w:rPr>
        <w:pPrChange w:id="1204" w:author="Max Lindmark" w:date="2020-02-08T16:47:00Z">
          <w:pPr>
            <w:widowControl w:val="0"/>
            <w:autoSpaceDE w:val="0"/>
            <w:autoSpaceDN w:val="0"/>
            <w:adjustRightInd w:val="0"/>
          </w:pPr>
        </w:pPrChange>
      </w:pPr>
      <w:del w:id="1205" w:author="Max Lindmark" w:date="2020-02-08T16:41:00Z">
        <w:r w:rsidRPr="006B6905" w:rsidDel="00A22107">
          <w:rPr>
            <w:lang w:val="en-GB"/>
          </w:rPr>
          <w:delText xml:space="preserve">Thorson, J.T., Munch, S.B., Cope, J.M. &amp; Gao, J. (2017). Predicting life history parameters for all fishes worldwide. </w:delText>
        </w:r>
        <w:r w:rsidRPr="006B6905" w:rsidDel="00A22107">
          <w:rPr>
            <w:i/>
            <w:iCs/>
            <w:lang w:val="en-GB"/>
          </w:rPr>
          <w:delText>Ecological Applications</w:delText>
        </w:r>
        <w:r w:rsidRPr="006B6905" w:rsidDel="00A22107">
          <w:rPr>
            <w:lang w:val="en-GB"/>
          </w:rPr>
          <w:delText>, 27, 2262–2276.</w:delText>
        </w:r>
      </w:del>
    </w:p>
    <w:p w14:paraId="11E7D87A" w14:textId="3DB98BB1" w:rsidR="00143F3F" w:rsidRPr="006B6905" w:rsidDel="00A22107" w:rsidRDefault="00143F3F" w:rsidP="006B6905">
      <w:pPr>
        <w:pStyle w:val="Bibliography"/>
        <w:rPr>
          <w:del w:id="1206" w:author="Max Lindmark" w:date="2020-02-08T16:41:00Z"/>
          <w:lang w:val="en-GB"/>
        </w:rPr>
        <w:pPrChange w:id="1207" w:author="Max Lindmark" w:date="2020-02-08T16:47:00Z">
          <w:pPr>
            <w:widowControl w:val="0"/>
            <w:autoSpaceDE w:val="0"/>
            <w:autoSpaceDN w:val="0"/>
            <w:adjustRightInd w:val="0"/>
          </w:pPr>
        </w:pPrChange>
      </w:pPr>
      <w:del w:id="1208" w:author="Max Lindmark" w:date="2020-02-08T16:41:00Z">
        <w:r w:rsidRPr="006B6905" w:rsidDel="00A22107">
          <w:rPr>
            <w:lang w:val="en-GB"/>
          </w:rPr>
          <w:delText xml:space="preserve">Thresher, R.E., Koslow, J.A., Morison, A.K. &amp; Smith, D.C. (2007). Depth-mediated reversal of the effects of climate change on long-term growth rates of exploited marine fish. </w:delText>
        </w:r>
        <w:r w:rsidRPr="006B6905" w:rsidDel="00A22107">
          <w:rPr>
            <w:i/>
            <w:iCs/>
            <w:lang w:val="en-GB"/>
          </w:rPr>
          <w:delText>Proceedings of the National Academy of Sciences, USA</w:delText>
        </w:r>
        <w:r w:rsidRPr="006B6905" w:rsidDel="00A22107">
          <w:rPr>
            <w:lang w:val="en-GB"/>
          </w:rPr>
          <w:delText>, 104, 7461–7465.</w:delText>
        </w:r>
      </w:del>
    </w:p>
    <w:p w14:paraId="066871DA" w14:textId="41BD806A" w:rsidR="00143F3F" w:rsidRPr="006B6905" w:rsidDel="00A22107" w:rsidRDefault="00143F3F" w:rsidP="006B6905">
      <w:pPr>
        <w:pStyle w:val="Bibliography"/>
        <w:rPr>
          <w:del w:id="1209" w:author="Max Lindmark" w:date="2020-02-08T16:41:00Z"/>
          <w:lang w:val="en-GB"/>
        </w:rPr>
        <w:pPrChange w:id="1210" w:author="Max Lindmark" w:date="2020-02-08T16:47:00Z">
          <w:pPr>
            <w:widowControl w:val="0"/>
            <w:autoSpaceDE w:val="0"/>
            <w:autoSpaceDN w:val="0"/>
            <w:adjustRightInd w:val="0"/>
          </w:pPr>
        </w:pPrChange>
      </w:pPr>
      <w:del w:id="1211" w:author="Max Lindmark" w:date="2020-02-08T16:41:00Z">
        <w:r w:rsidRPr="006B6905" w:rsidDel="00A22107">
          <w:rPr>
            <w:lang w:val="en-GB"/>
          </w:rPr>
          <w:delText xml:space="preserve">Ursin, E. (1967). A Mathematical Model of Some Aspects of Fish Growth, Respiration, and Mortality. </w:delText>
        </w:r>
        <w:r w:rsidRPr="006B6905" w:rsidDel="00A22107">
          <w:rPr>
            <w:i/>
            <w:iCs/>
            <w:lang w:val="en-GB"/>
          </w:rPr>
          <w:delText>Journal of the Fisheries Research Board of Canada</w:delText>
        </w:r>
        <w:r w:rsidRPr="006B6905" w:rsidDel="00A22107">
          <w:rPr>
            <w:lang w:val="en-GB"/>
          </w:rPr>
          <w:delText>, 24, 2355–2453.</w:delText>
        </w:r>
      </w:del>
    </w:p>
    <w:p w14:paraId="6FE46E24" w14:textId="31D779CD" w:rsidR="00143F3F" w:rsidRPr="006B6905" w:rsidDel="00A22107" w:rsidRDefault="00143F3F" w:rsidP="006B6905">
      <w:pPr>
        <w:pStyle w:val="Bibliography"/>
        <w:rPr>
          <w:del w:id="1212" w:author="Max Lindmark" w:date="2020-02-08T16:41:00Z"/>
          <w:lang w:val="sv-SE"/>
          <w:rPrChange w:id="1213" w:author="Max Lindmark" w:date="2020-02-08T16:47:00Z">
            <w:rPr>
              <w:del w:id="1214" w:author="Max Lindmark" w:date="2020-02-08T16:41:00Z"/>
              <w:lang w:val="en-GB"/>
            </w:rPr>
          </w:rPrChange>
        </w:rPr>
        <w:pPrChange w:id="1215" w:author="Max Lindmark" w:date="2020-02-08T16:47:00Z">
          <w:pPr>
            <w:widowControl w:val="0"/>
            <w:autoSpaceDE w:val="0"/>
            <w:autoSpaceDN w:val="0"/>
            <w:adjustRightInd w:val="0"/>
          </w:pPr>
        </w:pPrChange>
      </w:pPr>
      <w:del w:id="1216" w:author="Max Lindmark" w:date="2020-02-08T16:41:00Z">
        <w:r w:rsidRPr="006B6905" w:rsidDel="00A22107">
          <w:rPr>
            <w:lang w:val="en-GB"/>
          </w:rPr>
          <w:delText xml:space="preserve">Ursin, E. (1973). On the prey size preferences of cod and dab. </w:delText>
        </w:r>
        <w:r w:rsidRPr="006B6905" w:rsidDel="00A22107">
          <w:rPr>
            <w:i/>
            <w:iCs/>
            <w:lang w:val="sv-SE"/>
            <w:rPrChange w:id="1217" w:author="Max Lindmark" w:date="2020-02-08T16:47:00Z">
              <w:rPr>
                <w:i/>
                <w:iCs/>
                <w:lang w:val="en-GB"/>
              </w:rPr>
            </w:rPrChange>
          </w:rPr>
          <w:delText>Meddelelser fra Danmarks Fiskeri-og Havun- dersgelser</w:delText>
        </w:r>
        <w:r w:rsidRPr="006B6905" w:rsidDel="00A22107">
          <w:rPr>
            <w:lang w:val="sv-SE"/>
            <w:rPrChange w:id="1218" w:author="Max Lindmark" w:date="2020-02-08T16:47:00Z">
              <w:rPr>
                <w:lang w:val="en-GB"/>
              </w:rPr>
            </w:rPrChange>
          </w:rPr>
          <w:delText>, 7:8598.</w:delText>
        </w:r>
      </w:del>
    </w:p>
    <w:p w14:paraId="296252E4" w14:textId="426960EB" w:rsidR="00143F3F" w:rsidRPr="006B6905" w:rsidDel="00A22107" w:rsidRDefault="00143F3F" w:rsidP="006B6905">
      <w:pPr>
        <w:pStyle w:val="Bibliography"/>
        <w:rPr>
          <w:del w:id="1219" w:author="Max Lindmark" w:date="2020-02-08T16:41:00Z"/>
          <w:lang w:val="en-GB"/>
        </w:rPr>
        <w:pPrChange w:id="1220" w:author="Max Lindmark" w:date="2020-02-08T16:47:00Z">
          <w:pPr>
            <w:widowControl w:val="0"/>
            <w:autoSpaceDE w:val="0"/>
            <w:autoSpaceDN w:val="0"/>
            <w:adjustRightInd w:val="0"/>
          </w:pPr>
        </w:pPrChange>
      </w:pPr>
      <w:del w:id="1221" w:author="Max Lindmark" w:date="2020-02-08T16:41:00Z">
        <w:r w:rsidRPr="006B6905" w:rsidDel="00A22107">
          <w:rPr>
            <w:lang w:val="en-GB"/>
          </w:rPr>
          <w:delText xml:space="preserve">Woodworth-Jefcoats, P.A., Blanchard, J.L. &amp; Drazen, J.C. (2019). Relative Impacts of Simultaneous Stressors on a Pelagic Marine Ecosystem. </w:delText>
        </w:r>
        <w:r w:rsidRPr="006B6905" w:rsidDel="00A22107">
          <w:rPr>
            <w:i/>
            <w:iCs/>
            <w:lang w:val="en-GB"/>
          </w:rPr>
          <w:delText>Frontiers in Marine Science</w:delText>
        </w:r>
        <w:r w:rsidRPr="006B6905" w:rsidDel="00A22107">
          <w:rPr>
            <w:lang w:val="en-GB"/>
          </w:rPr>
          <w:delText>, 6.</w:delText>
        </w:r>
      </w:del>
    </w:p>
    <w:p w14:paraId="3C12B963" w14:textId="54E2CBF7" w:rsidR="00143F3F" w:rsidRPr="006B6905" w:rsidDel="00A22107" w:rsidRDefault="00143F3F" w:rsidP="006B6905">
      <w:pPr>
        <w:pStyle w:val="Bibliography"/>
        <w:rPr>
          <w:del w:id="1222" w:author="Max Lindmark" w:date="2020-02-08T16:41:00Z"/>
          <w:lang w:val="en-GB"/>
        </w:rPr>
        <w:pPrChange w:id="1223" w:author="Max Lindmark" w:date="2020-02-08T16:47:00Z">
          <w:pPr>
            <w:widowControl w:val="0"/>
            <w:autoSpaceDE w:val="0"/>
            <w:autoSpaceDN w:val="0"/>
            <w:adjustRightInd w:val="0"/>
          </w:pPr>
        </w:pPrChange>
      </w:pPr>
      <w:del w:id="1224" w:author="Max Lindmark" w:date="2020-02-08T16:41:00Z">
        <w:r w:rsidRPr="006B6905" w:rsidDel="00A22107">
          <w:rPr>
            <w:lang w:val="en-GB"/>
          </w:rPr>
          <w:delText xml:space="preserve">Woodworth-Jefcoats, P.A., Polovina, J.J., Dunne, J.P. &amp; Blanchard, J.L. (2013). Ecosystem size structure response to 21st century climate projection: large fish abundance decreases in the central North Pacific and increases in the California Current. </w:delText>
        </w:r>
        <w:r w:rsidRPr="006B6905" w:rsidDel="00A22107">
          <w:rPr>
            <w:i/>
            <w:iCs/>
            <w:lang w:val="en-GB"/>
          </w:rPr>
          <w:delText>Global Change Biology</w:delText>
        </w:r>
        <w:r w:rsidRPr="006B6905" w:rsidDel="00A22107">
          <w:rPr>
            <w:lang w:val="en-GB"/>
          </w:rPr>
          <w:delText>, 19, 724–733.</w:delText>
        </w:r>
      </w:del>
    </w:p>
    <w:p w14:paraId="355EEC86" w14:textId="3A560ECB" w:rsidR="00143F3F" w:rsidRPr="006B6905" w:rsidDel="00A22107" w:rsidRDefault="00143F3F" w:rsidP="006B6905">
      <w:pPr>
        <w:pStyle w:val="Bibliography"/>
        <w:rPr>
          <w:del w:id="1225" w:author="Max Lindmark" w:date="2020-02-08T16:41:00Z"/>
          <w:lang w:val="en-GB"/>
        </w:rPr>
        <w:pPrChange w:id="1226" w:author="Max Lindmark" w:date="2020-02-08T16:47:00Z">
          <w:pPr>
            <w:widowControl w:val="0"/>
            <w:autoSpaceDE w:val="0"/>
            <w:autoSpaceDN w:val="0"/>
            <w:adjustRightInd w:val="0"/>
          </w:pPr>
        </w:pPrChange>
      </w:pPr>
      <w:del w:id="1227" w:author="Max Lindmark" w:date="2020-02-08T16:41:00Z">
        <w:r w:rsidRPr="006B6905" w:rsidDel="00A22107">
          <w:rPr>
            <w:lang w:val="en-GB"/>
          </w:rPr>
          <w:delText xml:space="preserve">Woodworth-Jefcoats, P.A., Polovina, J.J., Howell, E.A. &amp; Blanchard, J.L. (2015). Two takes on the ecosystem impacts of climate change and fishing: Comparing a size-based and a species-based ecosystem model in the central North Pacific. </w:delText>
        </w:r>
        <w:r w:rsidRPr="006B6905" w:rsidDel="00A22107">
          <w:rPr>
            <w:i/>
            <w:iCs/>
            <w:lang w:val="en-GB"/>
          </w:rPr>
          <w:delText>Progress in Oceanography</w:delText>
        </w:r>
        <w:r w:rsidRPr="006B6905" w:rsidDel="00A22107">
          <w:rPr>
            <w:lang w:val="en-GB"/>
          </w:rPr>
          <w:delText>, 138, 533–545.</w:delText>
        </w:r>
      </w:del>
    </w:p>
    <w:p w14:paraId="15A49731" w14:textId="1AADCDDD" w:rsidR="00143F3F" w:rsidRPr="006B6905" w:rsidDel="00A22107" w:rsidRDefault="00143F3F" w:rsidP="006B6905">
      <w:pPr>
        <w:pStyle w:val="Bibliography"/>
        <w:rPr>
          <w:del w:id="1228" w:author="Max Lindmark" w:date="2020-02-08T16:41:00Z"/>
          <w:lang w:val="en-GB"/>
        </w:rPr>
        <w:pPrChange w:id="1229" w:author="Max Lindmark" w:date="2020-02-08T16:47:00Z">
          <w:pPr>
            <w:widowControl w:val="0"/>
            <w:autoSpaceDE w:val="0"/>
            <w:autoSpaceDN w:val="0"/>
            <w:adjustRightInd w:val="0"/>
          </w:pPr>
        </w:pPrChange>
      </w:pPr>
      <w:del w:id="1230" w:author="Max Lindmark" w:date="2020-02-08T16:41:00Z">
        <w:r w:rsidRPr="006B6905" w:rsidDel="00A22107">
          <w:rPr>
            <w:lang w:val="en-GB"/>
          </w:rPr>
          <w:delText xml:space="preserve">Yvon‐Durocher, G., Montoya, J.M., Trimmer, M. &amp; Woodward, G. (2011). Warming alters the size spectrum and shifts the distribution of biomass in freshwater ecosystems. </w:delText>
        </w:r>
        <w:r w:rsidRPr="006B6905" w:rsidDel="00A22107">
          <w:rPr>
            <w:i/>
            <w:iCs/>
            <w:lang w:val="en-GB"/>
          </w:rPr>
          <w:delText>Global Change Biology</w:delText>
        </w:r>
        <w:r w:rsidRPr="006B6905" w:rsidDel="00A22107">
          <w:rPr>
            <w:lang w:val="en-GB"/>
          </w:rPr>
          <w:delText>, 17, 1681–1694.</w:delText>
        </w:r>
      </w:del>
    </w:p>
    <w:p w14:paraId="6CD5CE7B" w14:textId="7389D557" w:rsidR="00AD548E" w:rsidRPr="0053282F" w:rsidRDefault="00C572FC" w:rsidP="006B6905">
      <w:pPr>
        <w:pStyle w:val="Bibliography"/>
        <w:rPr>
          <w:rFonts w:cstheme="minorHAnsi"/>
          <w:b/>
        </w:rPr>
        <w:pPrChange w:id="1231" w:author="Max Lindmark" w:date="2020-02-08T16:47:00Z">
          <w:pPr>
            <w:spacing w:line="480" w:lineRule="auto"/>
            <w:contextualSpacing/>
            <w:jc w:val="both"/>
          </w:pPr>
        </w:pPrChange>
      </w:pPr>
      <w:r>
        <w:rPr>
          <w:rFonts w:cstheme="minorHAnsi"/>
          <w:b/>
        </w:rPr>
        <w:fldChar w:fldCharType="end"/>
      </w:r>
      <w:commentRangeEnd w:id="501"/>
      <w:r w:rsidR="00DF1644">
        <w:rPr>
          <w:rStyle w:val="CommentReference"/>
        </w:rPr>
        <w:commentReference w:id="501"/>
      </w:r>
    </w:p>
    <w:sectPr w:rsidR="00AD548E" w:rsidRPr="0053282F" w:rsidSect="00250410">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20-01-13T08:20:00Z" w:initials="AG">
    <w:p w14:paraId="5F8C3FC5" w14:textId="36661A38" w:rsidR="006B6905" w:rsidRDefault="006B6905">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6B6905" w:rsidRPr="00EE1CF3" w:rsidRDefault="006B6905">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6B6905" w:rsidRPr="00C57B85" w:rsidRDefault="006B6905">
      <w:pPr>
        <w:pStyle w:val="CommentText"/>
        <w:rPr>
          <w:lang w:val="en-GB"/>
        </w:rPr>
      </w:pPr>
      <w:r>
        <w:rPr>
          <w:rStyle w:val="CommentReference"/>
        </w:rPr>
        <w:annotationRef/>
      </w:r>
      <w:r w:rsidRPr="00C57B85">
        <w:rPr>
          <w:lang w:val="en-GB"/>
        </w:rPr>
        <w:t>Good idea, will change for the paper but keep it like this for the thesis (because the chapter titles are already submitted)</w:t>
      </w:r>
    </w:p>
  </w:comment>
  <w:comment w:id="2" w:author="Anna Gårdmark" w:date="2020-01-13T08:25:00Z" w:initials="AG">
    <w:p w14:paraId="2B25A0D3" w14:textId="5301A270" w:rsidR="006B6905" w:rsidRPr="00EE1CF3" w:rsidRDefault="006B6905">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6B6905" w:rsidRPr="00C57B85" w:rsidRDefault="006B6905">
      <w:pPr>
        <w:pStyle w:val="CommentText"/>
        <w:rPr>
          <w:lang w:val="en-GB"/>
        </w:rPr>
      </w:pPr>
      <w:r>
        <w:rPr>
          <w:rStyle w:val="CommentReference"/>
        </w:rPr>
        <w:annotationRef/>
      </w:r>
      <w:r w:rsidRPr="00C57B85">
        <w:rPr>
          <w:rStyle w:val="CommentReference"/>
          <w:lang w:val="en-GB"/>
        </w:rPr>
        <w:t>For the paper I’ll come up with something different, too confusing to use that term here… but will keep it like this for the thesis and explain what I mean according to your suggestion</w:t>
      </w:r>
    </w:p>
  </w:comment>
  <w:comment w:id="4" w:author="Max Lindmark" w:date="2020-01-05T11:20:00Z" w:initials="ML">
    <w:p w14:paraId="722F5CE6" w14:textId="32962AB3" w:rsidR="006B6905" w:rsidRPr="00EE1CF3" w:rsidRDefault="006B6905">
      <w:pPr>
        <w:pStyle w:val="CommentText"/>
        <w:rPr>
          <w:lang w:val="en-GB"/>
        </w:rPr>
      </w:pPr>
      <w:r>
        <w:rPr>
          <w:rStyle w:val="CommentReference"/>
        </w:rPr>
        <w:annotationRef/>
      </w:r>
      <w:r w:rsidRPr="00EE1CF3">
        <w:rPr>
          <w:lang w:val="en-GB"/>
        </w:rPr>
        <w:t>See fig. S1</w:t>
      </w:r>
      <w:r>
        <w:rPr>
          <w:lang w:val="en-GB"/>
        </w:rPr>
        <w:t>5</w:t>
      </w:r>
      <w:r w:rsidRPr="00EE1CF3">
        <w:rPr>
          <w:lang w:val="en-GB"/>
        </w:rPr>
        <w:t xml:space="preserve"> for an example of this.</w:t>
      </w:r>
    </w:p>
  </w:comment>
  <w:comment w:id="5" w:author="Anna Gårdmark" w:date="2020-01-28T21:05:00Z" w:initials="AG">
    <w:p w14:paraId="2E376FE8" w14:textId="6A10C302" w:rsidR="006B6905" w:rsidRPr="00EB7D1F" w:rsidRDefault="006B6905">
      <w:pPr>
        <w:pStyle w:val="CommentText"/>
        <w:rPr>
          <w:lang w:val="en-GB"/>
        </w:rPr>
      </w:pPr>
      <w:r>
        <w:rPr>
          <w:rStyle w:val="CommentReference"/>
        </w:rPr>
        <w:annotationRef/>
      </w:r>
      <w:r>
        <w:rPr>
          <w:lang w:val="en-GB"/>
        </w:rPr>
        <w:t>implications, or s</w:t>
      </w:r>
      <w:r w:rsidRPr="00EB7D1F">
        <w:rPr>
          <w:lang w:val="en-GB"/>
        </w:rPr>
        <w:t>ummarizing concluding sentence?</w:t>
      </w:r>
    </w:p>
  </w:comment>
  <w:comment w:id="6" w:author="Max Lindmark" w:date="2020-02-04T17:24:00Z" w:initials="ML">
    <w:p w14:paraId="4B7FBDB8" w14:textId="0B2C7154" w:rsidR="006B6905" w:rsidRPr="00BD3461" w:rsidRDefault="006B6905">
      <w:pPr>
        <w:pStyle w:val="CommentText"/>
        <w:rPr>
          <w:lang w:val="en-GB"/>
        </w:rPr>
      </w:pPr>
      <w:r>
        <w:rPr>
          <w:rStyle w:val="CommentReference"/>
        </w:rPr>
        <w:annotationRef/>
      </w:r>
      <w:r w:rsidRPr="00BD3461">
        <w:rPr>
          <w:lang w:val="en-GB"/>
        </w:rPr>
        <w:t>Maybe…</w:t>
      </w:r>
    </w:p>
  </w:comment>
  <w:comment w:id="7" w:author="Anna Gårdmark" w:date="2020-02-07T10:04:00Z" w:initials="AG">
    <w:p w14:paraId="1C7252BB" w14:textId="01A3FF9D" w:rsidR="006B6905" w:rsidRPr="00BD3461" w:rsidRDefault="006B6905">
      <w:pPr>
        <w:pStyle w:val="CommentText"/>
        <w:rPr>
          <w:lang w:val="en-GB"/>
        </w:rPr>
      </w:pPr>
      <w:r>
        <w:rPr>
          <w:rStyle w:val="CommentReference"/>
        </w:rPr>
        <w:annotationRef/>
      </w:r>
      <w:r w:rsidRPr="00BD3461">
        <w:rPr>
          <w:highlight w:val="yellow"/>
          <w:lang w:val="en-GB"/>
        </w:rPr>
        <w:t>at least try!</w:t>
      </w:r>
    </w:p>
  </w:comment>
  <w:comment w:id="8" w:author="Max Lindmark" w:date="2020-02-08T14:23:00Z" w:initials="ML">
    <w:p w14:paraId="26811D89" w14:textId="612A4D7C" w:rsidR="006B6905" w:rsidRPr="00A4007A" w:rsidRDefault="006B6905">
      <w:pPr>
        <w:pStyle w:val="CommentText"/>
        <w:rPr>
          <w:lang w:val="en-US"/>
        </w:rPr>
      </w:pPr>
      <w:r>
        <w:rPr>
          <w:rStyle w:val="CommentReference"/>
        </w:rPr>
        <w:annotationRef/>
      </w:r>
      <w:r w:rsidRPr="00A4007A">
        <w:rPr>
          <w:lang w:val="en-US"/>
        </w:rPr>
        <w:t>I mean I think that is an implica</w:t>
      </w:r>
      <w:r>
        <w:rPr>
          <w:lang w:val="en-US"/>
        </w:rPr>
        <w:t>tion…</w:t>
      </w:r>
    </w:p>
  </w:comment>
  <w:comment w:id="9" w:author="Asta Audzijonyte" w:date="2020-01-10T12:59:00Z" w:initials="AA">
    <w:p w14:paraId="56FFDFD9" w14:textId="77777777" w:rsidR="006B6905" w:rsidRPr="00EE1CF3" w:rsidRDefault="006B6905"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10" w:author="Anna Gårdmark" w:date="2020-01-13T08:38:00Z" w:initials="AG">
    <w:p w14:paraId="313B657E" w14:textId="77777777" w:rsidR="006B6905" w:rsidRPr="00B934BF" w:rsidRDefault="006B6905"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11" w:author="Max Lindmark" w:date="2020-01-23T10:46:00Z" w:initials="ML">
    <w:p w14:paraId="1A2EF796" w14:textId="6201EAAC" w:rsidR="006B6905" w:rsidRPr="00423E09" w:rsidRDefault="006B6905">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12" w:author="Anna Gårdmark" w:date="2020-02-07T10:08:00Z" w:initials="AG">
    <w:p w14:paraId="175493C6" w14:textId="3D8CCE0E" w:rsidR="006B6905" w:rsidRPr="00BD3461" w:rsidRDefault="006B6905">
      <w:pPr>
        <w:pStyle w:val="CommentText"/>
        <w:rPr>
          <w:lang w:val="en-GB"/>
        </w:rPr>
      </w:pPr>
      <w:r>
        <w:rPr>
          <w:rStyle w:val="CommentReference"/>
        </w:rPr>
        <w:annotationRef/>
      </w:r>
      <w:r w:rsidRPr="00BD3461">
        <w:rPr>
          <w:highlight w:val="yellow"/>
          <w:lang w:val="en-GB"/>
        </w:rPr>
        <w:t xml:space="preserve">a bit unspecific; would it be correct to replace </w:t>
      </w:r>
      <w:proofErr w:type="gramStart"/>
      <w:r w:rsidRPr="00BD3461">
        <w:rPr>
          <w:highlight w:val="yellow"/>
          <w:lang w:val="en-GB"/>
        </w:rPr>
        <w:t>with ”reduced</w:t>
      </w:r>
      <w:proofErr w:type="gramEnd"/>
      <w:r w:rsidRPr="00BD3461">
        <w:rPr>
          <w:highlight w:val="yellow"/>
          <w:lang w:val="en-GB"/>
        </w:rPr>
        <w:t>” here?</w:t>
      </w:r>
    </w:p>
  </w:comment>
  <w:comment w:id="13" w:author="Max Lindmark" w:date="2020-02-08T14:24:00Z" w:initials="ML">
    <w:p w14:paraId="198FAF09" w14:textId="776116D2" w:rsidR="006B6905" w:rsidRPr="00A4007A" w:rsidRDefault="006B6905">
      <w:pPr>
        <w:pStyle w:val="CommentText"/>
        <w:rPr>
          <w:lang w:val="en-US"/>
        </w:rPr>
      </w:pPr>
      <w:r>
        <w:rPr>
          <w:rStyle w:val="CommentReference"/>
        </w:rPr>
        <w:annotationRef/>
      </w:r>
      <w:r w:rsidRPr="00A4007A">
        <w:rPr>
          <w:lang w:val="en-US"/>
        </w:rPr>
        <w:t xml:space="preserve">Does not work because increases lead to increased </w:t>
      </w:r>
      <w:r>
        <w:rPr>
          <w:lang w:val="en-US"/>
        </w:rPr>
        <w:t>catch potential. It’s ok.</w:t>
      </w:r>
    </w:p>
  </w:comment>
  <w:comment w:id="14" w:author="Anna Gårdmark" w:date="2020-02-07T10:12:00Z" w:initials="AG">
    <w:p w14:paraId="6EB8A3D2" w14:textId="68A20845" w:rsidR="006B6905" w:rsidRPr="0011697B" w:rsidRDefault="006B6905">
      <w:pPr>
        <w:pStyle w:val="CommentText"/>
        <w:rPr>
          <w:lang w:val="en-GB"/>
        </w:rPr>
      </w:pPr>
      <w:r>
        <w:rPr>
          <w:rStyle w:val="CommentReference"/>
        </w:rPr>
        <w:annotationRef/>
      </w:r>
      <w:r w:rsidRPr="0011697B">
        <w:rPr>
          <w:lang w:val="en-GB"/>
        </w:rPr>
        <w:t xml:space="preserve">the previous two studies aren’t experiments, right? </w:t>
      </w:r>
      <w:r>
        <w:rPr>
          <w:lang w:val="en-GB"/>
        </w:rPr>
        <w:t xml:space="preserve"> your “more” implies that also the previous studies (van Rijn &amp; </w:t>
      </w:r>
      <w:proofErr w:type="spellStart"/>
      <w:r>
        <w:rPr>
          <w:lang w:val="en-GB"/>
        </w:rPr>
        <w:t>Baudron</w:t>
      </w:r>
      <w:proofErr w:type="spellEnd"/>
      <w:r>
        <w:rPr>
          <w:lang w:val="en-GB"/>
        </w:rPr>
        <w:t>) were controlled experiments (but ‘less controlled’).</w:t>
      </w:r>
    </w:p>
  </w:comment>
  <w:comment w:id="15" w:author="Anna Gårdmark" w:date="2020-02-07T10:13:00Z" w:initials="AG">
    <w:p w14:paraId="235A10FF" w14:textId="7207F233" w:rsidR="006B6905" w:rsidRPr="0011697B" w:rsidRDefault="006B6905">
      <w:pPr>
        <w:pStyle w:val="CommentText"/>
        <w:rPr>
          <w:lang w:val="en-GB"/>
        </w:rPr>
      </w:pPr>
      <w:r>
        <w:rPr>
          <w:rStyle w:val="CommentReference"/>
        </w:rPr>
        <w:annotationRef/>
      </w:r>
      <w:r w:rsidRPr="0011697B">
        <w:rPr>
          <w:lang w:val="en-GB"/>
        </w:rPr>
        <w:t>could refer to your metanalysis paper here actually!</w:t>
      </w:r>
    </w:p>
  </w:comment>
  <w:comment w:id="16" w:author="Max Lindmark" w:date="2020-02-08T14:27:00Z" w:initials="ML">
    <w:p w14:paraId="06CB7775" w14:textId="6C73418A" w:rsidR="006B6905" w:rsidRPr="008504A2" w:rsidRDefault="006B6905">
      <w:pPr>
        <w:pStyle w:val="CommentText"/>
        <w:rPr>
          <w:lang w:val="en-US"/>
        </w:rPr>
      </w:pPr>
      <w:r>
        <w:rPr>
          <w:rStyle w:val="CommentReference"/>
        </w:rPr>
        <w:annotationRef/>
      </w:r>
      <w:r w:rsidRPr="008504A2">
        <w:rPr>
          <w:lang w:val="en-US"/>
        </w:rPr>
        <w:t>Hm</w:t>
      </w:r>
      <w:r>
        <w:rPr>
          <w:lang w:val="en-US"/>
        </w:rPr>
        <w:t xml:space="preserve">m, yes maybe. I’m sure there are better references for this (maybe you have some nice examples </w:t>
      </w:r>
      <w:proofErr w:type="spellStart"/>
      <w:r>
        <w:rPr>
          <w:lang w:val="en-US"/>
        </w:rPr>
        <w:t>Asta</w:t>
      </w:r>
      <w:proofErr w:type="spellEnd"/>
      <w:r>
        <w:rPr>
          <w:lang w:val="en-US"/>
        </w:rPr>
        <w:t>?). As it’s still unpublished I’ll just cite this one for now! I can cite the thesis chapter when it’s really needed.</w:t>
      </w:r>
    </w:p>
  </w:comment>
  <w:comment w:id="17" w:author="Max Lindmark" w:date="2020-02-08T14:30:00Z" w:initials="ML">
    <w:p w14:paraId="06CAB48D" w14:textId="4C353EB5" w:rsidR="006B6905" w:rsidRPr="008E39E2" w:rsidRDefault="006B6905">
      <w:pPr>
        <w:pStyle w:val="CommentText"/>
        <w:rPr>
          <w:lang w:val="en-US"/>
        </w:rPr>
      </w:pPr>
      <w:r>
        <w:rPr>
          <w:rStyle w:val="CommentReference"/>
        </w:rPr>
        <w:annotationRef/>
      </w:r>
      <w:r w:rsidRPr="008E39E2">
        <w:rPr>
          <w:lang w:val="en-US"/>
        </w:rPr>
        <w:t>To me</w:t>
      </w:r>
      <w:r>
        <w:rPr>
          <w:lang w:val="en-US"/>
        </w:rPr>
        <w:t xml:space="preserve"> the comma here seems </w:t>
      </w:r>
      <w:proofErr w:type="spellStart"/>
      <w:r>
        <w:rPr>
          <w:lang w:val="en-US"/>
        </w:rPr>
        <w:t>unessesary</w:t>
      </w:r>
      <w:proofErr w:type="spellEnd"/>
      <w:r>
        <w:rPr>
          <w:lang w:val="en-US"/>
        </w:rPr>
        <w:t>!</w:t>
      </w:r>
    </w:p>
  </w:comment>
  <w:comment w:id="18" w:author="Max Lindmark" w:date="2020-02-08T14:30:00Z" w:initials="ML">
    <w:p w14:paraId="6425AC0D" w14:textId="32CF3D76" w:rsidR="006B6905" w:rsidRPr="004B7619" w:rsidRDefault="006B6905">
      <w:pPr>
        <w:pStyle w:val="CommentText"/>
        <w:rPr>
          <w:lang w:val="en-US"/>
        </w:rPr>
      </w:pPr>
      <w:r>
        <w:rPr>
          <w:rStyle w:val="CommentReference"/>
        </w:rPr>
        <w:annotationRef/>
      </w:r>
      <w:r w:rsidRPr="004B7619">
        <w:rPr>
          <w:lang w:val="en-US"/>
        </w:rPr>
        <w:t>I think by sounds better than until.</w:t>
      </w:r>
    </w:p>
  </w:comment>
  <w:comment w:id="19" w:author="Anna Gårdmark" w:date="2020-02-07T10:23:00Z" w:initials="AG">
    <w:p w14:paraId="03256B74" w14:textId="53F0A3BD" w:rsidR="006B6905" w:rsidRPr="00A74C23" w:rsidRDefault="006B6905">
      <w:pPr>
        <w:pStyle w:val="CommentText"/>
        <w:rPr>
          <w:lang w:val="en-GB"/>
        </w:rPr>
      </w:pPr>
      <w:r>
        <w:rPr>
          <w:rStyle w:val="CommentReference"/>
        </w:rPr>
        <w:annotationRef/>
      </w:r>
      <w:r w:rsidRPr="00A74C23">
        <w:rPr>
          <w:lang w:val="en-GB"/>
        </w:rPr>
        <w:t>here you can also cite your third chapter</w:t>
      </w:r>
    </w:p>
  </w:comment>
  <w:comment w:id="20" w:author="Max Lindmark" w:date="2020-02-08T14:33:00Z" w:initials="ML">
    <w:p w14:paraId="53759A7A" w14:textId="2C950156" w:rsidR="006B6905" w:rsidRPr="004B7619" w:rsidRDefault="006B6905">
      <w:pPr>
        <w:pStyle w:val="CommentText"/>
        <w:rPr>
          <w:lang w:val="en-US"/>
        </w:rPr>
      </w:pPr>
      <w:r>
        <w:rPr>
          <w:rStyle w:val="CommentReference"/>
        </w:rPr>
        <w:annotationRef/>
      </w:r>
      <w:r w:rsidRPr="004B7619">
        <w:rPr>
          <w:lang w:val="en-US"/>
        </w:rPr>
        <w:t xml:space="preserve">good idea, but </w:t>
      </w:r>
      <w:r>
        <w:rPr>
          <w:lang w:val="en-US"/>
        </w:rPr>
        <w:t xml:space="preserve">I’d </w:t>
      </w:r>
      <w:r w:rsidRPr="004B7619">
        <w:rPr>
          <w:lang w:val="en-US"/>
        </w:rPr>
        <w:t xml:space="preserve">prefer to do </w:t>
      </w:r>
      <w:r>
        <w:rPr>
          <w:lang w:val="en-US"/>
        </w:rPr>
        <w:t>it first when it’s at least a preprint for stuff that isn’t new in that chapter.</w:t>
      </w:r>
    </w:p>
  </w:comment>
  <w:comment w:id="29" w:author="Anna Gårdmark" w:date="2020-02-07T10:30:00Z" w:initials="AG">
    <w:p w14:paraId="021319C5" w14:textId="39719762" w:rsidR="006B6905" w:rsidRPr="00A74C23" w:rsidRDefault="006B6905">
      <w:pPr>
        <w:pStyle w:val="CommentText"/>
        <w:rPr>
          <w:lang w:val="en-GB"/>
        </w:rPr>
      </w:pPr>
      <w:r w:rsidRPr="00A74C23">
        <w:rPr>
          <w:rStyle w:val="CommentReference"/>
          <w:highlight w:val="yellow"/>
        </w:rPr>
        <w:annotationRef/>
      </w:r>
      <w:r w:rsidRPr="00A74C23">
        <w:rPr>
          <w:highlight w:val="yellow"/>
          <w:lang w:val="en-GB"/>
        </w:rPr>
        <w:t xml:space="preserve">the specific aim is needed first; the aim is not to study general effects of warming (which your first sentence now reads), but you had a more specific aim, which is why you choose this particular method (and study system). </w:t>
      </w:r>
      <w:proofErr w:type="gramStart"/>
      <w:r w:rsidRPr="00A74C23">
        <w:rPr>
          <w:highlight w:val="yellow"/>
          <w:lang w:val="en-GB"/>
        </w:rPr>
        <w:t>So</w:t>
      </w:r>
      <w:proofErr w:type="gramEnd"/>
      <w:r w:rsidRPr="00A74C23">
        <w:rPr>
          <w:highlight w:val="yellow"/>
          <w:lang w:val="en-GB"/>
        </w:rPr>
        <w:t xml:space="preserve"> reshuffling of the paragraph is needed here! See suggested revision</w:t>
      </w:r>
      <w:r>
        <w:rPr>
          <w:lang w:val="en-GB"/>
        </w:rPr>
        <w:t xml:space="preserve"> </w:t>
      </w:r>
    </w:p>
  </w:comment>
  <w:comment w:id="44" w:author="Anna Gårdmark" w:date="2020-02-07T16:17:00Z" w:initials="AG">
    <w:p w14:paraId="2CBF770D" w14:textId="04F40629" w:rsidR="006B6905" w:rsidRDefault="006B6905" w:rsidP="00E37071">
      <w:pPr>
        <w:rPr>
          <w:rStyle w:val="CommentReference"/>
          <w:lang w:val="en-GB"/>
        </w:rPr>
      </w:pPr>
      <w:r>
        <w:rPr>
          <w:rStyle w:val="CommentReference"/>
        </w:rPr>
        <w:annotationRef/>
      </w:r>
      <w:r w:rsidRPr="00E37071">
        <w:rPr>
          <w:rStyle w:val="CommentReference"/>
          <w:lang w:val="en-GB"/>
        </w:rPr>
        <w:t>actually, it would be good t</w:t>
      </w:r>
      <w:r>
        <w:rPr>
          <w:rStyle w:val="CommentReference"/>
          <w:lang w:val="en-GB"/>
        </w:rPr>
        <w:t xml:space="preserve">o explicitly list your research questions here. That is, the ones that I infer from your reasoning above, i.e. some variant of </w:t>
      </w:r>
    </w:p>
    <w:p w14:paraId="70DBA0E7" w14:textId="7348039C" w:rsidR="006B6905" w:rsidRDefault="006B6905" w:rsidP="00E37071">
      <w:pPr>
        <w:rPr>
          <w:rFonts w:ascii="Calibri" w:hAnsi="Calibri"/>
          <w:color w:val="1F497D"/>
          <w:lang w:val="en-US"/>
        </w:rPr>
      </w:pPr>
      <w:r>
        <w:rPr>
          <w:color w:val="1F497D"/>
          <w:lang w:val="en-US"/>
        </w:rPr>
        <w:t xml:space="preserve">1. can (small) individuals grow faster with warming? and why/why not? </w:t>
      </w:r>
    </w:p>
    <w:p w14:paraId="34B8C278" w14:textId="77777777" w:rsidR="006B6905" w:rsidRDefault="006B6905" w:rsidP="00E37071">
      <w:pPr>
        <w:rPr>
          <w:color w:val="1F497D"/>
          <w:lang w:val="en-US"/>
        </w:rPr>
      </w:pPr>
      <w:r>
        <w:rPr>
          <w:color w:val="1F497D"/>
          <w:lang w:val="en-US"/>
        </w:rPr>
        <w:t>2. is it abundance of large fish or their size-at-age that cause declines in max body size?</w:t>
      </w:r>
    </w:p>
    <w:p w14:paraId="2F093582" w14:textId="12EF6207" w:rsidR="006B6905" w:rsidRDefault="006B6905" w:rsidP="00E37071">
      <w:pPr>
        <w:rPr>
          <w:color w:val="1F497D"/>
          <w:lang w:val="en-US"/>
        </w:rPr>
      </w:pPr>
      <w:r>
        <w:rPr>
          <w:color w:val="1F497D"/>
          <w:lang w:val="en-US"/>
        </w:rPr>
        <w:t>3. what is driving responses in fish productivity &amp; biomass to warming (in a fisheries context, i.e. yields) [bottom-up vs top-down warming effects, abundance or growth responses]?</w:t>
      </w:r>
    </w:p>
    <w:p w14:paraId="04905FB8" w14:textId="1C19B51C" w:rsidR="006B6905" w:rsidRDefault="006B6905" w:rsidP="00E37071">
      <w:pPr>
        <w:rPr>
          <w:color w:val="1F497D"/>
          <w:lang w:val="en-US"/>
        </w:rPr>
      </w:pPr>
    </w:p>
    <w:p w14:paraId="53C38EC8" w14:textId="77777777" w:rsidR="006B6905" w:rsidRDefault="006B6905" w:rsidP="00E37071">
      <w:pPr>
        <w:rPr>
          <w:color w:val="1F497D"/>
          <w:lang w:val="en-US"/>
        </w:rPr>
      </w:pPr>
      <w:r>
        <w:rPr>
          <w:color w:val="1F497D"/>
          <w:lang w:val="en-US"/>
        </w:rPr>
        <w:t>(or slightly rephrased:</w:t>
      </w:r>
    </w:p>
    <w:p w14:paraId="66551361" w14:textId="77777777" w:rsidR="006B6905" w:rsidRDefault="006B6905" w:rsidP="000A6E36">
      <w:pPr>
        <w:pStyle w:val="CommentText"/>
        <w:numPr>
          <w:ilvl w:val="0"/>
          <w:numId w:val="33"/>
        </w:numPr>
        <w:rPr>
          <w:lang w:val="en-GB"/>
        </w:rPr>
      </w:pPr>
      <w:r>
        <w:rPr>
          <w:lang w:val="en-GB"/>
        </w:rPr>
        <w:t>Which mechanisms cause warming to increase/decrease size-at-age?</w:t>
      </w:r>
    </w:p>
    <w:p w14:paraId="14641779" w14:textId="77777777" w:rsidR="006B6905" w:rsidRPr="000A6E36" w:rsidRDefault="006B6905" w:rsidP="001E3E71">
      <w:pPr>
        <w:pStyle w:val="CommentText"/>
        <w:numPr>
          <w:ilvl w:val="0"/>
          <w:numId w:val="33"/>
        </w:numPr>
        <w:rPr>
          <w:color w:val="1F497D"/>
          <w:lang w:val="en-US"/>
        </w:rPr>
      </w:pPr>
      <w:r w:rsidRPr="000A6E36">
        <w:rPr>
          <w:lang w:val="en-GB"/>
        </w:rPr>
        <w:t xml:space="preserve"> Does size-at-age or population size structure drive mean body size responses to warming? </w:t>
      </w:r>
    </w:p>
    <w:p w14:paraId="2145BFD3" w14:textId="159BC869" w:rsidR="006B6905" w:rsidRPr="000A6E36" w:rsidRDefault="006B6905" w:rsidP="001E3E71">
      <w:pPr>
        <w:pStyle w:val="CommentText"/>
        <w:numPr>
          <w:ilvl w:val="0"/>
          <w:numId w:val="33"/>
        </w:numPr>
        <w:rPr>
          <w:color w:val="1F497D"/>
          <w:lang w:val="en-US"/>
        </w:rPr>
      </w:pPr>
      <w:r w:rsidRPr="000A6E36">
        <w:rPr>
          <w:lang w:val="en-GB"/>
        </w:rPr>
        <w:t xml:space="preserve"> How does these different responses to warming affect fisheries yields (and vice versa)?</w:t>
      </w:r>
      <w:r w:rsidRPr="000A6E36">
        <w:rPr>
          <w:color w:val="1F497D"/>
          <w:lang w:val="en-US"/>
        </w:rPr>
        <w:t>)</w:t>
      </w:r>
    </w:p>
    <w:p w14:paraId="529B66D1" w14:textId="28645E82" w:rsidR="006B6905" w:rsidRPr="00E37071" w:rsidRDefault="006B6905">
      <w:pPr>
        <w:pStyle w:val="CommentText"/>
        <w:rPr>
          <w:lang w:val="en-US"/>
        </w:rPr>
      </w:pPr>
    </w:p>
  </w:comment>
  <w:comment w:id="45" w:author="Max Lindmark" w:date="2020-02-08T16:10:00Z" w:initials="ML">
    <w:p w14:paraId="5EE88CF3" w14:textId="3F968290" w:rsidR="006B6905" w:rsidRPr="00BE26A8" w:rsidRDefault="006B6905">
      <w:pPr>
        <w:pStyle w:val="CommentText"/>
        <w:rPr>
          <w:lang w:val="en-US"/>
        </w:rPr>
      </w:pPr>
      <w:r>
        <w:rPr>
          <w:rStyle w:val="CommentReference"/>
        </w:rPr>
        <w:annotationRef/>
      </w:r>
      <w:r w:rsidRPr="00BE26A8">
        <w:rPr>
          <w:lang w:val="en-US"/>
        </w:rPr>
        <w:t>Consider it done</w:t>
      </w:r>
      <w:r>
        <w:rPr>
          <w:lang w:val="en-US"/>
        </w:rPr>
        <w:t>!</w:t>
      </w:r>
    </w:p>
  </w:comment>
  <w:comment w:id="55" w:author="Anna Gårdmark" w:date="2020-02-07T10:39:00Z" w:initials="AG">
    <w:p w14:paraId="3CF1D99A" w14:textId="1CFE71B3" w:rsidR="006B6905" w:rsidRPr="005A174A" w:rsidRDefault="006B6905">
      <w:pPr>
        <w:pStyle w:val="CommentText"/>
        <w:rPr>
          <w:lang w:val="en-GB"/>
        </w:rPr>
      </w:pPr>
      <w:r w:rsidRPr="00CF5CAE">
        <w:rPr>
          <w:rStyle w:val="CommentReference"/>
          <w:highlight w:val="yellow"/>
        </w:rPr>
        <w:annotationRef/>
      </w:r>
      <w:r w:rsidRPr="00CF5CAE">
        <w:rPr>
          <w:highlight w:val="yellow"/>
          <w:lang w:val="en-GB"/>
        </w:rPr>
        <w:t xml:space="preserve">here you should definitely give a ref to your </w:t>
      </w:r>
      <w:proofErr w:type="spellStart"/>
      <w:r w:rsidRPr="00CF5CAE">
        <w:rPr>
          <w:highlight w:val="yellow"/>
          <w:lang w:val="en-GB"/>
        </w:rPr>
        <w:t>metaanalyses</w:t>
      </w:r>
      <w:proofErr w:type="spellEnd"/>
      <w:r w:rsidRPr="00CF5CAE">
        <w:rPr>
          <w:highlight w:val="yellow"/>
          <w:lang w:val="en-GB"/>
        </w:rPr>
        <w:t>!  (for the thesis it’s fine to cross-refer between chapters that are manuscripts in prep). For journal submission later, we can see how we do.</w:t>
      </w:r>
    </w:p>
  </w:comment>
  <w:comment w:id="56" w:author="Asta Audzijonyte" w:date="2019-11-29T14:04:00Z" w:initials="AA">
    <w:p w14:paraId="2A4542E0" w14:textId="77777777" w:rsidR="006B6905" w:rsidRPr="00EE1CF3" w:rsidRDefault="006B6905"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57" w:author="Max Lindmark" w:date="2019-12-19T09:06:00Z" w:initials="ML">
    <w:p w14:paraId="16266152" w14:textId="77777777" w:rsidR="006B6905" w:rsidRPr="00EE1CF3" w:rsidRDefault="006B6905"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6B6905" w:rsidRPr="00EE1CF3" w:rsidRDefault="006B6905" w:rsidP="00133480">
      <w:pPr>
        <w:pStyle w:val="CommentText"/>
        <w:rPr>
          <w:lang w:val="en-GB"/>
        </w:rPr>
      </w:pPr>
    </w:p>
    <w:p w14:paraId="40E85AD7" w14:textId="77777777" w:rsidR="006B6905" w:rsidRPr="00EE1CF3" w:rsidRDefault="006B6905"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6B6905" w:rsidRPr="00EE1CF3" w:rsidRDefault="006B6905" w:rsidP="00133480">
      <w:pPr>
        <w:pStyle w:val="CommentText"/>
        <w:rPr>
          <w:lang w:val="en-GB"/>
        </w:rPr>
      </w:pPr>
      <w:hyperlink r:id="rId1" w:history="1">
        <w:r w:rsidRPr="00EE1CF3">
          <w:rPr>
            <w:rStyle w:val="Hyperlink"/>
            <w:lang w:val="en-GB"/>
          </w:rPr>
          <w:t>https://academic.oup.com/icesjms/article-abstract/76/6/1653/5480400</w:t>
        </w:r>
      </w:hyperlink>
      <w:r w:rsidRPr="00EE1CF3">
        <w:rPr>
          <w:lang w:val="en-GB"/>
        </w:rPr>
        <w:t>. Although, I think that was an extreme case and even now they are not that abundant most years. And likely not in the time periods we largely consider here.</w:t>
      </w:r>
    </w:p>
  </w:comment>
  <w:comment w:id="58" w:author="Max Lindmark" w:date="2020-01-03T10:06:00Z" w:initials="ML">
    <w:p w14:paraId="5407D4CA" w14:textId="77777777" w:rsidR="006B6905" w:rsidRPr="00EE1CF3" w:rsidRDefault="006B6905"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59" w:author="Max Lindmark" w:date="2020-01-21T11:15:00Z" w:initials="ML">
    <w:p w14:paraId="6D78DCE0" w14:textId="0CF80F98" w:rsidR="006B6905" w:rsidRPr="00C57B85" w:rsidRDefault="006B6905">
      <w:pPr>
        <w:pStyle w:val="CommentText"/>
        <w:rPr>
          <w:lang w:val="en-GB"/>
        </w:rPr>
      </w:pPr>
      <w:r>
        <w:rPr>
          <w:rStyle w:val="CommentReference"/>
        </w:rPr>
        <w:annotationRef/>
      </w:r>
      <w:r w:rsidRPr="00C57B85">
        <w:rPr>
          <w:rFonts w:ascii="Times" w:hAnsi="Times"/>
          <w:lang w:val="en-GB"/>
        </w:rPr>
        <w:t xml:space="preserve">Hopefully a reference to </w:t>
      </w:r>
      <w:proofErr w:type="spellStart"/>
      <w:r w:rsidRPr="00C57B85">
        <w:rPr>
          <w:rFonts w:ascii="Times" w:hAnsi="Times"/>
          <w:lang w:val="en-GB"/>
        </w:rPr>
        <w:t>Audzijonyte</w:t>
      </w:r>
      <w:proofErr w:type="spellEnd"/>
      <w:r w:rsidRPr="00C57B85">
        <w:rPr>
          <w:rFonts w:ascii="Times" w:hAnsi="Times"/>
          <w:lang w:val="en-GB"/>
        </w:rPr>
        <w:t xml:space="preserve"> et al. soon</w:t>
      </w:r>
    </w:p>
  </w:comment>
  <w:comment w:id="60" w:author="Max Lindmark" w:date="2020-01-21T11:16:00Z" w:initials="ML">
    <w:p w14:paraId="1007B399" w14:textId="286217B0" w:rsidR="006B6905" w:rsidRPr="001348F6" w:rsidRDefault="006B6905">
      <w:pPr>
        <w:pStyle w:val="CommentText"/>
        <w:rPr>
          <w:lang w:val="en-US"/>
        </w:rPr>
      </w:pPr>
      <w:r w:rsidRPr="00634FC4">
        <w:rPr>
          <w:rStyle w:val="CommentReference"/>
        </w:rPr>
        <w:annotationRef/>
      </w:r>
      <w:r w:rsidRPr="00C57B85">
        <w:rPr>
          <w:lang w:val="en-GB"/>
        </w:rPr>
        <w:t>I did not include a size-temperature interaction, partly because I already had scenarios and partly because I had not come so far with my other analysis.</w:t>
      </w:r>
      <w:r w:rsidRPr="001348F6">
        <w:rPr>
          <w:lang w:val="en-US"/>
        </w:rPr>
        <w:t xml:space="preserve"> It is possible I might run a scenario similar to the </w:t>
      </w:r>
      <w:r>
        <w:rPr>
          <w:lang w:val="en-US"/>
        </w:rPr>
        <w:t>one in the model-comparison paper…</w:t>
      </w:r>
    </w:p>
    <w:p w14:paraId="7D19D35B" w14:textId="77777777" w:rsidR="006B6905" w:rsidRPr="00C57B85" w:rsidRDefault="006B6905">
      <w:pPr>
        <w:pStyle w:val="CommentText"/>
        <w:rPr>
          <w:lang w:val="en-GB"/>
        </w:rPr>
      </w:pPr>
    </w:p>
    <w:p w14:paraId="474B2B19" w14:textId="66A76D15" w:rsidR="006B6905" w:rsidRPr="00C57B85" w:rsidRDefault="006B6905">
      <w:pPr>
        <w:pStyle w:val="CommentText"/>
        <w:rPr>
          <w:lang w:val="en-GB"/>
        </w:rPr>
      </w:pPr>
      <w:r w:rsidRPr="00C57B85">
        <w:rPr>
          <w:lang w:val="en-GB"/>
        </w:rPr>
        <w:t>The</w:t>
      </w:r>
      <w:proofErr w:type="spellStart"/>
      <w:r w:rsidRPr="001348F6">
        <w:rPr>
          <w:lang w:val="en-US"/>
        </w:rPr>
        <w:t>re</w:t>
      </w:r>
      <w:r>
        <w:rPr>
          <w:lang w:val="en-US"/>
        </w:rPr>
        <w:t>fore</w:t>
      </w:r>
      <w:proofErr w:type="spellEnd"/>
      <w:r>
        <w:rPr>
          <w:lang w:val="en-US"/>
        </w:rPr>
        <w:t xml:space="preserve">, the </w:t>
      </w:r>
      <w:r w:rsidRPr="00C57B85">
        <w:rPr>
          <w:lang w:val="en-GB"/>
        </w:rPr>
        <w:t xml:space="preserve">original reference for that equation would be Ohlberger et al 2012 in Oikos I think, since they are not unimodal + </w:t>
      </w:r>
      <w:proofErr w:type="gramStart"/>
      <w:r w:rsidRPr="00C57B85">
        <w:rPr>
          <w:lang w:val="en-GB"/>
        </w:rPr>
        <w:t>size-dependent</w:t>
      </w:r>
      <w:proofErr w:type="gramEnd"/>
      <w:r w:rsidRPr="00C57B85">
        <w:rPr>
          <w:lang w:val="en-GB"/>
        </w:rPr>
        <w:t xml:space="preserve"> as Anna showed they can be.</w:t>
      </w:r>
    </w:p>
  </w:comment>
  <w:comment w:id="61" w:author="Anna Gårdmark" w:date="2020-01-29T13:48:00Z" w:initials="AG">
    <w:p w14:paraId="35AFA85F" w14:textId="6AD4B128" w:rsidR="006B6905" w:rsidRPr="00DC6626" w:rsidRDefault="006B6905">
      <w:pPr>
        <w:pStyle w:val="CommentText"/>
        <w:rPr>
          <w:lang w:val="en-GB"/>
        </w:rPr>
      </w:pPr>
      <w:r>
        <w:rPr>
          <w:rStyle w:val="CommentReference"/>
        </w:rPr>
        <w:annotationRef/>
      </w:r>
      <w:r w:rsidRPr="00081BAF">
        <w:rPr>
          <w:lang w:val="en-GB"/>
        </w:rPr>
        <w:t xml:space="preserve">some of these are truly confusing, like having several different indices for the same thing (like p, j, and </w:t>
      </w:r>
      <w:proofErr w:type="spellStart"/>
      <w:r w:rsidRPr="00081BAF">
        <w:rPr>
          <w:lang w:val="en-GB"/>
        </w:rPr>
        <w:t>i</w:t>
      </w:r>
      <w:proofErr w:type="spellEnd"/>
      <w:r w:rsidRPr="00081BAF">
        <w:rPr>
          <w:lang w:val="en-GB"/>
        </w:rPr>
        <w:t xml:space="preserve">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62" w:author="Max Lindmark" w:date="2020-02-04T14:41:00Z" w:initials="ML">
    <w:p w14:paraId="28888BD2" w14:textId="3FEDB6D3" w:rsidR="006B6905" w:rsidRPr="00DD3258" w:rsidRDefault="006B6905">
      <w:pPr>
        <w:pStyle w:val="CommentText"/>
        <w:rPr>
          <w:lang w:val="en-US"/>
        </w:rPr>
      </w:pPr>
      <w:r>
        <w:rPr>
          <w:lang w:val="en-US"/>
        </w:rPr>
        <w:t>I landed on a mix between your suggestion for clarification and keeping as is. Thanks for checking carefully!</w:t>
      </w:r>
    </w:p>
  </w:comment>
  <w:comment w:id="63" w:author="Anna Gårdmark" w:date="2020-01-29T14:16:00Z" w:initials="AG">
    <w:p w14:paraId="328629E0" w14:textId="77777777" w:rsidR="006B6905" w:rsidRPr="00C41EA8" w:rsidRDefault="006B6905" w:rsidP="003D63B7">
      <w:pPr>
        <w:pStyle w:val="CommentText"/>
        <w:rPr>
          <w:lang w:val="en-GB"/>
        </w:rPr>
      </w:pPr>
      <w:r>
        <w:rPr>
          <w:rStyle w:val="CommentReference"/>
        </w:rPr>
        <w:annotationRef/>
      </w:r>
      <w:proofErr w:type="gramStart"/>
      <w:r w:rsidRPr="00C41EA8">
        <w:rPr>
          <w:lang w:val="en-GB"/>
        </w:rPr>
        <w:t>generally</w:t>
      </w:r>
      <w:proofErr w:type="gramEnd"/>
      <w:r w:rsidRPr="00C41EA8">
        <w:rPr>
          <w:lang w:val="en-GB"/>
        </w:rPr>
        <w:t xml:space="preserve"> it becomes tricky to follow when you as subscripts mix things that </w:t>
      </w:r>
      <w:r>
        <w:rPr>
          <w:lang w:val="en-GB"/>
        </w:rPr>
        <w:t>are the parameter names (</w:t>
      </w:r>
      <w:proofErr w:type="spellStart"/>
      <w:r>
        <w:rPr>
          <w:lang w:val="en-GB"/>
        </w:rPr>
        <w:t>here s</w:t>
      </w:r>
      <w:proofErr w:type="spellEnd"/>
      <w:r>
        <w:rPr>
          <w:lang w:val="en-GB"/>
        </w:rPr>
        <w:t xml:space="preserve"> for starvation, I guess?) and that are indices (</w:t>
      </w:r>
      <w:proofErr w:type="spellStart"/>
      <w:r>
        <w:rPr>
          <w:lang w:val="en-GB"/>
        </w:rPr>
        <w:t>i</w:t>
      </w:r>
      <w:proofErr w:type="spellEnd"/>
      <w:r>
        <w:rPr>
          <w:lang w:val="en-GB"/>
        </w:rPr>
        <w:t xml:space="preserve"> for species </w:t>
      </w:r>
      <w:proofErr w:type="spellStart"/>
      <w:r>
        <w:rPr>
          <w:lang w:val="en-GB"/>
        </w:rPr>
        <w:t>i</w:t>
      </w:r>
      <w:proofErr w:type="spellEnd"/>
      <w:r>
        <w:rPr>
          <w:lang w:val="en-GB"/>
        </w:rPr>
        <w:t>)</w:t>
      </w:r>
    </w:p>
  </w:comment>
  <w:comment w:id="64" w:author="Max Lindmark" w:date="2020-02-04T15:15:00Z" w:initials="ML">
    <w:p w14:paraId="60013EE5" w14:textId="77777777" w:rsidR="006B6905" w:rsidRPr="008F683D" w:rsidRDefault="006B6905" w:rsidP="003D63B7">
      <w:pPr>
        <w:pStyle w:val="CommentText"/>
        <w:rPr>
          <w:rFonts w:ascii="Times New Roman" w:eastAsiaTheme="minorEastAsia" w:hAnsi="Times New Roman" w:cs="Times New Roman"/>
          <w:sz w:val="36"/>
          <w:szCs w:val="36"/>
          <w:lang w:val="en-GB"/>
        </w:rPr>
      </w:pPr>
      <w:r>
        <w:rPr>
          <w:rStyle w:val="CommentReference"/>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Auger‐</w:t>
      </w:r>
      <w:proofErr w:type="spellStart"/>
      <w:r w:rsidRPr="006F70CB">
        <w:rPr>
          <w:rFonts w:ascii="Times New Roman" w:hAnsi="Times New Roman" w:cs="Times New Roman"/>
          <w:sz w:val="36"/>
          <w:szCs w:val="36"/>
          <w:lang w:val="en-GB"/>
        </w:rPr>
        <w:t>Méthé</w:t>
      </w:r>
      <w:proofErr w:type="spellEnd"/>
      <w:r w:rsidRPr="006F70CB">
        <w:rPr>
          <w:rFonts w:ascii="Times New Roman" w:hAnsi="Times New Roman" w:cs="Times New Roman"/>
          <w:sz w:val="36"/>
          <w:szCs w:val="36"/>
          <w:lang w:val="en-GB"/>
        </w:rPr>
        <w:t xml:space="preserve">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CommentReference"/>
            <w:rFonts w:ascii="Cambria Math" w:hAnsi="Cambria Math" w:cs="Times New Roman"/>
          </w:rPr>
          <w:annotationRef/>
        </m:r>
      </m:oMath>
      <w:r w:rsidRPr="00BD3461">
        <w:rPr>
          <w:rFonts w:ascii="Times New Roman" w:eastAsiaTheme="minorEastAsia" w:hAnsi="Times New Roman" w:cs="Times New Roman"/>
          <w:lang w:val="en-GB"/>
        </w:rPr>
        <w:t xml:space="preserve"> </w:t>
      </w:r>
      <w:r w:rsidRPr="008F683D">
        <w:rPr>
          <w:rStyle w:val="CommentReference"/>
          <w:rFonts w:ascii="Times New Roman" w:eastAsiaTheme="minorEastAsia" w:hAnsi="Times New Roman" w:cs="Times New Roman"/>
        </w:rPr>
        <w:annotationRef/>
      </w:r>
      <w:r>
        <w:rPr>
          <w:rFonts w:ascii="Times New Roman" w:eastAsiaTheme="minorEastAsia" w:hAnsi="Times New Roman" w:cs="Times New Roman"/>
          <w:sz w:val="36"/>
          <w:szCs w:val="36"/>
          <w:lang w:val="en-GB"/>
        </w:rPr>
        <w:t xml:space="preserve">in this case, which is similar to how it’s done with </w:t>
      </w:r>
      <m:oMath>
        <m:sSub>
          <m:sSubPr>
            <m:ctrlPr>
              <w:rPr>
                <w:rFonts w:ascii="Cambria Math" w:eastAsiaTheme="minorEastAsia" w:hAnsi="Cambria Math" w:cs="Times New Roman"/>
                <w:i/>
                <w:sz w:val="36"/>
                <w:szCs w:val="36"/>
                <w:lang w:val="en-GB"/>
              </w:rPr>
            </m:ctrlPr>
          </m:sSubPr>
          <m:e>
            <m:r>
              <w:rPr>
                <w:rFonts w:ascii="Cambria Math" w:eastAsiaTheme="minorEastAsia" w:hAnsi="Cambria Math" w:cs="Times New Roman"/>
                <w:sz w:val="36"/>
                <w:szCs w:val="36"/>
                <w:lang w:val="en-GB"/>
              </w:rPr>
              <m:t>R</m:t>
            </m:r>
          </m:e>
          <m:sub>
            <m:r>
              <w:rPr>
                <w:rFonts w:ascii="Cambria Math" w:eastAsiaTheme="minorEastAsia" w:hAnsi="Cambria Math" w:cs="Times New Roman"/>
                <w:sz w:val="36"/>
                <w:szCs w:val="36"/>
                <w:lang w:val="en-GB"/>
              </w:rPr>
              <m:t>max,i</m:t>
            </m:r>
          </m:sub>
        </m:sSub>
      </m:oMath>
    </w:p>
    <w:p w14:paraId="2AD6C18E" w14:textId="77777777" w:rsidR="006B6905" w:rsidRDefault="006B6905" w:rsidP="003D63B7">
      <w:pPr>
        <w:pStyle w:val="CommentText"/>
        <w:rPr>
          <w:rFonts w:ascii="Times New Roman" w:eastAsiaTheme="minorEastAsia" w:hAnsi="Times New Roman" w:cs="Times New Roman"/>
          <w:lang w:val="en-US"/>
        </w:rPr>
      </w:pPr>
    </w:p>
    <w:p w14:paraId="0BCC2507" w14:textId="77777777" w:rsidR="006B6905" w:rsidRPr="008F683D" w:rsidRDefault="006B6905" w:rsidP="003D63B7">
      <w:pPr>
        <w:pStyle w:val="CommentText"/>
        <w:rPr>
          <w:rFonts w:ascii="Times New Roman" w:eastAsiaTheme="minorEastAsia" w:hAnsi="Times New Roman" w:cs="Times New Roman"/>
          <w:lang w:val="en-US"/>
        </w:rPr>
      </w:pPr>
      <w:r>
        <w:rPr>
          <w:rFonts w:ascii="Times New Roman" w:eastAsiaTheme="minorEastAsia" w:hAnsi="Times New Roman" w:cs="Times New Roman"/>
          <w:lang w:val="en-US"/>
        </w:rPr>
        <w:t>I could consider doing that, but for now I’ve just defined the symbol directly after the sentence.</w:t>
      </w:r>
    </w:p>
  </w:comment>
  <w:comment w:id="65" w:author="Anna Gårdmark" w:date="2020-02-07T11:09:00Z" w:initials="AG">
    <w:p w14:paraId="2D138021" w14:textId="4DA890CE" w:rsidR="006B6905" w:rsidRPr="00081BAF" w:rsidRDefault="006B6905">
      <w:pPr>
        <w:pStyle w:val="CommentText"/>
        <w:rPr>
          <w:lang w:val="en-GB"/>
        </w:rPr>
      </w:pPr>
      <w:r>
        <w:rPr>
          <w:rStyle w:val="CommentReference"/>
        </w:rPr>
        <w:annotationRef/>
      </w:r>
      <w:r w:rsidRPr="00081BAF">
        <w:rPr>
          <w:lang w:val="en-GB"/>
        </w:rPr>
        <w:t>yes, could be a solution for later</w:t>
      </w:r>
    </w:p>
  </w:comment>
  <w:comment w:id="66" w:author="Anna Gårdmark" w:date="2020-01-13T09:36:00Z" w:initials="AG">
    <w:p w14:paraId="5FBC7EFA" w14:textId="1933B929" w:rsidR="006B6905" w:rsidRPr="00B54BB4" w:rsidRDefault="006B6905">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67" w:author="Max Lindmark" w:date="2020-01-21T11:52:00Z" w:initials="ML">
    <w:p w14:paraId="03957E3D" w14:textId="726C9E45" w:rsidR="006B6905" w:rsidRPr="00C57B85" w:rsidRDefault="006B6905">
      <w:pPr>
        <w:pStyle w:val="CommentText"/>
        <w:rPr>
          <w:lang w:val="en-GB"/>
        </w:rPr>
      </w:pPr>
      <w:r>
        <w:rPr>
          <w:rStyle w:val="CommentReference"/>
        </w:rPr>
        <w:annotationRef/>
      </w:r>
      <w:r w:rsidRPr="00C57B85">
        <w:rPr>
          <w:lang w:val="en-GB"/>
        </w:rPr>
        <w:t>Is it though, as a first approximation</w:t>
      </w:r>
      <w:r w:rsidRPr="00AD1AD0">
        <w:rPr>
          <w:lang w:val="en-US"/>
        </w:rPr>
        <w:t xml:space="preserve"> (compared to other possible assumptions)</w:t>
      </w:r>
      <w:r w:rsidRPr="00C57B85">
        <w:rPr>
          <w:lang w:val="en-GB"/>
        </w:rPr>
        <w:t xml:space="preserve">? It’s also a standard assumption in </w:t>
      </w:r>
      <w:proofErr w:type="spellStart"/>
      <w:r w:rsidRPr="00C57B85">
        <w:rPr>
          <w:lang w:val="en-GB"/>
        </w:rPr>
        <w:t>mizer</w:t>
      </w:r>
      <w:proofErr w:type="spellEnd"/>
      <w:r w:rsidRPr="00C57B85">
        <w:rPr>
          <w:lang w:val="en-GB"/>
        </w:rPr>
        <w:t xml:space="preserve">. </w:t>
      </w:r>
    </w:p>
    <w:p w14:paraId="5440D721" w14:textId="77777777" w:rsidR="006B6905" w:rsidRPr="00C57B85" w:rsidRDefault="006B6905">
      <w:pPr>
        <w:pStyle w:val="CommentText"/>
        <w:rPr>
          <w:lang w:val="en-GB"/>
        </w:rPr>
      </w:pPr>
    </w:p>
    <w:p w14:paraId="72E36855" w14:textId="565B4093" w:rsidR="006B6905" w:rsidRPr="00C57B85" w:rsidRDefault="006B6905">
      <w:pPr>
        <w:pStyle w:val="CommentText"/>
        <w:rPr>
          <w:lang w:val="en-GB"/>
        </w:rPr>
      </w:pPr>
      <w:r w:rsidRPr="00C57B85">
        <w:rPr>
          <w:lang w:val="en-GB"/>
        </w:rP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6B6905" w:rsidRPr="00C57B85" w:rsidRDefault="006B6905">
      <w:pPr>
        <w:pStyle w:val="CommentText"/>
        <w:rPr>
          <w:lang w:val="en-GB"/>
        </w:rPr>
      </w:pPr>
    </w:p>
    <w:p w14:paraId="5488E8F1" w14:textId="65246989" w:rsidR="006B6905" w:rsidRPr="00AD1AD0" w:rsidRDefault="006B6905">
      <w:pPr>
        <w:pStyle w:val="CommentText"/>
        <w:rPr>
          <w:lang w:val="en-US"/>
        </w:rPr>
      </w:pPr>
      <w:r w:rsidRPr="00C57B85">
        <w:rPr>
          <w:lang w:val="en-GB"/>
        </w:rPr>
        <w:t xml:space="preserve">But the original idea was to also look at fishing, including selectivity, so maybe this can be implemented later. </w:t>
      </w:r>
      <w:proofErr w:type="gramStart"/>
      <w:r w:rsidRPr="00C57B85">
        <w:rPr>
          <w:lang w:val="en-GB"/>
        </w:rPr>
        <w:t>Also</w:t>
      </w:r>
      <w:proofErr w:type="gramEnd"/>
      <w:r w:rsidRPr="00C57B85">
        <w:rPr>
          <w:lang w:val="en-GB"/>
        </w:rPr>
        <w:t xml:space="preserve"> knife-edge seems like a strong assumption in this case. But again, these are ok defaults in my view before going into more detail</w:t>
      </w:r>
      <w:r w:rsidRPr="00AD1AD0">
        <w:rPr>
          <w:lang w:val="en-US"/>
        </w:rPr>
        <w:t xml:space="preserve">, looking at </w:t>
      </w:r>
      <w:r>
        <w:rPr>
          <w:lang w:val="en-US"/>
        </w:rPr>
        <w:t>real selectivity ogives.</w:t>
      </w:r>
    </w:p>
  </w:comment>
  <w:comment w:id="68" w:author="Anna Gårdmark" w:date="2020-01-29T13:14:00Z" w:initials="AG">
    <w:p w14:paraId="63E69ACF" w14:textId="1A7F3D7C" w:rsidR="006B6905" w:rsidRPr="001645D6" w:rsidRDefault="006B6905">
      <w:pPr>
        <w:pStyle w:val="CommentText"/>
        <w:rPr>
          <w:lang w:val="en-GB"/>
        </w:rPr>
      </w:pPr>
      <w:r>
        <w:rPr>
          <w:rStyle w:val="CommentReference"/>
        </w:rPr>
        <w:annotationRef/>
      </w:r>
      <w:r>
        <w:rPr>
          <w:lang w:val="en-GB"/>
        </w:rPr>
        <w:t>Go for that if you like. D</w:t>
      </w:r>
      <w:r w:rsidRPr="001645D6">
        <w:rPr>
          <w:lang w:val="en-GB"/>
        </w:rPr>
        <w:t xml:space="preserve">ue to the pelagic trawls in </w:t>
      </w:r>
      <w:r>
        <w:rPr>
          <w:lang w:val="en-GB"/>
        </w:rPr>
        <w:t xml:space="preserve">large part of the herring fishery, catches start at much smaller size than 14 cm (at least in the selectivity studies done in the Bothnian Sea). The minimum landing size of cod of 35 cm seems to be clearly higher than the minimum size caught, judged by the extensive discarding of cod still going on in the Baltic (discard amounts are three times the mass of undersized cod that are landed, despite the discard ban!). On the other hand, maturation size was about 32 cm 10 </w:t>
      </w:r>
      <w:proofErr w:type="spellStart"/>
      <w:r>
        <w:rPr>
          <w:lang w:val="en-GB"/>
        </w:rPr>
        <w:t>yrs</w:t>
      </w:r>
      <w:proofErr w:type="spellEnd"/>
      <w:r>
        <w:rPr>
          <w:lang w:val="en-GB"/>
        </w:rPr>
        <w:t xml:space="preserve"> ago, and likely smaller now. Assumption ok for now, but worth varying both minimum size and knife-edge selectivity later on (and already now to briefly mention in the discussion).</w:t>
      </w:r>
    </w:p>
  </w:comment>
  <w:comment w:id="69" w:author="Asta Audzijonyte" w:date="2020-01-10T13:38:00Z" w:initials="AA">
    <w:p w14:paraId="4E7DFABD" w14:textId="590E24D1" w:rsidR="006B6905" w:rsidRPr="00EE1CF3" w:rsidRDefault="006B6905">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70" w:author="Max Lindmark" w:date="2020-01-21T12:04:00Z" w:initials="ML">
    <w:p w14:paraId="4E2BC9FE" w14:textId="6302979F" w:rsidR="006B6905" w:rsidRPr="00C57B85" w:rsidRDefault="006B6905">
      <w:pPr>
        <w:pStyle w:val="CommentText"/>
        <w:rPr>
          <w:lang w:val="en-GB"/>
        </w:rPr>
      </w:pPr>
      <w:r>
        <w:rPr>
          <w:rStyle w:val="CommentReference"/>
        </w:rPr>
        <w:annotationRef/>
      </w:r>
      <w:r w:rsidRPr="00C57B85">
        <w:rPr>
          <w:lang w:val="en-GB"/>
        </w:rPr>
        <w:t xml:space="preserve">Hmm, </w:t>
      </w:r>
      <w:proofErr w:type="gramStart"/>
      <w:r w:rsidRPr="00C57B85">
        <w:rPr>
          <w:lang w:val="en-GB"/>
        </w:rPr>
        <w:t>yes</w:t>
      </w:r>
      <w:proofErr w:type="gramEnd"/>
      <w:r w:rsidRPr="00C57B85">
        <w:rPr>
          <w:lang w:val="en-GB"/>
        </w:rPr>
        <w:t xml:space="preserve"> I agree with that definition of effort</w:t>
      </w:r>
      <w:r w:rsidRPr="000A0A56">
        <w:rPr>
          <w:lang w:val="en-US"/>
        </w:rPr>
        <w:t xml:space="preserve"> in general</w:t>
      </w:r>
      <w:r w:rsidRPr="00C57B85">
        <w:rPr>
          <w:lang w:val="en-GB"/>
        </w:rPr>
        <w:t xml:space="preserve">, but in </w:t>
      </w:r>
      <w:proofErr w:type="spellStart"/>
      <w:r w:rsidRPr="00C57B85">
        <w:rPr>
          <w:lang w:val="en-GB"/>
        </w:rPr>
        <w:t>mizer</w:t>
      </w:r>
      <w:proofErr w:type="spellEnd"/>
      <w:r w:rsidRPr="00C57B85">
        <w:rPr>
          <w:lang w:val="en-GB"/>
        </w:rPr>
        <w:t xml:space="preserve">, if catchability is set to 1, the effort corresponds to the instantaneous fishing mortality (1/year), right? </w:t>
      </w:r>
    </w:p>
    <w:p w14:paraId="520871FB" w14:textId="249FD14D" w:rsidR="006B6905" w:rsidRPr="00C57B85" w:rsidRDefault="006B6905">
      <w:pPr>
        <w:pStyle w:val="CommentText"/>
        <w:rPr>
          <w:lang w:val="en-GB"/>
        </w:rPr>
      </w:pPr>
      <w:r w:rsidRPr="00C57B85">
        <w:rPr>
          <w:lang w:val="en-GB"/>
        </w:rPr>
        <w:t>(including also selectivity</w:t>
      </w:r>
      <w:r w:rsidRPr="000A0A56">
        <w:rPr>
          <w:lang w:val="en-US"/>
        </w:rPr>
        <w:t xml:space="preserve"> by size</w:t>
      </w:r>
      <w:r w:rsidRPr="00C57B85">
        <w:rPr>
          <w:lang w:val="en-GB"/>
        </w:rPr>
        <w:t>, so F is a function of w)</w:t>
      </w:r>
    </w:p>
  </w:comment>
  <w:comment w:id="75" w:author="Max Lindmark" w:date="2020-02-04T18:10:00Z" w:initials="ML">
    <w:p w14:paraId="3FD07EC1" w14:textId="7195CA63" w:rsidR="006B6905" w:rsidRPr="002D0DD7" w:rsidRDefault="006B6905" w:rsidP="00B96533">
      <w:pPr>
        <w:pStyle w:val="CommentText"/>
        <w:rPr>
          <w:lang w:val="en-US"/>
        </w:rPr>
      </w:pPr>
      <w:r>
        <w:rPr>
          <w:rStyle w:val="CommentReference"/>
        </w:rPr>
        <w:annotationRef/>
      </w:r>
      <w:r w:rsidRPr="002D0DD7">
        <w:rPr>
          <w:lang w:val="en-US"/>
        </w:rPr>
        <w:t>We s</w:t>
      </w:r>
      <w:r>
        <w:rPr>
          <w:lang w:val="en-US"/>
        </w:rPr>
        <w:t xml:space="preserve">hould maybe think about how this should be calculated when there are multiple resources. In the code, it uses one of the </w:t>
      </w:r>
      <w:proofErr w:type="spellStart"/>
      <w:r>
        <w:rPr>
          <w:lang w:val="en-US"/>
        </w:rPr>
        <w:t>kappas</w:t>
      </w:r>
      <w:proofErr w:type="spellEnd"/>
      <w:r>
        <w:rPr>
          <w:lang w:val="en-US"/>
        </w:rPr>
        <w:t>… but which one should it be? Sum of all?</w:t>
      </w:r>
    </w:p>
  </w:comment>
  <w:comment w:id="76" w:author="Anna Gårdmark" w:date="2020-02-07T11:22:00Z" w:initials="AG">
    <w:p w14:paraId="6E78FEED" w14:textId="23B5674F" w:rsidR="006B6905" w:rsidRPr="00F15CA8" w:rsidRDefault="006B6905">
      <w:pPr>
        <w:pStyle w:val="CommentText"/>
        <w:rPr>
          <w:lang w:val="en-GB"/>
        </w:rPr>
      </w:pPr>
      <w:r>
        <w:rPr>
          <w:rStyle w:val="CommentReference"/>
        </w:rPr>
        <w:annotationRef/>
      </w:r>
      <w:r w:rsidRPr="00F15CA8">
        <w:rPr>
          <w:lang w:val="en-GB"/>
        </w:rPr>
        <w:t xml:space="preserve">is this common for all or species-specific? </w:t>
      </w:r>
      <w:r>
        <w:rPr>
          <w:lang w:val="en-GB"/>
        </w:rPr>
        <w:t xml:space="preserve">(i.e. does it need an index </w:t>
      </w:r>
      <w:proofErr w:type="spellStart"/>
      <w:r>
        <w:rPr>
          <w:lang w:val="en-GB"/>
        </w:rPr>
        <w:t>i</w:t>
      </w:r>
      <w:proofErr w:type="spellEnd"/>
      <w:r>
        <w:rPr>
          <w:lang w:val="en-GB"/>
        </w:rPr>
        <w:t>?)</w:t>
      </w:r>
    </w:p>
  </w:comment>
  <w:comment w:id="77" w:author="Max Lindmark" w:date="2020-02-08T14:45:00Z" w:initials="ML">
    <w:p w14:paraId="4A3695F0" w14:textId="1E3A04AF" w:rsidR="006B6905" w:rsidRPr="00566AEA" w:rsidRDefault="006B6905">
      <w:pPr>
        <w:pStyle w:val="CommentText"/>
        <w:rPr>
          <w:lang w:val="en-US"/>
        </w:rPr>
      </w:pPr>
      <w:r>
        <w:rPr>
          <w:rStyle w:val="CommentReference"/>
        </w:rPr>
        <w:annotationRef/>
      </w:r>
      <w:r w:rsidRPr="00566AEA">
        <w:rPr>
          <w:lang w:val="en-US"/>
        </w:rPr>
        <w:t>it’s</w:t>
      </w:r>
      <w:r>
        <w:rPr>
          <w:lang w:val="en-US"/>
        </w:rPr>
        <w:t xml:space="preserve"> not a species-parameter</w:t>
      </w:r>
    </w:p>
  </w:comment>
  <w:comment w:id="79" w:author="Anna Gårdmark" w:date="2020-02-07T11:26:00Z" w:initials="AG">
    <w:p w14:paraId="39547AE6" w14:textId="6234BA3A" w:rsidR="006B6905" w:rsidRPr="00F15CA8" w:rsidRDefault="006B6905">
      <w:pPr>
        <w:pStyle w:val="CommentText"/>
        <w:rPr>
          <w:lang w:val="en-GB"/>
        </w:rPr>
      </w:pPr>
      <w:r>
        <w:rPr>
          <w:rStyle w:val="CommentReference"/>
        </w:rPr>
        <w:annotationRef/>
      </w:r>
      <w:r w:rsidRPr="00F15CA8">
        <w:rPr>
          <w:lang w:val="en-GB"/>
        </w:rPr>
        <w:t xml:space="preserve">clearer that it is a </w:t>
      </w:r>
      <w:proofErr w:type="gramStart"/>
      <w:r w:rsidRPr="00F15CA8">
        <w:rPr>
          <w:lang w:val="en-GB"/>
        </w:rPr>
        <w:t>sequential processes</w:t>
      </w:r>
      <w:proofErr w:type="gramEnd"/>
      <w:r w:rsidRPr="00F15CA8">
        <w:rPr>
          <w:lang w:val="en-GB"/>
        </w:rPr>
        <w:t xml:space="preserve"> </w:t>
      </w:r>
      <w:r>
        <w:rPr>
          <w:lang w:val="en-GB"/>
        </w:rPr>
        <w:t xml:space="preserve">(first eggs are produced and then these need to survival and </w:t>
      </w:r>
      <w:proofErr w:type="spellStart"/>
      <w:r>
        <w:rPr>
          <w:lang w:val="en-GB"/>
        </w:rPr>
        <w:t>growh</w:t>
      </w:r>
      <w:proofErr w:type="spellEnd"/>
      <w:r>
        <w:rPr>
          <w:lang w:val="en-GB"/>
        </w:rPr>
        <w:t xml:space="preserve"> to become recruits) </w:t>
      </w:r>
      <w:r w:rsidRPr="00F15CA8">
        <w:rPr>
          <w:lang w:val="en-GB"/>
        </w:rPr>
        <w:t xml:space="preserve">if you write </w:t>
      </w:r>
      <w:r>
        <w:rPr>
          <w:lang w:val="en-GB"/>
        </w:rPr>
        <w:t>“</w:t>
      </w:r>
      <w:r w:rsidRPr="00F15CA8">
        <w:rPr>
          <w:lang w:val="en-GB"/>
        </w:rPr>
        <w:t>results in</w:t>
      </w:r>
      <w:r>
        <w:rPr>
          <w:lang w:val="en-GB"/>
        </w:rPr>
        <w:t>”</w:t>
      </w:r>
    </w:p>
  </w:comment>
  <w:comment w:id="83" w:author="Anna Gårdmark" w:date="2020-02-07T11:35:00Z" w:initials="AG">
    <w:p w14:paraId="04750995" w14:textId="160B7B01" w:rsidR="006B6905" w:rsidRPr="008D1438" w:rsidRDefault="006B6905">
      <w:pPr>
        <w:pStyle w:val="CommentText"/>
        <w:rPr>
          <w:lang w:val="en-GB"/>
        </w:rPr>
      </w:pPr>
      <w:r>
        <w:rPr>
          <w:rStyle w:val="CommentReference"/>
        </w:rPr>
        <w:annotationRef/>
      </w:r>
      <w:r w:rsidRPr="008D1438">
        <w:rPr>
          <w:lang w:val="en-GB"/>
        </w:rPr>
        <w:t xml:space="preserve">would be better to use another index </w:t>
      </w:r>
      <w:r>
        <w:rPr>
          <w:lang w:val="en-GB"/>
        </w:rPr>
        <w:t>for the rate, since you have the Boltzmann’s constant in the same equation (two similar meanings in one equation can be quite confusing, and good to avoid)</w:t>
      </w:r>
    </w:p>
  </w:comment>
  <w:comment w:id="84" w:author="Max Lindmark" w:date="2020-02-08T14:50:00Z" w:initials="ML">
    <w:p w14:paraId="27FBED3B" w14:textId="5A2339BB" w:rsidR="006B6905" w:rsidRPr="00F35B99" w:rsidRDefault="006B6905">
      <w:pPr>
        <w:pStyle w:val="CommentText"/>
        <w:rPr>
          <w:lang w:val="en-US"/>
        </w:rPr>
      </w:pPr>
      <w:r>
        <w:rPr>
          <w:lang w:val="en-US"/>
        </w:rPr>
        <w:t xml:space="preserve">Good point…. </w:t>
      </w:r>
      <w:r>
        <w:rPr>
          <w:rStyle w:val="CommentReference"/>
        </w:rPr>
        <w:annotationRef/>
      </w:r>
      <w:r>
        <w:rPr>
          <w:lang w:val="en-US"/>
        </w:rPr>
        <w:t>Physiological r</w:t>
      </w:r>
      <w:r w:rsidRPr="00F35B99">
        <w:rPr>
          <w:lang w:val="en-US"/>
        </w:rPr>
        <w:t>ate</w:t>
      </w:r>
      <w:r>
        <w:rPr>
          <w:lang w:val="en-US"/>
        </w:rPr>
        <w:t>s</w:t>
      </w:r>
      <w:r w:rsidRPr="00F35B99">
        <w:rPr>
          <w:lang w:val="en-US"/>
        </w:rPr>
        <w:t xml:space="preserve"> </w:t>
      </w:r>
      <w:r>
        <w:rPr>
          <w:lang w:val="en-US"/>
        </w:rPr>
        <w:t>are</w:t>
      </w:r>
      <w:r w:rsidRPr="00F35B99">
        <w:rPr>
          <w:lang w:val="en-US"/>
        </w:rPr>
        <w:t xml:space="preserve"> now </w:t>
      </w:r>
      <w:r>
        <w:rPr>
          <w:lang w:val="en-US"/>
        </w:rPr>
        <w:t xml:space="preserve">indexed as </w:t>
      </w:r>
      <m:oMath>
        <m:r>
          <w:rPr>
            <w:rFonts w:ascii="Cambria Math" w:hAnsi="Cambria Math"/>
            <w:lang w:val="en-US"/>
          </w:rPr>
          <m:t>v</m:t>
        </m:r>
      </m:oMath>
      <w:r>
        <w:rPr>
          <w:lang w:val="en-US"/>
        </w:rPr>
        <w:t>!</w:t>
      </w:r>
    </w:p>
  </w:comment>
  <w:comment w:id="85" w:author="Anna Gårdmark" w:date="2020-02-07T11:37:00Z" w:initials="AG">
    <w:p w14:paraId="20AEC617" w14:textId="18AB7733" w:rsidR="006B6905" w:rsidRPr="008D1438" w:rsidRDefault="006B6905">
      <w:pPr>
        <w:pStyle w:val="CommentText"/>
        <w:rPr>
          <w:lang w:val="en-GB"/>
        </w:rPr>
      </w:pPr>
      <w:r>
        <w:rPr>
          <w:rStyle w:val="CommentReference"/>
        </w:rPr>
        <w:annotationRef/>
      </w:r>
      <w:r w:rsidRPr="008D1438">
        <w:rPr>
          <w:lang w:val="en-GB"/>
        </w:rPr>
        <w:t xml:space="preserve">could add a ref to your </w:t>
      </w:r>
      <w:proofErr w:type="spellStart"/>
      <w:r w:rsidRPr="008D1438">
        <w:rPr>
          <w:lang w:val="en-GB"/>
        </w:rPr>
        <w:t>metaanalyses</w:t>
      </w:r>
      <w:proofErr w:type="spellEnd"/>
      <w:r w:rsidRPr="008D1438">
        <w:rPr>
          <w:lang w:val="en-GB"/>
        </w:rPr>
        <w:t xml:space="preserve"> here as well</w:t>
      </w:r>
    </w:p>
  </w:comment>
  <w:comment w:id="86" w:author="Max Lindmark" w:date="2020-02-08T14:53:00Z" w:initials="ML">
    <w:p w14:paraId="45146636" w14:textId="1F6A663C" w:rsidR="006B6905" w:rsidRPr="00D21DF7" w:rsidRDefault="006B6905">
      <w:pPr>
        <w:pStyle w:val="CommentText"/>
        <w:rPr>
          <w:lang w:val="en-US"/>
        </w:rPr>
      </w:pPr>
      <w:r>
        <w:rPr>
          <w:rStyle w:val="CommentReference"/>
        </w:rPr>
        <w:annotationRef/>
      </w:r>
      <w:r w:rsidRPr="00D21DF7">
        <w:rPr>
          <w:lang w:val="en-US"/>
        </w:rPr>
        <w:t>not now</w:t>
      </w:r>
    </w:p>
  </w:comment>
  <w:comment w:id="87" w:author="Asta Audzijonyte" w:date="2020-01-10T14:01:00Z" w:initials="AA">
    <w:p w14:paraId="60D38B07" w14:textId="55CB0EC8" w:rsidR="006B6905" w:rsidRPr="00EE1CF3" w:rsidRDefault="006B6905">
      <w:pPr>
        <w:pStyle w:val="CommentText"/>
        <w:rPr>
          <w:lang w:val="en-GB"/>
        </w:rPr>
      </w:pPr>
      <w:r>
        <w:rPr>
          <w:rStyle w:val="CommentReference"/>
        </w:rPr>
        <w:annotationRef/>
      </w:r>
      <w:r w:rsidRPr="00EE1CF3">
        <w:rPr>
          <w:lang w:val="en-GB"/>
        </w:rPr>
        <w:t xml:space="preserve">Does it mean the distribution is the same? Not clear to me. </w:t>
      </w:r>
    </w:p>
  </w:comment>
  <w:comment w:id="88" w:author="Max Lindmark" w:date="2020-01-21T15:47:00Z" w:initials="ML">
    <w:p w14:paraId="75868CBE" w14:textId="21C2125B" w:rsidR="006B6905" w:rsidRPr="00C57B85" w:rsidRDefault="006B6905">
      <w:pPr>
        <w:pStyle w:val="CommentText"/>
        <w:rPr>
          <w:lang w:val="en-GB"/>
        </w:rPr>
      </w:pPr>
      <w:r>
        <w:rPr>
          <w:rStyle w:val="CommentReference"/>
        </w:rPr>
        <w:annotationRef/>
      </w:r>
      <w:r w:rsidRPr="00C57B85">
        <w:rPr>
          <w:lang w:val="en-GB"/>
        </w:rPr>
        <w:t>Ah, yes, the distribution is the same, but I draw them separately. Could also just have used the same vector</w:t>
      </w:r>
      <w:r w:rsidRPr="005F46F2">
        <w:rPr>
          <w:lang w:val="en-US"/>
        </w:rPr>
        <w:t xml:space="preserve"> of activation energies…</w:t>
      </w:r>
      <w:r w:rsidRPr="00C57B85">
        <w:rPr>
          <w:lang w:val="en-GB"/>
        </w:rPr>
        <w:t xml:space="preserve"> </w:t>
      </w:r>
    </w:p>
  </w:comment>
  <w:comment w:id="91" w:author="Max Lindmark" w:date="2020-02-08T14:55:00Z" w:initials="ML">
    <w:p w14:paraId="4B8C79A3" w14:textId="308E3196" w:rsidR="006B6905" w:rsidRPr="008C1200" w:rsidRDefault="006B6905">
      <w:pPr>
        <w:pStyle w:val="CommentText"/>
        <w:rPr>
          <w:lang w:val="en-US"/>
        </w:rPr>
      </w:pPr>
      <w:r>
        <w:rPr>
          <w:rStyle w:val="CommentReference"/>
        </w:rPr>
        <w:annotationRef/>
      </w:r>
      <w:r w:rsidRPr="008C1200">
        <w:rPr>
          <w:lang w:val="en-US"/>
        </w:rPr>
        <w:t>Again, Arrhenius temperature is in u</w:t>
      </w:r>
      <w:r>
        <w:rPr>
          <w:lang w:val="en-US"/>
        </w:rPr>
        <w:t xml:space="preserve">nit </w:t>
      </w:r>
      <w:proofErr w:type="gramStart"/>
      <w:r>
        <w:rPr>
          <w:lang w:val="en-US"/>
        </w:rPr>
        <w:t>K</w:t>
      </w:r>
      <w:proofErr w:type="gramEnd"/>
      <w:r>
        <w:rPr>
          <w:lang w:val="en-US"/>
        </w:rPr>
        <w:t xml:space="preserve"> right?</w:t>
      </w:r>
    </w:p>
  </w:comment>
  <w:comment w:id="102" w:author="Asta Audzijonyte" w:date="2020-01-10T14:01:00Z" w:initials="AA">
    <w:p w14:paraId="279C19B5" w14:textId="19B8EF12" w:rsidR="006B6905" w:rsidRPr="00EE1CF3" w:rsidRDefault="006B6905">
      <w:pPr>
        <w:pStyle w:val="CommentText"/>
        <w:rPr>
          <w:lang w:val="en-GB"/>
        </w:rPr>
      </w:pPr>
      <w:r>
        <w:rPr>
          <w:rStyle w:val="CommentReference"/>
        </w:rPr>
        <w:annotationRef/>
      </w:r>
      <w:r w:rsidRPr="00EE1CF3">
        <w:rPr>
          <w:lang w:val="en-GB"/>
        </w:rPr>
        <w:t>Are specific details given in the Appendix? Very cool!</w:t>
      </w:r>
    </w:p>
  </w:comment>
  <w:comment w:id="103" w:author="Max Lindmark" w:date="2020-01-27T17:17:00Z" w:initials="ML">
    <w:p w14:paraId="6C1910E8" w14:textId="0E1272CF" w:rsidR="006B6905" w:rsidRPr="00F612FF" w:rsidRDefault="006B6905">
      <w:pPr>
        <w:pStyle w:val="CommentText"/>
        <w:rPr>
          <w:lang w:val="en-US"/>
        </w:rPr>
      </w:pPr>
      <w:r>
        <w:rPr>
          <w:rStyle w:val="CommentReference"/>
        </w:rPr>
        <w:annotationRef/>
      </w:r>
      <w:r w:rsidRPr="00F612FF">
        <w:rPr>
          <w:lang w:val="en-US"/>
        </w:rPr>
        <w:t>Could be done, but</w:t>
      </w:r>
      <w:r>
        <w:rPr>
          <w:lang w:val="en-US"/>
        </w:rPr>
        <w:t xml:space="preserve"> don’t think it’s that much more to say really! I added a few sentences also.</w:t>
      </w:r>
    </w:p>
  </w:comment>
  <w:comment w:id="104" w:author="Asta Audzijonyte" w:date="2020-01-10T14:06:00Z" w:initials="AA">
    <w:p w14:paraId="4B793178" w14:textId="41FD0DCA" w:rsidR="006B6905" w:rsidRPr="00EE1CF3" w:rsidRDefault="006B6905">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105" w:author="Max Lindmark" w:date="2020-01-21T15:58:00Z" w:initials="ML">
    <w:p w14:paraId="4A0EFB58" w14:textId="77777777" w:rsidR="006B6905" w:rsidRPr="00C57B85" w:rsidRDefault="006B6905">
      <w:pPr>
        <w:pStyle w:val="CommentText"/>
        <w:rPr>
          <w:lang w:val="en-GB"/>
        </w:rPr>
      </w:pPr>
      <w:r w:rsidRPr="00C57B85">
        <w:rPr>
          <w:lang w:val="en-GB"/>
        </w:rPr>
        <w:t xml:space="preserve">Ooh I mean that would have been nice but </w:t>
      </w:r>
      <w:r>
        <w:rPr>
          <w:rStyle w:val="CommentReference"/>
        </w:rPr>
        <w:annotationRef/>
      </w:r>
      <w:r w:rsidRPr="00C57B85">
        <w:rPr>
          <w:lang w:val="en-GB"/>
        </w:rPr>
        <w:t xml:space="preserve">I don’t think I’ll do that. </w:t>
      </w:r>
    </w:p>
    <w:p w14:paraId="757C0B5F" w14:textId="77777777" w:rsidR="006B6905" w:rsidRPr="00C57B85" w:rsidRDefault="006B6905">
      <w:pPr>
        <w:pStyle w:val="CommentText"/>
        <w:rPr>
          <w:lang w:val="en-GB"/>
        </w:rPr>
      </w:pPr>
    </w:p>
    <w:p w14:paraId="1B25F7D1" w14:textId="249F9672" w:rsidR="006B6905" w:rsidRPr="00C57B85" w:rsidRDefault="006B6905">
      <w:pPr>
        <w:pStyle w:val="CommentText"/>
        <w:rPr>
          <w:lang w:val="en-GB"/>
        </w:rPr>
      </w:pPr>
      <w:r w:rsidRPr="00C57B85">
        <w:rPr>
          <w:lang w:val="en-GB"/>
        </w:rPr>
        <w:t xml:space="preserve">Not sure it’s meaningful right now since we do not include other important factors such as changes in distribution of sprat and herring, </w:t>
      </w:r>
      <w:r w:rsidRPr="00C57B85">
        <w:rPr>
          <w:noProof/>
          <w:lang w:val="en-GB"/>
        </w:rPr>
        <w:t>fishing selectivty trauncating the population size structure, limited growth due to competition with flounder sprat for benthos and hypoxia, all of which others have linked to this phenomenon empirically!</w:t>
      </w:r>
    </w:p>
  </w:comment>
  <w:comment w:id="106" w:author="Julia Blanchard" w:date="2019-06-06T22:59:00Z" w:initials="JB">
    <w:p w14:paraId="0AEF0669" w14:textId="77777777" w:rsidR="006B6905" w:rsidRPr="00C57B85" w:rsidRDefault="006B6905" w:rsidP="001B012A">
      <w:pPr>
        <w:pStyle w:val="CommentText"/>
        <w:rPr>
          <w:lang w:val="en-GB"/>
        </w:rPr>
      </w:pPr>
      <w:r>
        <w:rPr>
          <w:rStyle w:val="CommentReference"/>
        </w:rPr>
        <w:annotationRef/>
      </w:r>
      <w:r w:rsidRPr="00C57B85">
        <w:rPr>
          <w:lang w:val="en-GB"/>
        </w:rPr>
        <w:t xml:space="preserve">Do you have catches? One issue that has come up a lot – and see follow on papers </w:t>
      </w:r>
      <w:proofErr w:type="gramStart"/>
      <w:r w:rsidRPr="00C57B85">
        <w:rPr>
          <w:lang w:val="en-GB"/>
        </w:rPr>
        <w:t>( Spence</w:t>
      </w:r>
      <w:proofErr w:type="gramEnd"/>
      <w:r w:rsidRPr="00C57B85">
        <w:rPr>
          <w:lang w:val="en-GB"/>
        </w:rPr>
        <w:t xml:space="preserve"> et al) is an issue </w:t>
      </w:r>
      <w:proofErr w:type="spellStart"/>
      <w:r w:rsidRPr="00C57B85">
        <w:rPr>
          <w:lang w:val="en-GB"/>
        </w:rPr>
        <w:t>abut</w:t>
      </w:r>
      <w:proofErr w:type="spellEnd"/>
      <w:r w:rsidRPr="00C57B85">
        <w:rPr>
          <w:lang w:val="en-GB"/>
        </w:rPr>
        <w:t xml:space="preserve"> using SSB. On one </w:t>
      </w:r>
      <w:proofErr w:type="spellStart"/>
      <w:r w:rsidRPr="00C57B85">
        <w:rPr>
          <w:lang w:val="en-GB"/>
        </w:rPr>
        <w:t>hadn</w:t>
      </w:r>
      <w:proofErr w:type="spellEnd"/>
      <w:r w:rsidRPr="00C57B85">
        <w:rPr>
          <w:lang w:val="en-GB"/>
        </w:rPr>
        <w:t xml:space="preserve"> they are form statistical fitted stock assessment </w:t>
      </w:r>
      <w:proofErr w:type="gramStart"/>
      <w:r w:rsidRPr="00C57B85">
        <w:rPr>
          <w:lang w:val="en-GB"/>
        </w:rPr>
        <w:t>models</w:t>
      </w:r>
      <w:proofErr w:type="gramEnd"/>
      <w:r w:rsidRPr="00C57B85">
        <w:rPr>
          <w:lang w:val="en-GB"/>
        </w:rPr>
        <w:t xml:space="preserve"> so they do fit the data. But on the other </w:t>
      </w:r>
      <w:proofErr w:type="gramStart"/>
      <w:r w:rsidRPr="00C57B85">
        <w:rPr>
          <w:lang w:val="en-GB"/>
        </w:rPr>
        <w:t>hand</w:t>
      </w:r>
      <w:proofErr w:type="gramEnd"/>
      <w:r w:rsidRPr="00C57B85">
        <w:rPr>
          <w:lang w:val="en-GB"/>
        </w:rPr>
        <w:t xml:space="preserve"> based on very different assumptions – it is a surprise we get differences…</w:t>
      </w:r>
    </w:p>
    <w:p w14:paraId="0ED597C7" w14:textId="77777777" w:rsidR="006B6905" w:rsidRPr="00C57B85" w:rsidRDefault="006B6905" w:rsidP="001B012A">
      <w:pPr>
        <w:pStyle w:val="CommentText"/>
        <w:rPr>
          <w:lang w:val="en-GB"/>
        </w:rPr>
      </w:pPr>
    </w:p>
    <w:p w14:paraId="332C7886" w14:textId="77777777" w:rsidR="006B6905" w:rsidRPr="00C57B85" w:rsidRDefault="006B6905" w:rsidP="001B012A">
      <w:pPr>
        <w:pStyle w:val="CommentText"/>
        <w:rPr>
          <w:lang w:val="en-GB"/>
        </w:rPr>
      </w:pPr>
      <w:r w:rsidRPr="00C57B85">
        <w:rPr>
          <w:lang w:val="en-GB"/>
        </w:rPr>
        <w:t xml:space="preserve">So you might want to think about comparing what happens if you fit to catches (rather than only </w:t>
      </w:r>
      <w:proofErr w:type="gramStart"/>
      <w:r w:rsidRPr="00C57B85">
        <w:rPr>
          <w:lang w:val="en-GB"/>
        </w:rPr>
        <w:t>SSB )</w:t>
      </w:r>
      <w:proofErr w:type="gramEnd"/>
    </w:p>
    <w:p w14:paraId="4C186E3E" w14:textId="77777777" w:rsidR="006B6905" w:rsidRPr="00C57B85" w:rsidRDefault="006B6905" w:rsidP="001B012A">
      <w:pPr>
        <w:pStyle w:val="CommentText"/>
        <w:rPr>
          <w:lang w:val="en-GB"/>
        </w:rPr>
      </w:pPr>
    </w:p>
    <w:p w14:paraId="604A17E3" w14:textId="77777777" w:rsidR="006B6905" w:rsidRPr="00C57B85" w:rsidRDefault="006B6905" w:rsidP="001B012A">
      <w:pPr>
        <w:pStyle w:val="CommentText"/>
        <w:rPr>
          <w:lang w:val="en-GB"/>
        </w:rPr>
      </w:pPr>
      <w:r w:rsidRPr="00C57B85">
        <w:rPr>
          <w:lang w:val="en-GB"/>
        </w:rPr>
        <w:t xml:space="preserve">But there is no single way to do this…. </w:t>
      </w:r>
      <w:proofErr w:type="gramStart"/>
      <w:r w:rsidRPr="00C57B85">
        <w:rPr>
          <w:lang w:val="en-GB"/>
        </w:rPr>
        <w:t>So</w:t>
      </w:r>
      <w:proofErr w:type="gramEnd"/>
      <w:r w:rsidRPr="00C57B85">
        <w:rPr>
          <w:lang w:val="en-GB"/>
        </w:rPr>
        <w:t xml:space="preserve"> you need to also use your judgement about the system to decide what is most appropriate</w:t>
      </w:r>
    </w:p>
  </w:comment>
  <w:comment w:id="107" w:author="Max Lindmark [2]" w:date="2019-08-02T11:02:00Z" w:initials="ML">
    <w:p w14:paraId="48BA7615" w14:textId="30ACAB42" w:rsidR="006B6905" w:rsidRPr="00EE1CF3" w:rsidRDefault="006B6905"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6B6905" w:rsidRPr="00EE1CF3" w:rsidRDefault="006B6905" w:rsidP="001B012A">
      <w:pPr>
        <w:pStyle w:val="CommentText"/>
        <w:rPr>
          <w:rStyle w:val="CommentReference"/>
          <w:lang w:val="en-GB"/>
        </w:rPr>
      </w:pPr>
    </w:p>
    <w:p w14:paraId="158357BA" w14:textId="3AD7C062" w:rsidR="006B6905" w:rsidRPr="00EE1CF3" w:rsidRDefault="006B6905"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109" w:author="Asta Audzijonyte" w:date="2020-01-10T14:15:00Z" w:initials="AA">
    <w:p w14:paraId="06F1D301" w14:textId="1E87D320" w:rsidR="006B6905" w:rsidRPr="00EE1CF3" w:rsidRDefault="006B6905">
      <w:pPr>
        <w:pStyle w:val="CommentText"/>
        <w:rPr>
          <w:lang w:val="en-GB"/>
        </w:rPr>
      </w:pPr>
      <w:r>
        <w:rPr>
          <w:rStyle w:val="CommentReference"/>
        </w:rPr>
        <w:annotationRef/>
      </w:r>
      <w:r w:rsidRPr="00EE1CF3">
        <w:rPr>
          <w:lang w:val="en-GB"/>
        </w:rPr>
        <w:t xml:space="preserve">This is a new concept and should be explained better. This density dependence will depend on </w:t>
      </w:r>
      <w:proofErr w:type="spellStart"/>
      <w:r w:rsidRPr="00EE1CF3">
        <w:rPr>
          <w:lang w:val="en-GB"/>
        </w:rPr>
        <w:t>erepro</w:t>
      </w:r>
      <w:proofErr w:type="spellEnd"/>
      <w:r w:rsidRPr="00EE1CF3">
        <w:rPr>
          <w:lang w:val="en-GB"/>
        </w:rPr>
        <w:t xml:space="preserve"> and </w:t>
      </w:r>
      <w:proofErr w:type="spellStart"/>
      <w:r w:rsidRPr="00EE1CF3">
        <w:rPr>
          <w:lang w:val="en-GB"/>
        </w:rPr>
        <w:t>Rmax</w:t>
      </w:r>
      <w:proofErr w:type="spellEnd"/>
      <w:r w:rsidRPr="00EE1CF3">
        <w:rPr>
          <w:lang w:val="en-GB"/>
        </w:rPr>
        <w:t xml:space="preserve">, and </w:t>
      </w:r>
      <w:proofErr w:type="spellStart"/>
      <w:r w:rsidRPr="00EE1CF3">
        <w:rPr>
          <w:lang w:val="en-GB"/>
        </w:rPr>
        <w:t>erepro</w:t>
      </w:r>
      <w:proofErr w:type="spellEnd"/>
      <w:r w:rsidRPr="00EE1CF3">
        <w:rPr>
          <w:lang w:val="en-GB"/>
        </w:rPr>
        <w:t xml:space="preserve"> has not been introduced or discussed above. </w:t>
      </w:r>
    </w:p>
  </w:comment>
  <w:comment w:id="110" w:author="Max Lindmark" w:date="2020-01-22T14:44:00Z" w:initials="ML">
    <w:p w14:paraId="6353B54F" w14:textId="49242960" w:rsidR="006B6905" w:rsidRPr="00C57B85" w:rsidRDefault="006B6905">
      <w:pPr>
        <w:pStyle w:val="CommentText"/>
        <w:rPr>
          <w:lang w:val="en-GB"/>
        </w:rPr>
      </w:pPr>
      <w:r>
        <w:rPr>
          <w:rStyle w:val="CommentReference"/>
        </w:rPr>
        <w:annotationRef/>
      </w:r>
      <w:r w:rsidRPr="00C57B85">
        <w:rPr>
          <w:lang w:val="en-GB"/>
        </w:rPr>
        <w:t xml:space="preserve">I have expanded on this now! And </w:t>
      </w:r>
      <w:proofErr w:type="spellStart"/>
      <w:r w:rsidRPr="00C57B85">
        <w:rPr>
          <w:lang w:val="en-GB"/>
        </w:rPr>
        <w:t>erepro</w:t>
      </w:r>
      <w:proofErr w:type="spellEnd"/>
      <w:r w:rsidRPr="00C57B85">
        <w:rPr>
          <w:lang w:val="en-GB"/>
        </w:rPr>
        <w:t xml:space="preserve"> is </w:t>
      </w:r>
      <w:proofErr w:type="spellStart"/>
      <w:r w:rsidRPr="00C57B85">
        <w:rPr>
          <w:lang w:val="en-GB"/>
        </w:rPr>
        <w:t>disuccsed</w:t>
      </w:r>
      <w:proofErr w:type="spellEnd"/>
      <w:r w:rsidRPr="00C57B85">
        <w:rPr>
          <w:lang w:val="en-GB"/>
        </w:rPr>
        <w:t xml:space="preserve"> when I describe the recruitment</w:t>
      </w:r>
    </w:p>
  </w:comment>
  <w:comment w:id="111" w:author="Anna Gårdmark" w:date="2020-02-07T13:42:00Z" w:initials="AG">
    <w:p w14:paraId="2514F1A6" w14:textId="362D90EE" w:rsidR="006B6905" w:rsidRPr="002A1574" w:rsidRDefault="006B6905">
      <w:pPr>
        <w:pStyle w:val="CommentText"/>
        <w:rPr>
          <w:lang w:val="en-GB"/>
        </w:rPr>
      </w:pPr>
      <w:r>
        <w:rPr>
          <w:rStyle w:val="CommentReference"/>
        </w:rPr>
        <w:annotationRef/>
      </w:r>
      <w:r w:rsidRPr="00B7628E">
        <w:rPr>
          <w:highlight w:val="yellow"/>
          <w:lang w:val="en-GB"/>
        </w:rPr>
        <w:t xml:space="preserve">’external density-dependent’ is not </w:t>
      </w:r>
      <w:proofErr w:type="gramStart"/>
      <w:r w:rsidRPr="00B7628E">
        <w:rPr>
          <w:highlight w:val="yellow"/>
          <w:lang w:val="en-GB"/>
        </w:rPr>
        <w:t>explanatory  (</w:t>
      </w:r>
      <w:proofErr w:type="gramEnd"/>
      <w:r w:rsidRPr="00B7628E">
        <w:rPr>
          <w:highlight w:val="yellow"/>
          <w:lang w:val="en-GB"/>
        </w:rPr>
        <w:t xml:space="preserve">actually, to me it sounds wrong, because it is still an intra-specific interaction). I’m guessing you mean ‘external’ as lumping all other potential density-dependent effects other than those that emerge from the more explicit </w:t>
      </w:r>
      <w:proofErr w:type="spellStart"/>
      <w:r w:rsidRPr="00B7628E">
        <w:rPr>
          <w:highlight w:val="yellow"/>
          <w:lang w:val="en-GB"/>
        </w:rPr>
        <w:t>intgeractions</w:t>
      </w:r>
      <w:proofErr w:type="spellEnd"/>
      <w:r w:rsidRPr="00B7628E">
        <w:rPr>
          <w:highlight w:val="yellow"/>
          <w:lang w:val="en-GB"/>
        </w:rPr>
        <w:t xml:space="preserve"> in the size-structured part of the model”. See if you agree with my suggestion in track changes; if not, make sure to provide another explanation (in this sentence)</w:t>
      </w:r>
    </w:p>
  </w:comment>
  <w:comment w:id="112" w:author="Max Lindmark" w:date="2020-02-08T15:00:00Z" w:initials="ML">
    <w:p w14:paraId="4536F1B6" w14:textId="7A995196" w:rsidR="006B6905" w:rsidRPr="00143F3F" w:rsidRDefault="006B6905">
      <w:pPr>
        <w:pStyle w:val="CommentText"/>
        <w:rPr>
          <w:lang w:val="en-US"/>
        </w:rPr>
      </w:pPr>
      <w:r>
        <w:rPr>
          <w:rStyle w:val="CommentReference"/>
        </w:rPr>
        <w:annotationRef/>
      </w:r>
      <w:r w:rsidRPr="00143F3F">
        <w:rPr>
          <w:lang w:val="en-US"/>
        </w:rPr>
        <w:t xml:space="preserve">External as in not a </w:t>
      </w:r>
      <w:r>
        <w:rPr>
          <w:lang w:val="en-US"/>
        </w:rPr>
        <w:t>result from the modelled interactions and does not enter the energy flow elsewhere. Removed it though and explain what it is we look at. The SSR is described with egg production.</w:t>
      </w:r>
    </w:p>
  </w:comment>
  <w:comment w:id="118" w:author="Max Lindmark" w:date="2020-01-21T17:33:00Z" w:initials="ML">
    <w:p w14:paraId="3C70ED48" w14:textId="77777777" w:rsidR="006B6905" w:rsidRPr="00C57B85" w:rsidRDefault="006B6905" w:rsidP="00EF66DC">
      <w:pPr>
        <w:pStyle w:val="CommentText"/>
        <w:rPr>
          <w:rStyle w:val="CommentReference"/>
          <w:lang w:val="en-GB"/>
        </w:rPr>
      </w:pPr>
      <w:r>
        <w:rPr>
          <w:rStyle w:val="CommentReference"/>
        </w:rPr>
        <w:annotationRef/>
      </w:r>
      <w:r w:rsidRPr="00C57B85">
        <w:rPr>
          <w:rStyle w:val="CommentReference"/>
          <w:lang w:val="en-GB"/>
        </w:rPr>
        <w:t>I added a few sentences here.</w:t>
      </w:r>
    </w:p>
    <w:p w14:paraId="534BA6BE" w14:textId="77777777" w:rsidR="006B6905" w:rsidRPr="00C57B85" w:rsidRDefault="006B6905" w:rsidP="00EF66DC">
      <w:pPr>
        <w:pStyle w:val="CommentText"/>
        <w:rPr>
          <w:rStyle w:val="CommentReference"/>
          <w:lang w:val="en-GB"/>
        </w:rPr>
      </w:pPr>
    </w:p>
    <w:p w14:paraId="18489AB9" w14:textId="77777777" w:rsidR="006B6905" w:rsidRPr="00C57B85" w:rsidRDefault="006B6905" w:rsidP="00EF66DC">
      <w:pPr>
        <w:pStyle w:val="CommentText"/>
        <w:rPr>
          <w:rStyle w:val="CommentReference"/>
          <w:lang w:val="en-GB"/>
        </w:rPr>
      </w:pPr>
      <w:r>
        <w:rPr>
          <w:rStyle w:val="CommentReference"/>
        </w:rPr>
        <w:annotationRef/>
      </w:r>
      <w:r w:rsidRPr="00C57B85">
        <w:rPr>
          <w:rStyle w:val="CommentReference"/>
          <w:lang w:val="en-GB"/>
        </w:rPr>
        <w:t xml:space="preserve">I give more details about the 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6B6905" w:rsidRPr="00C57B85" w:rsidRDefault="006B6905" w:rsidP="00EF66DC">
      <w:pPr>
        <w:pStyle w:val="CommentText"/>
        <w:rPr>
          <w:rStyle w:val="CommentReference"/>
          <w:lang w:val="en-GB"/>
        </w:rPr>
      </w:pPr>
    </w:p>
    <w:p w14:paraId="3BED5579" w14:textId="08F3185D" w:rsidR="006B6905" w:rsidRPr="00C57B85" w:rsidRDefault="006B6905" w:rsidP="00EF66DC">
      <w:pPr>
        <w:pStyle w:val="CommentText"/>
        <w:rPr>
          <w:lang w:val="en-GB"/>
        </w:rPr>
      </w:pPr>
      <w:r w:rsidRPr="00C57B85">
        <w:rPr>
          <w:rStyle w:val="CommentReference"/>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134" w:author="Asta Audzijonyte" w:date="2020-01-10T16:45:00Z" w:initials="AA">
    <w:p w14:paraId="3002707A" w14:textId="77777777" w:rsidR="006B6905" w:rsidRPr="00EE1CF3" w:rsidRDefault="006B6905">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w:t>
      </w:r>
      <w:proofErr w:type="gramStart"/>
      <w:r w:rsidRPr="00EE1CF3">
        <w:rPr>
          <w:lang w:val="en-GB"/>
        </w:rPr>
        <w:t>So</w:t>
      </w:r>
      <w:proofErr w:type="gramEnd"/>
      <w:r w:rsidRPr="00EE1CF3">
        <w:rPr>
          <w:lang w:val="en-GB"/>
        </w:rPr>
        <w:t xml:space="preserve"> any differences in intake (given that feeding level is 1 for them) will change growth directly. As they get older, more energy goes into reproduction and effects on growth cannot be seen anymore. And since we have </w:t>
      </w:r>
      <w:proofErr w:type="spellStart"/>
      <w:r w:rsidRPr="00EE1CF3">
        <w:rPr>
          <w:lang w:val="en-GB"/>
        </w:rPr>
        <w:t>Rmax</w:t>
      </w:r>
      <w:proofErr w:type="spellEnd"/>
      <w:r w:rsidRPr="00EE1CF3">
        <w:rPr>
          <w:lang w:val="en-GB"/>
        </w:rPr>
        <w:t xml:space="preserve"> that increased reproductive output does not necessarily translate to much extra recruitment (</w:t>
      </w:r>
      <w:proofErr w:type="spellStart"/>
      <w:r w:rsidRPr="00EE1CF3">
        <w:rPr>
          <w:lang w:val="en-GB"/>
        </w:rPr>
        <w:t>Rmax</w:t>
      </w:r>
      <w:proofErr w:type="spellEnd"/>
      <w:r w:rsidRPr="00EE1CF3">
        <w:rPr>
          <w:lang w:val="en-GB"/>
        </w:rPr>
        <w:t xml:space="preserve"> does not change with temperature). </w:t>
      </w:r>
    </w:p>
    <w:p w14:paraId="540D6FED" w14:textId="77777777" w:rsidR="006B6905" w:rsidRPr="00EE1CF3" w:rsidRDefault="006B6905">
      <w:pPr>
        <w:pStyle w:val="CommentText"/>
        <w:rPr>
          <w:lang w:val="en-GB"/>
        </w:rPr>
      </w:pPr>
    </w:p>
    <w:p w14:paraId="1DEC69D6" w14:textId="2CDD9917" w:rsidR="006B6905" w:rsidRPr="00EE1CF3" w:rsidRDefault="006B6905">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135" w:author="Anna Gårdmark" w:date="2020-01-13T13:09:00Z" w:initials="AG">
    <w:p w14:paraId="5D806F21" w14:textId="7A77CEE2" w:rsidR="006B6905" w:rsidRPr="00C343FD" w:rsidRDefault="006B6905">
      <w:pPr>
        <w:pStyle w:val="CommentText"/>
        <w:rPr>
          <w:lang w:val="en-GB"/>
        </w:rPr>
      </w:pPr>
      <w:r>
        <w:rPr>
          <w:rStyle w:val="CommentReference"/>
        </w:rPr>
        <w:annotationRef/>
      </w:r>
      <w:r w:rsidRPr="00C343FD">
        <w:rPr>
          <w:lang w:val="en-GB"/>
        </w:rPr>
        <w:t>good points. The latter one is important to bring up in the discussion</w:t>
      </w:r>
    </w:p>
  </w:comment>
  <w:comment w:id="136" w:author="Max Lindmark" w:date="2020-01-21T18:09:00Z" w:initials="ML">
    <w:p w14:paraId="3C50083A" w14:textId="77777777" w:rsidR="006B6905" w:rsidRPr="00C57B85" w:rsidRDefault="006B6905">
      <w:pPr>
        <w:pStyle w:val="CommentText"/>
        <w:rPr>
          <w:lang w:val="en-GB"/>
        </w:rPr>
      </w:pPr>
      <w:r>
        <w:rPr>
          <w:rStyle w:val="CommentReference"/>
        </w:rPr>
        <w:annotationRef/>
      </w:r>
      <w:r w:rsidRPr="00C57B85">
        <w:rPr>
          <w:lang w:val="en-GB"/>
        </w:rPr>
        <w:t xml:space="preserve">Yes, good points! I can just add that they are not at feeding levels = 1 (see earlier comment), but rather the same as in the baseline (it’s 1 on the relative scale that the plot showed). </w:t>
      </w:r>
    </w:p>
    <w:p w14:paraId="0E5119E8" w14:textId="77777777" w:rsidR="006B6905" w:rsidRPr="00C57B85" w:rsidRDefault="006B6905">
      <w:pPr>
        <w:pStyle w:val="CommentText"/>
        <w:rPr>
          <w:lang w:val="en-GB"/>
        </w:rPr>
      </w:pPr>
    </w:p>
    <w:p w14:paraId="755B469E" w14:textId="77777777" w:rsidR="006B6905" w:rsidRDefault="006B6905">
      <w:pPr>
        <w:pStyle w:val="CommentText"/>
        <w:rPr>
          <w:lang w:val="en-US"/>
        </w:rPr>
      </w:pPr>
      <w:r w:rsidRPr="00C57B85">
        <w:rPr>
          <w:lang w:val="en-GB"/>
        </w:rPr>
        <w:t xml:space="preserve">But I still think </w:t>
      </w:r>
      <w:r w:rsidRPr="00542CD3">
        <w:rPr>
          <w:lang w:val="en-US"/>
        </w:rPr>
        <w:t xml:space="preserve">those are </w:t>
      </w:r>
      <w:r w:rsidRPr="00C57B85">
        <w:rPr>
          <w:lang w:val="en-GB"/>
        </w:rPr>
        <w:t>valid point</w:t>
      </w:r>
      <w:r w:rsidRPr="00542CD3">
        <w:rPr>
          <w:lang w:val="en-US"/>
        </w:rPr>
        <w:t>s</w:t>
      </w:r>
      <w:r w:rsidRPr="00C57B85">
        <w:rPr>
          <w:lang w:val="en-GB"/>
        </w:rPr>
        <w:t>, and something definitely happens around maturation size (as can be seen from the relative-abundance changes)</w:t>
      </w:r>
      <w:r w:rsidRPr="00542CD3">
        <w:rPr>
          <w:lang w:val="en-US"/>
        </w:rPr>
        <w:t xml:space="preserve">. </w:t>
      </w:r>
      <w:r>
        <w:rPr>
          <w:lang w:val="en-US"/>
        </w:rPr>
        <w:t>It could also be that juveniles are hit harder in terms of size-at-age because they mainly feed on background resources.</w:t>
      </w:r>
    </w:p>
    <w:p w14:paraId="275AB8B3" w14:textId="77777777" w:rsidR="006B6905" w:rsidRDefault="006B6905">
      <w:pPr>
        <w:pStyle w:val="CommentText"/>
        <w:rPr>
          <w:lang w:val="en-US"/>
        </w:rPr>
      </w:pPr>
    </w:p>
    <w:p w14:paraId="4DD49427" w14:textId="7F5D6D21" w:rsidR="006B6905" w:rsidRPr="00542CD3" w:rsidRDefault="006B6905">
      <w:pPr>
        <w:pStyle w:val="CommentText"/>
        <w:rPr>
          <w:lang w:val="en-US"/>
        </w:rPr>
      </w:pPr>
      <w:r>
        <w:rPr>
          <w:lang w:val="en-US"/>
        </w:rPr>
        <w:t xml:space="preserve">I need to check the </w:t>
      </w:r>
      <w:proofErr w:type="spellStart"/>
      <w:r>
        <w:rPr>
          <w:lang w:val="en-US"/>
        </w:rPr>
        <w:t>R_max</w:t>
      </w:r>
      <w:proofErr w:type="spellEnd"/>
      <w:r>
        <w:rPr>
          <w:lang w:val="en-US"/>
        </w:rPr>
        <w:t xml:space="preserve"> idea though, i.e. if the increased growth and thus likely biomass production does not lead to large differences in recruitment due to them being close to </w:t>
      </w:r>
      <w:proofErr w:type="spellStart"/>
      <w:r>
        <w:rPr>
          <w:lang w:val="en-US"/>
        </w:rPr>
        <w:t>R_max</w:t>
      </w:r>
      <w:proofErr w:type="spellEnd"/>
      <w:r>
        <w:rPr>
          <w:lang w:val="en-US"/>
        </w:rPr>
        <w:t xml:space="preserve">. I have so far only looked at </w:t>
      </w:r>
      <w:proofErr w:type="spellStart"/>
      <w:r>
        <w:rPr>
          <w:lang w:val="en-US"/>
        </w:rPr>
        <w:t>R_max</w:t>
      </w:r>
      <w:proofErr w:type="spellEnd"/>
      <w:r>
        <w:rPr>
          <w:lang w:val="en-US"/>
        </w:rPr>
        <w:t xml:space="preserve"> in the calibration, not the main analysis. </w:t>
      </w:r>
      <w:r w:rsidRPr="00542CD3">
        <w:rPr>
          <w:b/>
          <w:bCs/>
          <w:lang w:val="en-US"/>
        </w:rPr>
        <w:t>Will prioritize this next!</w:t>
      </w:r>
    </w:p>
  </w:comment>
  <w:comment w:id="137" w:author="Max Lindmark" w:date="2020-01-04T18:28:00Z" w:initials="ML">
    <w:p w14:paraId="0D32AFEB" w14:textId="77777777" w:rsidR="006B6905" w:rsidRPr="00EE1CF3" w:rsidRDefault="006B6905">
      <w:pPr>
        <w:pStyle w:val="CommentText"/>
        <w:rPr>
          <w:lang w:val="en-GB"/>
        </w:rPr>
      </w:pPr>
      <w:r>
        <w:rPr>
          <w:rStyle w:val="CommentReference"/>
        </w:rPr>
        <w:annotationRef/>
      </w:r>
      <w:r w:rsidRPr="00EE1CF3">
        <w:rPr>
          <w:lang w:val="en-GB"/>
        </w:rPr>
        <w:t xml:space="preserve">Actually, the activation energy for </w:t>
      </w:r>
      <w:proofErr w:type="spellStart"/>
      <w:r w:rsidRPr="00EE1CF3">
        <w:rPr>
          <w:lang w:val="en-GB"/>
        </w:rPr>
        <w:t>cmax</w:t>
      </w:r>
      <w:proofErr w:type="spellEnd"/>
      <w:r w:rsidRPr="00EE1CF3">
        <w:rPr>
          <w:lang w:val="en-GB"/>
        </w:rPr>
        <w:t xml:space="preserve"> (h) must be quite a lot lower than that for metabolism (</w:t>
      </w:r>
      <w:proofErr w:type="spellStart"/>
      <w:r w:rsidRPr="00EE1CF3">
        <w:rPr>
          <w:lang w:val="en-GB"/>
        </w:rPr>
        <w:t>k_s</w:t>
      </w:r>
      <w:proofErr w:type="spellEnd"/>
      <w:r w:rsidRPr="00EE1CF3">
        <w:rPr>
          <w:lang w:val="en-GB"/>
        </w:rPr>
        <w:t>)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6B6905" w:rsidRPr="00EE1CF3" w:rsidRDefault="006B6905">
      <w:pPr>
        <w:pStyle w:val="CommentText"/>
        <w:rPr>
          <w:lang w:val="en-GB"/>
        </w:rPr>
      </w:pPr>
    </w:p>
    <w:p w14:paraId="0F426246" w14:textId="2F862F30" w:rsidR="006B6905" w:rsidRPr="00EE1CF3" w:rsidRDefault="006B6905">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138" w:author="Asta Audzijonyte" w:date="2020-01-10T16:10:00Z" w:initials="AA">
    <w:p w14:paraId="2E795C5D" w14:textId="4B61EFCE" w:rsidR="006B6905" w:rsidRPr="00EE1CF3" w:rsidRDefault="006B6905">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139" w:author="Asta Audzijonyte" w:date="2020-01-10T16:12:00Z" w:initials="AA">
    <w:p w14:paraId="3473C746" w14:textId="2186D947" w:rsidR="006B6905" w:rsidRPr="00EE1CF3" w:rsidRDefault="006B6905">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140" w:author="Anna Gårdmark" w:date="2020-01-13T13:19:00Z" w:initials="AG">
    <w:p w14:paraId="7912A0B1" w14:textId="2A9D09B5" w:rsidR="006B6905" w:rsidRPr="0063626B" w:rsidRDefault="006B6905">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141" w:author="Max Lindmark" w:date="2020-01-21T18:35:00Z" w:initials="ML">
    <w:p w14:paraId="70967359" w14:textId="77777777" w:rsidR="006B6905" w:rsidRPr="00C57B85" w:rsidRDefault="006B6905">
      <w:pPr>
        <w:pStyle w:val="CommentText"/>
        <w:rPr>
          <w:rStyle w:val="CommentReference"/>
          <w:lang w:val="en-GB"/>
        </w:rPr>
      </w:pPr>
      <w:r w:rsidRPr="00C57B85">
        <w:rPr>
          <w:rStyle w:val="CommentReference"/>
          <w:b/>
          <w:bCs/>
          <w:lang w:val="en-GB"/>
        </w:rPr>
        <w:t xml:space="preserve">Asta#2: </w:t>
      </w:r>
      <w:r>
        <w:rPr>
          <w:rStyle w:val="CommentReference"/>
        </w:rPr>
        <w:annotationRef/>
      </w:r>
      <w:r w:rsidRPr="00C57B85">
        <w:rPr>
          <w:rStyle w:val="CommentReference"/>
          <w:lang w:val="en-GB"/>
        </w:rPr>
        <w:t>I actually meant quite broadly across all sizes when referring to the results and scenarios in my first comment here</w:t>
      </w:r>
      <w:r w:rsidRPr="009A00FD">
        <w:rPr>
          <w:rStyle w:val="CommentReference"/>
          <w:lang w:val="en-US"/>
        </w:rPr>
        <w:t xml:space="preserve"> </w:t>
      </w:r>
      <w:r>
        <w:rPr>
          <w:rStyle w:val="CommentReference"/>
          <w:lang w:val="en-US"/>
        </w:rPr>
        <w:t>(because the sign of the effect does not change over ontogeny)</w:t>
      </w:r>
      <w:r w:rsidRPr="00C57B85">
        <w:rPr>
          <w:rStyle w:val="CommentReference"/>
          <w:lang w:val="en-GB"/>
        </w:rPr>
        <w:t>.</w:t>
      </w:r>
    </w:p>
    <w:p w14:paraId="08F6F6A7" w14:textId="2BB5980A" w:rsidR="006B6905" w:rsidRPr="00C57B85" w:rsidRDefault="006B6905">
      <w:pPr>
        <w:pStyle w:val="CommentText"/>
        <w:rPr>
          <w:rStyle w:val="CommentReference"/>
          <w:lang w:val="en-GB"/>
        </w:rPr>
      </w:pPr>
      <w:r w:rsidRPr="00C57B85">
        <w:rPr>
          <w:rStyle w:val="CommentReference"/>
          <w:lang w:val="en-GB"/>
        </w:rPr>
        <w:t xml:space="preserve"> </w:t>
      </w:r>
    </w:p>
    <w:p w14:paraId="3EFA7D29" w14:textId="57936D1C" w:rsidR="006B6905" w:rsidRPr="00C57B85" w:rsidRDefault="006B6905" w:rsidP="00A400E1">
      <w:pPr>
        <w:pStyle w:val="CommentText"/>
        <w:rPr>
          <w:lang w:val="en-GB"/>
        </w:rPr>
      </w:pPr>
      <w:r w:rsidRPr="00C57B85">
        <w:rPr>
          <w:rStyle w:val="CommentReference"/>
          <w:b/>
          <w:bCs/>
          <w:lang w:val="en-GB"/>
        </w:rPr>
        <w:t xml:space="preserve">Asta#1: </w:t>
      </w:r>
      <w:r w:rsidRPr="00C57B85">
        <w:rPr>
          <w:rStyle w:val="CommentReference"/>
          <w:lang w:val="en-GB"/>
        </w:rPr>
        <w:t xml:space="preserve">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w:t>
      </w:r>
      <w:proofErr w:type="spellStart"/>
      <w:r w:rsidRPr="00C57B85">
        <w:rPr>
          <w:rStyle w:val="CommentReference"/>
          <w:lang w:val="en-GB"/>
        </w:rPr>
        <w:t>Baudron</w:t>
      </w:r>
      <w:proofErr w:type="spellEnd"/>
      <w:r w:rsidRPr="00C57B85">
        <w:rPr>
          <w:rStyle w:val="CommentReference"/>
          <w:lang w:val="en-GB"/>
        </w:rPr>
        <w:t xml:space="preserve"> 2014), but the effects are hard to separate. More controlled data, or experimental studies seem to show that the negative effects on (large) adult size-at-age are more uncertain than the positive effects on small individuals (e.g. </w:t>
      </w:r>
      <w:proofErr w:type="spellStart"/>
      <w:r w:rsidRPr="00C57B85">
        <w:rPr>
          <w:rStyle w:val="CommentReference"/>
          <w:lang w:val="en-GB"/>
        </w:rPr>
        <w:t>Barneche</w:t>
      </w:r>
      <w:proofErr w:type="spellEnd"/>
      <w:r w:rsidRPr="00C57B85">
        <w:rPr>
          <w:rStyle w:val="CommentReference"/>
          <w:lang w:val="en-GB"/>
        </w:rPr>
        <w:t xml:space="preserve"> et al 2019; Huss et al 2019).</w:t>
      </w:r>
    </w:p>
  </w:comment>
  <w:comment w:id="149" w:author="Anna Gårdmark" w:date="2020-01-13T13:28:00Z" w:initials="AG">
    <w:p w14:paraId="4B6860A9" w14:textId="58EE25B2" w:rsidR="006B6905" w:rsidRPr="001F2BB0" w:rsidRDefault="006B6905">
      <w:pPr>
        <w:pStyle w:val="CommentText"/>
        <w:rPr>
          <w:lang w:val="en-GB"/>
        </w:rPr>
      </w:pPr>
      <w:r>
        <w:rPr>
          <w:rStyle w:val="CommentReference"/>
        </w:rPr>
        <w:annotationRef/>
      </w:r>
      <w:r w:rsidRPr="001F2BB0">
        <w:rPr>
          <w:lang w:val="en-GB"/>
        </w:rPr>
        <w:t>interesting – why do you think this is?</w:t>
      </w:r>
    </w:p>
  </w:comment>
  <w:comment w:id="150" w:author="Max Lindmark" w:date="2020-01-27T17:51:00Z" w:initials="ML">
    <w:p w14:paraId="0C637F24" w14:textId="77777777" w:rsidR="006B6905" w:rsidRDefault="006B6905">
      <w:pPr>
        <w:pStyle w:val="CommentText"/>
        <w:rPr>
          <w:lang w:val="en-US"/>
        </w:rPr>
      </w:pPr>
      <w:r>
        <w:rPr>
          <w:rStyle w:val="CommentReference"/>
        </w:rPr>
        <w:annotationRef/>
      </w:r>
      <w:r w:rsidRPr="00BA6B1B">
        <w:rPr>
          <w:lang w:val="en-US"/>
        </w:rPr>
        <w:t>That’s a</w:t>
      </w:r>
      <w:r>
        <w:rPr>
          <w:lang w:val="en-US"/>
        </w:rPr>
        <w:t xml:space="preserve"> very</w:t>
      </w:r>
      <w:r w:rsidRPr="00BA6B1B">
        <w:rPr>
          <w:lang w:val="en-US"/>
        </w:rPr>
        <w:t xml:space="preserve"> good question</w:t>
      </w:r>
      <w:r>
        <w:rPr>
          <w:lang w:val="en-US"/>
        </w:rPr>
        <w:t xml:space="preserve">… I </w:t>
      </w:r>
      <w:proofErr w:type="spellStart"/>
      <w:r>
        <w:rPr>
          <w:lang w:val="en-US"/>
        </w:rPr>
        <w:t>though</w:t>
      </w:r>
      <w:proofErr w:type="spellEnd"/>
      <w:r>
        <w:rPr>
          <w:lang w:val="en-US"/>
        </w:rPr>
        <w:t xml:space="preserve"> a lot about it and now I think it’s because the projections use the overall mean FMSY values, which is much lower than the extremely high 0.9 used for the calibration (mean F in 1992-</w:t>
      </w:r>
      <w:proofErr w:type="gramStart"/>
      <w:r>
        <w:rPr>
          <w:lang w:val="en-US"/>
        </w:rPr>
        <w:t>2002)…</w:t>
      </w:r>
      <w:proofErr w:type="gramEnd"/>
    </w:p>
    <w:p w14:paraId="0F745047" w14:textId="77777777" w:rsidR="006B6905" w:rsidRDefault="006B6905">
      <w:pPr>
        <w:pStyle w:val="CommentText"/>
        <w:rPr>
          <w:lang w:val="en-US"/>
        </w:rPr>
      </w:pPr>
    </w:p>
    <w:p w14:paraId="531C9033" w14:textId="2BC65669" w:rsidR="006B6905" w:rsidRDefault="006B6905">
      <w:pPr>
        <w:pStyle w:val="CommentText"/>
        <w:rPr>
          <w:lang w:val="en-US"/>
        </w:rPr>
      </w:pPr>
      <w:r>
        <w:rPr>
          <w:lang w:val="en-US"/>
        </w:rPr>
        <w:t xml:space="preserve">So maybe the main effect here (for cod, not the other species which have more similar F-values) is just the lowered FSMY. This is perhaps not something we want (not ideal), maybe we should just project with the calibration-F’s when controlling for fishing… </w:t>
      </w:r>
    </w:p>
    <w:p w14:paraId="634E6685" w14:textId="1A89F2A4" w:rsidR="006B6905" w:rsidRPr="002C0EE7" w:rsidRDefault="006B6905">
      <w:pPr>
        <w:pStyle w:val="CommentText"/>
        <w:rPr>
          <w:b/>
          <w:bCs/>
          <w:lang w:val="en-US"/>
        </w:rPr>
      </w:pPr>
      <w:r>
        <w:rPr>
          <w:lang w:val="en-US"/>
        </w:rPr>
        <w:br/>
      </w:r>
      <w:r w:rsidRPr="002C0EE7">
        <w:rPr>
          <w:b/>
          <w:bCs/>
          <w:lang w:val="en-US"/>
        </w:rPr>
        <w:t>Can prioritize running that analysis and put in appendix!</w:t>
      </w:r>
      <w:r>
        <w:rPr>
          <w:b/>
          <w:bCs/>
          <w:lang w:val="en-US"/>
        </w:rPr>
        <w:t xml:space="preserve"> Because if we want to control for F, we should use the calibration-F and only change temperatures… Then we can say stuff like: “warming reduces the abundance of large fish more than small” [as seen for sprat and herring], which is also interesting in addition to mean size and growth.</w:t>
      </w:r>
    </w:p>
    <w:p w14:paraId="43CFBFE4" w14:textId="77777777" w:rsidR="006B6905" w:rsidRDefault="006B6905">
      <w:pPr>
        <w:pStyle w:val="CommentText"/>
        <w:rPr>
          <w:lang w:val="en-US"/>
        </w:rPr>
      </w:pPr>
    </w:p>
    <w:p w14:paraId="40000D6C" w14:textId="2C2A1A41" w:rsidR="006B6905" w:rsidRPr="00BA6B1B" w:rsidRDefault="006B6905">
      <w:pPr>
        <w:pStyle w:val="CommentText"/>
        <w:rPr>
          <w:lang w:val="en-US"/>
        </w:rPr>
      </w:pPr>
      <w:r>
        <w:rPr>
          <w:lang w:val="en-US"/>
        </w:rPr>
        <w:t>Or we just say it could contribute and that those F-values anyway and point to the non-time-varying simulations for FMSY and such.</w:t>
      </w:r>
    </w:p>
  </w:comment>
  <w:comment w:id="151" w:author="Anna Gårdmark" w:date="2020-01-29T14:46:00Z" w:initials="AG">
    <w:p w14:paraId="74CD18B6" w14:textId="76FF109C" w:rsidR="006B6905" w:rsidRPr="002A36ED" w:rsidRDefault="006B6905">
      <w:pPr>
        <w:pStyle w:val="CommentText"/>
        <w:rPr>
          <w:lang w:val="en-GB"/>
        </w:rPr>
      </w:pPr>
      <w:r>
        <w:rPr>
          <w:rStyle w:val="CommentReference"/>
        </w:rPr>
        <w:annotationRef/>
      </w:r>
      <w:r w:rsidRPr="002A36ED">
        <w:rPr>
          <w:lang w:val="en-GB"/>
        </w:rPr>
        <w:t xml:space="preserve">For the paper that would be a helpful analysis. </w:t>
      </w:r>
      <w:r>
        <w:rPr>
          <w:lang w:val="en-GB"/>
        </w:rPr>
        <w:t xml:space="preserve">If you have time and want to prioritize it also before the thesis hand-in (and </w:t>
      </w:r>
      <w:proofErr w:type="spellStart"/>
      <w:r>
        <w:rPr>
          <w:lang w:val="en-GB"/>
        </w:rPr>
        <w:t>defense</w:t>
      </w:r>
      <w:proofErr w:type="spellEnd"/>
      <w:r>
        <w:rPr>
          <w:lang w:val="en-GB"/>
        </w:rPr>
        <w:t xml:space="preserve">), then go ahead. Else you have your back-up </w:t>
      </w:r>
      <w:proofErr w:type="gramStart"/>
      <w:r>
        <w:rPr>
          <w:lang w:val="en-GB"/>
        </w:rPr>
        <w:t>planned,</w:t>
      </w:r>
      <w:proofErr w:type="gramEnd"/>
      <w:r>
        <w:rPr>
          <w:lang w:val="en-GB"/>
        </w:rPr>
        <w:t xml:space="preserve"> I see.</w:t>
      </w:r>
    </w:p>
  </w:comment>
  <w:comment w:id="153" w:author="Max Lindmark" w:date="2020-02-08T16:17:00Z" w:initials="ML">
    <w:p w14:paraId="48E67663" w14:textId="1A4342AC" w:rsidR="006B6905" w:rsidRPr="00923704" w:rsidRDefault="006B6905">
      <w:pPr>
        <w:pStyle w:val="CommentText"/>
        <w:rPr>
          <w:lang w:val="en-US"/>
        </w:rPr>
      </w:pPr>
      <w:r>
        <w:rPr>
          <w:rStyle w:val="CommentReference"/>
        </w:rPr>
        <w:annotationRef/>
      </w:r>
      <w:r w:rsidRPr="00923704">
        <w:rPr>
          <w:lang w:val="en-US"/>
        </w:rPr>
        <w:t>This is of course just one of the results</w:t>
      </w:r>
      <w:r>
        <w:rPr>
          <w:lang w:val="en-US"/>
        </w:rPr>
        <w:t xml:space="preserve"> (as the alternative), but it reflects the scenarios we believe are most accurate, I think. </w:t>
      </w:r>
    </w:p>
  </w:comment>
  <w:comment w:id="162" w:author="Anna Gårdmark" w:date="2020-01-13T13:51:00Z" w:initials="AG">
    <w:p w14:paraId="0E6B3094" w14:textId="39A296DD" w:rsidR="006B6905" w:rsidRPr="00702530" w:rsidRDefault="006B6905">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163" w:author="Max Lindmark" w:date="2020-01-21T18:31:00Z" w:initials="ML">
    <w:p w14:paraId="45FD10EF" w14:textId="61E81321" w:rsidR="006B6905" w:rsidRPr="00786BD5" w:rsidRDefault="006B6905">
      <w:pPr>
        <w:pStyle w:val="CommentText"/>
        <w:rPr>
          <w:lang w:val="en-US"/>
        </w:rPr>
      </w:pPr>
      <w:r w:rsidRPr="00206E44">
        <w:rPr>
          <w:rStyle w:val="CommentReference"/>
          <w:color w:val="FF0000"/>
        </w:rPr>
        <w:annotationRef/>
      </w:r>
      <w:r>
        <w:rPr>
          <w:lang w:val="en-US"/>
        </w:rPr>
        <w:t>Because I updated the scenario that I didn’t have uncertainty on before, this point is not as important as the results are generally clearer.</w:t>
      </w:r>
    </w:p>
  </w:comment>
  <w:comment w:id="164" w:author="Anna Gårdmark" w:date="2020-01-29T15:31:00Z" w:initials="AG">
    <w:p w14:paraId="29207F21" w14:textId="0C20978C" w:rsidR="006B6905" w:rsidRPr="00B5532D" w:rsidRDefault="006B6905">
      <w:pPr>
        <w:pStyle w:val="CommentText"/>
        <w:rPr>
          <w:lang w:val="en-GB"/>
        </w:rPr>
      </w:pPr>
      <w:r>
        <w:rPr>
          <w:rStyle w:val="CommentReference"/>
        </w:rPr>
        <w:annotationRef/>
      </w:r>
      <w:r w:rsidRPr="00B5532D">
        <w:rPr>
          <w:lang w:val="en-GB"/>
        </w:rPr>
        <w:t xml:space="preserve">ok, but which sizes of fish is </w:t>
      </w:r>
      <w:proofErr w:type="gramStart"/>
      <w:r w:rsidRPr="00B5532D">
        <w:rPr>
          <w:lang w:val="en-GB"/>
        </w:rPr>
        <w:t>it ”that</w:t>
      </w:r>
      <w:proofErr w:type="gramEnd"/>
      <w:r w:rsidRPr="00B5532D">
        <w:rPr>
          <w:lang w:val="en-GB"/>
        </w:rPr>
        <w:t xml:space="preserve"> constitute the main catches”?</w:t>
      </w:r>
    </w:p>
  </w:comment>
  <w:comment w:id="165" w:author="Max Lindmark" w:date="2020-02-04T16:24:00Z" w:initials="ML">
    <w:p w14:paraId="51BF994E" w14:textId="77777777" w:rsidR="006B6905" w:rsidRDefault="006B6905">
      <w:pPr>
        <w:pStyle w:val="CommentText"/>
        <w:rPr>
          <w:lang w:val="en-US"/>
        </w:rPr>
      </w:pPr>
      <w:r>
        <w:rPr>
          <w:rStyle w:val="CommentReference"/>
        </w:rPr>
        <w:annotationRef/>
      </w:r>
      <w:r w:rsidRPr="00413508">
        <w:rPr>
          <w:lang w:val="en-US"/>
        </w:rPr>
        <w:t xml:space="preserve">I don’t have </w:t>
      </w:r>
      <w:r>
        <w:rPr>
          <w:lang w:val="en-US"/>
        </w:rPr>
        <w:t xml:space="preserve">the size-distribution of catches </w:t>
      </w:r>
      <w:r w:rsidRPr="00413508">
        <w:rPr>
          <w:lang w:val="en-US"/>
        </w:rPr>
        <w:t xml:space="preserve">readily </w:t>
      </w:r>
      <w:r>
        <w:rPr>
          <w:lang w:val="en-US"/>
        </w:rPr>
        <w:t xml:space="preserve">available, but the main point is that’s it not the 10 kg cod, which are about 1/100 the abundance of 100 g cod. (Fig. 3). </w:t>
      </w:r>
    </w:p>
    <w:p w14:paraId="645356B2" w14:textId="77777777" w:rsidR="006B6905" w:rsidRDefault="006B6905">
      <w:pPr>
        <w:pStyle w:val="CommentText"/>
        <w:rPr>
          <w:lang w:val="en-US"/>
        </w:rPr>
      </w:pPr>
    </w:p>
    <w:p w14:paraId="7FDE44FD" w14:textId="7FB08A4C" w:rsidR="006B6905" w:rsidRPr="00413508" w:rsidRDefault="006B6905">
      <w:pPr>
        <w:pStyle w:val="CommentText"/>
        <w:rPr>
          <w:lang w:val="en-US"/>
        </w:rPr>
      </w:pPr>
      <w:r>
        <w:rPr>
          <w:lang w:val="en-US"/>
        </w:rPr>
        <w:t>Also, the point was more noting that yield declines and abundance declines, except for really large cod. Had they been numerous in the population yield would have increased, or if the overall abundance had increased yield had also increased.</w:t>
      </w:r>
    </w:p>
  </w:comment>
  <w:comment w:id="166" w:author="Anna Gårdmark" w:date="2020-02-07T14:16:00Z" w:initials="AG">
    <w:p w14:paraId="4CC92067" w14:textId="0955E4F6" w:rsidR="006B6905" w:rsidRPr="00DF630A" w:rsidRDefault="006B6905">
      <w:pPr>
        <w:pStyle w:val="CommentText"/>
        <w:rPr>
          <w:lang w:val="en-GB"/>
        </w:rPr>
      </w:pPr>
      <w:r>
        <w:rPr>
          <w:rStyle w:val="CommentReference"/>
        </w:rPr>
        <w:annotationRef/>
      </w:r>
      <w:r w:rsidRPr="00DF630A">
        <w:rPr>
          <w:lang w:val="en-GB"/>
        </w:rPr>
        <w:t xml:space="preserve">later on, for the paper to be submitted, I think you should try to present size-distribution of catches; for </w:t>
      </w:r>
      <w:proofErr w:type="spellStart"/>
      <w:r w:rsidRPr="00DF630A">
        <w:rPr>
          <w:lang w:val="en-GB"/>
        </w:rPr>
        <w:t>noe</w:t>
      </w:r>
      <w:proofErr w:type="spellEnd"/>
      <w:r w:rsidRPr="00DF630A">
        <w:rPr>
          <w:lang w:val="en-GB"/>
        </w:rPr>
        <w:t xml:space="preserve"> it could, due to time constraints, pass.</w:t>
      </w:r>
    </w:p>
  </w:comment>
  <w:comment w:id="178" w:author="Anna Gårdmark" w:date="2020-02-07T16:36:00Z" w:initials="AG">
    <w:p w14:paraId="5A291AD8" w14:textId="2F6D232C" w:rsidR="006B6905" w:rsidRPr="000A6E36" w:rsidRDefault="006B6905">
      <w:pPr>
        <w:pStyle w:val="CommentText"/>
        <w:rPr>
          <w:lang w:val="en-GB"/>
        </w:rPr>
      </w:pPr>
      <w:r>
        <w:rPr>
          <w:rStyle w:val="CommentReference"/>
        </w:rPr>
        <w:annotationRef/>
      </w:r>
      <w:r w:rsidRPr="000A6E36">
        <w:rPr>
          <w:lang w:val="en-GB"/>
        </w:rPr>
        <w:t xml:space="preserve">are the results in this last section enough to answer your (implicit) question </w:t>
      </w:r>
      <w:r>
        <w:rPr>
          <w:color w:val="1F497D"/>
          <w:lang w:val="en-US"/>
        </w:rPr>
        <w:t xml:space="preserve">is it bottom-up or top-down warming effects, and responses in abundance or in body growth, </w:t>
      </w:r>
      <w:proofErr w:type="gramStart"/>
      <w:r>
        <w:rPr>
          <w:color w:val="1F497D"/>
          <w:lang w:val="en-US"/>
        </w:rPr>
        <w:t>that  drive</w:t>
      </w:r>
      <w:proofErr w:type="gramEnd"/>
      <w:r>
        <w:rPr>
          <w:color w:val="1F497D"/>
          <w:lang w:val="en-US"/>
        </w:rPr>
        <w:t xml:space="preserve"> changes in yields with warming?</w:t>
      </w:r>
    </w:p>
  </w:comment>
  <w:comment w:id="179" w:author="Max Lindmark" w:date="2020-02-08T15:18:00Z" w:initials="ML">
    <w:p w14:paraId="3023FA95" w14:textId="47E478CF" w:rsidR="006B6905" w:rsidRPr="001E3E71" w:rsidRDefault="006B6905">
      <w:pPr>
        <w:pStyle w:val="CommentText"/>
        <w:rPr>
          <w:lang w:val="en-US"/>
        </w:rPr>
      </w:pPr>
      <w:r>
        <w:rPr>
          <w:rStyle w:val="CommentReference"/>
        </w:rPr>
        <w:annotationRef/>
      </w:r>
      <w:r w:rsidRPr="001E3E71">
        <w:rPr>
          <w:lang w:val="en-US"/>
        </w:rPr>
        <w:t>I assume they are no</w:t>
      </w:r>
      <w:r>
        <w:rPr>
          <w:lang w:val="en-US"/>
        </w:rPr>
        <w:t>t based on your comment, but don’t know if you refer to something I did not bring up or did not analyze.</w:t>
      </w:r>
    </w:p>
  </w:comment>
  <w:comment w:id="192" w:author="Max Lindmark" w:date="2020-02-04T16:25:00Z" w:initials="ML">
    <w:p w14:paraId="03925CCC" w14:textId="03F4BDE4" w:rsidR="006B6905" w:rsidRPr="00413508" w:rsidRDefault="006B6905">
      <w:pPr>
        <w:pStyle w:val="CommentText"/>
        <w:rPr>
          <w:lang w:val="en-US"/>
        </w:rPr>
      </w:pPr>
      <w:r>
        <w:rPr>
          <w:highlight w:val="yellow"/>
          <w:lang w:val="en-US"/>
        </w:rPr>
        <w:t xml:space="preserve">FIX </w:t>
      </w:r>
      <w:r w:rsidRPr="00FD67B8">
        <w:rPr>
          <w:rStyle w:val="CommentReference"/>
          <w:highlight w:val="yellow"/>
        </w:rPr>
        <w:annotationRef/>
      </w:r>
      <w:r w:rsidRPr="00FD67B8">
        <w:rPr>
          <w:highlight w:val="yellow"/>
          <w:lang w:val="en-US"/>
        </w:rPr>
        <w:t xml:space="preserve"> THE</w:t>
      </w:r>
      <w:r w:rsidRPr="00061C16">
        <w:rPr>
          <w:highlight w:val="yellow"/>
          <w:lang w:val="en-US"/>
        </w:rPr>
        <w:t xml:space="preserve"> UNITS ON RIGHT COLUMN! LOOKS LIKE M^2, NOT SCALED</w:t>
      </w:r>
    </w:p>
  </w:comment>
  <w:comment w:id="298" w:author="Anna Gårdmark" w:date="2020-02-07T16:45:00Z" w:initials="AG">
    <w:p w14:paraId="728CB664" w14:textId="4AA1703E" w:rsidR="006B6905" w:rsidRPr="000016E7" w:rsidRDefault="006B6905">
      <w:pPr>
        <w:pStyle w:val="CommentText"/>
        <w:rPr>
          <w:lang w:val="en-GB"/>
        </w:rPr>
      </w:pPr>
      <w:r>
        <w:rPr>
          <w:rStyle w:val="CommentReference"/>
        </w:rPr>
        <w:annotationRef/>
      </w:r>
      <w:r w:rsidRPr="000016E7">
        <w:rPr>
          <w:lang w:val="en-GB"/>
        </w:rPr>
        <w:t xml:space="preserve">I agree that Qs 1 &amp; 2 are </w:t>
      </w:r>
      <w:proofErr w:type="gramStart"/>
      <w:r w:rsidRPr="000016E7">
        <w:rPr>
          <w:lang w:val="en-GB"/>
        </w:rPr>
        <w:t>linked, and</w:t>
      </w:r>
      <w:proofErr w:type="gramEnd"/>
      <w:r w:rsidRPr="000016E7">
        <w:rPr>
          <w:lang w:val="en-GB"/>
        </w:rPr>
        <w:t xml:space="preserve"> need to be </w:t>
      </w:r>
      <w:r>
        <w:rPr>
          <w:lang w:val="en-GB"/>
        </w:rPr>
        <w:t xml:space="preserve">discussed at the same time. But you also need a clear answer to your first research question. For </w:t>
      </w:r>
      <w:proofErr w:type="gramStart"/>
      <w:r>
        <w:rPr>
          <w:lang w:val="en-GB"/>
        </w:rPr>
        <w:t>example</w:t>
      </w:r>
      <w:proofErr w:type="gramEnd"/>
      <w:r>
        <w:rPr>
          <w:lang w:val="en-GB"/>
        </w:rPr>
        <w:t xml:space="preserve"> like this.</w:t>
      </w:r>
    </w:p>
  </w:comment>
  <w:comment w:id="299" w:author="Max Lindmark" w:date="2020-02-08T16:34:00Z" w:initials="ML">
    <w:p w14:paraId="062E17E7" w14:textId="13637EBA" w:rsidR="006B6905" w:rsidRPr="003A6B64" w:rsidRDefault="006B6905">
      <w:pPr>
        <w:pStyle w:val="CommentText"/>
        <w:rPr>
          <w:lang w:val="en-US"/>
        </w:rPr>
      </w:pPr>
      <w:r>
        <w:rPr>
          <w:rStyle w:val="CommentReference"/>
        </w:rPr>
        <w:annotationRef/>
      </w:r>
      <w:r w:rsidRPr="003A6B64">
        <w:rPr>
          <w:lang w:val="en-US"/>
        </w:rPr>
        <w:t>I disagree that we need two paragraphs for that</w:t>
      </w:r>
      <w:r>
        <w:rPr>
          <w:lang w:val="en-US"/>
        </w:rPr>
        <w:t>, and I think the ending was a bit strange since it’s widely known and not specific to this study.</w:t>
      </w:r>
    </w:p>
  </w:comment>
  <w:comment w:id="404" w:author="Max Lindmark" w:date="2020-02-08T16:48:00Z" w:initials="ML">
    <w:p w14:paraId="23F8AC9B" w14:textId="7B517BBA" w:rsidR="006B6905" w:rsidRPr="006B6905" w:rsidRDefault="006B6905">
      <w:pPr>
        <w:pStyle w:val="CommentText"/>
        <w:rPr>
          <w:lang w:val="en-US"/>
        </w:rPr>
      </w:pPr>
      <w:r>
        <w:rPr>
          <w:rStyle w:val="CommentReference"/>
        </w:rPr>
        <w:annotationRef/>
      </w:r>
      <w:r w:rsidRPr="006B6905">
        <w:rPr>
          <w:lang w:val="en-US"/>
        </w:rPr>
        <w:t>I guess this can go but it signals why feeding rates would increase</w:t>
      </w:r>
    </w:p>
  </w:comment>
  <w:comment w:id="416" w:author="Anna Gårdmark" w:date="2020-02-07T16:47:00Z" w:initials="AG">
    <w:p w14:paraId="6F87C762" w14:textId="5098AA3F" w:rsidR="006B6905" w:rsidRPr="000016E7" w:rsidRDefault="006B6905">
      <w:pPr>
        <w:pStyle w:val="CommentText"/>
        <w:rPr>
          <w:lang w:val="en-GB"/>
        </w:rPr>
      </w:pPr>
      <w:r>
        <w:rPr>
          <w:rStyle w:val="CommentReference"/>
        </w:rPr>
        <w:annotationRef/>
      </w:r>
      <w:r w:rsidRPr="000016E7">
        <w:rPr>
          <w:lang w:val="en-GB"/>
        </w:rPr>
        <w:t xml:space="preserve">size-at-age is one possible ’driver’ of mean </w:t>
      </w:r>
      <w:r>
        <w:rPr>
          <w:lang w:val="en-GB"/>
        </w:rPr>
        <w:t xml:space="preserve">body size, so it’s not very helpful to contrast </w:t>
      </w:r>
      <w:proofErr w:type="spellStart"/>
      <w:r>
        <w:rPr>
          <w:lang w:val="en-GB"/>
        </w:rPr>
        <w:t>sie</w:t>
      </w:r>
      <w:proofErr w:type="spellEnd"/>
      <w:r>
        <w:rPr>
          <w:lang w:val="en-GB"/>
        </w:rPr>
        <w:t>-at-age to mean body size, rather answer whether mean body size changes are driven by changes in size-at-age or abundance-at-size (which was your question).</w:t>
      </w:r>
    </w:p>
  </w:comment>
  <w:comment w:id="425" w:author="Anna Gårdmark" w:date="2020-02-07T16:48:00Z" w:initials="AG">
    <w:p w14:paraId="194E1180" w14:textId="5F58C7BC" w:rsidR="006B6905" w:rsidRPr="000016E7" w:rsidRDefault="006B6905">
      <w:pPr>
        <w:pStyle w:val="CommentText"/>
        <w:rPr>
          <w:lang w:val="en-GB"/>
        </w:rPr>
      </w:pPr>
      <w:r>
        <w:rPr>
          <w:rStyle w:val="CommentReference"/>
        </w:rPr>
        <w:annotationRef/>
      </w:r>
      <w:r>
        <w:rPr>
          <w:lang w:val="en-GB"/>
        </w:rPr>
        <w:t>(</w:t>
      </w:r>
      <w:r w:rsidRPr="000016E7">
        <w:rPr>
          <w:lang w:val="en-GB"/>
        </w:rPr>
        <w:t xml:space="preserve">I think it’s </w:t>
      </w:r>
      <w:proofErr w:type="spellStart"/>
      <w:r w:rsidRPr="000016E7">
        <w:rPr>
          <w:lang w:val="en-GB"/>
        </w:rPr>
        <w:t>populaion</w:t>
      </w:r>
      <w:proofErr w:type="spellEnd"/>
      <w:r w:rsidRPr="000016E7">
        <w:rPr>
          <w:lang w:val="en-GB"/>
        </w:rPr>
        <w:t xml:space="preserve"> mean, and not mean population. </w:t>
      </w:r>
      <w:r>
        <w:rPr>
          <w:lang w:val="en-GB"/>
        </w:rPr>
        <w:t>Check with e.g., Ed!  Population is a modifier that specifies which type of mean, if you write mean population body size, population becomes a modifier specifying which type of body size we speak of – and there is no particular body size of a population!) If you correct here, make sure to do throughout</w:t>
      </w:r>
    </w:p>
  </w:comment>
  <w:comment w:id="429" w:author="Anna Gårdmark" w:date="2020-02-07T17:00:00Z" w:initials="AG">
    <w:p w14:paraId="1E6B2815" w14:textId="4B9322E8" w:rsidR="006B6905" w:rsidRPr="00C02C9C" w:rsidRDefault="006B6905">
      <w:pPr>
        <w:pStyle w:val="CommentText"/>
        <w:rPr>
          <w:lang w:val="en-GB"/>
        </w:rPr>
      </w:pPr>
      <w:r>
        <w:rPr>
          <w:rStyle w:val="CommentReference"/>
        </w:rPr>
        <w:annotationRef/>
      </w:r>
      <w:r w:rsidRPr="00C02C9C">
        <w:rPr>
          <w:lang w:val="en-GB"/>
        </w:rPr>
        <w:t>lacking a link here at the end to your results; what did you find in the end, which type of temperature effects drive population size structures?</w:t>
      </w:r>
      <w:r>
        <w:rPr>
          <w:lang w:val="en-GB"/>
        </w:rPr>
        <w:t xml:space="preserve">   See suggestion for how you can link to your own results.</w:t>
      </w:r>
    </w:p>
  </w:comment>
  <w:comment w:id="431" w:author="Anna Gårdmark" w:date="2020-02-07T16:58:00Z" w:initials="AG">
    <w:p w14:paraId="2094E702" w14:textId="1E016E24" w:rsidR="006B6905" w:rsidRPr="00C02C9C" w:rsidRDefault="006B6905">
      <w:pPr>
        <w:pStyle w:val="CommentText"/>
        <w:rPr>
          <w:lang w:val="en-GB"/>
        </w:rPr>
      </w:pPr>
      <w:r>
        <w:rPr>
          <w:rStyle w:val="CommentReference"/>
        </w:rPr>
        <w:annotationRef/>
      </w:r>
      <w:r w:rsidRPr="00C02C9C">
        <w:rPr>
          <w:lang w:val="en-GB"/>
        </w:rPr>
        <w:t>i.e. abundance of large cod increased as soon as physiology was temperature-dependent, whereas abundance of large herring/sprat only did so</w:t>
      </w:r>
      <w:r>
        <w:rPr>
          <w:lang w:val="en-GB"/>
        </w:rPr>
        <w:t xml:space="preserve"> if there was no negative temperature-effects on resources – just so you know what I meant</w:t>
      </w:r>
    </w:p>
  </w:comment>
  <w:comment w:id="430" w:author="Max Lindmark" w:date="2020-02-08T15:52:00Z" w:initials="ML">
    <w:p w14:paraId="3BAE1B8D" w14:textId="531417D3" w:rsidR="006B6905" w:rsidRPr="00EC5031" w:rsidRDefault="006B6905">
      <w:pPr>
        <w:pStyle w:val="CommentText"/>
        <w:rPr>
          <w:lang w:val="en-US"/>
        </w:rPr>
      </w:pPr>
      <w:r>
        <w:rPr>
          <w:rStyle w:val="CommentReference"/>
        </w:rPr>
        <w:annotationRef/>
      </w:r>
      <w:r w:rsidRPr="00EC5031">
        <w:rPr>
          <w:lang w:val="en-US"/>
        </w:rPr>
        <w:t>I’ll skip this part here.</w:t>
      </w:r>
      <w:r>
        <w:rPr>
          <w:lang w:val="en-US"/>
        </w:rPr>
        <w:t xml:space="preserve"> It’s not important for the message I think (doesn’t have to be here at least)</w:t>
      </w:r>
    </w:p>
  </w:comment>
  <w:comment w:id="440" w:author="Anna Gårdmark" w:date="2020-02-07T17:02:00Z" w:initials="AG">
    <w:p w14:paraId="1340E02A" w14:textId="768C39A7" w:rsidR="006B6905" w:rsidRPr="00C02C9C" w:rsidRDefault="006B6905">
      <w:pPr>
        <w:pStyle w:val="CommentText"/>
        <w:rPr>
          <w:lang w:val="en-GB"/>
        </w:rPr>
      </w:pPr>
      <w:r>
        <w:rPr>
          <w:rStyle w:val="CommentReference"/>
        </w:rPr>
        <w:annotationRef/>
      </w:r>
      <w:r w:rsidRPr="00C02C9C">
        <w:rPr>
          <w:lang w:val="en-GB"/>
        </w:rPr>
        <w:t>need this add-on if you split the paragraphs to make a clearer point a</w:t>
      </w:r>
      <w:r>
        <w:rPr>
          <w:lang w:val="en-GB"/>
        </w:rPr>
        <w:t xml:space="preserve">bout growth in the previous one, </w:t>
      </w:r>
      <w:r w:rsidRPr="00C02C9C">
        <w:rPr>
          <w:lang w:val="en-GB"/>
        </w:rPr>
        <w:t>as this paragraph then is about population size structures and mean body size (</w:t>
      </w:r>
      <w:r>
        <w:rPr>
          <w:lang w:val="en-GB"/>
        </w:rPr>
        <w:t>and less so about growth)</w:t>
      </w:r>
    </w:p>
  </w:comment>
  <w:comment w:id="441" w:author="Max Lindmark" w:date="2020-02-08T15:57:00Z" w:initials="ML">
    <w:p w14:paraId="035B7128" w14:textId="19B33FE9" w:rsidR="006B6905" w:rsidRPr="002053A4" w:rsidRDefault="006B6905">
      <w:pPr>
        <w:pStyle w:val="CommentText"/>
        <w:rPr>
          <w:lang w:val="en-US"/>
        </w:rPr>
      </w:pPr>
      <w:r>
        <w:rPr>
          <w:rStyle w:val="CommentReference"/>
        </w:rPr>
        <w:annotationRef/>
      </w:r>
      <w:r w:rsidRPr="002053A4">
        <w:rPr>
          <w:lang w:val="en-US"/>
        </w:rPr>
        <w:t>I’m not sure I agree</w:t>
      </w:r>
      <w:r>
        <w:rPr>
          <w:lang w:val="en-US"/>
        </w:rPr>
        <w:t>, I didn’t understand exactly what it referred to and did seem to follow the sentence. Rewrote this last bit instead.</w:t>
      </w:r>
    </w:p>
  </w:comment>
  <w:comment w:id="447" w:author="Anna Gårdmark" w:date="2020-02-07T17:04:00Z" w:initials="AG">
    <w:p w14:paraId="19A60070" w14:textId="7E3D3301" w:rsidR="006B6905" w:rsidRPr="00D33669" w:rsidRDefault="006B6905">
      <w:pPr>
        <w:pStyle w:val="CommentText"/>
        <w:rPr>
          <w:lang w:val="en-GB"/>
        </w:rPr>
      </w:pPr>
      <w:r>
        <w:rPr>
          <w:rStyle w:val="CommentReference"/>
        </w:rPr>
        <w:annotationRef/>
      </w:r>
      <w:r w:rsidRPr="00D33669">
        <w:rPr>
          <w:lang w:val="en-GB"/>
        </w:rPr>
        <w:t>picky, but MSY is usually not seen as a reference point, but a target, and FMSY and SSBMSY are the reference points to achieve that target.</w:t>
      </w:r>
    </w:p>
  </w:comment>
  <w:comment w:id="481" w:author="Anna Gårdmark" w:date="2020-02-07T17:07:00Z" w:initials="AG">
    <w:p w14:paraId="2D3317DF" w14:textId="2D5B0AEB" w:rsidR="006B6905" w:rsidRPr="00D33669" w:rsidRDefault="006B6905">
      <w:pPr>
        <w:pStyle w:val="CommentText"/>
        <w:rPr>
          <w:lang w:val="en-GB"/>
        </w:rPr>
      </w:pPr>
      <w:r>
        <w:rPr>
          <w:rStyle w:val="CommentReference"/>
        </w:rPr>
        <w:annotationRef/>
      </w:r>
      <w:r w:rsidRPr="00D33669">
        <w:rPr>
          <w:lang w:val="en-GB"/>
        </w:rPr>
        <w:t>right</w:t>
      </w:r>
      <w:r>
        <w:rPr>
          <w:lang w:val="en-GB"/>
        </w:rPr>
        <w:t>?</w:t>
      </w:r>
      <w:r w:rsidRPr="00D33669">
        <w:rPr>
          <w:lang w:val="en-GB"/>
        </w:rPr>
        <w:t xml:space="preserve"> because we cannot </w:t>
      </w:r>
      <w:r>
        <w:rPr>
          <w:lang w:val="en-GB"/>
        </w:rPr>
        <w:t>ignore</w:t>
      </w:r>
      <w:r w:rsidRPr="00D33669">
        <w:rPr>
          <w:lang w:val="en-GB"/>
        </w:rPr>
        <w:t xml:space="preserve"> the temperature-dependence of resources either!</w:t>
      </w:r>
    </w:p>
  </w:comment>
  <w:comment w:id="495" w:author="Anna Gårdmark" w:date="2020-02-07T14:47:00Z" w:initials="AG">
    <w:p w14:paraId="602C4A7A" w14:textId="1ECF9549" w:rsidR="006B6905" w:rsidRPr="00A00597" w:rsidRDefault="006B6905">
      <w:pPr>
        <w:pStyle w:val="CommentText"/>
        <w:rPr>
          <w:lang w:val="en-GB"/>
        </w:rPr>
      </w:pPr>
      <w:r>
        <w:rPr>
          <w:rStyle w:val="CommentReference"/>
        </w:rPr>
        <w:annotationRef/>
      </w:r>
      <w:r w:rsidRPr="00A00597">
        <w:rPr>
          <w:lang w:val="en-GB"/>
        </w:rPr>
        <w:t>same here, we need to acknowledge the funding</w:t>
      </w:r>
    </w:p>
  </w:comment>
  <w:comment w:id="496" w:author="Max Lindmark" w:date="2019-11-20T14:29:00Z" w:initials="ML">
    <w:p w14:paraId="0758F59F" w14:textId="1E032493" w:rsidR="006B6905" w:rsidRPr="00EE1CF3" w:rsidRDefault="006B6905">
      <w:pPr>
        <w:pStyle w:val="CommentText"/>
        <w:rPr>
          <w:lang w:val="en-GB"/>
        </w:rPr>
      </w:pPr>
      <w:r>
        <w:rPr>
          <w:rStyle w:val="CommentReference"/>
        </w:rPr>
        <w:annotationRef/>
      </w:r>
      <w:r w:rsidRPr="00EE1CF3">
        <w:rPr>
          <w:lang w:val="en-GB"/>
        </w:rPr>
        <w:t>Does this sound OK to everyone?</w:t>
      </w:r>
    </w:p>
  </w:comment>
  <w:comment w:id="497" w:author="Anna Gårdmark" w:date="2020-01-13T14:23:00Z" w:initials="AG">
    <w:p w14:paraId="6D145A93" w14:textId="43F0C9DF" w:rsidR="006B6905" w:rsidRPr="00B07A94" w:rsidRDefault="006B6905">
      <w:pPr>
        <w:pStyle w:val="CommentText"/>
        <w:rPr>
          <w:lang w:val="en-GB"/>
        </w:rPr>
      </w:pPr>
      <w:r>
        <w:rPr>
          <w:rStyle w:val="CommentReference"/>
        </w:rPr>
        <w:annotationRef/>
      </w:r>
      <w:r w:rsidRPr="00B07A94">
        <w:rPr>
          <w:lang w:val="en-GB"/>
        </w:rPr>
        <w:t>fine with me!</w:t>
      </w:r>
    </w:p>
  </w:comment>
  <w:comment w:id="498" w:author="Anna Gårdmark" w:date="2020-01-29T16:15:00Z" w:initials="AG">
    <w:p w14:paraId="71604E5D" w14:textId="1CAC2FBF" w:rsidR="006B6905" w:rsidRPr="00C33D30" w:rsidRDefault="006B6905">
      <w:pPr>
        <w:pStyle w:val="CommentText"/>
        <w:rPr>
          <w:lang w:val="en-GB"/>
        </w:rPr>
      </w:pPr>
      <w:r w:rsidRPr="00C33D30">
        <w:rPr>
          <w:lang w:val="en-GB"/>
        </w:rPr>
        <w:t>just struck me: include something</w:t>
      </w:r>
      <w:r>
        <w:rPr>
          <w:rStyle w:val="CommentReference"/>
        </w:rPr>
        <w:annotationRef/>
      </w:r>
      <w:r w:rsidRPr="00C33D30">
        <w:rPr>
          <w:lang w:val="en-GB"/>
        </w:rPr>
        <w:t xml:space="preserve"> on parameterization as well perhaps?</w:t>
      </w:r>
    </w:p>
  </w:comment>
  <w:comment w:id="499" w:author="Max Lindmark" w:date="2020-02-05T18:21:00Z" w:initials="ML">
    <w:p w14:paraId="2A33943F" w14:textId="6088C60F" w:rsidR="006B6905" w:rsidRPr="001404CC" w:rsidRDefault="006B6905">
      <w:pPr>
        <w:pStyle w:val="CommentText"/>
        <w:rPr>
          <w:lang w:val="en-US"/>
        </w:rPr>
      </w:pPr>
      <w:r>
        <w:rPr>
          <w:rStyle w:val="CommentReference"/>
        </w:rPr>
        <w:annotationRef/>
      </w:r>
      <w:proofErr w:type="gramStart"/>
      <w:r w:rsidRPr="001404CC">
        <w:rPr>
          <w:lang w:val="en-US"/>
        </w:rPr>
        <w:t>Yes</w:t>
      </w:r>
      <w:proofErr w:type="gramEnd"/>
      <w:r w:rsidRPr="001404CC">
        <w:rPr>
          <w:lang w:val="en-US"/>
        </w:rPr>
        <w:t xml:space="preserve"> that would maybe be good since we talk about code development </w:t>
      </w:r>
      <w:r>
        <w:rPr>
          <w:lang w:val="en-US"/>
        </w:rPr>
        <w:t>but not this</w:t>
      </w:r>
    </w:p>
  </w:comment>
  <w:comment w:id="501" w:author="Anna Gårdmark" w:date="2020-02-07T11:43:00Z" w:initials="AG">
    <w:p w14:paraId="2D7544E5" w14:textId="05936896" w:rsidR="006B6905" w:rsidRPr="00DF1644" w:rsidRDefault="006B6905">
      <w:pPr>
        <w:pStyle w:val="CommentText"/>
        <w:rPr>
          <w:lang w:val="en-GB"/>
        </w:rPr>
      </w:pPr>
      <w:r>
        <w:rPr>
          <w:rStyle w:val="CommentReference"/>
        </w:rPr>
        <w:annotationRef/>
      </w:r>
      <w:r w:rsidRPr="00DF1644">
        <w:rPr>
          <w:highlight w:val="yellow"/>
          <w:lang w:val="en-GB"/>
        </w:rPr>
        <w:t xml:space="preserve">the Lindmark et al </w:t>
      </w:r>
      <w:proofErr w:type="gramStart"/>
      <w:r w:rsidRPr="00DF1644">
        <w:rPr>
          <w:highlight w:val="yellow"/>
          <w:lang w:val="en-GB"/>
        </w:rPr>
        <w:t>in prep</w:t>
      </w:r>
      <w:proofErr w:type="gramEnd"/>
      <w:r w:rsidRPr="00DF1644">
        <w:rPr>
          <w:highlight w:val="yellow"/>
          <w:lang w:val="en-GB"/>
        </w:rPr>
        <w:t xml:space="preserve"> ref is missing from the list. Ned to go in (for the thesis at least!)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A360F" w15:done="0"/>
  <w15:commentEx w15:paraId="01B0D1C0" w15:paraIdParent="3CFA360F" w15:done="0"/>
  <w15:commentEx w15:paraId="2B25A0D3" w15:done="0"/>
  <w15:commentEx w15:paraId="73376CAF" w15:paraIdParent="2B25A0D3" w15:done="0"/>
  <w15:commentEx w15:paraId="722F5CE6" w15:done="0"/>
  <w15:commentEx w15:paraId="2E376FE8" w15:done="0"/>
  <w15:commentEx w15:paraId="4B7FBDB8" w15:paraIdParent="2E376FE8" w15:done="0"/>
  <w15:commentEx w15:paraId="1C7252BB" w15:paraIdParent="2E376FE8" w15:done="0"/>
  <w15:commentEx w15:paraId="26811D89" w15:paraIdParent="2E376FE8" w15:done="0"/>
  <w15:commentEx w15:paraId="56FFDFD9" w15:done="0"/>
  <w15:commentEx w15:paraId="313B657E" w15:paraIdParent="56FFDFD9" w15:done="0"/>
  <w15:commentEx w15:paraId="1A2EF796" w15:paraIdParent="56FFDFD9" w15:done="0"/>
  <w15:commentEx w15:paraId="175493C6" w15:done="0"/>
  <w15:commentEx w15:paraId="198FAF09" w15:paraIdParent="175493C6" w15:done="0"/>
  <w15:commentEx w15:paraId="6EB8A3D2" w15:done="0"/>
  <w15:commentEx w15:paraId="235A10FF" w15:done="0"/>
  <w15:commentEx w15:paraId="06CB7775" w15:paraIdParent="235A10FF" w15:done="0"/>
  <w15:commentEx w15:paraId="06CAB48D" w15:done="0"/>
  <w15:commentEx w15:paraId="6425AC0D" w15:done="0"/>
  <w15:commentEx w15:paraId="03256B74" w15:done="0"/>
  <w15:commentEx w15:paraId="53759A7A" w15:paraIdParent="03256B74" w15:done="0"/>
  <w15:commentEx w15:paraId="021319C5" w15:done="0"/>
  <w15:commentEx w15:paraId="529B66D1" w15:done="0"/>
  <w15:commentEx w15:paraId="5EE88CF3" w15:paraIdParent="529B66D1" w15:done="0"/>
  <w15:commentEx w15:paraId="3CF1D99A"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35AFA85F" w15:done="0"/>
  <w15:commentEx w15:paraId="28888BD2" w15:paraIdParent="35AFA85F" w15:done="0"/>
  <w15:commentEx w15:paraId="328629E0" w15:done="0"/>
  <w15:commentEx w15:paraId="0BCC2507" w15:paraIdParent="328629E0" w15:done="0"/>
  <w15:commentEx w15:paraId="2D138021" w15:paraIdParent="328629E0" w15:done="0"/>
  <w15:commentEx w15:paraId="5FBC7EFA" w15:done="0"/>
  <w15:commentEx w15:paraId="5488E8F1" w15:paraIdParent="5FBC7EFA" w15:done="0"/>
  <w15:commentEx w15:paraId="63E69ACF" w15:paraIdParent="5FBC7EFA" w15:done="0"/>
  <w15:commentEx w15:paraId="4E7DFABD" w15:done="0"/>
  <w15:commentEx w15:paraId="520871FB" w15:paraIdParent="4E7DFABD" w15:done="0"/>
  <w15:commentEx w15:paraId="3FD07EC1" w15:done="0"/>
  <w15:commentEx w15:paraId="6E78FEED" w15:done="0"/>
  <w15:commentEx w15:paraId="4A3695F0" w15:paraIdParent="6E78FEED" w15:done="0"/>
  <w15:commentEx w15:paraId="39547AE6" w15:done="0"/>
  <w15:commentEx w15:paraId="04750995" w15:done="0"/>
  <w15:commentEx w15:paraId="27FBED3B" w15:paraIdParent="04750995" w15:done="0"/>
  <w15:commentEx w15:paraId="20AEC617" w15:done="0"/>
  <w15:commentEx w15:paraId="45146636" w15:paraIdParent="20AEC617" w15:done="0"/>
  <w15:commentEx w15:paraId="60D38B07" w15:done="0"/>
  <w15:commentEx w15:paraId="75868CBE" w15:paraIdParent="60D38B07" w15:done="0"/>
  <w15:commentEx w15:paraId="4B8C79A3" w15:done="0"/>
  <w15:commentEx w15:paraId="279C19B5" w15:done="0"/>
  <w15:commentEx w15:paraId="6C1910E8" w15:paraIdParent="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2514F1A6" w15:paraIdParent="06F1D301" w15:done="0"/>
  <w15:commentEx w15:paraId="4536F1B6" w15:paraIdParent="06F1D301" w15:done="0"/>
  <w15:commentEx w15:paraId="3BED5579"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4B6860A9" w15:done="0"/>
  <w15:commentEx w15:paraId="40000D6C" w15:paraIdParent="4B6860A9" w15:done="0"/>
  <w15:commentEx w15:paraId="74CD18B6" w15:paraIdParent="4B6860A9" w15:done="0"/>
  <w15:commentEx w15:paraId="48E67663" w15:done="0"/>
  <w15:commentEx w15:paraId="0E6B3094" w15:done="0"/>
  <w15:commentEx w15:paraId="45FD10EF" w15:paraIdParent="0E6B3094" w15:done="0"/>
  <w15:commentEx w15:paraId="29207F21" w15:paraIdParent="0E6B3094" w15:done="0"/>
  <w15:commentEx w15:paraId="7FDE44FD" w15:paraIdParent="0E6B3094" w15:done="0"/>
  <w15:commentEx w15:paraId="4CC92067" w15:paraIdParent="0E6B3094" w15:done="0"/>
  <w15:commentEx w15:paraId="5A291AD8" w15:done="0"/>
  <w15:commentEx w15:paraId="3023FA95" w15:paraIdParent="5A291AD8" w15:done="0"/>
  <w15:commentEx w15:paraId="03925CCC" w15:done="0"/>
  <w15:commentEx w15:paraId="728CB664" w15:done="0"/>
  <w15:commentEx w15:paraId="062E17E7" w15:paraIdParent="728CB664" w15:done="0"/>
  <w15:commentEx w15:paraId="23F8AC9B" w15:done="0"/>
  <w15:commentEx w15:paraId="6F87C762" w15:done="0"/>
  <w15:commentEx w15:paraId="194E1180" w15:done="0"/>
  <w15:commentEx w15:paraId="1E6B2815" w15:done="0"/>
  <w15:commentEx w15:paraId="2094E702" w15:done="0"/>
  <w15:commentEx w15:paraId="3BAE1B8D" w15:paraIdParent="2094E702" w15:done="0"/>
  <w15:commentEx w15:paraId="1340E02A" w15:done="0"/>
  <w15:commentEx w15:paraId="035B7128" w15:paraIdParent="1340E02A" w15:done="0"/>
  <w15:commentEx w15:paraId="19A60070" w15:done="0"/>
  <w15:commentEx w15:paraId="2D3317DF" w15:done="0"/>
  <w15:commentEx w15:paraId="602C4A7A" w15:done="0"/>
  <w15:commentEx w15:paraId="0758F59F" w15:done="0"/>
  <w15:commentEx w15:paraId="6D145A93" w15:paraIdParent="0758F59F" w15:done="0"/>
  <w15:commentEx w15:paraId="71604E5D" w15:paraIdParent="0758F59F" w15:done="0"/>
  <w15:commentEx w15:paraId="2A33943F" w15:paraIdParent="0758F59F" w15:done="0"/>
  <w15:commentEx w15:paraId="2D7544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2E376FE8" w16cid:durableId="21E3F7DC"/>
  <w16cid:commentId w16cid:paraId="4B7FBDB8" w16cid:durableId="21E4273E"/>
  <w16cid:commentId w16cid:paraId="1C7252BB" w16cid:durableId="21E942CE"/>
  <w16cid:commentId w16cid:paraId="26811D89" w16cid:durableId="21E9435A"/>
  <w16cid:commentId w16cid:paraId="56FFDFD9" w16cid:durableId="21C2F39D"/>
  <w16cid:commentId w16cid:paraId="313B657E" w16cid:durableId="21D151D8"/>
  <w16cid:commentId w16cid:paraId="1A2EF796" w16cid:durableId="21D3F7FB"/>
  <w16cid:commentId w16cid:paraId="175493C6" w16cid:durableId="21E942D3"/>
  <w16cid:commentId w16cid:paraId="198FAF09" w16cid:durableId="21E9435B"/>
  <w16cid:commentId w16cid:paraId="6EB8A3D2" w16cid:durableId="21E942D5"/>
  <w16cid:commentId w16cid:paraId="235A10FF" w16cid:durableId="21E942D6"/>
  <w16cid:commentId w16cid:paraId="06CB7775" w16cid:durableId="21E943C1"/>
  <w16cid:commentId w16cid:paraId="06CAB48D" w16cid:durableId="21E9447E"/>
  <w16cid:commentId w16cid:paraId="6425AC0D" w16cid:durableId="21E9449F"/>
  <w16cid:commentId w16cid:paraId="03256B74" w16cid:durableId="21E942D7"/>
  <w16cid:commentId w16cid:paraId="53759A7A" w16cid:durableId="21E9452C"/>
  <w16cid:commentId w16cid:paraId="021319C5" w16cid:durableId="21E942DB"/>
  <w16cid:commentId w16cid:paraId="529B66D1" w16cid:durableId="21E942DC"/>
  <w16cid:commentId w16cid:paraId="5EE88CF3" w16cid:durableId="21E95BDC"/>
  <w16cid:commentId w16cid:paraId="3CF1D99A" w16cid:durableId="21E942DD"/>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35AFA85F" w16cid:durableId="21E3F7F3"/>
  <w16cid:commentId w16cid:paraId="28888BD2" w16cid:durableId="21E4010F"/>
  <w16cid:commentId w16cid:paraId="328629E0" w16cid:durableId="21E4290B"/>
  <w16cid:commentId w16cid:paraId="0BCC2507" w16cid:durableId="21E4290A"/>
  <w16cid:commentId w16cid:paraId="2D138021" w16cid:durableId="21E942E9"/>
  <w16cid:commentId w16cid:paraId="5FBC7EFA" w16cid:durableId="21D15201"/>
  <w16cid:commentId w16cid:paraId="5488E8F1" w16cid:durableId="21D16498"/>
  <w16cid:commentId w16cid:paraId="63E69ACF" w16cid:durableId="21E3F7FA"/>
  <w16cid:commentId w16cid:paraId="4E7DFABD" w16cid:durableId="21C2FCD2"/>
  <w16cid:commentId w16cid:paraId="520871FB" w16cid:durableId="21D16744"/>
  <w16cid:commentId w16cid:paraId="3FD07EC1" w16cid:durableId="21E4322E"/>
  <w16cid:commentId w16cid:paraId="6E78FEED" w16cid:durableId="21E942F5"/>
  <w16cid:commentId w16cid:paraId="4A3695F0" w16cid:durableId="21E947FA"/>
  <w16cid:commentId w16cid:paraId="39547AE6" w16cid:durableId="21E942FF"/>
  <w16cid:commentId w16cid:paraId="04750995" w16cid:durableId="21E94308"/>
  <w16cid:commentId w16cid:paraId="27FBED3B" w16cid:durableId="21E9493B"/>
  <w16cid:commentId w16cid:paraId="20AEC617" w16cid:durableId="21E94309"/>
  <w16cid:commentId w16cid:paraId="45146636" w16cid:durableId="21E94A04"/>
  <w16cid:commentId w16cid:paraId="60D38B07" w16cid:durableId="21C3022B"/>
  <w16cid:commentId w16cid:paraId="75868CBE" w16cid:durableId="21D19B8C"/>
  <w16cid:commentId w16cid:paraId="4B8C79A3" w16cid:durableId="21E94A56"/>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2514F1A6" w16cid:durableId="21E94318"/>
  <w16cid:commentId w16cid:paraId="4536F1B6" w16cid:durableId="21E94B9B"/>
  <w16cid:commentId w16cid:paraId="3BED5579" w16cid:durableId="21D1B466"/>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74CD18B6" w16cid:durableId="21E3F852"/>
  <w16cid:commentId w16cid:paraId="48E67663" w16cid:durableId="21E95DAA"/>
  <w16cid:commentId w16cid:paraId="0E6B3094" w16cid:durableId="21D1526B"/>
  <w16cid:commentId w16cid:paraId="45FD10EF" w16cid:durableId="21D1C215"/>
  <w16cid:commentId w16cid:paraId="29207F21" w16cid:durableId="21E3F858"/>
  <w16cid:commentId w16cid:paraId="7FDE44FD" w16cid:durableId="21E41921"/>
  <w16cid:commentId w16cid:paraId="4CC92067" w16cid:durableId="21E94331"/>
  <w16cid:commentId w16cid:paraId="5A291AD8" w16cid:durableId="21E94333"/>
  <w16cid:commentId w16cid:paraId="3023FA95" w16cid:durableId="21E94FB4"/>
  <w16cid:commentId w16cid:paraId="03925CCC" w16cid:durableId="21E4196B"/>
  <w16cid:commentId w16cid:paraId="728CB664" w16cid:durableId="21E94341"/>
  <w16cid:commentId w16cid:paraId="062E17E7" w16cid:durableId="21E96179"/>
  <w16cid:commentId w16cid:paraId="23F8AC9B" w16cid:durableId="21E964ED"/>
  <w16cid:commentId w16cid:paraId="6F87C762" w16cid:durableId="21E94342"/>
  <w16cid:commentId w16cid:paraId="194E1180" w16cid:durableId="21E94343"/>
  <w16cid:commentId w16cid:paraId="1E6B2815" w16cid:durableId="21E94344"/>
  <w16cid:commentId w16cid:paraId="2094E702" w16cid:durableId="21E94345"/>
  <w16cid:commentId w16cid:paraId="3BAE1B8D" w16cid:durableId="21E957C2"/>
  <w16cid:commentId w16cid:paraId="1340E02A" w16cid:durableId="21E94346"/>
  <w16cid:commentId w16cid:paraId="035B7128" w16cid:durableId="21E958F0"/>
  <w16cid:commentId w16cid:paraId="19A60070" w16cid:durableId="21E94347"/>
  <w16cid:commentId w16cid:paraId="2D3317DF" w16cid:durableId="21E94349"/>
  <w16cid:commentId w16cid:paraId="602C4A7A" w16cid:durableId="21E94354"/>
  <w16cid:commentId w16cid:paraId="0758F59F" w16cid:durableId="217FCC2E"/>
  <w16cid:commentId w16cid:paraId="6D145A93" w16cid:durableId="21D1527E"/>
  <w16cid:commentId w16cid:paraId="71604E5D" w16cid:durableId="21E3F874"/>
  <w16cid:commentId w16cid:paraId="2A33943F" w16cid:durableId="21E58618"/>
  <w16cid:commentId w16cid:paraId="2D7544E5" w16cid:durableId="21E943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14EB7" w14:textId="77777777" w:rsidR="00860883" w:rsidRDefault="00860883" w:rsidP="00B65B3A">
      <w:r>
        <w:separator/>
      </w:r>
    </w:p>
    <w:p w14:paraId="12357669" w14:textId="77777777" w:rsidR="00860883" w:rsidRDefault="00860883"/>
  </w:endnote>
  <w:endnote w:type="continuationSeparator" w:id="0">
    <w:p w14:paraId="7A558694" w14:textId="77777777" w:rsidR="00860883" w:rsidRDefault="00860883" w:rsidP="00B65B3A">
      <w:r>
        <w:continuationSeparator/>
      </w:r>
    </w:p>
    <w:p w14:paraId="3E18D29A" w14:textId="77777777" w:rsidR="00860883" w:rsidRDefault="008608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altName w:val="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8314761"/>
      <w:docPartObj>
        <w:docPartGallery w:val="Page Numbers (Bottom of Page)"/>
        <w:docPartUnique/>
      </w:docPartObj>
    </w:sdtPr>
    <w:sdtContent>
      <w:p w14:paraId="05301E73" w14:textId="6158308B" w:rsidR="006B6905" w:rsidRDefault="006B6905"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6B6905" w:rsidRDefault="006B69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456837"/>
      <w:docPartObj>
        <w:docPartGallery w:val="Page Numbers (Bottom of Page)"/>
        <w:docPartUnique/>
      </w:docPartObj>
    </w:sdtPr>
    <w:sdtContent>
      <w:p w14:paraId="69B68724" w14:textId="376C3E83" w:rsidR="006B6905" w:rsidRDefault="006B6905"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6997F54" w14:textId="77777777" w:rsidR="006B6905" w:rsidRDefault="006B6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7B05D" w14:textId="77777777" w:rsidR="00860883" w:rsidRDefault="00860883" w:rsidP="00B65B3A">
      <w:r>
        <w:separator/>
      </w:r>
    </w:p>
  </w:footnote>
  <w:footnote w:type="continuationSeparator" w:id="0">
    <w:p w14:paraId="5330DD82" w14:textId="77777777" w:rsidR="00860883" w:rsidRDefault="0086088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6B6905" w:rsidRDefault="006B6905" w:rsidP="00B65B3A">
    <w:pPr>
      <w:pStyle w:val="Header"/>
      <w:spacing w:before="240" w:after="276"/>
    </w:pPr>
  </w:p>
  <w:p w14:paraId="7D056D57" w14:textId="77777777" w:rsidR="006B6905" w:rsidRDefault="006B6905" w:rsidP="00B65B3A">
    <w:pPr>
      <w:spacing w:after="276"/>
    </w:pPr>
  </w:p>
  <w:p w14:paraId="5440A61B" w14:textId="77777777" w:rsidR="006B6905" w:rsidRDefault="006B6905"/>
  <w:p w14:paraId="4F312B41" w14:textId="77777777" w:rsidR="006B6905" w:rsidRDefault="006B69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6B6905" w:rsidRPr="00B30794" w:rsidRDefault="006B690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8"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0"/>
  </w:num>
  <w:num w:numId="4">
    <w:abstractNumId w:val="1"/>
  </w:num>
  <w:num w:numId="5">
    <w:abstractNumId w:val="4"/>
  </w:num>
  <w:num w:numId="6">
    <w:abstractNumId w:val="27"/>
  </w:num>
  <w:num w:numId="7">
    <w:abstractNumId w:val="25"/>
  </w:num>
  <w:num w:numId="8">
    <w:abstractNumId w:val="32"/>
  </w:num>
  <w:num w:numId="9">
    <w:abstractNumId w:val="2"/>
  </w:num>
  <w:num w:numId="10">
    <w:abstractNumId w:val="7"/>
  </w:num>
  <w:num w:numId="11">
    <w:abstractNumId w:val="26"/>
  </w:num>
  <w:num w:numId="12">
    <w:abstractNumId w:val="31"/>
  </w:num>
  <w:num w:numId="13">
    <w:abstractNumId w:val="22"/>
  </w:num>
  <w:num w:numId="14">
    <w:abstractNumId w:val="19"/>
  </w:num>
  <w:num w:numId="15">
    <w:abstractNumId w:val="11"/>
  </w:num>
  <w:num w:numId="16">
    <w:abstractNumId w:val="21"/>
  </w:num>
  <w:num w:numId="17">
    <w:abstractNumId w:val="13"/>
  </w:num>
  <w:num w:numId="18">
    <w:abstractNumId w:val="28"/>
  </w:num>
  <w:num w:numId="19">
    <w:abstractNumId w:val="6"/>
  </w:num>
  <w:num w:numId="20">
    <w:abstractNumId w:val="5"/>
  </w:num>
  <w:num w:numId="21">
    <w:abstractNumId w:val="10"/>
  </w:num>
  <w:num w:numId="22">
    <w:abstractNumId w:val="30"/>
  </w:num>
  <w:num w:numId="23">
    <w:abstractNumId w:val="15"/>
  </w:num>
  <w:num w:numId="24">
    <w:abstractNumId w:val="18"/>
  </w:num>
  <w:num w:numId="25">
    <w:abstractNumId w:val="14"/>
  </w:num>
  <w:num w:numId="26">
    <w:abstractNumId w:val="17"/>
  </w:num>
  <w:num w:numId="27">
    <w:abstractNumId w:val="3"/>
  </w:num>
  <w:num w:numId="28">
    <w:abstractNumId w:val="29"/>
  </w:num>
  <w:num w:numId="29">
    <w:abstractNumId w:val="23"/>
  </w:num>
  <w:num w:numId="30">
    <w:abstractNumId w:val="12"/>
  </w:num>
  <w:num w:numId="31">
    <w:abstractNumId w:val="8"/>
  </w:num>
  <w:num w:numId="32">
    <w:abstractNumId w:val="16"/>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6E7"/>
    <w:rsid w:val="00001877"/>
    <w:rsid w:val="000022F6"/>
    <w:rsid w:val="000023A4"/>
    <w:rsid w:val="000023D2"/>
    <w:rsid w:val="000023DA"/>
    <w:rsid w:val="00002429"/>
    <w:rsid w:val="000024F0"/>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663"/>
    <w:rsid w:val="00040904"/>
    <w:rsid w:val="00040B9A"/>
    <w:rsid w:val="00040E25"/>
    <w:rsid w:val="000414DF"/>
    <w:rsid w:val="00041BF5"/>
    <w:rsid w:val="00041EDA"/>
    <w:rsid w:val="00041EDC"/>
    <w:rsid w:val="00041FFB"/>
    <w:rsid w:val="000422F0"/>
    <w:rsid w:val="000424B6"/>
    <w:rsid w:val="00042E84"/>
    <w:rsid w:val="00042FAC"/>
    <w:rsid w:val="00043B30"/>
    <w:rsid w:val="00043D27"/>
    <w:rsid w:val="00043DEE"/>
    <w:rsid w:val="0004409B"/>
    <w:rsid w:val="00044519"/>
    <w:rsid w:val="00044745"/>
    <w:rsid w:val="000453CE"/>
    <w:rsid w:val="00045537"/>
    <w:rsid w:val="000455DA"/>
    <w:rsid w:val="0004560E"/>
    <w:rsid w:val="00045CFD"/>
    <w:rsid w:val="00045D9D"/>
    <w:rsid w:val="000460D1"/>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878"/>
    <w:rsid w:val="00053E8C"/>
    <w:rsid w:val="00053E90"/>
    <w:rsid w:val="000541BF"/>
    <w:rsid w:val="00054393"/>
    <w:rsid w:val="00054604"/>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3D3"/>
    <w:rsid w:val="0007093C"/>
    <w:rsid w:val="000714CA"/>
    <w:rsid w:val="00071C9D"/>
    <w:rsid w:val="00071CB0"/>
    <w:rsid w:val="00072572"/>
    <w:rsid w:val="0007273D"/>
    <w:rsid w:val="00072949"/>
    <w:rsid w:val="00072DB9"/>
    <w:rsid w:val="00072E0D"/>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77AFB"/>
    <w:rsid w:val="000800A4"/>
    <w:rsid w:val="00080490"/>
    <w:rsid w:val="00080B5D"/>
    <w:rsid w:val="00080EAC"/>
    <w:rsid w:val="00081072"/>
    <w:rsid w:val="0008130D"/>
    <w:rsid w:val="000813F3"/>
    <w:rsid w:val="000818EC"/>
    <w:rsid w:val="00081906"/>
    <w:rsid w:val="00081BAF"/>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62"/>
    <w:rsid w:val="000907BE"/>
    <w:rsid w:val="00090DCB"/>
    <w:rsid w:val="00090F90"/>
    <w:rsid w:val="00091A76"/>
    <w:rsid w:val="00091EB3"/>
    <w:rsid w:val="00092011"/>
    <w:rsid w:val="00092665"/>
    <w:rsid w:val="00092C1C"/>
    <w:rsid w:val="00093450"/>
    <w:rsid w:val="0009369F"/>
    <w:rsid w:val="000936E4"/>
    <w:rsid w:val="00093CE4"/>
    <w:rsid w:val="000943FF"/>
    <w:rsid w:val="000948DF"/>
    <w:rsid w:val="00094B07"/>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6E36"/>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5E"/>
    <w:rsid w:val="000D2D21"/>
    <w:rsid w:val="000D3239"/>
    <w:rsid w:val="000D33FC"/>
    <w:rsid w:val="000D3755"/>
    <w:rsid w:val="000D3A6B"/>
    <w:rsid w:val="000D42B7"/>
    <w:rsid w:val="000D4740"/>
    <w:rsid w:val="000D4774"/>
    <w:rsid w:val="000D570A"/>
    <w:rsid w:val="000D5B5D"/>
    <w:rsid w:val="000D5E33"/>
    <w:rsid w:val="000D63B2"/>
    <w:rsid w:val="000D66A6"/>
    <w:rsid w:val="000D6CA6"/>
    <w:rsid w:val="000D6F49"/>
    <w:rsid w:val="000D737A"/>
    <w:rsid w:val="000D7586"/>
    <w:rsid w:val="000D7625"/>
    <w:rsid w:val="000E01A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786"/>
    <w:rsid w:val="00112C00"/>
    <w:rsid w:val="0011310E"/>
    <w:rsid w:val="001133BC"/>
    <w:rsid w:val="0011358C"/>
    <w:rsid w:val="001135D7"/>
    <w:rsid w:val="00113A46"/>
    <w:rsid w:val="00113AC2"/>
    <w:rsid w:val="00113C9D"/>
    <w:rsid w:val="001140B8"/>
    <w:rsid w:val="00114319"/>
    <w:rsid w:val="00114B8A"/>
    <w:rsid w:val="0011545C"/>
    <w:rsid w:val="00115DB6"/>
    <w:rsid w:val="0011614F"/>
    <w:rsid w:val="001162C0"/>
    <w:rsid w:val="00116344"/>
    <w:rsid w:val="001168B5"/>
    <w:rsid w:val="0011697B"/>
    <w:rsid w:val="00116AEB"/>
    <w:rsid w:val="0011702F"/>
    <w:rsid w:val="00117104"/>
    <w:rsid w:val="00117194"/>
    <w:rsid w:val="001173C0"/>
    <w:rsid w:val="001174FE"/>
    <w:rsid w:val="0011756B"/>
    <w:rsid w:val="00117BF7"/>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25C6"/>
    <w:rsid w:val="001329DD"/>
    <w:rsid w:val="00132A30"/>
    <w:rsid w:val="00133480"/>
    <w:rsid w:val="00133ADB"/>
    <w:rsid w:val="001340A2"/>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3F3F"/>
    <w:rsid w:val="00144008"/>
    <w:rsid w:val="00144853"/>
    <w:rsid w:val="00144D1C"/>
    <w:rsid w:val="00144EBE"/>
    <w:rsid w:val="001455EE"/>
    <w:rsid w:val="00145ED4"/>
    <w:rsid w:val="001465C1"/>
    <w:rsid w:val="001466F4"/>
    <w:rsid w:val="0014683B"/>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82"/>
    <w:rsid w:val="001608F1"/>
    <w:rsid w:val="00160D4A"/>
    <w:rsid w:val="00160E0B"/>
    <w:rsid w:val="00161424"/>
    <w:rsid w:val="00162007"/>
    <w:rsid w:val="00162AB9"/>
    <w:rsid w:val="00162FA5"/>
    <w:rsid w:val="0016357E"/>
    <w:rsid w:val="001637B9"/>
    <w:rsid w:val="00163FD9"/>
    <w:rsid w:val="0016416C"/>
    <w:rsid w:val="001645D6"/>
    <w:rsid w:val="00164980"/>
    <w:rsid w:val="00164A0D"/>
    <w:rsid w:val="00164E85"/>
    <w:rsid w:val="00164FF9"/>
    <w:rsid w:val="001650FA"/>
    <w:rsid w:val="00165241"/>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599"/>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06D"/>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9CB"/>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689"/>
    <w:rsid w:val="001B47A9"/>
    <w:rsid w:val="001B48C5"/>
    <w:rsid w:val="001B4BD4"/>
    <w:rsid w:val="001B596A"/>
    <w:rsid w:val="001B5E5A"/>
    <w:rsid w:val="001B655E"/>
    <w:rsid w:val="001B6A4E"/>
    <w:rsid w:val="001B6EEE"/>
    <w:rsid w:val="001B7189"/>
    <w:rsid w:val="001B72EE"/>
    <w:rsid w:val="001B7440"/>
    <w:rsid w:val="001B7A5A"/>
    <w:rsid w:val="001C0230"/>
    <w:rsid w:val="001C0369"/>
    <w:rsid w:val="001C0419"/>
    <w:rsid w:val="001C0424"/>
    <w:rsid w:val="001C06E1"/>
    <w:rsid w:val="001C0E43"/>
    <w:rsid w:val="001C0F0D"/>
    <w:rsid w:val="001C14B5"/>
    <w:rsid w:val="001C157A"/>
    <w:rsid w:val="001C1B17"/>
    <w:rsid w:val="001C1E7C"/>
    <w:rsid w:val="001C234B"/>
    <w:rsid w:val="001C2828"/>
    <w:rsid w:val="001C2883"/>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AEC"/>
    <w:rsid w:val="001D5C2A"/>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170"/>
    <w:rsid w:val="001E02BF"/>
    <w:rsid w:val="001E0483"/>
    <w:rsid w:val="001E0552"/>
    <w:rsid w:val="001E05C4"/>
    <w:rsid w:val="001E077D"/>
    <w:rsid w:val="001E0A1D"/>
    <w:rsid w:val="001E0C17"/>
    <w:rsid w:val="001E1356"/>
    <w:rsid w:val="001E1C07"/>
    <w:rsid w:val="001E29CB"/>
    <w:rsid w:val="001E2DB3"/>
    <w:rsid w:val="001E2F3B"/>
    <w:rsid w:val="001E313A"/>
    <w:rsid w:val="001E348C"/>
    <w:rsid w:val="001E34F4"/>
    <w:rsid w:val="001E35DA"/>
    <w:rsid w:val="001E3763"/>
    <w:rsid w:val="001E389F"/>
    <w:rsid w:val="001E3B86"/>
    <w:rsid w:val="001E3BB3"/>
    <w:rsid w:val="001E3E71"/>
    <w:rsid w:val="001E470B"/>
    <w:rsid w:val="001E4D98"/>
    <w:rsid w:val="001E4E0E"/>
    <w:rsid w:val="001E5279"/>
    <w:rsid w:val="001E570C"/>
    <w:rsid w:val="001E5A04"/>
    <w:rsid w:val="001E5CC8"/>
    <w:rsid w:val="001E5CCD"/>
    <w:rsid w:val="001E5D49"/>
    <w:rsid w:val="001E626E"/>
    <w:rsid w:val="001E6329"/>
    <w:rsid w:val="001E69CA"/>
    <w:rsid w:val="001E6B6F"/>
    <w:rsid w:val="001E6DDC"/>
    <w:rsid w:val="001E707D"/>
    <w:rsid w:val="001E73D2"/>
    <w:rsid w:val="001E7808"/>
    <w:rsid w:val="001F0912"/>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7E8"/>
    <w:rsid w:val="001F68EA"/>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3A4"/>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324D"/>
    <w:rsid w:val="002137E8"/>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225"/>
    <w:rsid w:val="002375D8"/>
    <w:rsid w:val="00237659"/>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1FA6"/>
    <w:rsid w:val="0026206A"/>
    <w:rsid w:val="002624DA"/>
    <w:rsid w:val="00262530"/>
    <w:rsid w:val="00262601"/>
    <w:rsid w:val="002628FC"/>
    <w:rsid w:val="002634F7"/>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76"/>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574"/>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538"/>
    <w:rsid w:val="002B7BDF"/>
    <w:rsid w:val="002B7CFB"/>
    <w:rsid w:val="002C0459"/>
    <w:rsid w:val="002C0486"/>
    <w:rsid w:val="002C0CDA"/>
    <w:rsid w:val="002C0EE7"/>
    <w:rsid w:val="002C0F96"/>
    <w:rsid w:val="002C1372"/>
    <w:rsid w:val="002C1624"/>
    <w:rsid w:val="002C1C66"/>
    <w:rsid w:val="002C1EE3"/>
    <w:rsid w:val="002C2804"/>
    <w:rsid w:val="002C2AE9"/>
    <w:rsid w:val="002C2B77"/>
    <w:rsid w:val="002C2C91"/>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529"/>
    <w:rsid w:val="002C7952"/>
    <w:rsid w:val="002C797D"/>
    <w:rsid w:val="002C7A82"/>
    <w:rsid w:val="002D032D"/>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1"/>
    <w:rsid w:val="00301973"/>
    <w:rsid w:val="00301A9A"/>
    <w:rsid w:val="00301C1C"/>
    <w:rsid w:val="003022FE"/>
    <w:rsid w:val="003027FF"/>
    <w:rsid w:val="00302883"/>
    <w:rsid w:val="00302B56"/>
    <w:rsid w:val="00302CAD"/>
    <w:rsid w:val="00303C2C"/>
    <w:rsid w:val="00303DD5"/>
    <w:rsid w:val="00303FF2"/>
    <w:rsid w:val="00304539"/>
    <w:rsid w:val="00304EA5"/>
    <w:rsid w:val="00304F60"/>
    <w:rsid w:val="00305996"/>
    <w:rsid w:val="003059A3"/>
    <w:rsid w:val="00305A15"/>
    <w:rsid w:val="003067F7"/>
    <w:rsid w:val="00306B58"/>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E4"/>
    <w:rsid w:val="00317AF7"/>
    <w:rsid w:val="00317F11"/>
    <w:rsid w:val="003206BD"/>
    <w:rsid w:val="0032098A"/>
    <w:rsid w:val="00320BA8"/>
    <w:rsid w:val="00320E8D"/>
    <w:rsid w:val="00321033"/>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1C5"/>
    <w:rsid w:val="00326C3B"/>
    <w:rsid w:val="00327574"/>
    <w:rsid w:val="00327DD7"/>
    <w:rsid w:val="00327E8C"/>
    <w:rsid w:val="0033018F"/>
    <w:rsid w:val="003309E8"/>
    <w:rsid w:val="00330F5F"/>
    <w:rsid w:val="00330F69"/>
    <w:rsid w:val="00331809"/>
    <w:rsid w:val="003318EF"/>
    <w:rsid w:val="00331B96"/>
    <w:rsid w:val="00331CFB"/>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680"/>
    <w:rsid w:val="00335C40"/>
    <w:rsid w:val="00336383"/>
    <w:rsid w:val="00336425"/>
    <w:rsid w:val="00336454"/>
    <w:rsid w:val="0033653E"/>
    <w:rsid w:val="00336842"/>
    <w:rsid w:val="003368A0"/>
    <w:rsid w:val="00337757"/>
    <w:rsid w:val="00337A1B"/>
    <w:rsid w:val="00337E32"/>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5B8"/>
    <w:rsid w:val="00351651"/>
    <w:rsid w:val="00351AF0"/>
    <w:rsid w:val="00351D0F"/>
    <w:rsid w:val="003520F4"/>
    <w:rsid w:val="0035218C"/>
    <w:rsid w:val="00352F0C"/>
    <w:rsid w:val="0035370D"/>
    <w:rsid w:val="003537FA"/>
    <w:rsid w:val="00353DB7"/>
    <w:rsid w:val="003549A9"/>
    <w:rsid w:val="00354C69"/>
    <w:rsid w:val="00354E09"/>
    <w:rsid w:val="00355384"/>
    <w:rsid w:val="00355603"/>
    <w:rsid w:val="00355A2A"/>
    <w:rsid w:val="00355E8C"/>
    <w:rsid w:val="0035652B"/>
    <w:rsid w:val="00356566"/>
    <w:rsid w:val="00356CBE"/>
    <w:rsid w:val="00357557"/>
    <w:rsid w:val="0035766C"/>
    <w:rsid w:val="0036048A"/>
    <w:rsid w:val="003607CD"/>
    <w:rsid w:val="00360BDE"/>
    <w:rsid w:val="00360CBD"/>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692"/>
    <w:rsid w:val="00364A9D"/>
    <w:rsid w:val="00364AF2"/>
    <w:rsid w:val="00364B9D"/>
    <w:rsid w:val="00364C66"/>
    <w:rsid w:val="003659B9"/>
    <w:rsid w:val="00366274"/>
    <w:rsid w:val="00366343"/>
    <w:rsid w:val="0036671A"/>
    <w:rsid w:val="00366B59"/>
    <w:rsid w:val="0036706C"/>
    <w:rsid w:val="003670B2"/>
    <w:rsid w:val="003670FB"/>
    <w:rsid w:val="00367170"/>
    <w:rsid w:val="00367440"/>
    <w:rsid w:val="003678D8"/>
    <w:rsid w:val="00367D1F"/>
    <w:rsid w:val="00367D58"/>
    <w:rsid w:val="00367F96"/>
    <w:rsid w:val="0037063E"/>
    <w:rsid w:val="00370AC9"/>
    <w:rsid w:val="00370B96"/>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57E"/>
    <w:rsid w:val="0039587F"/>
    <w:rsid w:val="0039592A"/>
    <w:rsid w:val="00395D01"/>
    <w:rsid w:val="00395DB7"/>
    <w:rsid w:val="00395DC0"/>
    <w:rsid w:val="003964BF"/>
    <w:rsid w:val="003964CA"/>
    <w:rsid w:val="00396605"/>
    <w:rsid w:val="00396C18"/>
    <w:rsid w:val="00397157"/>
    <w:rsid w:val="003975CD"/>
    <w:rsid w:val="00397B0B"/>
    <w:rsid w:val="00397FE0"/>
    <w:rsid w:val="003A014A"/>
    <w:rsid w:val="003A0674"/>
    <w:rsid w:val="003A0B56"/>
    <w:rsid w:val="003A0FA9"/>
    <w:rsid w:val="003A114D"/>
    <w:rsid w:val="003A1295"/>
    <w:rsid w:val="003A2C80"/>
    <w:rsid w:val="003A2D1A"/>
    <w:rsid w:val="003A3244"/>
    <w:rsid w:val="003A3853"/>
    <w:rsid w:val="003A3CEF"/>
    <w:rsid w:val="003A3FE3"/>
    <w:rsid w:val="003A4285"/>
    <w:rsid w:val="003A4C07"/>
    <w:rsid w:val="003A4C56"/>
    <w:rsid w:val="003A4E85"/>
    <w:rsid w:val="003A503E"/>
    <w:rsid w:val="003A5378"/>
    <w:rsid w:val="003A5BAA"/>
    <w:rsid w:val="003A5DCB"/>
    <w:rsid w:val="003A5FA1"/>
    <w:rsid w:val="003A6058"/>
    <w:rsid w:val="003A61ED"/>
    <w:rsid w:val="003A6347"/>
    <w:rsid w:val="003A64E5"/>
    <w:rsid w:val="003A6511"/>
    <w:rsid w:val="003A65FB"/>
    <w:rsid w:val="003A6B64"/>
    <w:rsid w:val="003A7450"/>
    <w:rsid w:val="003A74C5"/>
    <w:rsid w:val="003A7922"/>
    <w:rsid w:val="003A7AD9"/>
    <w:rsid w:val="003A7CDF"/>
    <w:rsid w:val="003A7CF7"/>
    <w:rsid w:val="003B04CF"/>
    <w:rsid w:val="003B094E"/>
    <w:rsid w:val="003B09A3"/>
    <w:rsid w:val="003B0B89"/>
    <w:rsid w:val="003B0C9A"/>
    <w:rsid w:val="003B0DCE"/>
    <w:rsid w:val="003B0F67"/>
    <w:rsid w:val="003B10E7"/>
    <w:rsid w:val="003B15B1"/>
    <w:rsid w:val="003B1BBB"/>
    <w:rsid w:val="003B1C93"/>
    <w:rsid w:val="003B21BC"/>
    <w:rsid w:val="003B2798"/>
    <w:rsid w:val="003B28D7"/>
    <w:rsid w:val="003B2C18"/>
    <w:rsid w:val="003B2C76"/>
    <w:rsid w:val="003B2C8F"/>
    <w:rsid w:val="003B2F68"/>
    <w:rsid w:val="003B371B"/>
    <w:rsid w:val="003B3D38"/>
    <w:rsid w:val="003B3E8A"/>
    <w:rsid w:val="003B40A0"/>
    <w:rsid w:val="003B4AA5"/>
    <w:rsid w:val="003B4C52"/>
    <w:rsid w:val="003B4CBA"/>
    <w:rsid w:val="003B4CC4"/>
    <w:rsid w:val="003B54DB"/>
    <w:rsid w:val="003B58FC"/>
    <w:rsid w:val="003B6452"/>
    <w:rsid w:val="003B6677"/>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446"/>
    <w:rsid w:val="003D2A41"/>
    <w:rsid w:val="003D2C23"/>
    <w:rsid w:val="003D2E4A"/>
    <w:rsid w:val="003D2E62"/>
    <w:rsid w:val="003D303E"/>
    <w:rsid w:val="003D38DE"/>
    <w:rsid w:val="003D3D93"/>
    <w:rsid w:val="003D4442"/>
    <w:rsid w:val="003D479E"/>
    <w:rsid w:val="003D47EC"/>
    <w:rsid w:val="003D496E"/>
    <w:rsid w:val="003D4C0A"/>
    <w:rsid w:val="003D4D8C"/>
    <w:rsid w:val="003D51F7"/>
    <w:rsid w:val="003D5231"/>
    <w:rsid w:val="003D5B34"/>
    <w:rsid w:val="003D5C29"/>
    <w:rsid w:val="003D5D44"/>
    <w:rsid w:val="003D5E5B"/>
    <w:rsid w:val="003D634A"/>
    <w:rsid w:val="003D63B7"/>
    <w:rsid w:val="003D66C9"/>
    <w:rsid w:val="003D66FA"/>
    <w:rsid w:val="003D6A7D"/>
    <w:rsid w:val="003D6BAD"/>
    <w:rsid w:val="003D6C72"/>
    <w:rsid w:val="003D6E5A"/>
    <w:rsid w:val="003D6FF4"/>
    <w:rsid w:val="003D7199"/>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566"/>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675"/>
    <w:rsid w:val="00413446"/>
    <w:rsid w:val="00413508"/>
    <w:rsid w:val="004136D3"/>
    <w:rsid w:val="00413F1B"/>
    <w:rsid w:val="00414023"/>
    <w:rsid w:val="00414565"/>
    <w:rsid w:val="00414667"/>
    <w:rsid w:val="00414730"/>
    <w:rsid w:val="0041499B"/>
    <w:rsid w:val="00414B34"/>
    <w:rsid w:val="004154AF"/>
    <w:rsid w:val="00415908"/>
    <w:rsid w:val="00415BA8"/>
    <w:rsid w:val="0041662B"/>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3F7E"/>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6383"/>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D6F"/>
    <w:rsid w:val="00442058"/>
    <w:rsid w:val="004420B6"/>
    <w:rsid w:val="004421D9"/>
    <w:rsid w:val="004422B3"/>
    <w:rsid w:val="0044249D"/>
    <w:rsid w:val="004426CD"/>
    <w:rsid w:val="004426FE"/>
    <w:rsid w:val="00442FF7"/>
    <w:rsid w:val="00443152"/>
    <w:rsid w:val="00443601"/>
    <w:rsid w:val="00443892"/>
    <w:rsid w:val="00443984"/>
    <w:rsid w:val="00444600"/>
    <w:rsid w:val="0044491F"/>
    <w:rsid w:val="00444C55"/>
    <w:rsid w:val="00444CD6"/>
    <w:rsid w:val="00445581"/>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728"/>
    <w:rsid w:val="004648EB"/>
    <w:rsid w:val="00464959"/>
    <w:rsid w:val="00464BD9"/>
    <w:rsid w:val="00464D33"/>
    <w:rsid w:val="00465023"/>
    <w:rsid w:val="004650D2"/>
    <w:rsid w:val="004650EB"/>
    <w:rsid w:val="004653CA"/>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3E4"/>
    <w:rsid w:val="00474414"/>
    <w:rsid w:val="00474587"/>
    <w:rsid w:val="0047473D"/>
    <w:rsid w:val="004747A0"/>
    <w:rsid w:val="0047497D"/>
    <w:rsid w:val="00474B82"/>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1534"/>
    <w:rsid w:val="004817FB"/>
    <w:rsid w:val="00481D8A"/>
    <w:rsid w:val="004822DC"/>
    <w:rsid w:val="004822F7"/>
    <w:rsid w:val="00482838"/>
    <w:rsid w:val="00482C9D"/>
    <w:rsid w:val="00482CCE"/>
    <w:rsid w:val="00482D0E"/>
    <w:rsid w:val="00482F12"/>
    <w:rsid w:val="00483373"/>
    <w:rsid w:val="00483973"/>
    <w:rsid w:val="00483AA3"/>
    <w:rsid w:val="00483AF3"/>
    <w:rsid w:val="00483D52"/>
    <w:rsid w:val="00483D80"/>
    <w:rsid w:val="00483EB0"/>
    <w:rsid w:val="0048406B"/>
    <w:rsid w:val="00484A9A"/>
    <w:rsid w:val="0048505E"/>
    <w:rsid w:val="004850C3"/>
    <w:rsid w:val="00485AE6"/>
    <w:rsid w:val="004862D6"/>
    <w:rsid w:val="00486572"/>
    <w:rsid w:val="004868AD"/>
    <w:rsid w:val="00486A97"/>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D0C"/>
    <w:rsid w:val="004A2E87"/>
    <w:rsid w:val="004A3478"/>
    <w:rsid w:val="004A3903"/>
    <w:rsid w:val="004A3B1D"/>
    <w:rsid w:val="004A44A9"/>
    <w:rsid w:val="004A473B"/>
    <w:rsid w:val="004A4834"/>
    <w:rsid w:val="004A4D36"/>
    <w:rsid w:val="004A5020"/>
    <w:rsid w:val="004A5306"/>
    <w:rsid w:val="004A5EAD"/>
    <w:rsid w:val="004A697B"/>
    <w:rsid w:val="004A6BB2"/>
    <w:rsid w:val="004A6D04"/>
    <w:rsid w:val="004A6E6D"/>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19"/>
    <w:rsid w:val="004B76BA"/>
    <w:rsid w:val="004B78C7"/>
    <w:rsid w:val="004B7A2A"/>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A17"/>
    <w:rsid w:val="004D6C5E"/>
    <w:rsid w:val="004D6D7F"/>
    <w:rsid w:val="004D723D"/>
    <w:rsid w:val="004D7DD3"/>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780D"/>
    <w:rsid w:val="004E79B4"/>
    <w:rsid w:val="004E7E45"/>
    <w:rsid w:val="004E7FBD"/>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500454"/>
    <w:rsid w:val="00500C4D"/>
    <w:rsid w:val="005012F6"/>
    <w:rsid w:val="00501F07"/>
    <w:rsid w:val="00501FDD"/>
    <w:rsid w:val="0050215F"/>
    <w:rsid w:val="00502524"/>
    <w:rsid w:val="0050296E"/>
    <w:rsid w:val="0050307F"/>
    <w:rsid w:val="0050387A"/>
    <w:rsid w:val="00503B23"/>
    <w:rsid w:val="00503CA2"/>
    <w:rsid w:val="00503CED"/>
    <w:rsid w:val="00503FC4"/>
    <w:rsid w:val="00504128"/>
    <w:rsid w:val="00504973"/>
    <w:rsid w:val="00505108"/>
    <w:rsid w:val="00505276"/>
    <w:rsid w:val="0050528F"/>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B82"/>
    <w:rsid w:val="00513C4D"/>
    <w:rsid w:val="00513E2F"/>
    <w:rsid w:val="00513F06"/>
    <w:rsid w:val="005146B8"/>
    <w:rsid w:val="00514A57"/>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CF2"/>
    <w:rsid w:val="00530043"/>
    <w:rsid w:val="0053025F"/>
    <w:rsid w:val="00530717"/>
    <w:rsid w:val="005308F5"/>
    <w:rsid w:val="00530A7E"/>
    <w:rsid w:val="0053124B"/>
    <w:rsid w:val="00531506"/>
    <w:rsid w:val="00531839"/>
    <w:rsid w:val="005319A1"/>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74B"/>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BF"/>
    <w:rsid w:val="00556D69"/>
    <w:rsid w:val="00556F4D"/>
    <w:rsid w:val="0055706D"/>
    <w:rsid w:val="00557AA8"/>
    <w:rsid w:val="00557C66"/>
    <w:rsid w:val="0056030E"/>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808"/>
    <w:rsid w:val="00563949"/>
    <w:rsid w:val="00563A43"/>
    <w:rsid w:val="00563E39"/>
    <w:rsid w:val="005646A7"/>
    <w:rsid w:val="005646D4"/>
    <w:rsid w:val="00564A18"/>
    <w:rsid w:val="00564A5F"/>
    <w:rsid w:val="00564B5D"/>
    <w:rsid w:val="00564B99"/>
    <w:rsid w:val="005652E4"/>
    <w:rsid w:val="005655A4"/>
    <w:rsid w:val="00565774"/>
    <w:rsid w:val="00565B11"/>
    <w:rsid w:val="00565BC0"/>
    <w:rsid w:val="00565C23"/>
    <w:rsid w:val="00565D21"/>
    <w:rsid w:val="0056650A"/>
    <w:rsid w:val="00566966"/>
    <w:rsid w:val="00566AEA"/>
    <w:rsid w:val="00566CA2"/>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9E9"/>
    <w:rsid w:val="00577D1D"/>
    <w:rsid w:val="00577EF9"/>
    <w:rsid w:val="005800F8"/>
    <w:rsid w:val="005801C6"/>
    <w:rsid w:val="00580E53"/>
    <w:rsid w:val="005813FD"/>
    <w:rsid w:val="005816D6"/>
    <w:rsid w:val="00581707"/>
    <w:rsid w:val="00581C57"/>
    <w:rsid w:val="00581F09"/>
    <w:rsid w:val="00581F9D"/>
    <w:rsid w:val="005820B3"/>
    <w:rsid w:val="005824E5"/>
    <w:rsid w:val="005827EE"/>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71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0AEC"/>
    <w:rsid w:val="00591185"/>
    <w:rsid w:val="00591280"/>
    <w:rsid w:val="005914C8"/>
    <w:rsid w:val="005916C0"/>
    <w:rsid w:val="0059177F"/>
    <w:rsid w:val="005918CE"/>
    <w:rsid w:val="00591AFD"/>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74A"/>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79"/>
    <w:rsid w:val="005A5090"/>
    <w:rsid w:val="005A51D8"/>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77"/>
    <w:rsid w:val="005B25CB"/>
    <w:rsid w:val="005B2713"/>
    <w:rsid w:val="005B27DA"/>
    <w:rsid w:val="005B29A6"/>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6B62"/>
    <w:rsid w:val="005B720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2F91"/>
    <w:rsid w:val="005C3786"/>
    <w:rsid w:val="005C3C48"/>
    <w:rsid w:val="005C3CCE"/>
    <w:rsid w:val="005C3D24"/>
    <w:rsid w:val="005C4904"/>
    <w:rsid w:val="005C4A53"/>
    <w:rsid w:val="005C4AC8"/>
    <w:rsid w:val="005C4B7C"/>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E17"/>
    <w:rsid w:val="005D1202"/>
    <w:rsid w:val="005D15A6"/>
    <w:rsid w:val="005D15EE"/>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501"/>
    <w:rsid w:val="00614503"/>
    <w:rsid w:val="00614596"/>
    <w:rsid w:val="00614B1D"/>
    <w:rsid w:val="00614B64"/>
    <w:rsid w:val="00614BC1"/>
    <w:rsid w:val="00614E03"/>
    <w:rsid w:val="00614EF6"/>
    <w:rsid w:val="006151CD"/>
    <w:rsid w:val="00615A9F"/>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B76"/>
    <w:rsid w:val="00624EE4"/>
    <w:rsid w:val="006250A0"/>
    <w:rsid w:val="00625218"/>
    <w:rsid w:val="0062561E"/>
    <w:rsid w:val="00625648"/>
    <w:rsid w:val="00625992"/>
    <w:rsid w:val="00625ADE"/>
    <w:rsid w:val="00625C62"/>
    <w:rsid w:val="006261DB"/>
    <w:rsid w:val="006262D8"/>
    <w:rsid w:val="006267BC"/>
    <w:rsid w:val="00626A25"/>
    <w:rsid w:val="00626B39"/>
    <w:rsid w:val="00627661"/>
    <w:rsid w:val="00627C08"/>
    <w:rsid w:val="006301AD"/>
    <w:rsid w:val="006301CF"/>
    <w:rsid w:val="006309CE"/>
    <w:rsid w:val="00630DAE"/>
    <w:rsid w:val="006311D3"/>
    <w:rsid w:val="006318DB"/>
    <w:rsid w:val="00631D2D"/>
    <w:rsid w:val="006323DC"/>
    <w:rsid w:val="00632742"/>
    <w:rsid w:val="00632A2E"/>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23AA"/>
    <w:rsid w:val="0064303E"/>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5"/>
    <w:rsid w:val="006560BA"/>
    <w:rsid w:val="00656170"/>
    <w:rsid w:val="006563A7"/>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F6"/>
    <w:rsid w:val="006740DE"/>
    <w:rsid w:val="00674436"/>
    <w:rsid w:val="00674B63"/>
    <w:rsid w:val="00674CBD"/>
    <w:rsid w:val="00674D7C"/>
    <w:rsid w:val="00674ECE"/>
    <w:rsid w:val="00674F4F"/>
    <w:rsid w:val="006753D1"/>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009"/>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B87"/>
    <w:rsid w:val="00697BF7"/>
    <w:rsid w:val="00697D1F"/>
    <w:rsid w:val="00697E1B"/>
    <w:rsid w:val="00697E2B"/>
    <w:rsid w:val="006A024A"/>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4C"/>
    <w:rsid w:val="006A4861"/>
    <w:rsid w:val="006A5A9A"/>
    <w:rsid w:val="006A5AE0"/>
    <w:rsid w:val="006A5F29"/>
    <w:rsid w:val="006A645E"/>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51A2"/>
    <w:rsid w:val="006B599D"/>
    <w:rsid w:val="006B5A4A"/>
    <w:rsid w:val="006B5CD1"/>
    <w:rsid w:val="006B60EF"/>
    <w:rsid w:val="006B6186"/>
    <w:rsid w:val="006B61BC"/>
    <w:rsid w:val="006B634F"/>
    <w:rsid w:val="006B6787"/>
    <w:rsid w:val="006B6874"/>
    <w:rsid w:val="006B6905"/>
    <w:rsid w:val="006B694D"/>
    <w:rsid w:val="006B69CE"/>
    <w:rsid w:val="006B70B3"/>
    <w:rsid w:val="006B717F"/>
    <w:rsid w:val="006B725F"/>
    <w:rsid w:val="006B7512"/>
    <w:rsid w:val="006B7714"/>
    <w:rsid w:val="006B77B9"/>
    <w:rsid w:val="006B7A5F"/>
    <w:rsid w:val="006B7EF9"/>
    <w:rsid w:val="006C026F"/>
    <w:rsid w:val="006C05F5"/>
    <w:rsid w:val="006C07EC"/>
    <w:rsid w:val="006C0AC9"/>
    <w:rsid w:val="006C11E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D7EE0"/>
    <w:rsid w:val="006E09E7"/>
    <w:rsid w:val="006E1092"/>
    <w:rsid w:val="006E1345"/>
    <w:rsid w:val="006E14D3"/>
    <w:rsid w:val="006E235A"/>
    <w:rsid w:val="006E2617"/>
    <w:rsid w:val="006E2951"/>
    <w:rsid w:val="006E2A4C"/>
    <w:rsid w:val="006E2F59"/>
    <w:rsid w:val="006E37FE"/>
    <w:rsid w:val="006E3E0F"/>
    <w:rsid w:val="006E3E32"/>
    <w:rsid w:val="006E3ED5"/>
    <w:rsid w:val="006E4110"/>
    <w:rsid w:val="006E4830"/>
    <w:rsid w:val="006E4DDE"/>
    <w:rsid w:val="006E4F82"/>
    <w:rsid w:val="006E533B"/>
    <w:rsid w:val="006E53CA"/>
    <w:rsid w:val="006E572A"/>
    <w:rsid w:val="006E5910"/>
    <w:rsid w:val="006E5D16"/>
    <w:rsid w:val="006E6356"/>
    <w:rsid w:val="006E7834"/>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827"/>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1CB0"/>
    <w:rsid w:val="007220C1"/>
    <w:rsid w:val="007221B5"/>
    <w:rsid w:val="007224EB"/>
    <w:rsid w:val="007225AC"/>
    <w:rsid w:val="0072260E"/>
    <w:rsid w:val="0072288B"/>
    <w:rsid w:val="00722ACE"/>
    <w:rsid w:val="00722B31"/>
    <w:rsid w:val="00722D33"/>
    <w:rsid w:val="00722F81"/>
    <w:rsid w:val="00723066"/>
    <w:rsid w:val="007230FB"/>
    <w:rsid w:val="0072360D"/>
    <w:rsid w:val="00723B1E"/>
    <w:rsid w:val="0072422F"/>
    <w:rsid w:val="00724DE2"/>
    <w:rsid w:val="0072545B"/>
    <w:rsid w:val="00725FD7"/>
    <w:rsid w:val="00726289"/>
    <w:rsid w:val="0072651F"/>
    <w:rsid w:val="007265AC"/>
    <w:rsid w:val="007268EE"/>
    <w:rsid w:val="00726A7C"/>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92"/>
    <w:rsid w:val="007322F8"/>
    <w:rsid w:val="007323AD"/>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222"/>
    <w:rsid w:val="00744408"/>
    <w:rsid w:val="00744601"/>
    <w:rsid w:val="0074562F"/>
    <w:rsid w:val="00745928"/>
    <w:rsid w:val="00745C69"/>
    <w:rsid w:val="00745CE1"/>
    <w:rsid w:val="00745D1F"/>
    <w:rsid w:val="00745DED"/>
    <w:rsid w:val="00745E68"/>
    <w:rsid w:val="007460C5"/>
    <w:rsid w:val="0074611E"/>
    <w:rsid w:val="00746212"/>
    <w:rsid w:val="00746C9F"/>
    <w:rsid w:val="00746D1B"/>
    <w:rsid w:val="00746D81"/>
    <w:rsid w:val="00747041"/>
    <w:rsid w:val="00747A1B"/>
    <w:rsid w:val="00750922"/>
    <w:rsid w:val="00750ED7"/>
    <w:rsid w:val="0075141B"/>
    <w:rsid w:val="007514FF"/>
    <w:rsid w:val="00751841"/>
    <w:rsid w:val="00751AA7"/>
    <w:rsid w:val="00751B4F"/>
    <w:rsid w:val="007521A0"/>
    <w:rsid w:val="00752641"/>
    <w:rsid w:val="007526D7"/>
    <w:rsid w:val="00752BBB"/>
    <w:rsid w:val="00752D69"/>
    <w:rsid w:val="00752FEB"/>
    <w:rsid w:val="00753159"/>
    <w:rsid w:val="00753533"/>
    <w:rsid w:val="0075366C"/>
    <w:rsid w:val="00753ECF"/>
    <w:rsid w:val="0075420C"/>
    <w:rsid w:val="007548CB"/>
    <w:rsid w:val="00754E22"/>
    <w:rsid w:val="007554EA"/>
    <w:rsid w:val="0075570F"/>
    <w:rsid w:val="0075595B"/>
    <w:rsid w:val="00755F3C"/>
    <w:rsid w:val="00756096"/>
    <w:rsid w:val="00756356"/>
    <w:rsid w:val="00756361"/>
    <w:rsid w:val="0075677A"/>
    <w:rsid w:val="0075688E"/>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5D0C"/>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A24"/>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C2D"/>
    <w:rsid w:val="00787D1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170"/>
    <w:rsid w:val="007B0479"/>
    <w:rsid w:val="007B0AFD"/>
    <w:rsid w:val="007B102C"/>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C7ADA"/>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BE"/>
    <w:rsid w:val="007E1692"/>
    <w:rsid w:val="007E16AE"/>
    <w:rsid w:val="007E1A58"/>
    <w:rsid w:val="007E1E3C"/>
    <w:rsid w:val="007E1E81"/>
    <w:rsid w:val="007E2020"/>
    <w:rsid w:val="007E20A6"/>
    <w:rsid w:val="007E2224"/>
    <w:rsid w:val="007E226C"/>
    <w:rsid w:val="007E2616"/>
    <w:rsid w:val="007E2624"/>
    <w:rsid w:val="007E272D"/>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9"/>
    <w:rsid w:val="007F0F7B"/>
    <w:rsid w:val="007F123E"/>
    <w:rsid w:val="007F1521"/>
    <w:rsid w:val="007F1677"/>
    <w:rsid w:val="007F1B47"/>
    <w:rsid w:val="007F2018"/>
    <w:rsid w:val="007F2107"/>
    <w:rsid w:val="007F244D"/>
    <w:rsid w:val="007F277F"/>
    <w:rsid w:val="007F2911"/>
    <w:rsid w:val="007F2B0B"/>
    <w:rsid w:val="007F2BD5"/>
    <w:rsid w:val="007F3399"/>
    <w:rsid w:val="007F385E"/>
    <w:rsid w:val="007F3BEE"/>
    <w:rsid w:val="007F3D4A"/>
    <w:rsid w:val="007F3E50"/>
    <w:rsid w:val="007F3F68"/>
    <w:rsid w:val="007F4479"/>
    <w:rsid w:val="007F468A"/>
    <w:rsid w:val="007F4946"/>
    <w:rsid w:val="007F4947"/>
    <w:rsid w:val="007F5255"/>
    <w:rsid w:val="007F52FC"/>
    <w:rsid w:val="007F597E"/>
    <w:rsid w:val="007F610A"/>
    <w:rsid w:val="007F680C"/>
    <w:rsid w:val="007F6850"/>
    <w:rsid w:val="007F6ABE"/>
    <w:rsid w:val="007F6B6A"/>
    <w:rsid w:val="007F6C86"/>
    <w:rsid w:val="007F6D10"/>
    <w:rsid w:val="007F6F9B"/>
    <w:rsid w:val="007F6FE4"/>
    <w:rsid w:val="007F750F"/>
    <w:rsid w:val="007F7D45"/>
    <w:rsid w:val="007F7E70"/>
    <w:rsid w:val="007F7E88"/>
    <w:rsid w:val="007F7F60"/>
    <w:rsid w:val="0080056F"/>
    <w:rsid w:val="00800BF6"/>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EA5"/>
    <w:rsid w:val="00805FB5"/>
    <w:rsid w:val="00806638"/>
    <w:rsid w:val="0080677B"/>
    <w:rsid w:val="00807195"/>
    <w:rsid w:val="00807302"/>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57A2"/>
    <w:rsid w:val="0082655E"/>
    <w:rsid w:val="00826918"/>
    <w:rsid w:val="008269D1"/>
    <w:rsid w:val="00826EB3"/>
    <w:rsid w:val="008273DC"/>
    <w:rsid w:val="0082746B"/>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8B5"/>
    <w:rsid w:val="00836D89"/>
    <w:rsid w:val="00836E8F"/>
    <w:rsid w:val="0083722E"/>
    <w:rsid w:val="00837235"/>
    <w:rsid w:val="00837351"/>
    <w:rsid w:val="008373CB"/>
    <w:rsid w:val="008374EE"/>
    <w:rsid w:val="00837581"/>
    <w:rsid w:val="008377C0"/>
    <w:rsid w:val="00837AFF"/>
    <w:rsid w:val="008402F9"/>
    <w:rsid w:val="00840648"/>
    <w:rsid w:val="00840ADB"/>
    <w:rsid w:val="00840D96"/>
    <w:rsid w:val="00840F5A"/>
    <w:rsid w:val="008411D5"/>
    <w:rsid w:val="0084126C"/>
    <w:rsid w:val="00841E35"/>
    <w:rsid w:val="00842019"/>
    <w:rsid w:val="0084216C"/>
    <w:rsid w:val="0084295B"/>
    <w:rsid w:val="008429EC"/>
    <w:rsid w:val="00842B76"/>
    <w:rsid w:val="008431DB"/>
    <w:rsid w:val="008433BC"/>
    <w:rsid w:val="00843427"/>
    <w:rsid w:val="0084353D"/>
    <w:rsid w:val="00843760"/>
    <w:rsid w:val="00843A60"/>
    <w:rsid w:val="00843DEB"/>
    <w:rsid w:val="00843EA7"/>
    <w:rsid w:val="008441A2"/>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4A2"/>
    <w:rsid w:val="008509BA"/>
    <w:rsid w:val="00851220"/>
    <w:rsid w:val="00851547"/>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88E"/>
    <w:rsid w:val="00856DA0"/>
    <w:rsid w:val="00857159"/>
    <w:rsid w:val="008571FC"/>
    <w:rsid w:val="00857B0D"/>
    <w:rsid w:val="00857D68"/>
    <w:rsid w:val="00857FFB"/>
    <w:rsid w:val="008602E5"/>
    <w:rsid w:val="008603E1"/>
    <w:rsid w:val="00860641"/>
    <w:rsid w:val="00860673"/>
    <w:rsid w:val="0086088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AA1"/>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617"/>
    <w:rsid w:val="00876BB5"/>
    <w:rsid w:val="008770F8"/>
    <w:rsid w:val="00877B06"/>
    <w:rsid w:val="00877B8D"/>
    <w:rsid w:val="00877E86"/>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F39"/>
    <w:rsid w:val="0088321B"/>
    <w:rsid w:val="00883452"/>
    <w:rsid w:val="00883529"/>
    <w:rsid w:val="008838CC"/>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182"/>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01E"/>
    <w:rsid w:val="0089518D"/>
    <w:rsid w:val="008956B7"/>
    <w:rsid w:val="00895E3F"/>
    <w:rsid w:val="00896C0C"/>
    <w:rsid w:val="0089707F"/>
    <w:rsid w:val="00897082"/>
    <w:rsid w:val="008973A8"/>
    <w:rsid w:val="00897404"/>
    <w:rsid w:val="0089765C"/>
    <w:rsid w:val="00897735"/>
    <w:rsid w:val="00897FE8"/>
    <w:rsid w:val="008A04EC"/>
    <w:rsid w:val="008A0A97"/>
    <w:rsid w:val="008A100B"/>
    <w:rsid w:val="008A12E6"/>
    <w:rsid w:val="008A136E"/>
    <w:rsid w:val="008A179A"/>
    <w:rsid w:val="008A1C37"/>
    <w:rsid w:val="008A1CB2"/>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F07"/>
    <w:rsid w:val="008B3410"/>
    <w:rsid w:val="008B35B5"/>
    <w:rsid w:val="008B3603"/>
    <w:rsid w:val="008B383D"/>
    <w:rsid w:val="008B3890"/>
    <w:rsid w:val="008B39CD"/>
    <w:rsid w:val="008B4922"/>
    <w:rsid w:val="008B4AB9"/>
    <w:rsid w:val="008B4AD1"/>
    <w:rsid w:val="008B4F62"/>
    <w:rsid w:val="008B4FB6"/>
    <w:rsid w:val="008B5782"/>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00"/>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438"/>
    <w:rsid w:val="008D157E"/>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C0B"/>
    <w:rsid w:val="008E0D54"/>
    <w:rsid w:val="008E1647"/>
    <w:rsid w:val="008E16E7"/>
    <w:rsid w:val="008E18BF"/>
    <w:rsid w:val="008E1A13"/>
    <w:rsid w:val="008E1DE7"/>
    <w:rsid w:val="008E1EC6"/>
    <w:rsid w:val="008E1F1B"/>
    <w:rsid w:val="008E1FA6"/>
    <w:rsid w:val="008E21A0"/>
    <w:rsid w:val="008E22D8"/>
    <w:rsid w:val="008E231C"/>
    <w:rsid w:val="008E2407"/>
    <w:rsid w:val="008E2415"/>
    <w:rsid w:val="008E279F"/>
    <w:rsid w:val="008E2971"/>
    <w:rsid w:val="008E2B03"/>
    <w:rsid w:val="008E2C57"/>
    <w:rsid w:val="008E32C1"/>
    <w:rsid w:val="008E371D"/>
    <w:rsid w:val="008E39E2"/>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3BEC"/>
    <w:rsid w:val="008F4825"/>
    <w:rsid w:val="008F487E"/>
    <w:rsid w:val="008F4D68"/>
    <w:rsid w:val="008F4DC2"/>
    <w:rsid w:val="008F4F1B"/>
    <w:rsid w:val="008F5245"/>
    <w:rsid w:val="008F5745"/>
    <w:rsid w:val="008F596F"/>
    <w:rsid w:val="008F5A1A"/>
    <w:rsid w:val="008F6337"/>
    <w:rsid w:val="008F65F9"/>
    <w:rsid w:val="008F6736"/>
    <w:rsid w:val="008F683D"/>
    <w:rsid w:val="008F721A"/>
    <w:rsid w:val="008F7272"/>
    <w:rsid w:val="008F74BB"/>
    <w:rsid w:val="008F755A"/>
    <w:rsid w:val="008F7561"/>
    <w:rsid w:val="008F7647"/>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5DE"/>
    <w:rsid w:val="009116A0"/>
    <w:rsid w:val="00911C17"/>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1BF1"/>
    <w:rsid w:val="00922A31"/>
    <w:rsid w:val="00922C5B"/>
    <w:rsid w:val="00922CB9"/>
    <w:rsid w:val="00922EA6"/>
    <w:rsid w:val="009232DB"/>
    <w:rsid w:val="009233AE"/>
    <w:rsid w:val="009233BD"/>
    <w:rsid w:val="009235EF"/>
    <w:rsid w:val="009236C1"/>
    <w:rsid w:val="00923704"/>
    <w:rsid w:val="00923708"/>
    <w:rsid w:val="00923BC1"/>
    <w:rsid w:val="00923EE0"/>
    <w:rsid w:val="00923EE1"/>
    <w:rsid w:val="00923F8E"/>
    <w:rsid w:val="0092406B"/>
    <w:rsid w:val="00924300"/>
    <w:rsid w:val="00924791"/>
    <w:rsid w:val="00925149"/>
    <w:rsid w:val="00925600"/>
    <w:rsid w:val="009257DB"/>
    <w:rsid w:val="00925885"/>
    <w:rsid w:val="00925AB2"/>
    <w:rsid w:val="00925DA1"/>
    <w:rsid w:val="0092612F"/>
    <w:rsid w:val="009263FA"/>
    <w:rsid w:val="00926519"/>
    <w:rsid w:val="00926578"/>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FDB"/>
    <w:rsid w:val="009443D1"/>
    <w:rsid w:val="0094468F"/>
    <w:rsid w:val="0094491A"/>
    <w:rsid w:val="0094557A"/>
    <w:rsid w:val="0094558F"/>
    <w:rsid w:val="00945BC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296A"/>
    <w:rsid w:val="00962A53"/>
    <w:rsid w:val="00962C00"/>
    <w:rsid w:val="00962D72"/>
    <w:rsid w:val="00962F80"/>
    <w:rsid w:val="00962F93"/>
    <w:rsid w:val="00963D84"/>
    <w:rsid w:val="009642F1"/>
    <w:rsid w:val="009643B2"/>
    <w:rsid w:val="009647B5"/>
    <w:rsid w:val="009649BB"/>
    <w:rsid w:val="00965DC1"/>
    <w:rsid w:val="00965DE9"/>
    <w:rsid w:val="00965F79"/>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640"/>
    <w:rsid w:val="009957CA"/>
    <w:rsid w:val="00995C88"/>
    <w:rsid w:val="00995EA1"/>
    <w:rsid w:val="00996616"/>
    <w:rsid w:val="0099698C"/>
    <w:rsid w:val="009979DA"/>
    <w:rsid w:val="00997A3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4C6E"/>
    <w:rsid w:val="009A50C8"/>
    <w:rsid w:val="009A5763"/>
    <w:rsid w:val="009A5ACC"/>
    <w:rsid w:val="009A6116"/>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BBE"/>
    <w:rsid w:val="009B5F2E"/>
    <w:rsid w:val="009B6061"/>
    <w:rsid w:val="009B60F4"/>
    <w:rsid w:val="009B616C"/>
    <w:rsid w:val="009B629C"/>
    <w:rsid w:val="009B62C3"/>
    <w:rsid w:val="009B6867"/>
    <w:rsid w:val="009C0075"/>
    <w:rsid w:val="009C01C9"/>
    <w:rsid w:val="009C052B"/>
    <w:rsid w:val="009C0809"/>
    <w:rsid w:val="009C1272"/>
    <w:rsid w:val="009C1968"/>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139"/>
    <w:rsid w:val="009D23A8"/>
    <w:rsid w:val="009D23CE"/>
    <w:rsid w:val="009D2754"/>
    <w:rsid w:val="009D27AF"/>
    <w:rsid w:val="009D2836"/>
    <w:rsid w:val="009D28FA"/>
    <w:rsid w:val="009D2928"/>
    <w:rsid w:val="009D2B32"/>
    <w:rsid w:val="009D2C06"/>
    <w:rsid w:val="009D2C0D"/>
    <w:rsid w:val="009D341F"/>
    <w:rsid w:val="009D3C8A"/>
    <w:rsid w:val="009D3F42"/>
    <w:rsid w:val="009D40FC"/>
    <w:rsid w:val="009D4264"/>
    <w:rsid w:val="009D47FA"/>
    <w:rsid w:val="009D48A7"/>
    <w:rsid w:val="009D4C8C"/>
    <w:rsid w:val="009D4CC2"/>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1C"/>
    <w:rsid w:val="009F37C9"/>
    <w:rsid w:val="009F38EE"/>
    <w:rsid w:val="009F3A00"/>
    <w:rsid w:val="009F481F"/>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0597"/>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107"/>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7A"/>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51120"/>
    <w:rsid w:val="00A5167E"/>
    <w:rsid w:val="00A51889"/>
    <w:rsid w:val="00A51B58"/>
    <w:rsid w:val="00A51BF3"/>
    <w:rsid w:val="00A51CB4"/>
    <w:rsid w:val="00A52396"/>
    <w:rsid w:val="00A52979"/>
    <w:rsid w:val="00A52B0E"/>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43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559"/>
    <w:rsid w:val="00A726AD"/>
    <w:rsid w:val="00A72BE9"/>
    <w:rsid w:val="00A72C57"/>
    <w:rsid w:val="00A73167"/>
    <w:rsid w:val="00A735DE"/>
    <w:rsid w:val="00A73C26"/>
    <w:rsid w:val="00A73DFE"/>
    <w:rsid w:val="00A74095"/>
    <w:rsid w:val="00A743FC"/>
    <w:rsid w:val="00A74654"/>
    <w:rsid w:val="00A74791"/>
    <w:rsid w:val="00A749C9"/>
    <w:rsid w:val="00A74C23"/>
    <w:rsid w:val="00A74CAD"/>
    <w:rsid w:val="00A74E00"/>
    <w:rsid w:val="00A753C5"/>
    <w:rsid w:val="00A7555F"/>
    <w:rsid w:val="00A759ED"/>
    <w:rsid w:val="00A76742"/>
    <w:rsid w:val="00A769D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462"/>
    <w:rsid w:val="00AA1D4A"/>
    <w:rsid w:val="00AA1FC1"/>
    <w:rsid w:val="00AA2196"/>
    <w:rsid w:val="00AA241A"/>
    <w:rsid w:val="00AA2420"/>
    <w:rsid w:val="00AA2E27"/>
    <w:rsid w:val="00AA333F"/>
    <w:rsid w:val="00AA35A8"/>
    <w:rsid w:val="00AA3769"/>
    <w:rsid w:val="00AA3E3F"/>
    <w:rsid w:val="00AA47E7"/>
    <w:rsid w:val="00AA4C6C"/>
    <w:rsid w:val="00AA4F70"/>
    <w:rsid w:val="00AA50DE"/>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A3"/>
    <w:rsid w:val="00AB57C6"/>
    <w:rsid w:val="00AB57DA"/>
    <w:rsid w:val="00AB5B8F"/>
    <w:rsid w:val="00AB5F91"/>
    <w:rsid w:val="00AB6075"/>
    <w:rsid w:val="00AB6222"/>
    <w:rsid w:val="00AB63E7"/>
    <w:rsid w:val="00AB6837"/>
    <w:rsid w:val="00AB6BE0"/>
    <w:rsid w:val="00AB78EA"/>
    <w:rsid w:val="00AB79FC"/>
    <w:rsid w:val="00AB7A57"/>
    <w:rsid w:val="00AB7C88"/>
    <w:rsid w:val="00AB7DAD"/>
    <w:rsid w:val="00AC00B3"/>
    <w:rsid w:val="00AC01CB"/>
    <w:rsid w:val="00AC032D"/>
    <w:rsid w:val="00AC034F"/>
    <w:rsid w:val="00AC046D"/>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C1E"/>
    <w:rsid w:val="00AE0DE4"/>
    <w:rsid w:val="00AE1585"/>
    <w:rsid w:val="00AE1969"/>
    <w:rsid w:val="00AE1BBF"/>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E90"/>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27C"/>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F3"/>
    <w:rsid w:val="00B26E22"/>
    <w:rsid w:val="00B27D3A"/>
    <w:rsid w:val="00B300E7"/>
    <w:rsid w:val="00B303DC"/>
    <w:rsid w:val="00B30625"/>
    <w:rsid w:val="00B30696"/>
    <w:rsid w:val="00B30794"/>
    <w:rsid w:val="00B308B2"/>
    <w:rsid w:val="00B30A01"/>
    <w:rsid w:val="00B30A59"/>
    <w:rsid w:val="00B30A94"/>
    <w:rsid w:val="00B31262"/>
    <w:rsid w:val="00B32163"/>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12"/>
    <w:rsid w:val="00B52390"/>
    <w:rsid w:val="00B5277F"/>
    <w:rsid w:val="00B52C7C"/>
    <w:rsid w:val="00B52FF3"/>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ACA"/>
    <w:rsid w:val="00B55B19"/>
    <w:rsid w:val="00B55E47"/>
    <w:rsid w:val="00B55E64"/>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6B9"/>
    <w:rsid w:val="00B6097B"/>
    <w:rsid w:val="00B60C08"/>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628E"/>
    <w:rsid w:val="00B76CD4"/>
    <w:rsid w:val="00B7705E"/>
    <w:rsid w:val="00B772FD"/>
    <w:rsid w:val="00B773B4"/>
    <w:rsid w:val="00B804F7"/>
    <w:rsid w:val="00B806D3"/>
    <w:rsid w:val="00B806EC"/>
    <w:rsid w:val="00B807C9"/>
    <w:rsid w:val="00B80902"/>
    <w:rsid w:val="00B809B2"/>
    <w:rsid w:val="00B809BB"/>
    <w:rsid w:val="00B80B46"/>
    <w:rsid w:val="00B813A0"/>
    <w:rsid w:val="00B81776"/>
    <w:rsid w:val="00B817E8"/>
    <w:rsid w:val="00B81D21"/>
    <w:rsid w:val="00B8242D"/>
    <w:rsid w:val="00B82CD7"/>
    <w:rsid w:val="00B82FA2"/>
    <w:rsid w:val="00B831DD"/>
    <w:rsid w:val="00B83289"/>
    <w:rsid w:val="00B836CF"/>
    <w:rsid w:val="00B84191"/>
    <w:rsid w:val="00B848E6"/>
    <w:rsid w:val="00B849B9"/>
    <w:rsid w:val="00B849D0"/>
    <w:rsid w:val="00B84B91"/>
    <w:rsid w:val="00B84D0E"/>
    <w:rsid w:val="00B850E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223"/>
    <w:rsid w:val="00B95C31"/>
    <w:rsid w:val="00B960C8"/>
    <w:rsid w:val="00B964F7"/>
    <w:rsid w:val="00B96533"/>
    <w:rsid w:val="00B96643"/>
    <w:rsid w:val="00B96AD2"/>
    <w:rsid w:val="00B96E07"/>
    <w:rsid w:val="00B9700E"/>
    <w:rsid w:val="00B971FF"/>
    <w:rsid w:val="00B972CA"/>
    <w:rsid w:val="00B97725"/>
    <w:rsid w:val="00B977D1"/>
    <w:rsid w:val="00BA008E"/>
    <w:rsid w:val="00BA02FC"/>
    <w:rsid w:val="00BA0A7D"/>
    <w:rsid w:val="00BA0E41"/>
    <w:rsid w:val="00BA0F4C"/>
    <w:rsid w:val="00BA10A7"/>
    <w:rsid w:val="00BA1615"/>
    <w:rsid w:val="00BA1839"/>
    <w:rsid w:val="00BA242E"/>
    <w:rsid w:val="00BA262D"/>
    <w:rsid w:val="00BA26DB"/>
    <w:rsid w:val="00BA314F"/>
    <w:rsid w:val="00BA319B"/>
    <w:rsid w:val="00BA32D8"/>
    <w:rsid w:val="00BA39E0"/>
    <w:rsid w:val="00BA3B39"/>
    <w:rsid w:val="00BA47EF"/>
    <w:rsid w:val="00BA4BC1"/>
    <w:rsid w:val="00BA4D99"/>
    <w:rsid w:val="00BA510E"/>
    <w:rsid w:val="00BA55A7"/>
    <w:rsid w:val="00BA5A82"/>
    <w:rsid w:val="00BA5CFA"/>
    <w:rsid w:val="00BA5D29"/>
    <w:rsid w:val="00BA60BD"/>
    <w:rsid w:val="00BA6121"/>
    <w:rsid w:val="00BA65B6"/>
    <w:rsid w:val="00BA6829"/>
    <w:rsid w:val="00BA6AE8"/>
    <w:rsid w:val="00BA6B1B"/>
    <w:rsid w:val="00BA6C4F"/>
    <w:rsid w:val="00BA6D24"/>
    <w:rsid w:val="00BA6E46"/>
    <w:rsid w:val="00BA7442"/>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6065"/>
    <w:rsid w:val="00BB60E4"/>
    <w:rsid w:val="00BB614F"/>
    <w:rsid w:val="00BB68A4"/>
    <w:rsid w:val="00BB6F46"/>
    <w:rsid w:val="00BB72D8"/>
    <w:rsid w:val="00BB754E"/>
    <w:rsid w:val="00BB7FE2"/>
    <w:rsid w:val="00BC02DA"/>
    <w:rsid w:val="00BC0577"/>
    <w:rsid w:val="00BC097F"/>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9AC"/>
    <w:rsid w:val="00BC7D80"/>
    <w:rsid w:val="00BD02E6"/>
    <w:rsid w:val="00BD087D"/>
    <w:rsid w:val="00BD1236"/>
    <w:rsid w:val="00BD141C"/>
    <w:rsid w:val="00BD1538"/>
    <w:rsid w:val="00BD168D"/>
    <w:rsid w:val="00BD17C8"/>
    <w:rsid w:val="00BD1D41"/>
    <w:rsid w:val="00BD1E5B"/>
    <w:rsid w:val="00BD2085"/>
    <w:rsid w:val="00BD281F"/>
    <w:rsid w:val="00BD2A1A"/>
    <w:rsid w:val="00BD2C66"/>
    <w:rsid w:val="00BD32E8"/>
    <w:rsid w:val="00BD3461"/>
    <w:rsid w:val="00BD3ACC"/>
    <w:rsid w:val="00BD3AF8"/>
    <w:rsid w:val="00BD3D90"/>
    <w:rsid w:val="00BD3DEE"/>
    <w:rsid w:val="00BD3F79"/>
    <w:rsid w:val="00BD42F4"/>
    <w:rsid w:val="00BD49BC"/>
    <w:rsid w:val="00BD4B43"/>
    <w:rsid w:val="00BD4CC5"/>
    <w:rsid w:val="00BD4DA7"/>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FC7"/>
    <w:rsid w:val="00BE035B"/>
    <w:rsid w:val="00BE061F"/>
    <w:rsid w:val="00BE07B6"/>
    <w:rsid w:val="00BE0E2F"/>
    <w:rsid w:val="00BE1742"/>
    <w:rsid w:val="00BE1C8E"/>
    <w:rsid w:val="00BE1E04"/>
    <w:rsid w:val="00BE1E8C"/>
    <w:rsid w:val="00BE22A6"/>
    <w:rsid w:val="00BE2308"/>
    <w:rsid w:val="00BE26A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6C3"/>
    <w:rsid w:val="00BE7DB8"/>
    <w:rsid w:val="00BF0391"/>
    <w:rsid w:val="00BF084F"/>
    <w:rsid w:val="00BF0888"/>
    <w:rsid w:val="00BF08E3"/>
    <w:rsid w:val="00BF1046"/>
    <w:rsid w:val="00BF1742"/>
    <w:rsid w:val="00BF2390"/>
    <w:rsid w:val="00BF23FF"/>
    <w:rsid w:val="00BF2685"/>
    <w:rsid w:val="00BF2702"/>
    <w:rsid w:val="00BF2D9F"/>
    <w:rsid w:val="00BF3745"/>
    <w:rsid w:val="00BF39CA"/>
    <w:rsid w:val="00BF3AF9"/>
    <w:rsid w:val="00BF3B82"/>
    <w:rsid w:val="00BF3D94"/>
    <w:rsid w:val="00BF448C"/>
    <w:rsid w:val="00BF48CB"/>
    <w:rsid w:val="00BF4DDF"/>
    <w:rsid w:val="00BF5300"/>
    <w:rsid w:val="00BF5EBE"/>
    <w:rsid w:val="00BF61D8"/>
    <w:rsid w:val="00BF68C1"/>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E68"/>
    <w:rsid w:val="00C00F2E"/>
    <w:rsid w:val="00C01021"/>
    <w:rsid w:val="00C0123C"/>
    <w:rsid w:val="00C012F4"/>
    <w:rsid w:val="00C013A9"/>
    <w:rsid w:val="00C016A2"/>
    <w:rsid w:val="00C01D06"/>
    <w:rsid w:val="00C026CC"/>
    <w:rsid w:val="00C02A51"/>
    <w:rsid w:val="00C02C08"/>
    <w:rsid w:val="00C02C9C"/>
    <w:rsid w:val="00C031E7"/>
    <w:rsid w:val="00C04075"/>
    <w:rsid w:val="00C04090"/>
    <w:rsid w:val="00C04817"/>
    <w:rsid w:val="00C04A41"/>
    <w:rsid w:val="00C05075"/>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3D30"/>
    <w:rsid w:val="00C343FD"/>
    <w:rsid w:val="00C34743"/>
    <w:rsid w:val="00C3479A"/>
    <w:rsid w:val="00C35237"/>
    <w:rsid w:val="00C35443"/>
    <w:rsid w:val="00C35597"/>
    <w:rsid w:val="00C3562B"/>
    <w:rsid w:val="00C35B8B"/>
    <w:rsid w:val="00C3645D"/>
    <w:rsid w:val="00C36DC2"/>
    <w:rsid w:val="00C36E60"/>
    <w:rsid w:val="00C37713"/>
    <w:rsid w:val="00C37A55"/>
    <w:rsid w:val="00C37A62"/>
    <w:rsid w:val="00C402B8"/>
    <w:rsid w:val="00C4032E"/>
    <w:rsid w:val="00C40441"/>
    <w:rsid w:val="00C4091A"/>
    <w:rsid w:val="00C40B1B"/>
    <w:rsid w:val="00C40D29"/>
    <w:rsid w:val="00C40E42"/>
    <w:rsid w:val="00C413EE"/>
    <w:rsid w:val="00C414A8"/>
    <w:rsid w:val="00C41EA8"/>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636"/>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F9"/>
    <w:rsid w:val="00CB6295"/>
    <w:rsid w:val="00CB6825"/>
    <w:rsid w:val="00CB691B"/>
    <w:rsid w:val="00CB6A61"/>
    <w:rsid w:val="00CB6DA7"/>
    <w:rsid w:val="00CB7019"/>
    <w:rsid w:val="00CB7437"/>
    <w:rsid w:val="00CB7475"/>
    <w:rsid w:val="00CB7AFF"/>
    <w:rsid w:val="00CB7DDA"/>
    <w:rsid w:val="00CB7E76"/>
    <w:rsid w:val="00CB7E80"/>
    <w:rsid w:val="00CB7F6F"/>
    <w:rsid w:val="00CC030E"/>
    <w:rsid w:val="00CC043E"/>
    <w:rsid w:val="00CC0493"/>
    <w:rsid w:val="00CC04F0"/>
    <w:rsid w:val="00CC0917"/>
    <w:rsid w:val="00CC0BF9"/>
    <w:rsid w:val="00CC0D46"/>
    <w:rsid w:val="00CC0D96"/>
    <w:rsid w:val="00CC0E7B"/>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1FB"/>
    <w:rsid w:val="00CD1AB1"/>
    <w:rsid w:val="00CD1C81"/>
    <w:rsid w:val="00CD1D46"/>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722"/>
    <w:rsid w:val="00CE18DD"/>
    <w:rsid w:val="00CE1A27"/>
    <w:rsid w:val="00CE1DB1"/>
    <w:rsid w:val="00CE1E69"/>
    <w:rsid w:val="00CE201A"/>
    <w:rsid w:val="00CE2518"/>
    <w:rsid w:val="00CE2612"/>
    <w:rsid w:val="00CE3A4C"/>
    <w:rsid w:val="00CE3CE3"/>
    <w:rsid w:val="00CE3F45"/>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AE"/>
    <w:rsid w:val="00CF5CB0"/>
    <w:rsid w:val="00CF5D5A"/>
    <w:rsid w:val="00CF5EE6"/>
    <w:rsid w:val="00CF5FDE"/>
    <w:rsid w:val="00CF64D7"/>
    <w:rsid w:val="00CF66D9"/>
    <w:rsid w:val="00CF7277"/>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43"/>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1DF7"/>
    <w:rsid w:val="00D2206B"/>
    <w:rsid w:val="00D2235D"/>
    <w:rsid w:val="00D22A65"/>
    <w:rsid w:val="00D22BC9"/>
    <w:rsid w:val="00D22C14"/>
    <w:rsid w:val="00D22DA0"/>
    <w:rsid w:val="00D22F3B"/>
    <w:rsid w:val="00D23269"/>
    <w:rsid w:val="00D23690"/>
    <w:rsid w:val="00D2369B"/>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669"/>
    <w:rsid w:val="00D33BB0"/>
    <w:rsid w:val="00D34207"/>
    <w:rsid w:val="00D3486C"/>
    <w:rsid w:val="00D34B3A"/>
    <w:rsid w:val="00D34F05"/>
    <w:rsid w:val="00D357DD"/>
    <w:rsid w:val="00D35B83"/>
    <w:rsid w:val="00D35E15"/>
    <w:rsid w:val="00D35F1C"/>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AD0"/>
    <w:rsid w:val="00D51F49"/>
    <w:rsid w:val="00D51FAE"/>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DCE"/>
    <w:rsid w:val="00D55EAB"/>
    <w:rsid w:val="00D55FBD"/>
    <w:rsid w:val="00D5601E"/>
    <w:rsid w:val="00D56318"/>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95F"/>
    <w:rsid w:val="00D66A52"/>
    <w:rsid w:val="00D66AC0"/>
    <w:rsid w:val="00D673FA"/>
    <w:rsid w:val="00D67AA1"/>
    <w:rsid w:val="00D67ADC"/>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13C4"/>
    <w:rsid w:val="00D81412"/>
    <w:rsid w:val="00D8155E"/>
    <w:rsid w:val="00D8193D"/>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92C"/>
    <w:rsid w:val="00D90B50"/>
    <w:rsid w:val="00D90E0B"/>
    <w:rsid w:val="00D90F6B"/>
    <w:rsid w:val="00D9105A"/>
    <w:rsid w:val="00D910AF"/>
    <w:rsid w:val="00D91884"/>
    <w:rsid w:val="00D91ADA"/>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2AF"/>
    <w:rsid w:val="00DA2398"/>
    <w:rsid w:val="00DA2428"/>
    <w:rsid w:val="00DA3107"/>
    <w:rsid w:val="00DA32AF"/>
    <w:rsid w:val="00DA33CC"/>
    <w:rsid w:val="00DA35E1"/>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8F"/>
    <w:rsid w:val="00DC0BEF"/>
    <w:rsid w:val="00DC0F77"/>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6063"/>
    <w:rsid w:val="00DC6169"/>
    <w:rsid w:val="00DC624B"/>
    <w:rsid w:val="00DC62DD"/>
    <w:rsid w:val="00DC6511"/>
    <w:rsid w:val="00DC6622"/>
    <w:rsid w:val="00DC6626"/>
    <w:rsid w:val="00DC680B"/>
    <w:rsid w:val="00DC6A7C"/>
    <w:rsid w:val="00DC6C45"/>
    <w:rsid w:val="00DC6CE6"/>
    <w:rsid w:val="00DC742F"/>
    <w:rsid w:val="00DC773A"/>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258"/>
    <w:rsid w:val="00DD3C77"/>
    <w:rsid w:val="00DD3FFD"/>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7BF"/>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644"/>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5E52"/>
    <w:rsid w:val="00DF6050"/>
    <w:rsid w:val="00DF619F"/>
    <w:rsid w:val="00DF630A"/>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557"/>
    <w:rsid w:val="00E137DF"/>
    <w:rsid w:val="00E13880"/>
    <w:rsid w:val="00E1394D"/>
    <w:rsid w:val="00E13A06"/>
    <w:rsid w:val="00E13C0F"/>
    <w:rsid w:val="00E14241"/>
    <w:rsid w:val="00E14435"/>
    <w:rsid w:val="00E14473"/>
    <w:rsid w:val="00E14A90"/>
    <w:rsid w:val="00E14BE7"/>
    <w:rsid w:val="00E14E52"/>
    <w:rsid w:val="00E15252"/>
    <w:rsid w:val="00E153D5"/>
    <w:rsid w:val="00E1554A"/>
    <w:rsid w:val="00E1568A"/>
    <w:rsid w:val="00E1582E"/>
    <w:rsid w:val="00E15CC3"/>
    <w:rsid w:val="00E15D06"/>
    <w:rsid w:val="00E16175"/>
    <w:rsid w:val="00E1624C"/>
    <w:rsid w:val="00E162AD"/>
    <w:rsid w:val="00E165F6"/>
    <w:rsid w:val="00E16EB8"/>
    <w:rsid w:val="00E1704C"/>
    <w:rsid w:val="00E170A0"/>
    <w:rsid w:val="00E17891"/>
    <w:rsid w:val="00E17A17"/>
    <w:rsid w:val="00E17ED0"/>
    <w:rsid w:val="00E20290"/>
    <w:rsid w:val="00E2094D"/>
    <w:rsid w:val="00E209F7"/>
    <w:rsid w:val="00E21517"/>
    <w:rsid w:val="00E216B7"/>
    <w:rsid w:val="00E21873"/>
    <w:rsid w:val="00E219A7"/>
    <w:rsid w:val="00E223D2"/>
    <w:rsid w:val="00E226F9"/>
    <w:rsid w:val="00E22844"/>
    <w:rsid w:val="00E22E65"/>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61DE"/>
    <w:rsid w:val="00E26208"/>
    <w:rsid w:val="00E265FE"/>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480"/>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071"/>
    <w:rsid w:val="00E3715B"/>
    <w:rsid w:val="00E374EB"/>
    <w:rsid w:val="00E377DB"/>
    <w:rsid w:val="00E3793F"/>
    <w:rsid w:val="00E37D6E"/>
    <w:rsid w:val="00E37F4D"/>
    <w:rsid w:val="00E40343"/>
    <w:rsid w:val="00E403D0"/>
    <w:rsid w:val="00E40971"/>
    <w:rsid w:val="00E40D34"/>
    <w:rsid w:val="00E4166B"/>
    <w:rsid w:val="00E41C57"/>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622"/>
    <w:rsid w:val="00E47A0E"/>
    <w:rsid w:val="00E50063"/>
    <w:rsid w:val="00E50114"/>
    <w:rsid w:val="00E51031"/>
    <w:rsid w:val="00E51286"/>
    <w:rsid w:val="00E51493"/>
    <w:rsid w:val="00E52000"/>
    <w:rsid w:val="00E5217E"/>
    <w:rsid w:val="00E52194"/>
    <w:rsid w:val="00E5258F"/>
    <w:rsid w:val="00E529B0"/>
    <w:rsid w:val="00E52BFC"/>
    <w:rsid w:val="00E52E09"/>
    <w:rsid w:val="00E532A5"/>
    <w:rsid w:val="00E535AA"/>
    <w:rsid w:val="00E53825"/>
    <w:rsid w:val="00E538C6"/>
    <w:rsid w:val="00E53BFC"/>
    <w:rsid w:val="00E5422F"/>
    <w:rsid w:val="00E54544"/>
    <w:rsid w:val="00E551A9"/>
    <w:rsid w:val="00E55390"/>
    <w:rsid w:val="00E553DA"/>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369"/>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38B"/>
    <w:rsid w:val="00E7668E"/>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13C"/>
    <w:rsid w:val="00E913D7"/>
    <w:rsid w:val="00E91E31"/>
    <w:rsid w:val="00E91EFB"/>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60C5"/>
    <w:rsid w:val="00EB62C0"/>
    <w:rsid w:val="00EB668C"/>
    <w:rsid w:val="00EB6E6A"/>
    <w:rsid w:val="00EB716C"/>
    <w:rsid w:val="00EB7352"/>
    <w:rsid w:val="00EB771D"/>
    <w:rsid w:val="00EB77FF"/>
    <w:rsid w:val="00EB7D1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031"/>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4F7"/>
    <w:rsid w:val="00ED4582"/>
    <w:rsid w:val="00ED4826"/>
    <w:rsid w:val="00ED493C"/>
    <w:rsid w:val="00ED4B76"/>
    <w:rsid w:val="00ED4E95"/>
    <w:rsid w:val="00ED5038"/>
    <w:rsid w:val="00ED545A"/>
    <w:rsid w:val="00ED5669"/>
    <w:rsid w:val="00ED56C4"/>
    <w:rsid w:val="00ED60B1"/>
    <w:rsid w:val="00ED61E1"/>
    <w:rsid w:val="00ED65A8"/>
    <w:rsid w:val="00ED662D"/>
    <w:rsid w:val="00ED66C9"/>
    <w:rsid w:val="00ED6AA0"/>
    <w:rsid w:val="00ED6D2F"/>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1ED"/>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078"/>
    <w:rsid w:val="00EF03C0"/>
    <w:rsid w:val="00EF0B8A"/>
    <w:rsid w:val="00EF14DD"/>
    <w:rsid w:val="00EF1832"/>
    <w:rsid w:val="00EF1E10"/>
    <w:rsid w:val="00EF27D4"/>
    <w:rsid w:val="00EF372F"/>
    <w:rsid w:val="00EF38F0"/>
    <w:rsid w:val="00EF3B8A"/>
    <w:rsid w:val="00EF3D0E"/>
    <w:rsid w:val="00EF3F31"/>
    <w:rsid w:val="00EF3FB4"/>
    <w:rsid w:val="00EF5660"/>
    <w:rsid w:val="00EF5DF8"/>
    <w:rsid w:val="00EF61C7"/>
    <w:rsid w:val="00EF6532"/>
    <w:rsid w:val="00EF668D"/>
    <w:rsid w:val="00EF66DC"/>
    <w:rsid w:val="00EF690F"/>
    <w:rsid w:val="00EF6C0E"/>
    <w:rsid w:val="00EF6F0E"/>
    <w:rsid w:val="00EF7416"/>
    <w:rsid w:val="00EF7C76"/>
    <w:rsid w:val="00F00195"/>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B"/>
    <w:rsid w:val="00F123E5"/>
    <w:rsid w:val="00F12649"/>
    <w:rsid w:val="00F1269A"/>
    <w:rsid w:val="00F126DC"/>
    <w:rsid w:val="00F12DE8"/>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C"/>
    <w:rsid w:val="00F15545"/>
    <w:rsid w:val="00F158CD"/>
    <w:rsid w:val="00F15CA8"/>
    <w:rsid w:val="00F1680F"/>
    <w:rsid w:val="00F1717C"/>
    <w:rsid w:val="00F171CE"/>
    <w:rsid w:val="00F172C1"/>
    <w:rsid w:val="00F1782D"/>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1E"/>
    <w:rsid w:val="00F324EE"/>
    <w:rsid w:val="00F328EE"/>
    <w:rsid w:val="00F32C54"/>
    <w:rsid w:val="00F32E84"/>
    <w:rsid w:val="00F32E89"/>
    <w:rsid w:val="00F3336A"/>
    <w:rsid w:val="00F3360A"/>
    <w:rsid w:val="00F33880"/>
    <w:rsid w:val="00F34346"/>
    <w:rsid w:val="00F344BD"/>
    <w:rsid w:val="00F3471A"/>
    <w:rsid w:val="00F34D7C"/>
    <w:rsid w:val="00F350D2"/>
    <w:rsid w:val="00F3537A"/>
    <w:rsid w:val="00F3537D"/>
    <w:rsid w:val="00F354EF"/>
    <w:rsid w:val="00F35544"/>
    <w:rsid w:val="00F35921"/>
    <w:rsid w:val="00F359E3"/>
    <w:rsid w:val="00F35B99"/>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FF9"/>
    <w:rsid w:val="00F60734"/>
    <w:rsid w:val="00F60C71"/>
    <w:rsid w:val="00F60D92"/>
    <w:rsid w:val="00F60DC5"/>
    <w:rsid w:val="00F61131"/>
    <w:rsid w:val="00F612FF"/>
    <w:rsid w:val="00F616DB"/>
    <w:rsid w:val="00F617C1"/>
    <w:rsid w:val="00F61D42"/>
    <w:rsid w:val="00F6231B"/>
    <w:rsid w:val="00F626AB"/>
    <w:rsid w:val="00F633CC"/>
    <w:rsid w:val="00F635CF"/>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03F5"/>
    <w:rsid w:val="00F71034"/>
    <w:rsid w:val="00F7163E"/>
    <w:rsid w:val="00F71CF2"/>
    <w:rsid w:val="00F72143"/>
    <w:rsid w:val="00F7217C"/>
    <w:rsid w:val="00F722FE"/>
    <w:rsid w:val="00F72379"/>
    <w:rsid w:val="00F7247A"/>
    <w:rsid w:val="00F726E3"/>
    <w:rsid w:val="00F72831"/>
    <w:rsid w:val="00F728AE"/>
    <w:rsid w:val="00F72B45"/>
    <w:rsid w:val="00F72FD2"/>
    <w:rsid w:val="00F73030"/>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05"/>
    <w:rsid w:val="00F84594"/>
    <w:rsid w:val="00F84925"/>
    <w:rsid w:val="00F84F52"/>
    <w:rsid w:val="00F84FAA"/>
    <w:rsid w:val="00F85170"/>
    <w:rsid w:val="00F854F5"/>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40A"/>
    <w:rsid w:val="00F925F3"/>
    <w:rsid w:val="00F92D18"/>
    <w:rsid w:val="00F9356A"/>
    <w:rsid w:val="00F935BF"/>
    <w:rsid w:val="00F93952"/>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BD"/>
    <w:rsid w:val="00FC5A35"/>
    <w:rsid w:val="00FC5A6A"/>
    <w:rsid w:val="00FC5DAA"/>
    <w:rsid w:val="00FC5E7F"/>
    <w:rsid w:val="00FC5F22"/>
    <w:rsid w:val="00FC6519"/>
    <w:rsid w:val="00FC6660"/>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8F6"/>
    <w:rsid w:val="00FD5182"/>
    <w:rsid w:val="00FD57AF"/>
    <w:rsid w:val="00FD5831"/>
    <w:rsid w:val="00FD586B"/>
    <w:rsid w:val="00FD5C6D"/>
    <w:rsid w:val="00FD5C8E"/>
    <w:rsid w:val="00FD5F87"/>
    <w:rsid w:val="00FD652A"/>
    <w:rsid w:val="00FD67B8"/>
    <w:rsid w:val="00FD6A6F"/>
    <w:rsid w:val="00FD713D"/>
    <w:rsid w:val="00FD77A7"/>
    <w:rsid w:val="00FE00A9"/>
    <w:rsid w:val="00FE0190"/>
    <w:rsid w:val="00FE0292"/>
    <w:rsid w:val="00FE13B3"/>
    <w:rsid w:val="00FE22FF"/>
    <w:rsid w:val="00FE240A"/>
    <w:rsid w:val="00FE2965"/>
    <w:rsid w:val="00FE296C"/>
    <w:rsid w:val="00FE2B33"/>
    <w:rsid w:val="00FE2EDD"/>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DC2"/>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8F4DC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F4DC2"/>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customStyle="1" w:styleId="UnresolvedMention2">
    <w:name w:val="Unresolved Mention2"/>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2-Accent1">
    <w:name w:val="Medium Shading 2 Accent 1"/>
    <w:basedOn w:val="TableNorma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494494851">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40B024E-0A4F-EF4A-94F6-C8BADC7CF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36</Pages>
  <Words>66207</Words>
  <Characters>377386</Characters>
  <Application>Microsoft Office Word</Application>
  <DocSecurity>0</DocSecurity>
  <Lines>3144</Lines>
  <Paragraphs>885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442708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100</cp:revision>
  <cp:lastPrinted>2012-03-26T17:07:00Z</cp:lastPrinted>
  <dcterms:created xsi:type="dcterms:W3CDTF">2020-02-07T06:21:00Z</dcterms:created>
  <dcterms:modified xsi:type="dcterms:W3CDTF">2020-02-08T15:50:00Z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id="b7UhPv6k"/&gt;&lt;style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
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Kommentarsreferens"/>
        </w:rPr>
        <w:commentReference w:id="0"/>
      </w:r>
      <w:commentRangeEnd w:id="1"/>
      <w:r w:rsidR="007F3BEE">
        <w:rPr>
          <w:rStyle w:val="Kommentarsreferens"/>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a</w:t>
      </w:r>
      <w:r w:rsidRPr="00F95139">
        <w:rPr>
          <w:rFonts w:cstheme="minorHAnsi"/>
          <w:lang w:val="en-GB"/>
        </w:rPr>
        <w:t>Swedish University of Agricultural Sciences, Department of Aquatic Resources, Institute of Coastal Research, Skolgatan 6, Öregrund 742 42, Sweden</w:t>
      </w:r>
    </w:p>
    <w:p w14:paraId="18060E6F"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b</w:t>
      </w:r>
      <w:r w:rsidRPr="00F95139">
        <w:rPr>
          <w:rFonts w:cstheme="minorHAnsi"/>
          <w:lang w:val="en-GB"/>
        </w:rPr>
        <w:t>Institute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c</w:t>
      </w:r>
      <w:r w:rsidRPr="00F95139">
        <w:rPr>
          <w:rFonts w:cstheme="minorHAnsi"/>
          <w:lang w:val="en-GB"/>
        </w:rPr>
        <w:t>Institute for Marine and Antarctic Studies and Centre for Marine Socioecology, University of Tasmania, 20 Castray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d</w:t>
      </w:r>
      <w:r w:rsidRPr="00F95139">
        <w:rPr>
          <w:rFonts w:cstheme="minorHAnsi"/>
          <w:lang w:val="en-GB"/>
        </w:rPr>
        <w:t xml:space="preserve">Swedish University of Agricultural Sciences, Department of Aquatic Resources, Skolgatan 6, SE-742 42 Öregrund,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027A4FE5"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Kommentarsreferens"/>
          <w:sz w:val="22"/>
          <w:szCs w:val="22"/>
        </w:rPr>
        <w:commentReference w:id="2"/>
      </w:r>
      <w:commentRangeEnd w:id="3"/>
      <w:r w:rsidR="00AE0639" w:rsidRPr="00AF32CB">
        <w:rPr>
          <w:rStyle w:val="Kommentarsreferens"/>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Kommentarsreferens"/>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spawning stock biomass declines due to increased predation mortality rates.</w:t>
      </w:r>
      <w:r w:rsidR="00190E51" w:rsidRPr="00F95139">
        <w:rPr>
          <w:rFonts w:cstheme="minorHAnsi"/>
          <w:lang w:val="en-GB"/>
        </w:rPr>
        <w:t xml:space="preserve"> </w:t>
      </w:r>
      <w:r w:rsidRPr="00F95139">
        <w:rPr>
          <w:rFonts w:cstheme="minorHAnsi"/>
          <w:lang w:val="en-GB"/>
        </w:rPr>
        <w:t xml:space="preserve">Results from our model </w:t>
      </w:r>
      <w:r w:rsidR="00D54CF9" w:rsidRPr="00F95139">
        <w:rPr>
          <w:rFonts w:cstheme="minorHAnsi"/>
          <w:lang w:val="en-GB"/>
        </w:rPr>
        <w:t>suggest that</w:t>
      </w:r>
      <w:r w:rsidR="009D1445" w:rsidRPr="00F95139">
        <w:rPr>
          <w:rFonts w:cstheme="minorHAnsi"/>
          <w:lang w:val="en-GB"/>
        </w:rPr>
        <w:t xml:space="preserve"> reduced fishing mortality </w:t>
      </w:r>
      <w:r w:rsidRPr="00F95139">
        <w:rPr>
          <w:rFonts w:cstheme="minorHAnsi"/>
          <w:lang w:val="en-GB"/>
        </w:rPr>
        <w:t xml:space="preserve">can </w:t>
      </w:r>
      <w:r w:rsidR="00F778BE" w:rsidRPr="00F95139">
        <w:rPr>
          <w:rFonts w:cstheme="minorHAnsi"/>
          <w:lang w:val="en-GB"/>
        </w:rPr>
        <w:t xml:space="preserve">counteract the potentially negative effects </w:t>
      </w:r>
      <w:r w:rsidR="00E36445" w:rsidRPr="00F95139">
        <w:rPr>
          <w:rFonts w:cstheme="minorHAnsi"/>
          <w:lang w:val="en-GB"/>
        </w:rPr>
        <w:t xml:space="preserve">of warming </w:t>
      </w:r>
      <w:r w:rsidR="00E209F7" w:rsidRPr="00F95139">
        <w:rPr>
          <w:rFonts w:cstheme="minorHAnsi"/>
          <w:lang w:val="en-GB"/>
        </w:rPr>
        <w:t xml:space="preserve">on the </w:t>
      </w:r>
      <w:r w:rsidR="006E1345" w:rsidRPr="00F95139">
        <w:rPr>
          <w:rFonts w:cstheme="minorHAnsi"/>
          <w:lang w:val="en-GB"/>
        </w:rPr>
        <w:t xml:space="preserve">abundance of </w:t>
      </w:r>
      <w:commentRangeStart w:id="4"/>
      <w:r w:rsidR="006E1345" w:rsidRPr="00F95139">
        <w:rPr>
          <w:rFonts w:cstheme="minorHAnsi"/>
          <w:lang w:val="en-GB"/>
        </w:rPr>
        <w:t>fish</w:t>
      </w:r>
      <w:commentRangeEnd w:id="4"/>
      <w:r w:rsidR="006E1345" w:rsidRPr="00AF32CB">
        <w:rPr>
          <w:rStyle w:val="Kommentarsreferens"/>
          <w:sz w:val="22"/>
          <w:szCs w:val="22"/>
        </w:rPr>
        <w:commentReference w:id="4"/>
      </w:r>
      <w:r w:rsidR="00E60F09" w:rsidRPr="00F95139">
        <w:rPr>
          <w:rFonts w:cstheme="minorHAnsi"/>
          <w:lang w:val="en-GB"/>
        </w:rPr>
        <w:t xml:space="preserve"> above maturation size</w:t>
      </w:r>
      <w:r w:rsidR="006E1345" w:rsidRPr="00F95139">
        <w:rPr>
          <w:rFonts w:cstheme="minorHAnsi"/>
          <w:lang w:val="en-GB"/>
        </w:rPr>
        <w:t>.</w:t>
      </w:r>
      <w:commentRangeStart w:id="5"/>
      <w:commentRangeStart w:id="6"/>
      <w:commentRangeStart w:id="7"/>
      <w:commentRangeStart w:id="8"/>
      <w:commentRangeStart w:id="9"/>
      <w:commentRangeEnd w:id="5"/>
      <w:r w:rsidR="00EB7D1F">
        <w:rPr>
          <w:rStyle w:val="Kommentarsreferens"/>
        </w:rPr>
        <w:commentReference w:id="5"/>
      </w:r>
      <w:commentRangeEnd w:id="6"/>
      <w:r w:rsidR="00435A98">
        <w:rPr>
          <w:rStyle w:val="Kommentarsreferens"/>
        </w:rPr>
        <w:commentReference w:id="6"/>
      </w:r>
      <w:commentRangeEnd w:id="7"/>
      <w:r w:rsidR="00BD3461">
        <w:rPr>
          <w:rStyle w:val="Kommentarsreferens"/>
        </w:rPr>
        <w:commentReference w:id="7"/>
      </w:r>
      <w:commentRangeEnd w:id="8"/>
      <w:r w:rsidR="00A4007A">
        <w:rPr>
          <w:rStyle w:val="Kommentarsreferens"/>
        </w:rPr>
        <w:commentReference w:id="8"/>
      </w:r>
      <w:commentRangeEnd w:id="9"/>
      <w:r w:rsidR="002C0DD7">
        <w:rPr>
          <w:rStyle w:val="Kommentarsreferens"/>
        </w:rPr>
        <w:commentReference w:id="9"/>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09F5C435" w14:textId="3752D60D" w:rsidR="002B123B" w:rsidRPr="00F95139" w:rsidRDefault="002B123B"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t>Introduction</w:t>
      </w:r>
    </w:p>
    <w:p w14:paraId="4C8F2FF4" w14:textId="46AAB50D"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10"/>
      <w:commentRangeStart w:id="11"/>
      <w:commentRangeStart w:id="12"/>
      <w:r w:rsidRPr="00F95139">
        <w:rPr>
          <w:rFonts w:ascii="Times New Roman" w:hAnsi="Times New Roman" w:cs="Times New Roman"/>
          <w:bCs/>
          <w:lang w:val="en-GB"/>
        </w:rPr>
        <w:t>hang</w:t>
      </w:r>
      <w:commentRangeEnd w:id="10"/>
      <w:r w:rsidRPr="004029A8">
        <w:rPr>
          <w:rStyle w:val="Kommentarsreferens"/>
          <w:rFonts w:ascii="Times New Roman" w:hAnsi="Times New Roman" w:cs="Times New Roman"/>
          <w:sz w:val="22"/>
          <w:szCs w:val="22"/>
        </w:rPr>
        <w:commentReference w:id="10"/>
      </w:r>
      <w:commentRangeEnd w:id="11"/>
      <w:r w:rsidRPr="004029A8">
        <w:rPr>
          <w:rStyle w:val="Kommentarsreferens"/>
          <w:rFonts w:ascii="Times New Roman" w:hAnsi="Times New Roman" w:cs="Times New Roman"/>
          <w:sz w:val="22"/>
          <w:szCs w:val="22"/>
        </w:rPr>
        <w:commentReference w:id="11"/>
      </w:r>
      <w:commentRangeEnd w:id="12"/>
      <w:r w:rsidR="00423E09">
        <w:rPr>
          <w:rStyle w:val="Kommentarsreferens"/>
        </w:rPr>
        <w:commentReference w:id="12"/>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commentRangeStart w:id="13"/>
      <w:commentRangeStart w:id="14"/>
      <w:r w:rsidR="002A5D1B">
        <w:rPr>
          <w:rFonts w:ascii="Times New Roman" w:hAnsi="Times New Roman" w:cs="Times New Roman"/>
          <w:bCs/>
          <w:lang w:val="en-US"/>
        </w:rPr>
        <w:t>changes in</w:t>
      </w:r>
      <w:commentRangeEnd w:id="13"/>
      <w:r w:rsidR="00BD3461">
        <w:rPr>
          <w:rStyle w:val="Kommentarsreferens"/>
        </w:rPr>
        <w:commentReference w:id="13"/>
      </w:r>
      <w:commentRangeEnd w:id="14"/>
      <w:r w:rsidR="00A4007A">
        <w:rPr>
          <w:rStyle w:val="Kommentarsreferens"/>
        </w:rPr>
        <w:commentReference w:id="14"/>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14A425E2"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Pr>
          <w:rFonts w:ascii="Times New Roman" w:hAnsi="Times New Roman" w:cs="Times New Roman"/>
          <w:bCs/>
          <w:lang w:val="en-US"/>
        </w:rPr>
        <w:t xml:space="preserve">of warming on the body size </w:t>
      </w:r>
      <w:r w:rsidR="003B0F67">
        <w:rPr>
          <w:rFonts w:ascii="Times New Roman" w:hAnsi="Times New Roman" w:cs="Times New Roman"/>
          <w:bCs/>
          <w:lang w:val="en-US"/>
        </w:rPr>
        <w:t xml:space="preserve">or </w:t>
      </w:r>
      <w:r w:rsidR="000D42B7">
        <w:rPr>
          <w:rFonts w:ascii="Times New Roman" w:hAnsi="Times New Roman" w:cs="Times New Roman"/>
          <w:bCs/>
          <w:lang w:val="en-US"/>
        </w:rPr>
        <w:t xml:space="preserve">growth of large fish </w:t>
      </w:r>
      <w:r w:rsidR="00D63AD9">
        <w:rPr>
          <w:rFonts w:ascii="Times New Roman" w:hAnsi="Times New Roman" w:cs="Times New Roman"/>
          <w:bCs/>
          <w:lang w:val="en-US"/>
        </w:rPr>
        <w:t xml:space="preserve">could be </w:t>
      </w:r>
      <w:r w:rsidR="000D42B7">
        <w:rPr>
          <w:rFonts w:ascii="Times New Roman" w:hAnsi="Times New Roman" w:cs="Times New Roman"/>
          <w:bCs/>
          <w:lang w:val="en-US"/>
        </w:rPr>
        <w:t xml:space="preserve">found in </w:t>
      </w:r>
      <w:r w:rsidR="00AF3A93">
        <w:rPr>
          <w:rFonts w:ascii="Times New Roman" w:hAnsi="Times New Roman" w:cs="Times New Roman"/>
          <w:bCs/>
          <w:lang w:val="en-US"/>
        </w:rPr>
        <w:t xml:space="preserve">two recent studies </w:t>
      </w:r>
      <w:r w:rsidR="00AF3A93" w:rsidRPr="008504A2">
        <w:rPr>
          <w:rFonts w:ascii="Times New Roman" w:hAnsi="Times New Roman" w:cs="Times New Roman"/>
          <w:bCs/>
          <w:highlight w:val="yellow"/>
          <w:lang w:val="en-US"/>
        </w:rPr>
        <w:t>f</w:t>
      </w:r>
      <w:r w:rsidR="00EB7D1F" w:rsidRPr="008504A2">
        <w:rPr>
          <w:rFonts w:ascii="Times New Roman" w:hAnsi="Times New Roman" w:cs="Times New Roman"/>
          <w:bCs/>
          <w:highlight w:val="yellow"/>
          <w:lang w:val="en-US"/>
        </w:rPr>
        <w:t>r</w:t>
      </w:r>
      <w:r w:rsidR="00AF3A93" w:rsidRPr="008504A2">
        <w:rPr>
          <w:rFonts w:ascii="Times New Roman" w:hAnsi="Times New Roman" w:cs="Times New Roman"/>
          <w:bCs/>
          <w:highlight w:val="yellow"/>
          <w:lang w:val="en-US"/>
        </w:rPr>
        <w:t>om</w:t>
      </w:r>
      <w:r w:rsidR="00F60D92" w:rsidRPr="008504A2">
        <w:rPr>
          <w:rFonts w:ascii="Times New Roman" w:hAnsi="Times New Roman" w:cs="Times New Roman"/>
          <w:bCs/>
          <w:highlight w:val="yellow"/>
          <w:lang w:val="en-US"/>
        </w:rPr>
        <w:t xml:space="preserve"> </w:t>
      </w:r>
      <w:del w:id="15" w:author="Anna Gårdmark" w:date="2020-02-09T10:07:00Z">
        <w:r w:rsidR="00F60D92" w:rsidRPr="008504A2" w:rsidDel="002C0DD7">
          <w:rPr>
            <w:rFonts w:ascii="Times New Roman" w:hAnsi="Times New Roman" w:cs="Times New Roman"/>
            <w:bCs/>
            <w:highlight w:val="yellow"/>
            <w:lang w:val="en-US"/>
          </w:rPr>
          <w:delText>a</w:delText>
        </w:r>
        <w:r w:rsidR="00AF3A93" w:rsidRPr="008504A2" w:rsidDel="002C0DD7">
          <w:rPr>
            <w:rFonts w:ascii="Times New Roman" w:hAnsi="Times New Roman" w:cs="Times New Roman"/>
            <w:bCs/>
            <w:highlight w:val="yellow"/>
            <w:lang w:val="en-US"/>
          </w:rPr>
          <w:delText xml:space="preserve"> </w:delText>
        </w:r>
      </w:del>
      <w:commentRangeStart w:id="16"/>
      <w:commentRangeEnd w:id="16"/>
      <w:r w:rsidR="0011697B" w:rsidRPr="008504A2">
        <w:rPr>
          <w:rStyle w:val="Kommentarsreferens"/>
          <w:highlight w:val="yellow"/>
        </w:rPr>
        <w:commentReference w:id="16"/>
      </w:r>
      <w:r w:rsidR="00652531" w:rsidRPr="008504A2">
        <w:rPr>
          <w:rFonts w:ascii="Times New Roman" w:hAnsi="Times New Roman" w:cs="Times New Roman"/>
          <w:bCs/>
          <w:highlight w:val="yellow"/>
          <w:lang w:val="en-US"/>
        </w:rPr>
        <w:t>controlled</w:t>
      </w:r>
      <w:r w:rsidR="00A63719" w:rsidRPr="008504A2">
        <w:rPr>
          <w:rFonts w:ascii="Times New Roman" w:hAnsi="Times New Roman" w:cs="Times New Roman"/>
          <w:bCs/>
          <w:highlight w:val="yellow"/>
          <w:lang w:val="en-US"/>
        </w:rPr>
        <w:t xml:space="preserve"> </w:t>
      </w:r>
      <w:r w:rsidR="004D54E6" w:rsidRPr="008504A2">
        <w:rPr>
          <w:rFonts w:ascii="Times New Roman" w:hAnsi="Times New Roman" w:cs="Times New Roman"/>
          <w:bCs/>
          <w:highlight w:val="yellow"/>
          <w:lang w:val="en-US"/>
        </w:rPr>
        <w:t>experiment</w:t>
      </w:r>
      <w:ins w:id="17" w:author="Anna Gårdmark" w:date="2020-02-09T10:07:00Z">
        <w:r w:rsidR="002C0DD7">
          <w:rPr>
            <w:rFonts w:ascii="Times New Roman" w:hAnsi="Times New Roman" w:cs="Times New Roman"/>
            <w:bCs/>
            <w:highlight w:val="yellow"/>
            <w:lang w:val="en-US"/>
          </w:rPr>
          <w:t>s at individual</w:t>
        </w:r>
      </w:ins>
      <w:r w:rsidR="00F60D92" w:rsidRPr="008504A2">
        <w:rPr>
          <w:rFonts w:ascii="Times New Roman" w:hAnsi="Times New Roman" w:cs="Times New Roman"/>
          <w:bCs/>
          <w:highlight w:val="yellow"/>
          <w:lang w:val="en-US"/>
        </w:rPr>
        <w:t xml:space="preserve"> and </w:t>
      </w:r>
      <w:ins w:id="18" w:author="Anna Gårdmark" w:date="2020-02-09T10:07:00Z">
        <w:r w:rsidR="002C0DD7">
          <w:rPr>
            <w:rFonts w:ascii="Times New Roman" w:hAnsi="Times New Roman" w:cs="Times New Roman"/>
            <w:bCs/>
            <w:highlight w:val="yellow"/>
            <w:lang w:val="en-US"/>
          </w:rPr>
          <w:t>whole-ecosystem scale</w:t>
        </w:r>
      </w:ins>
      <w:commentRangeStart w:id="19"/>
      <w:del w:id="20" w:author="Anna Gårdmark" w:date="2020-02-09T10:07:00Z">
        <w:r w:rsidR="00F60D92" w:rsidRPr="008504A2" w:rsidDel="002C0DD7">
          <w:rPr>
            <w:rFonts w:ascii="Times New Roman" w:hAnsi="Times New Roman" w:cs="Times New Roman"/>
            <w:bCs/>
            <w:highlight w:val="yellow"/>
            <w:lang w:val="en-US"/>
          </w:rPr>
          <w:delText>a</w:delText>
        </w:r>
      </w:del>
      <w:ins w:id="21" w:author="Anna Gårdmark" w:date="2020-02-09T10:07:00Z">
        <w:r w:rsidR="002C0DD7" w:rsidRPr="008504A2" w:rsidDel="002C0DD7">
          <w:rPr>
            <w:rFonts w:ascii="Times New Roman" w:hAnsi="Times New Roman" w:cs="Times New Roman"/>
            <w:bCs/>
            <w:highlight w:val="yellow"/>
            <w:lang w:val="en-US"/>
          </w:rPr>
          <w:t xml:space="preserve"> </w:t>
        </w:r>
      </w:ins>
      <w:del w:id="22" w:author="Anna Gårdmark" w:date="2020-02-09T10:07:00Z">
        <w:r w:rsidR="00F60D92" w:rsidRPr="008504A2" w:rsidDel="002C0DD7">
          <w:rPr>
            <w:rFonts w:ascii="Times New Roman" w:hAnsi="Times New Roman" w:cs="Times New Roman"/>
            <w:bCs/>
            <w:highlight w:val="yellow"/>
            <w:lang w:val="en-US"/>
          </w:rPr>
          <w:delText xml:space="preserve"> lake-study</w:delText>
        </w:r>
      </w:del>
      <w:r w:rsidR="004D54E6">
        <w:rPr>
          <w:rFonts w:ascii="Times New Roman" w:hAnsi="Times New Roman" w:cs="Times New Roman"/>
          <w:bCs/>
          <w:lang w:val="en-US"/>
        </w:rPr>
        <w:t xml:space="preserve"> </w:t>
      </w:r>
      <w:commentRangeEnd w:id="19"/>
      <w:r w:rsidR="00787D7E">
        <w:rPr>
          <w:rStyle w:val="Kommentarsreferens"/>
        </w:rPr>
        <w:commentReference w:id="19"/>
      </w:r>
      <w:r w:rsidR="00652531">
        <w:rPr>
          <w:rFonts w:ascii="Times New Roman" w:hAnsi="Times New Roman" w:cs="Times New Roman"/>
          <w:bCs/>
          <w:lang w:val="en-US"/>
        </w:rPr>
        <w:t>(i.e.</w:t>
      </w:r>
      <w:r w:rsidR="00EB7D1F">
        <w:rPr>
          <w:rFonts w:ascii="Times New Roman" w:hAnsi="Times New Roman" w:cs="Times New Roman"/>
          <w:bCs/>
          <w:lang w:val="en-US"/>
        </w:rPr>
        <w:t>,</w:t>
      </w:r>
      <w:r w:rsidR="00652531">
        <w:rPr>
          <w:rFonts w:ascii="Times New Roman" w:hAnsi="Times New Roman" w:cs="Times New Roman"/>
          <w:bCs/>
          <w:lang w:val="en-US"/>
        </w:rPr>
        <w:t xml:space="preserve"> </w:t>
      </w:r>
      <w:r w:rsidR="000762B9">
        <w:rPr>
          <w:rFonts w:ascii="Times New Roman" w:hAnsi="Times New Roman" w:cs="Times New Roman"/>
          <w:bCs/>
          <w:lang w:val="en-US"/>
        </w:rPr>
        <w:t xml:space="preserve">in the absence of potentially </w:t>
      </w:r>
      <w:r w:rsidR="00652531">
        <w:rPr>
          <w:rFonts w:ascii="Times New Roman" w:hAnsi="Times New Roman" w:cs="Times New Roman"/>
          <w:bCs/>
          <w:lang w:val="en-US"/>
        </w:rPr>
        <w:t xml:space="preserve">confounding factors such as fisheries </w:t>
      </w:r>
      <w:r w:rsidR="009346CD">
        <w:rPr>
          <w:rFonts w:ascii="Times New Roman" w:hAnsi="Times New Roman" w:cs="Times New Roman"/>
          <w:bCs/>
          <w:lang w:val="en-US"/>
        </w:rPr>
        <w:t>exploitation</w:t>
      </w:r>
      <w:r w:rsidR="00652531">
        <w:rPr>
          <w:rFonts w:ascii="Times New Roman" w:hAnsi="Times New Roman" w:cs="Times New Roman"/>
          <w:bCs/>
          <w:lang w:val="en-US"/>
        </w:rPr>
        <w:t>)</w:t>
      </w:r>
      <w:r w:rsidR="00AE402C">
        <w:rPr>
          <w:rFonts w:ascii="Times New Roman" w:hAnsi="Times New Roman" w:cs="Times New Roman"/>
          <w:bCs/>
          <w:lang w:val="en-US"/>
        </w:rPr>
        <w:t xml:space="preserve"> </w:t>
      </w:r>
      <w:r w:rsidR="00AE402C">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AE402C">
        <w:rPr>
          <w:rFonts w:ascii="Times New Roman" w:hAnsi="Times New Roman" w:cs="Times New Roman"/>
          <w:bCs/>
          <w:lang w:val="en-US"/>
        </w:rPr>
        <w:fldChar w:fldCharType="separate"/>
      </w:r>
      <w:r w:rsidR="00AE402C" w:rsidRPr="00AE402C">
        <w:rPr>
          <w:rFonts w:ascii="Times New Roman" w:hAnsi="Times New Roman" w:cs="Times New Roman"/>
          <w:lang w:val="en-GB"/>
        </w:rPr>
        <w:t xml:space="preserve">(Barneche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 Huss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w:t>
      </w:r>
      <w:r w:rsidR="00AE402C">
        <w:rPr>
          <w:rFonts w:ascii="Times New Roman" w:hAnsi="Times New Roman" w:cs="Times New Roman"/>
          <w:bCs/>
          <w:lang w:val="en-US"/>
        </w:rPr>
        <w:fldChar w:fldCharType="end"/>
      </w:r>
      <w:r w:rsidR="002A780D">
        <w:rPr>
          <w:rFonts w:ascii="Times New Roman" w:hAnsi="Times New Roman" w:cs="Times New Roman"/>
          <w:bCs/>
          <w:lang w:val="en-US"/>
        </w:rPr>
        <w:t>.</w:t>
      </w:r>
      <w:r w:rsidR="002647A0">
        <w:rPr>
          <w:rFonts w:ascii="Times New Roman" w:hAnsi="Times New Roman" w:cs="Times New Roman"/>
          <w:bCs/>
          <w:lang w:val="en-US"/>
        </w:rPr>
        <w:t xml:space="preserve"> </w:t>
      </w:r>
      <w:r w:rsidR="00817EE4">
        <w:rPr>
          <w:rFonts w:ascii="Times New Roman" w:hAnsi="Times New Roman" w:cs="Times New Roman"/>
          <w:bCs/>
          <w:lang w:val="en-US"/>
        </w:rPr>
        <w:t>By contrast</w:t>
      </w:r>
      <w:r w:rsidR="00EA5356">
        <w:rPr>
          <w:rFonts w:ascii="Times New Roman" w:hAnsi="Times New Roman" w:cs="Times New Roman"/>
          <w:bCs/>
          <w:lang w:val="en-US"/>
        </w:rPr>
        <w:t>,</w:t>
      </w:r>
      <w:r w:rsidR="00BE1742">
        <w:rPr>
          <w:rFonts w:ascii="Times New Roman" w:hAnsi="Times New Roman" w:cs="Times New Roman"/>
          <w:bCs/>
          <w:lang w:val="en-US"/>
        </w:rPr>
        <w:t xml:space="preserve"> </w:t>
      </w:r>
      <w:r w:rsidR="008A50BC">
        <w:rPr>
          <w:rFonts w:ascii="Times New Roman" w:hAnsi="Times New Roman" w:cs="Times New Roman"/>
          <w:bCs/>
          <w:lang w:val="en-US"/>
        </w:rPr>
        <w:t>f</w:t>
      </w:r>
      <w:r w:rsidR="00EA5356">
        <w:rPr>
          <w:rFonts w:ascii="Times New Roman" w:hAnsi="Times New Roman" w:cs="Times New Roman"/>
          <w:bCs/>
          <w:lang w:val="en-US"/>
        </w:rPr>
        <w:t>aster growth rates</w:t>
      </w:r>
      <w:r w:rsidR="006E6356">
        <w:rPr>
          <w:rFonts w:ascii="Times New Roman" w:hAnsi="Times New Roman" w:cs="Times New Roman"/>
          <w:bCs/>
          <w:lang w:val="en-US"/>
        </w:rPr>
        <w:t xml:space="preserve"> or larger size-at-age</w:t>
      </w:r>
      <w:r w:rsidR="00EA5356">
        <w:rPr>
          <w:rFonts w:ascii="Times New Roman" w:hAnsi="Times New Roman" w:cs="Times New Roman"/>
          <w:bCs/>
          <w:lang w:val="en-US"/>
        </w:rPr>
        <w:t xml:space="preserve"> </w:t>
      </w:r>
      <w:r w:rsidR="006E6356">
        <w:rPr>
          <w:rFonts w:ascii="Times New Roman" w:hAnsi="Times New Roman" w:cs="Times New Roman"/>
          <w:bCs/>
          <w:lang w:val="en-US"/>
        </w:rPr>
        <w:t xml:space="preserve">of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8504A2">
        <w:rPr>
          <w:rFonts w:ascii="Times New Roman" w:hAnsi="Times New Roman" w:cs="Times New Roman"/>
          <w:bCs/>
          <w:lang w:val="en-US"/>
        </w:rPr>
        <w:t xml:space="preserve"> </w:t>
      </w:r>
      <w:r w:rsidR="008504A2">
        <w:rPr>
          <w:rFonts w:ascii="Times New Roman" w:hAnsi="Times New Roman" w:cs="Times New Roman"/>
          <w:bCs/>
          <w:lang w:val="en-US"/>
        </w:rPr>
        <w:fldChar w:fldCharType="begin"/>
      </w:r>
      <w:r w:rsidR="008504A2">
        <w:rPr>
          <w:rFonts w:ascii="Times New Roman" w:hAnsi="Times New Roman" w:cs="Times New Roman"/>
          <w:bCs/>
          <w:lang w:val="en-US"/>
        </w:rPr>
        <w:instrText xml:space="preserve"> ADDIN ZOTERO_ITEM CSL_CITATION {"citationID":"YYPoaQNu","properties":{"formattedCitation":"(Neuheimer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8504A2">
        <w:rPr>
          <w:rFonts w:ascii="Times New Roman" w:hAnsi="Times New Roman" w:cs="Times New Roman"/>
          <w:bCs/>
          <w:lang w:val="en-US"/>
        </w:rPr>
        <w:fldChar w:fldCharType="separate"/>
      </w:r>
      <w:r w:rsidR="008504A2" w:rsidRPr="008504A2">
        <w:rPr>
          <w:rFonts w:ascii="Times New Roman" w:hAnsi="Times New Roman" w:cs="Times New Roman"/>
          <w:lang w:val="en-GB"/>
        </w:rPr>
        <w:t xml:space="preserve">(Neuheimer </w:t>
      </w:r>
      <w:r w:rsidR="008504A2" w:rsidRPr="008504A2">
        <w:rPr>
          <w:rFonts w:ascii="Times New Roman" w:hAnsi="Times New Roman" w:cs="Times New Roman"/>
          <w:i/>
          <w:iCs/>
          <w:lang w:val="en-GB"/>
        </w:rPr>
        <w:t>et al.</w:t>
      </w:r>
      <w:r w:rsidR="008504A2" w:rsidRPr="008504A2">
        <w:rPr>
          <w:rFonts w:ascii="Times New Roman" w:hAnsi="Times New Roman" w:cs="Times New Roman"/>
          <w:lang w:val="en-GB"/>
        </w:rPr>
        <w:t xml:space="preserve"> 2011)</w:t>
      </w:r>
      <w:r w:rsidR="008504A2">
        <w:rPr>
          <w:rFonts w:ascii="Times New Roman" w:hAnsi="Times New Roman" w:cs="Times New Roman"/>
          <w:bCs/>
          <w:lang w:val="en-US"/>
        </w:rPr>
        <w:fldChar w:fldCharType="end"/>
      </w:r>
      <w:commentRangeStart w:id="23"/>
      <w:commentRangeStart w:id="24"/>
      <w:commentRangeStart w:id="25"/>
      <w:r w:rsidR="00EA5356">
        <w:rPr>
          <w:rFonts w:ascii="Times New Roman" w:hAnsi="Times New Roman" w:cs="Times New Roman"/>
          <w:bCs/>
          <w:lang w:val="en-US"/>
        </w:rPr>
        <w:t>.</w:t>
      </w:r>
      <w:commentRangeEnd w:id="23"/>
      <w:r w:rsidR="0011697B">
        <w:rPr>
          <w:rStyle w:val="Kommentarsreferens"/>
        </w:rPr>
        <w:commentReference w:id="23"/>
      </w:r>
      <w:commentRangeEnd w:id="24"/>
      <w:r w:rsidR="008504A2">
        <w:rPr>
          <w:rStyle w:val="Kommentarsreferens"/>
        </w:rPr>
        <w:commentReference w:id="24"/>
      </w:r>
      <w:commentRangeEnd w:id="25"/>
      <w:r w:rsidR="00254556">
        <w:rPr>
          <w:rStyle w:val="Kommentarsreferens"/>
        </w:rPr>
        <w:commentReference w:id="25"/>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w:t>
      </w:r>
      <w:commentRangeStart w:id="26"/>
      <w:r w:rsidR="00774308">
        <w:rPr>
          <w:lang w:val="en-GB"/>
        </w:rPr>
        <w:t>.</w:t>
      </w:r>
      <w:commentRangeEnd w:id="26"/>
      <w:r w:rsidR="008E39E2">
        <w:rPr>
          <w:rStyle w:val="Kommentarsreferens"/>
        </w:rPr>
        <w:commentReference w:id="26"/>
      </w:r>
      <w:r w:rsidR="00774308">
        <w:rPr>
          <w:lang w:val="en-GB"/>
        </w:rPr>
        <w:t xml:space="preserve"> mechanistic size-based food web models</w:t>
      </w:r>
      <w:r w:rsidR="000124FD">
        <w:rPr>
          <w:rFonts w:ascii="Times New Roman" w:hAnsi="Times New Roman" w:cs="Times New Roman"/>
          <w:bCs/>
          <w:lang w:val="en-GB"/>
        </w:rPr>
        <w:t>.</w:t>
      </w:r>
    </w:p>
    <w:p w14:paraId="3B504B7E" w14:textId="2DA3133C"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Bertalanffy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commentRangeStart w:id="27"/>
      <w:r w:rsidR="00E63F97" w:rsidRPr="00CE41CE">
        <w:rPr>
          <w:rFonts w:ascii="Times New Roman" w:hAnsi="Times New Roman" w:cs="Times New Roman"/>
          <w:lang w:val="en-US"/>
        </w:rPr>
        <w:t xml:space="preserve">by </w:t>
      </w:r>
      <w:commentRangeEnd w:id="27"/>
      <w:r w:rsidR="004B7619">
        <w:rPr>
          <w:rStyle w:val="Kommentarsreferens"/>
        </w:rPr>
        <w:commentReference w:id="27"/>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commentRangeStart w:id="28"/>
      <w:commentRangeStart w:id="29"/>
      <w:commentRangeStart w:id="30"/>
      <w:r w:rsidR="00335680">
        <w:rPr>
          <w:rFonts w:ascii="Times New Roman" w:hAnsi="Times New Roman" w:cs="Times New Roman"/>
          <w:lang w:val="en-US"/>
        </w:rPr>
        <w:fldChar w:fldCharType="begin"/>
      </w:r>
      <w:r w:rsidR="00335680">
        <w:rPr>
          <w:rFonts w:ascii="Times New Roman" w:hAnsi="Times New Roman" w:cs="Times New Roman"/>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lang w:val="en-US"/>
        </w:rPr>
        <w:fldChar w:fldCharType="separate"/>
      </w:r>
      <w:r w:rsidR="00335680" w:rsidRPr="00335680">
        <w:rPr>
          <w:rFonts w:ascii="Times New Roman" w:hAnsi="Times New Roman" w:cs="Times New Roman"/>
          <w:lang w:val="en-GB"/>
        </w:rPr>
        <w:t xml:space="preserve">(Björnsson 2001; García García </w:t>
      </w:r>
      <w:r w:rsidR="00335680" w:rsidRPr="00335680">
        <w:rPr>
          <w:rFonts w:ascii="Times New Roman" w:hAnsi="Times New Roman" w:cs="Times New Roman"/>
          <w:i/>
          <w:iCs/>
          <w:lang w:val="en-GB"/>
        </w:rPr>
        <w:t>et al.</w:t>
      </w:r>
      <w:r w:rsidR="00335680" w:rsidRPr="00335680">
        <w:rPr>
          <w:rFonts w:ascii="Times New Roman" w:hAnsi="Times New Roman" w:cs="Times New Roman"/>
          <w:lang w:val="en-GB"/>
        </w:rPr>
        <w:t xml:space="preserve"> 2011)</w:t>
      </w:r>
      <w:r w:rsidR="00335680">
        <w:rPr>
          <w:rFonts w:ascii="Times New Roman" w:hAnsi="Times New Roman" w:cs="Times New Roman"/>
          <w:lang w:val="en-US"/>
        </w:rPr>
        <w:fldChar w:fldCharType="end"/>
      </w:r>
      <w:commentRangeEnd w:id="28"/>
      <w:r w:rsidR="00A74C23">
        <w:rPr>
          <w:rStyle w:val="Kommentarsreferens"/>
        </w:rPr>
        <w:commentReference w:id="28"/>
      </w:r>
      <w:commentRangeEnd w:id="29"/>
      <w:r w:rsidR="004B7619">
        <w:rPr>
          <w:rStyle w:val="Kommentarsreferens"/>
        </w:rPr>
        <w:commentReference w:id="29"/>
      </w:r>
      <w:commentRangeEnd w:id="30"/>
      <w:r w:rsidR="00254556">
        <w:rPr>
          <w:rStyle w:val="Kommentarsreferens"/>
        </w:rPr>
        <w:commentReference w:id="30"/>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p>
    <w:p w14:paraId="7C4BE11A" w14:textId="28239C17"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individual physiology</w:t>
      </w:r>
      <w:ins w:id="31" w:author="Anna Gårdmark" w:date="2020-02-07T16:16:00Z">
        <w:del w:id="32" w:author="Max Lindmark" w:date="2020-02-08T14:35:00Z">
          <w:r w:rsidR="00E37071" w:rsidDel="00B0027C">
            <w:rPr>
              <w:rFonts w:ascii="Times New Roman" w:hAnsi="Times New Roman" w:cs="Times New Roman"/>
              <w:lang w:val="en-US"/>
            </w:rPr>
            <w:delText>,</w:delText>
          </w:r>
        </w:del>
      </w:ins>
      <w:r>
        <w:rPr>
          <w:rFonts w:ascii="Times New Roman" w:hAnsi="Times New Roman" w:cs="Times New Roman"/>
          <w:lang w:val="en-US"/>
        </w:rPr>
        <w:t xml:space="preserve"> </w:t>
      </w:r>
      <w:r>
        <w:rPr>
          <w:rFonts w:ascii="Times New Roman" w:hAnsi="Times New Roman" w:cs="Times New Roman"/>
          <w:lang w:val="en-GB"/>
        </w:rPr>
        <w:t>on individuals</w:t>
      </w:r>
      <w:del w:id="33" w:author="Anna Gårdmark" w:date="2020-02-07T10:38:00Z">
        <w:r w:rsidDel="0019006D">
          <w:rPr>
            <w:rFonts w:ascii="Times New Roman" w:hAnsi="Times New Roman" w:cs="Times New Roman"/>
            <w:lang w:val="en-GB"/>
          </w:rPr>
          <w:delText>growth</w:delText>
        </w:r>
      </w:del>
      <w:ins w:id="34" w:author="Max Lindmark" w:date="2020-02-08T14:35:00Z">
        <w:r w:rsidR="00B0027C">
          <w:rPr>
            <w:rFonts w:ascii="Times New Roman" w:hAnsi="Times New Roman" w:cs="Times New Roman"/>
            <w:lang w:val="en-GB"/>
          </w:rPr>
          <w:t xml:space="preserve"> and </w:t>
        </w:r>
      </w:ins>
      <w:del w:id="35" w:author="Max Lindmark" w:date="2020-02-08T14:35:00Z">
        <w:r w:rsidDel="00B0027C">
          <w:rPr>
            <w:rFonts w:ascii="Times New Roman" w:hAnsi="Times New Roman" w:cs="Times New Roman"/>
            <w:lang w:val="en-GB"/>
          </w:rPr>
          <w:delText xml:space="preserve">, populations and </w:delText>
        </w:r>
      </w:del>
      <w:r>
        <w:rPr>
          <w:rFonts w:ascii="Times New Roman" w:hAnsi="Times New Roman" w:cs="Times New Roman"/>
          <w:lang w:val="en-GB"/>
        </w:rPr>
        <w:t xml:space="preserve">the </w:t>
      </w:r>
      <w:ins w:id="36" w:author="Anna Gårdmark" w:date="2020-02-07T10:39:00Z">
        <w:del w:id="37" w:author="Max Lindmark" w:date="2020-02-08T14:35:00Z">
          <w:r w:rsidDel="00B0027C">
            <w:rPr>
              <w:rFonts w:ascii="Times New Roman" w:hAnsi="Times New Roman" w:cs="Times New Roman"/>
              <w:lang w:val="en-GB"/>
            </w:rPr>
            <w:delText xml:space="preserve">exploited </w:delText>
          </w:r>
        </w:del>
      </w:ins>
      <w:r w:rsidRPr="000B5471">
        <w:rPr>
          <w:rFonts w:ascii="Times New Roman" w:hAnsi="Times New Roman" w:cs="Times New Roman"/>
          <w:lang w:val="en-US"/>
        </w:rPr>
        <w:t>food web</w:t>
      </w:r>
      <w:del w:id="38" w:author="Anna Gårdmark" w:date="2020-02-07T10:37:00Z">
        <w:r w:rsidRPr="000B5471" w:rsidDel="0019006D">
          <w:rPr>
            <w:rFonts w:ascii="Times New Roman" w:hAnsi="Times New Roman" w:cs="Times New Roman"/>
            <w:lang w:val="en-US"/>
          </w:rPr>
          <w:delText xml:space="preserve"> </w:delText>
        </w:r>
        <w:r w:rsidDel="0019006D">
          <w:rPr>
            <w:rFonts w:ascii="Times New Roman" w:hAnsi="Times New Roman" w:cs="Times New Roman"/>
            <w:lang w:val="en-US"/>
          </w:rPr>
          <w:delText>in a set of different scenarios</w:delText>
        </w:r>
      </w:del>
      <w:r w:rsidRPr="00433162">
        <w:rPr>
          <w:rFonts w:ascii="Times New Roman" w:hAnsi="Times New Roman" w:cs="Times New Roman"/>
          <w:lang w:val="en-GB"/>
        </w:rPr>
        <w:t xml:space="preserve">. </w:t>
      </w:r>
      <w:commentRangeStart w:id="39"/>
      <w:commentRangeStart w:id="40"/>
      <w:r w:rsidR="00FD330A" w:rsidRPr="00EE6130">
        <w:rPr>
          <w:rFonts w:ascii="Times New Roman" w:hAnsi="Times New Roman" w:cs="Times New Roman"/>
          <w:lang w:val="en-US"/>
        </w:rPr>
        <w:t>T</w:t>
      </w:r>
      <w:commentRangeEnd w:id="39"/>
      <w:r w:rsidR="00A74C23">
        <w:rPr>
          <w:rStyle w:val="Kommentarsreferens"/>
        </w:rPr>
        <w:commentReference w:id="39"/>
      </w:r>
      <w:commentRangeEnd w:id="40"/>
      <w:r w:rsidR="002C0DD7">
        <w:rPr>
          <w:rStyle w:val="Kommentarsreferens"/>
        </w:rPr>
        <w:commentReference w:id="40"/>
      </w:r>
      <w:r w:rsidR="00FD330A" w:rsidRPr="00EE6130">
        <w:rPr>
          <w:rFonts w:ascii="Times New Roman" w:hAnsi="Times New Roman" w:cs="Times New Roman"/>
          <w:lang w:val="en-US"/>
        </w:rPr>
        <w:t xml:space="preserve">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Pr>
          <w:rFonts w:ascii="Times New Roman" w:hAnsi="Times New Roman" w:cs="Times New Roman"/>
          <w:lang w:val="en-US"/>
        </w:rPr>
        <w:t>, and analyze a set of different scenarios with either fish physiology, their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w:t>
      </w:r>
      <w:moveFromRangeStart w:id="41" w:author="Max Lindmark" w:date="2020-02-08T14:36:00Z" w:name="move32065033"/>
      <w:moveFrom w:id="42" w:author="Max Lindmark" w:date="2020-02-08T14:36:00Z">
        <w:r w:rsidR="00101DF9" w:rsidDel="000703D3">
          <w:rPr>
            <w:rFonts w:ascii="Times New Roman" w:hAnsi="Times New Roman" w:cs="Times New Roman"/>
            <w:lang w:val="en-US"/>
          </w:rPr>
          <w:t xml:space="preserve">(using the </w:t>
        </w:r>
        <w:r w:rsidR="00101DF9" w:rsidRPr="00433162" w:rsidDel="000703D3">
          <w:rPr>
            <w:rFonts w:ascii="Times New Roman" w:hAnsi="Times New Roman" w:cs="Times New Roman"/>
            <w:lang w:val="en-GB"/>
          </w:rPr>
          <w:t>regional coupled model system RCA4-NEMO</w:t>
        </w:r>
        <w:r w:rsidR="00101DF9" w:rsidRPr="00AF32CB" w:rsidDel="000703D3">
          <w:rPr>
            <w:rStyle w:val="Kommentarsreferens"/>
            <w:rFonts w:ascii="Times New Roman" w:hAnsi="Times New Roman" w:cs="Times New Roman"/>
            <w:sz w:val="22"/>
            <w:szCs w:val="22"/>
          </w:rPr>
          <w:annotationRef/>
        </w:r>
        <w:r w:rsidR="00101DF9" w:rsidRPr="00433162" w:rsidDel="000703D3">
          <w:rPr>
            <w:rFonts w:ascii="Times New Roman" w:hAnsi="Times New Roman" w:cs="Times New Roman"/>
            <w:lang w:val="en-GB"/>
          </w:rPr>
          <w:t xml:space="preserve"> and </w:t>
        </w:r>
        <w:r w:rsidR="00101DF9" w:rsidRPr="002A3816" w:rsidDel="000703D3">
          <w:rPr>
            <w:rFonts w:ascii="Times New Roman" w:hAnsi="Times New Roman" w:cs="Times New Roman"/>
            <w:lang w:val="en-GB"/>
          </w:rPr>
          <w:t>the RCP 8.5 emission</w:t>
        </w:r>
        <w:r w:rsidR="00101DF9" w:rsidRPr="00433162" w:rsidDel="000703D3">
          <w:rPr>
            <w:rFonts w:ascii="Times New Roman" w:hAnsi="Times New Roman" w:cs="Times New Roman"/>
            <w:lang w:val="en-GB"/>
          </w:rPr>
          <w:t xml:space="preserve"> scenario</w:t>
        </w:r>
        <w:r w:rsidR="00BB41C0" w:rsidDel="000703D3">
          <w:rPr>
            <w:rFonts w:ascii="Times New Roman" w:hAnsi="Times New Roman" w:cs="Times New Roman"/>
            <w:lang w:val="en-GB"/>
          </w:rPr>
          <w:t xml:space="preserve"> </w:t>
        </w:r>
        <w:r w:rsidR="00BB41C0" w:rsidDel="000703D3">
          <w:rPr>
            <w:rFonts w:ascii="Times New Roman" w:hAnsi="Times New Roman" w:cs="Times New Roman"/>
            <w:lang w:val="en-GB"/>
          </w:rPr>
          <w:fldChar w:fldCharType="begin"/>
        </w:r>
        <w:r w:rsidR="00BB41C0" w:rsidDel="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2.6), 2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4.5), and 4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BB41C0" w:rsidDel="000703D3">
          <w:rPr>
            <w:rFonts w:ascii="Times New Roman" w:hAnsi="Times New Roman" w:cs="Times New Roman"/>
            <w:lang w:val="en-GB"/>
          </w:rPr>
          <w:fldChar w:fldCharType="separate"/>
        </w:r>
        <w:r w:rsidR="00BB41C0" w:rsidRPr="00BB41C0" w:rsidDel="000703D3">
          <w:rPr>
            <w:rFonts w:ascii="Times New Roman" w:hAnsi="Times New Roman" w:cs="Times New Roman"/>
            <w:lang w:val="en-GB"/>
          </w:rPr>
          <w:t xml:space="preserve">(Dieterich </w:t>
        </w:r>
        <w:r w:rsidR="00BB41C0" w:rsidRPr="00BB41C0" w:rsidDel="000703D3">
          <w:rPr>
            <w:rFonts w:ascii="Times New Roman" w:hAnsi="Times New Roman" w:cs="Times New Roman"/>
            <w:i/>
            <w:iCs/>
            <w:lang w:val="en-GB"/>
          </w:rPr>
          <w:t>et al.</w:t>
        </w:r>
        <w:r w:rsidR="00BB41C0" w:rsidRPr="00BB41C0" w:rsidDel="000703D3">
          <w:rPr>
            <w:rFonts w:ascii="Times New Roman" w:hAnsi="Times New Roman" w:cs="Times New Roman"/>
            <w:lang w:val="en-GB"/>
          </w:rPr>
          <w:t xml:space="preserve"> 2019; Gröger </w:t>
        </w:r>
        <w:r w:rsidR="00BB41C0" w:rsidRPr="00BB41C0" w:rsidDel="000703D3">
          <w:rPr>
            <w:rFonts w:ascii="Times New Roman" w:hAnsi="Times New Roman" w:cs="Times New Roman"/>
            <w:i/>
            <w:iCs/>
            <w:lang w:val="en-GB"/>
          </w:rPr>
          <w:t>et al.</w:t>
        </w:r>
        <w:r w:rsidR="00BB41C0" w:rsidRPr="00BB41C0" w:rsidDel="000703D3">
          <w:rPr>
            <w:rFonts w:ascii="Times New Roman" w:hAnsi="Times New Roman" w:cs="Times New Roman"/>
            <w:lang w:val="en-GB"/>
          </w:rPr>
          <w:t xml:space="preserve"> 2019)</w:t>
        </w:r>
        <w:r w:rsidR="00BB41C0" w:rsidDel="000703D3">
          <w:rPr>
            <w:rFonts w:ascii="Times New Roman" w:hAnsi="Times New Roman" w:cs="Times New Roman"/>
            <w:lang w:val="en-GB"/>
          </w:rPr>
          <w:fldChar w:fldCharType="end"/>
        </w:r>
        <w:r w:rsidR="00101DF9" w:rsidRPr="00101DF9" w:rsidDel="000703D3">
          <w:rPr>
            <w:rFonts w:ascii="Times New Roman" w:hAnsi="Times New Roman" w:cs="Times New Roman"/>
            <w:lang w:val="en-US"/>
          </w:rPr>
          <w:t>)</w:t>
        </w:r>
      </w:moveFrom>
      <w:moveFromRangeEnd w:id="41"/>
      <w:r w:rsidR="009933B0">
        <w:rPr>
          <w:rFonts w:ascii="Times New Roman" w:hAnsi="Times New Roman" w:cs="Times New Roman"/>
          <w:lang w:val="en-US"/>
        </w:rPr>
        <w:t xml:space="preserve">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growth trajectories, average body sizes, population size-structure and yield in a fished ecosystem</w:t>
      </w:r>
      <w:del w:id="43" w:author="Max Lindmark" w:date="2020-02-08T14:38:00Z">
        <w:r w:rsidR="00E37071" w:rsidDel="00BD4DA7">
          <w:rPr>
            <w:rFonts w:ascii="Times New Roman" w:hAnsi="Times New Roman" w:cs="Times New Roman"/>
            <w:bCs/>
            <w:lang w:val="en-US"/>
          </w:rPr>
          <w:delText>, to answer</w:delText>
        </w:r>
      </w:del>
      <w:ins w:id="44" w:author="Max Lindmark" w:date="2020-02-08T14:38:00Z">
        <w:r w:rsidR="00BD4DA7">
          <w:rPr>
            <w:rFonts w:ascii="Times New Roman" w:hAnsi="Times New Roman" w:cs="Times New Roman"/>
            <w:bCs/>
            <w:lang w:val="en-US"/>
          </w:rPr>
          <w:t>. With this set</w:t>
        </w:r>
        <w:del w:id="45" w:author="Anna Gårdmark" w:date="2020-02-09T09:20:00Z">
          <w:r w:rsidR="00BD4DA7" w:rsidDel="00254556">
            <w:rPr>
              <w:rFonts w:ascii="Times New Roman" w:hAnsi="Times New Roman" w:cs="Times New Roman"/>
              <w:bCs/>
              <w:lang w:val="en-US"/>
            </w:rPr>
            <w:delText xml:space="preserve"> </w:delText>
          </w:r>
        </w:del>
        <w:r w:rsidR="00BD4DA7">
          <w:rPr>
            <w:rFonts w:ascii="Times New Roman" w:hAnsi="Times New Roman" w:cs="Times New Roman"/>
            <w:bCs/>
            <w:lang w:val="en-US"/>
          </w:rPr>
          <w:t>up, w</w:t>
        </w:r>
      </w:ins>
      <w:ins w:id="46" w:author="Max Lindmark" w:date="2020-02-08T14:39:00Z">
        <w:r w:rsidR="00BD4DA7">
          <w:rPr>
            <w:rFonts w:ascii="Times New Roman" w:hAnsi="Times New Roman" w:cs="Times New Roman"/>
            <w:bCs/>
            <w:lang w:val="en-US"/>
          </w:rPr>
          <w:t xml:space="preserve">e address the questions about how </w:t>
        </w:r>
      </w:ins>
      <w:ins w:id="47" w:author="Max Lindmark" w:date="2020-02-08T16:08:00Z">
        <w:r w:rsidR="006E572A">
          <w:rPr>
            <w:rFonts w:ascii="Times New Roman" w:hAnsi="Times New Roman" w:cs="Times New Roman"/>
            <w:bCs/>
            <w:lang w:val="en-US"/>
          </w:rPr>
          <w:t xml:space="preserve">warming affects individual growth in a food web context, </w:t>
        </w:r>
      </w:ins>
      <w:ins w:id="48" w:author="Max Lindmark" w:date="2020-02-08T16:09:00Z">
        <w:r w:rsidR="00BE26A8">
          <w:rPr>
            <w:rFonts w:ascii="Times New Roman" w:hAnsi="Times New Roman" w:cs="Times New Roman"/>
            <w:bCs/>
            <w:lang w:val="en-US"/>
          </w:rPr>
          <w:t xml:space="preserve">how </w:t>
        </w:r>
      </w:ins>
      <w:ins w:id="49" w:author="Max Lindmark" w:date="2020-02-08T14:39:00Z">
        <w:r w:rsidR="00BD4DA7">
          <w:rPr>
            <w:rFonts w:ascii="Times New Roman" w:hAnsi="Times New Roman" w:cs="Times New Roman"/>
            <w:bCs/>
            <w:lang w:val="en-US"/>
          </w:rPr>
          <w:t xml:space="preserve">population size-structure is shaped by changes in size-at-age </w:t>
        </w:r>
      </w:ins>
      <w:ins w:id="50" w:author="Max Lindmark" w:date="2020-02-08T14:40:00Z">
        <w:r w:rsidR="00BD4DA7">
          <w:rPr>
            <w:rFonts w:ascii="Times New Roman" w:hAnsi="Times New Roman" w:cs="Times New Roman"/>
            <w:bCs/>
            <w:lang w:val="en-US"/>
          </w:rPr>
          <w:t xml:space="preserve">and </w:t>
        </w:r>
      </w:ins>
      <w:ins w:id="51" w:author="Max Lindmark" w:date="2020-02-08T16:09:00Z">
        <w:r w:rsidR="00BE26A8">
          <w:rPr>
            <w:rFonts w:ascii="Times New Roman" w:hAnsi="Times New Roman" w:cs="Times New Roman"/>
            <w:bCs/>
            <w:lang w:val="en-US"/>
          </w:rPr>
          <w:t xml:space="preserve">by changes in </w:t>
        </w:r>
      </w:ins>
      <w:ins w:id="52" w:author="Max Lindmark" w:date="2020-02-08T14:40:00Z">
        <w:r w:rsidR="00BD4DA7">
          <w:rPr>
            <w:rFonts w:ascii="Times New Roman" w:hAnsi="Times New Roman" w:cs="Times New Roman"/>
            <w:bCs/>
            <w:lang w:val="en-US"/>
          </w:rPr>
          <w:t xml:space="preserve">relative abundance of differently sized individuals, and </w:t>
        </w:r>
      </w:ins>
      <w:ins w:id="53" w:author="Max Lindmark" w:date="2020-02-08T16:09:00Z">
        <w:r w:rsidR="00BE26A8">
          <w:rPr>
            <w:rFonts w:ascii="Times New Roman" w:hAnsi="Times New Roman" w:cs="Times New Roman"/>
            <w:bCs/>
            <w:lang w:val="en-US"/>
          </w:rPr>
          <w:t xml:space="preserve">lastly </w:t>
        </w:r>
      </w:ins>
      <w:ins w:id="54" w:author="Max Lindmark" w:date="2020-02-08T14:40:00Z">
        <w:r w:rsidR="00BD4DA7">
          <w:rPr>
            <w:rFonts w:ascii="Times New Roman" w:hAnsi="Times New Roman" w:cs="Times New Roman"/>
            <w:bCs/>
            <w:lang w:val="en-US"/>
          </w:rPr>
          <w:t xml:space="preserve">how that </w:t>
        </w:r>
        <w:del w:id="55" w:author="Anna Gårdmark" w:date="2020-02-09T09:21:00Z">
          <w:r w:rsidR="00BD4DA7" w:rsidDel="00254556">
            <w:rPr>
              <w:rFonts w:ascii="Times New Roman" w:hAnsi="Times New Roman" w:cs="Times New Roman"/>
              <w:bCs/>
              <w:lang w:val="en-US"/>
            </w:rPr>
            <w:delText>impacts</w:delText>
          </w:r>
        </w:del>
      </w:ins>
      <w:ins w:id="56" w:author="Anna Gårdmark" w:date="2020-02-09T09:21:00Z">
        <w:r w:rsidR="00254556">
          <w:rPr>
            <w:rFonts w:ascii="Times New Roman" w:hAnsi="Times New Roman" w:cs="Times New Roman"/>
            <w:bCs/>
            <w:lang w:val="en-US"/>
          </w:rPr>
          <w:t>influences</w:t>
        </w:r>
      </w:ins>
      <w:ins w:id="57" w:author="Max Lindmark" w:date="2020-02-08T14:40:00Z">
        <w:r w:rsidR="00BD4DA7">
          <w:rPr>
            <w:rFonts w:ascii="Times New Roman" w:hAnsi="Times New Roman" w:cs="Times New Roman"/>
            <w:bCs/>
            <w:lang w:val="en-US"/>
          </w:rPr>
          <w:t xml:space="preserve"> fisheries reference points</w:t>
        </w:r>
      </w:ins>
      <w:del w:id="58" w:author="Max Lindmark" w:date="2020-02-08T14:40:00Z">
        <w:r w:rsidR="00E37071" w:rsidRPr="001B038F" w:rsidDel="008E0C0B">
          <w:rPr>
            <w:rFonts w:ascii="Times New Roman" w:hAnsi="Times New Roman" w:cs="Times New Roman"/>
            <w:bCs/>
            <w:lang w:val="en-US"/>
          </w:rPr>
          <w:delText xml:space="preserve"> </w:delText>
        </w:r>
      </w:del>
      <w:commentRangeStart w:id="59"/>
      <w:commentRangeStart w:id="60"/>
      <w:commentRangeStart w:id="61"/>
      <w:commentRangeEnd w:id="59"/>
      <w:r w:rsidR="00E37071">
        <w:rPr>
          <w:rStyle w:val="Kommentarsreferens"/>
        </w:rPr>
        <w:commentReference w:id="59"/>
      </w:r>
      <w:commentRangeEnd w:id="60"/>
      <w:r w:rsidR="00BE26A8">
        <w:rPr>
          <w:rStyle w:val="Kommentarsreferens"/>
        </w:rPr>
        <w:commentReference w:id="60"/>
      </w:r>
      <w:commentRangeEnd w:id="61"/>
      <w:r w:rsidR="00787D7E">
        <w:rPr>
          <w:rStyle w:val="Kommentarsreferens"/>
        </w:rPr>
        <w:commentReference w:id="61"/>
      </w:r>
      <w:ins w:id="62" w:author="Max Lindmark" w:date="2020-02-08T14:37:00Z">
        <w:r w:rsidR="000703D3">
          <w:rPr>
            <w:rFonts w:ascii="Times New Roman" w:hAnsi="Times New Roman" w:cs="Times New Roman"/>
            <w:bCs/>
            <w:lang w:val="en-US"/>
          </w:rPr>
          <w:t xml:space="preserve">. Temperature change is based on the </w:t>
        </w:r>
      </w:ins>
      <w:moveToRangeStart w:id="63" w:author="Max Lindmark" w:date="2020-02-08T14:36:00Z" w:name="move32065033"/>
      <w:moveTo w:id="64" w:author="Max Lindmark" w:date="2020-02-08T14:36:00Z">
        <w:del w:id="65" w:author="Max Lindmark" w:date="2020-02-08T14:37:00Z">
          <w:r w:rsidR="000703D3" w:rsidDel="000703D3">
            <w:rPr>
              <w:rFonts w:ascii="Times New Roman" w:hAnsi="Times New Roman" w:cs="Times New Roman"/>
              <w:lang w:val="en-US"/>
            </w:rPr>
            <w:delText xml:space="preserve">(using the </w:delText>
          </w:r>
        </w:del>
        <w:r w:rsidR="000703D3" w:rsidRPr="00433162">
          <w:rPr>
            <w:rFonts w:ascii="Times New Roman" w:hAnsi="Times New Roman" w:cs="Times New Roman"/>
            <w:lang w:val="en-GB"/>
          </w:rPr>
          <w:t>regional coupled model system RCA4-NEMO</w:t>
        </w:r>
        <w:r w:rsidR="000703D3" w:rsidRPr="00AF32CB">
          <w:rPr>
            <w:rStyle w:val="Kommentarsreferens"/>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2.6), 2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4.5), and 4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moveTo>
      <w:ins w:id="66" w:author="Max Lindmark" w:date="2020-02-08T14:37:00Z">
        <w:r w:rsidR="000703D3">
          <w:rPr>
            <w:rFonts w:ascii="Times New Roman" w:hAnsi="Times New Roman" w:cs="Times New Roman"/>
            <w:lang w:val="en-US"/>
          </w:rPr>
          <w:t xml:space="preserve">. </w:t>
        </w:r>
      </w:ins>
      <w:moveTo w:id="67" w:author="Max Lindmark" w:date="2020-02-08T14:36:00Z">
        <w:del w:id="68" w:author="Max Lindmark" w:date="2020-02-08T14:37:00Z">
          <w:r w:rsidR="000703D3" w:rsidRPr="00101DF9" w:rsidDel="000703D3">
            <w:rPr>
              <w:rFonts w:ascii="Times New Roman" w:hAnsi="Times New Roman" w:cs="Times New Roman"/>
              <w:lang w:val="en-US"/>
            </w:rPr>
            <w:delText>)</w:delText>
          </w:r>
        </w:del>
      </w:moveTo>
      <w:moveToRangeEnd w:id="63"/>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meta-analys</w:t>
      </w:r>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ins w:id="69" w:author="Max Lindmark" w:date="2020-02-08T14:41:00Z">
        <w:r w:rsidR="004743E4">
          <w:rPr>
            <w:rFonts w:ascii="Times New Roman" w:hAnsi="Times New Roman" w:cs="Times New Roman"/>
            <w:bCs/>
            <w:lang w:val="en-GB"/>
          </w:rPr>
          <w:t xml:space="preserve"> (Lindmark </w:t>
        </w:r>
        <w:r w:rsidR="004743E4" w:rsidRPr="004743E4">
          <w:rPr>
            <w:rFonts w:ascii="Times New Roman" w:hAnsi="Times New Roman" w:cs="Times New Roman"/>
            <w:bCs/>
            <w:i/>
            <w:iCs/>
            <w:lang w:val="en-GB"/>
            <w:rPrChange w:id="70" w:author="Max Lindmark" w:date="2020-02-08T14:41:00Z">
              <w:rPr>
                <w:rFonts w:ascii="Times New Roman" w:hAnsi="Times New Roman" w:cs="Times New Roman"/>
                <w:bCs/>
                <w:lang w:val="en-GB"/>
              </w:rPr>
            </w:rPrChange>
          </w:rPr>
          <w:t>et al</w:t>
        </w:r>
        <w:r w:rsidR="004743E4">
          <w:rPr>
            <w:rFonts w:ascii="Times New Roman" w:hAnsi="Times New Roman" w:cs="Times New Roman"/>
            <w:bCs/>
            <w:lang w:val="en-GB"/>
          </w:rPr>
          <w:t>., in prep)</w:t>
        </w:r>
      </w:ins>
      <w:commentRangeStart w:id="71"/>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commentRangeEnd w:id="71"/>
      <w:r>
        <w:rPr>
          <w:rStyle w:val="Kommentarsreferens"/>
        </w:rPr>
        <w:commentReference w:id="71"/>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r w:rsidR="00057ED1" w:rsidRPr="00F95139">
        <w:rPr>
          <w:i/>
          <w:lang w:val="en-GB"/>
        </w:rPr>
        <w:t>Gadus morhua</w:t>
      </w:r>
      <w:r w:rsidR="00057ED1" w:rsidRPr="00F95139">
        <w:rPr>
          <w:lang w:val="en-GB"/>
        </w:rPr>
        <w:t>), sprat (</w:t>
      </w:r>
      <w:r w:rsidR="00057ED1" w:rsidRPr="00F95139">
        <w:rPr>
          <w:i/>
          <w:lang w:val="en-GB"/>
        </w:rPr>
        <w:t>Sprattus sprattus</w:t>
      </w:r>
      <w:r w:rsidR="00057ED1" w:rsidRPr="00F95139">
        <w:rPr>
          <w:lang w:val="en-GB"/>
        </w:rPr>
        <w:t>) and herring (</w:t>
      </w:r>
      <w:r w:rsidR="00057ED1" w:rsidRPr="00F95139">
        <w:rPr>
          <w:i/>
          <w:lang w:val="en-GB"/>
        </w:rPr>
        <w:t>Clupea harengus</w:t>
      </w:r>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72"/>
      <w:r w:rsidR="00133480" w:rsidRPr="00F95139">
        <w:rPr>
          <w:lang w:val="en-GB"/>
        </w:rPr>
        <w:t>of biomass</w:t>
      </w:r>
      <w:commentRangeEnd w:id="72"/>
      <w:r w:rsidR="00133480" w:rsidRPr="00AF32CB">
        <w:rPr>
          <w:rStyle w:val="Kommentarsreferens"/>
          <w:sz w:val="22"/>
          <w:szCs w:val="22"/>
        </w:rPr>
        <w:commentReference w:id="72"/>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73"/>
      <w:commentRangeEnd w:id="73"/>
      <w:r w:rsidR="00133480" w:rsidRPr="00AF32CB">
        <w:rPr>
          <w:rStyle w:val="Kommentarsreferens"/>
          <w:sz w:val="22"/>
          <w:szCs w:val="22"/>
        </w:rPr>
        <w:commentReference w:id="73"/>
      </w:r>
      <w:commentRangeStart w:id="74"/>
      <w:commentRangeEnd w:id="74"/>
      <w:r w:rsidR="00133480" w:rsidRPr="00AF32CB">
        <w:rPr>
          <w:rStyle w:val="Kommentarsreferens"/>
          <w:sz w:val="22"/>
          <w:szCs w:val="22"/>
        </w:rPr>
        <w:commentReference w:id="74"/>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r w:rsidR="00814612" w:rsidRPr="00F95139">
        <w:rPr>
          <w:rFonts w:ascii="Times" w:hAnsi="Times"/>
          <w:lang w:val="en-GB"/>
        </w:rPr>
        <w:t>phyto-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gobiidaes</w:t>
      </w:r>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r w:rsidR="005E27C1" w:rsidRPr="00F95139">
        <w:rPr>
          <w:rFonts w:ascii="Times" w:hAnsi="Times"/>
          <w:i/>
          <w:lang w:val="en-GB"/>
        </w:rPr>
        <w:t>mizer</w:t>
      </w:r>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75"/>
      <w:r w:rsidR="00F2159B" w:rsidRPr="00F95139">
        <w:rPr>
          <w:rFonts w:ascii="Times" w:hAnsi="Times"/>
          <w:lang w:val="en-GB"/>
        </w:rPr>
        <w:t>multiple background resources</w:t>
      </w:r>
      <w:commentRangeEnd w:id="75"/>
      <w:r w:rsidR="00BE5E52" w:rsidRPr="00AF32CB">
        <w:rPr>
          <w:rStyle w:val="Kommentarsreferens"/>
          <w:sz w:val="22"/>
          <w:szCs w:val="22"/>
        </w:rPr>
        <w:commentReference w:id="75"/>
      </w:r>
      <w:r w:rsidR="0094180F" w:rsidRPr="00F95139">
        <w:rPr>
          <w:rFonts w:ascii="Times" w:hAnsi="Times"/>
          <w:lang w:val="en-GB"/>
        </w:rPr>
        <w:t xml:space="preserve"> </w:t>
      </w:r>
      <w:r w:rsidR="00F2159B" w:rsidRPr="00F95139">
        <w:rPr>
          <w:rFonts w:ascii="Times" w:hAnsi="Times"/>
          <w:lang w:val="en-GB"/>
        </w:rPr>
        <w:t xml:space="preserve"> and </w:t>
      </w:r>
      <w:commentRangeStart w:id="76"/>
      <w:r w:rsidR="004005D6" w:rsidRPr="00F95139">
        <w:rPr>
          <w:rFonts w:ascii="Times" w:hAnsi="Times"/>
          <w:lang w:val="en-GB"/>
        </w:rPr>
        <w:t>temperature-scaling of key physiological processes</w:t>
      </w:r>
      <w:commentRangeEnd w:id="76"/>
      <w:r w:rsidR="002B473D" w:rsidRPr="00AF32CB">
        <w:rPr>
          <w:rStyle w:val="Kommentarsreferens"/>
          <w:sz w:val="22"/>
          <w:szCs w:val="22"/>
        </w:rPr>
        <w:commentReference w:id="76"/>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77"/>
      <w:commentRangeStart w:id="78"/>
      <w:r w:rsidR="00515929" w:rsidRPr="00F95139">
        <w:rPr>
          <w:rFonts w:ascii="Times" w:hAnsi="Times"/>
          <w:lang w:val="en-GB"/>
        </w:rPr>
        <w:t xml:space="preserve">same notation </w:t>
      </w:r>
      <w:commentRangeEnd w:id="77"/>
      <w:r w:rsidR="00DC6626">
        <w:rPr>
          <w:rStyle w:val="Kommentarsreferens"/>
        </w:rPr>
        <w:commentReference w:id="77"/>
      </w:r>
      <w:commentRangeEnd w:id="78"/>
      <w:r w:rsidR="00DD3258">
        <w:rPr>
          <w:rStyle w:val="Kommentarsreferens"/>
        </w:rPr>
        <w:commentReference w:id="78"/>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multispecies mizer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9C1AC7"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9C1AC7"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constant</w:t>
      </w:r>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79"/>
        <w:commentRangeStart w:id="80"/>
        <w:commentRangeStart w:id="81"/>
        <w:tc>
          <w:tcPr>
            <w:tcW w:w="8106" w:type="dxa"/>
          </w:tcPr>
          <w:p w14:paraId="0FF1ED45" w14:textId="466B961F" w:rsidR="003D63B7" w:rsidRPr="003A64E5" w:rsidRDefault="009C1AC7"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79"/>
                <m:r>
                  <m:rPr>
                    <m:sty m:val="p"/>
                  </m:rPr>
                  <w:rPr>
                    <w:rStyle w:val="Kommentarsreferens"/>
                    <w:rFonts w:ascii="Cambria Math" w:hAnsi="Cambria Math"/>
                  </w:rPr>
                  <w:commentReference w:id="79"/>
                </m:r>
                <w:commentRangeEnd w:id="80"/>
                <m:r>
                  <m:rPr>
                    <m:sty m:val="p"/>
                  </m:rPr>
                  <w:rPr>
                    <w:rStyle w:val="Kommentarsreferens"/>
                    <w:rFonts w:ascii="Cambria Math" w:hAnsi="Cambria Math"/>
                  </w:rPr>
                  <w:commentReference w:id="80"/>
                </m:r>
                <w:commentRangeEnd w:id="81"/>
                <m:r>
                  <m:rPr>
                    <m:sty m:val="p"/>
                  </m:rPr>
                  <w:rPr>
                    <w:rStyle w:val="Kommentarsreferens"/>
                  </w:rPr>
                  <w:commentReference w:id="81"/>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9C1AC7"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0DC1BACD"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82"/>
      <w:commentRangeStart w:id="83"/>
      <w:commentRangeStart w:id="84"/>
      <w:r w:rsidRPr="00F95139">
        <w:rPr>
          <w:rFonts w:ascii="Times" w:hAnsi="Times"/>
          <w:lang w:val="en-GB"/>
        </w:rPr>
        <w:t>corresponding to weight at maturation</w:t>
      </w:r>
      <w:commentRangeEnd w:id="82"/>
      <w:r w:rsidR="00B54BB4" w:rsidRPr="00AF32CB">
        <w:rPr>
          <w:rStyle w:val="Kommentarsreferens"/>
          <w:sz w:val="22"/>
          <w:szCs w:val="22"/>
        </w:rPr>
        <w:commentReference w:id="82"/>
      </w:r>
      <w:commentRangeEnd w:id="83"/>
      <w:r w:rsidR="00991535" w:rsidRPr="00AF32CB">
        <w:rPr>
          <w:rStyle w:val="Kommentarsreferens"/>
          <w:sz w:val="22"/>
          <w:szCs w:val="22"/>
        </w:rPr>
        <w:commentReference w:id="83"/>
      </w:r>
      <w:commentRangeEnd w:id="84"/>
      <w:r w:rsidR="001645D6">
        <w:rPr>
          <w:rStyle w:val="Kommentarsreferens"/>
        </w:rPr>
        <w:commentReference w:id="84"/>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85"/>
      <w:commentRangeStart w:id="86"/>
      <w:r w:rsidR="006B51A2" w:rsidRPr="00F95139">
        <w:rPr>
          <w:rFonts w:ascii="Times" w:hAnsi="Times"/>
          <w:lang w:val="en-GB"/>
        </w:rPr>
        <w:t>fishing effort</w:t>
      </w:r>
      <w:r w:rsidR="00CF46D7" w:rsidRPr="00F95139">
        <w:rPr>
          <w:rFonts w:ascii="Times" w:hAnsi="Times"/>
          <w:lang w:val="en-GB"/>
        </w:rPr>
        <w:t>.</w:t>
      </w:r>
      <w:commentRangeEnd w:id="85"/>
      <w:r w:rsidR="001079B0" w:rsidRPr="00AF32CB">
        <w:rPr>
          <w:rStyle w:val="Kommentarsreferens"/>
          <w:sz w:val="22"/>
          <w:szCs w:val="22"/>
        </w:rPr>
        <w:commentReference w:id="85"/>
      </w:r>
      <w:commentRangeEnd w:id="86"/>
      <w:r w:rsidR="009B5F2E" w:rsidRPr="00AF32CB">
        <w:rPr>
          <w:rStyle w:val="Kommentarsreferens"/>
          <w:sz w:val="22"/>
          <w:szCs w:val="22"/>
        </w:rPr>
        <w:commentReference w:id="86"/>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r w:rsidR="006772C1" w:rsidRPr="00F95139">
        <w:rPr>
          <w:rFonts w:ascii="Times" w:hAnsi="Times"/>
          <w:lang w:val="en-GB"/>
        </w:rPr>
        <w:t>redation</w:t>
      </w:r>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9C1AC7"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87" w:author="Anna Gårdmark" w:date="2020-01-29T13:36:00Z">
                      <w:rPr>
                        <w:rFonts w:ascii="Cambria Math" w:hAnsi="Cambria Math" w:cs="Arial"/>
                        <w:lang w:val="en-GB"/>
                      </w:rPr>
                      <m:t>,</m:t>
                    </w:del>
                  </m:r>
                  <m:r>
                    <w:del w:id="88"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follows a Holling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9C1AC7"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89"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2D179513"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53AAB0C6" w:rsidR="00445581" w:rsidRPr="00EC6EF2" w:rsidRDefault="009C1AC7"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33DE9A2C"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r w:rsidR="00F875BC" w:rsidRPr="00F95139">
        <w:rPr>
          <w:rFonts w:ascii="Times" w:hAnsi="Times"/>
          <w:lang w:val="en-GB"/>
        </w:rPr>
        <w:t>species</w:t>
      </w:r>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del w:id="90" w:author="Max Lindmark" w:date="2020-02-08T14:44:00Z">
        <w:r w:rsidR="001C157A" w:rsidDel="00566AEA">
          <w:rPr>
            <w:rFonts w:ascii="Times" w:hAnsi="Times"/>
            <w:lang w:val="en-GB"/>
          </w:rPr>
          <w:delText xml:space="preserve"> </w:delText>
        </w:r>
        <w:r w:rsidR="001C157A" w:rsidRPr="00566AEA" w:rsidDel="00566AEA">
          <w:rPr>
            <w:rFonts w:ascii="Times" w:hAnsi="Times"/>
            <w:i/>
            <w:lang w:val="en-GB"/>
          </w:rPr>
          <w:delText>i</w:delText>
        </w:r>
      </w:del>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9C1AC7"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91"/>
                    <w:commentRangeStart w:id="92"/>
                    <m:r>
                      <w:rPr>
                        <w:rFonts w:ascii="Cambria Math" w:hAnsi="Cambria Math" w:cs="Arial"/>
                      </w:rPr>
                      <m:t>κ</m:t>
                    </m:r>
                    <w:commentRangeEnd w:id="91"/>
                    <m:r>
                      <m:rPr>
                        <m:sty m:val="p"/>
                      </m:rPr>
                      <w:rPr>
                        <w:rStyle w:val="Kommentarsreferens"/>
                        <w:rFonts w:ascii="Cambria Math" w:hAnsi="Cambria Math"/>
                      </w:rPr>
                      <w:commentReference w:id="91"/>
                    </m:r>
                    <w:commentRangeEnd w:id="92"/>
                    <m:r>
                      <m:rPr>
                        <m:sty m:val="p"/>
                      </m:rPr>
                      <w:rPr>
                        <w:rStyle w:val="Kommentarsreferens"/>
                      </w:rPr>
                      <w:commentReference w:id="92"/>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DCD5B5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t>H</w:t>
      </w:r>
      <w:r w:rsidR="001079B0" w:rsidRPr="00F95139">
        <w:rPr>
          <w:rFonts w:ascii="Times" w:hAnsi="Times"/>
          <w:lang w:val="en-GB"/>
        </w:rPr>
        <w:t xml:space="preserve">ere </w:t>
      </w:r>
      <w:commentRangeStart w:id="93"/>
      <w:commentRangeStart w:id="94"/>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scaling exponent of the search rate.</w:t>
      </w:r>
      <w:commentRangeEnd w:id="93"/>
      <w:r w:rsidR="00F15CA8">
        <w:rPr>
          <w:rStyle w:val="Kommentarsreferens"/>
        </w:rPr>
        <w:commentReference w:id="93"/>
      </w:r>
      <w:commentRangeEnd w:id="94"/>
      <w:r w:rsidR="00566AEA">
        <w:rPr>
          <w:rStyle w:val="Kommentarsreferens"/>
        </w:rPr>
        <w:commentReference w:id="94"/>
      </w:r>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pproximates a von Bertalanffy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9C1AC7"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60C1BD59"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del w:id="95" w:author="Max Lindmark" w:date="2020-02-08T14:46:00Z">
        <w:r w:rsidRPr="00F95139" w:rsidDel="00504973">
          <w:rPr>
            <w:rFonts w:ascii="Times" w:hAnsi="Times"/>
            <w:lang w:val="en-GB"/>
          </w:rPr>
          <w:delText xml:space="preserve">of each species </w:delText>
        </w:r>
      </w:del>
      <w:commentRangeStart w:id="96"/>
      <w:r w:rsidR="00F15CA8">
        <w:rPr>
          <w:rFonts w:ascii="Times" w:hAnsi="Times"/>
          <w:lang w:val="en-GB"/>
        </w:rPr>
        <w:t>results in</w:t>
      </w:r>
      <w:commentRangeEnd w:id="96"/>
      <w:r w:rsidR="00F15CA8">
        <w:rPr>
          <w:rStyle w:val="Kommentarsreferens"/>
        </w:rPr>
        <w:commentReference w:id="96"/>
      </w:r>
      <w:r w:rsidR="001762CE" w:rsidRPr="00F95139">
        <w:rPr>
          <w:rFonts w:ascii="Times" w:hAnsi="Times"/>
          <w:lang w:val="en-GB"/>
        </w:rPr>
        <w:t xml:space="preserve"> </w:t>
      </w:r>
      <w:del w:id="97" w:author="Max Lindmark" w:date="2020-02-08T14:46:00Z">
        <w:r w:rsidR="001762CE" w:rsidRPr="00F95139" w:rsidDel="00504973">
          <w:rPr>
            <w:rFonts w:ascii="Times" w:hAnsi="Times"/>
            <w:lang w:val="en-GB"/>
          </w:rPr>
          <w:delText xml:space="preserve">total </w:delText>
        </w:r>
      </w:del>
      <w:r w:rsidR="001762CE" w:rsidRPr="00F95139">
        <w:rPr>
          <w:rFonts w:ascii="Times" w:hAnsi="Times"/>
          <w:lang w:val="en-GB"/>
        </w:rPr>
        <w:t xml:space="preserve">production </w:t>
      </w:r>
      <w:r w:rsidR="00F15CA8">
        <w:rPr>
          <w:rFonts w:ascii="Times" w:hAnsi="Times"/>
          <w:lang w:val="en-GB"/>
        </w:rPr>
        <w:t xml:space="preserve">of recruits </w:t>
      </w:r>
      <w:r w:rsidR="00AD0C4D" w:rsidRPr="00F95139">
        <w:rPr>
          <w:rFonts w:ascii="Times" w:hAnsi="Times"/>
          <w:lang w:val="en-GB"/>
        </w:rPr>
        <w:t xml:space="preserve">via a Beverton-Holt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9C1AC7"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15D47ACF"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del w:id="98" w:author="Max Lindmark" w:date="2020-02-08T14:47:00Z">
        <w:r w:rsidR="006A6E77" w:rsidRPr="00F95139" w:rsidDel="00504973">
          <w:rPr>
            <w:rFonts w:ascii="Times" w:hAnsi="Times"/>
            <w:lang w:val="en-GB"/>
          </w:rPr>
          <w:delText xml:space="preserve">found </w:delText>
        </w:r>
      </w:del>
      <w:ins w:id="99" w:author="Max Lindmark" w:date="2020-02-08T14:47:00Z">
        <w:r w:rsidR="00504973">
          <w:rPr>
            <w:rFonts w:ascii="Times" w:hAnsi="Times"/>
            <w:lang w:val="en-GB"/>
          </w:rPr>
          <w:t>estimated</w:t>
        </w:r>
        <w:r w:rsidR="00504973" w:rsidRPr="00F95139">
          <w:rPr>
            <w:rFonts w:ascii="Times" w:hAnsi="Times"/>
            <w:lang w:val="en-GB"/>
          </w:rPr>
          <w:t xml:space="preserve"> </w:t>
        </w:r>
      </w:ins>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9C1AC7"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191E4778" w:rsidR="00A800FE" w:rsidRDefault="001773F1" w:rsidP="00A800FE">
      <w:pPr>
        <w:spacing w:line="480" w:lineRule="auto"/>
        <w:jc w:val="both"/>
        <w:rPr>
          <w:rFonts w:ascii="Times" w:hAnsi="Times"/>
          <w:lang w:val="en-GB"/>
        </w:rPr>
      </w:pPr>
      <w:r w:rsidRPr="00F95139">
        <w:rPr>
          <w:rFonts w:ascii="Times" w:hAnsi="Times"/>
          <w:lang w:val="en-GB"/>
        </w:rPr>
        <w:t xml:space="preserve">Temperature </w:t>
      </w:r>
      <w:r w:rsidR="002B6538" w:rsidRPr="00F95139">
        <w:rPr>
          <w:rFonts w:ascii="Times" w:hAnsi="Times"/>
          <w:lang w:val="en-GB"/>
        </w:rPr>
        <w:t xml:space="preserve">affects </w:t>
      </w:r>
      <w:r w:rsidR="008A569A" w:rsidRPr="00F95139">
        <w:rPr>
          <w:rFonts w:ascii="Times" w:hAnsi="Times"/>
          <w:lang w:val="en-GB"/>
        </w:rPr>
        <w:t xml:space="preserve">the rate of </w:t>
      </w:r>
      <w:r w:rsidRPr="00F95139">
        <w:rPr>
          <w:rFonts w:ascii="Times" w:hAnsi="Times"/>
          <w:lang w:val="en-GB"/>
        </w:rPr>
        <w:t>metabolism</w:t>
      </w:r>
      <w:r w:rsidR="00870E0D" w:rsidRPr="00F95139">
        <w:rPr>
          <w:rFonts w:ascii="Times" w:hAnsi="Times"/>
          <w:lang w:val="en-GB"/>
        </w:rPr>
        <w:t xml:space="preserve"> </w:t>
      </w:r>
      <w:r w:rsidR="00B41118" w:rsidRPr="00AF32CB">
        <w:rPr>
          <w:rFonts w:ascii="Times" w:hAnsi="Times"/>
        </w:rPr>
        <w:fldChar w:fldCharType="begin"/>
      </w:r>
      <w:r w:rsidR="00CC2BA6" w:rsidRPr="00F95139">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Gillooly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F95139">
        <w:rPr>
          <w:rFonts w:ascii="Times" w:hAnsi="Times"/>
          <w:lang w:val="en-GB"/>
        </w:rPr>
        <w:t xml:space="preserve">, </w:t>
      </w:r>
      <w:r w:rsidR="00BD7CB6" w:rsidRPr="00F95139">
        <w:rPr>
          <w:rFonts w:ascii="Times" w:hAnsi="Times"/>
          <w:lang w:val="en-GB"/>
        </w:rPr>
        <w:t xml:space="preserve">which also affects </w:t>
      </w:r>
      <w:r w:rsidR="008F0CF1" w:rsidRPr="00F95139">
        <w:rPr>
          <w:rFonts w:ascii="Times" w:hAnsi="Times"/>
          <w:lang w:val="en-GB"/>
        </w:rPr>
        <w:t xml:space="preserve">e.g. </w:t>
      </w:r>
      <w:r w:rsidR="00B56AF5" w:rsidRPr="00F95139">
        <w:rPr>
          <w:rFonts w:ascii="Times" w:hAnsi="Times"/>
          <w:lang w:val="en-GB"/>
        </w:rPr>
        <w:t xml:space="preserve">maximum </w:t>
      </w:r>
      <w:r w:rsidR="008F0CF1" w:rsidRPr="00F95139">
        <w:rPr>
          <w:rFonts w:ascii="Times" w:hAnsi="Times"/>
          <w:lang w:val="en-GB"/>
        </w:rPr>
        <w:t>consumption rates</w:t>
      </w:r>
      <w:r w:rsidR="00F44628" w:rsidRPr="00F95139">
        <w:rPr>
          <w:rFonts w:ascii="Times" w:hAnsi="Times"/>
          <w:lang w:val="en-GB"/>
        </w:rPr>
        <w:t xml:space="preserve"> </w:t>
      </w:r>
      <w:r w:rsidR="00F44628" w:rsidRPr="00AF32CB">
        <w:rPr>
          <w:rFonts w:ascii="Times" w:hAnsi="Times"/>
        </w:rPr>
        <w:fldChar w:fldCharType="begin"/>
      </w:r>
      <w:r w:rsidR="00F44628" w:rsidRPr="00F95139">
        <w:rPr>
          <w:rFonts w:ascii="Times" w:hAnsi="Times"/>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Rall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F95139">
        <w:rPr>
          <w:rFonts w:ascii="Times" w:hAnsi="Times"/>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F95139">
        <w:rPr>
          <w:rFonts w:ascii="Times" w:hAnsi="Times"/>
          <w:lang w:val="en-GB"/>
        </w:rPr>
        <w:t xml:space="preserve">. </w:t>
      </w:r>
      <w:r w:rsidR="008637E9" w:rsidRPr="00F95139">
        <w:rPr>
          <w:rFonts w:ascii="Times" w:hAnsi="Times"/>
          <w:lang w:val="en-GB"/>
        </w:rPr>
        <w:t>We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2718CA21"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w:t>
      </w:r>
      <w:commentRangeStart w:id="100"/>
      <w:commentRangeStart w:id="101"/>
      <w:commentRangeStart w:id="102"/>
      <w:r w:rsidR="00C33856" w:rsidRPr="00F95139">
        <w:rPr>
          <w:rFonts w:ascii="Times" w:hAnsi="Times"/>
          <w:lang w:val="en-GB"/>
        </w:rPr>
        <w:t xml:space="preserve"> </w:t>
      </w:r>
      <m:oMath>
        <m:r>
          <w:rPr>
            <w:rFonts w:ascii="Cambria Math" w:hAnsi="Cambria Math"/>
            <w:lang w:val="en-GB"/>
          </w:rPr>
          <m:t>v</m:t>
        </m:r>
      </m:oMath>
      <w:commentRangeEnd w:id="100"/>
      <w:r w:rsidR="008D1438">
        <w:rPr>
          <w:rStyle w:val="Kommentarsreferens"/>
        </w:rPr>
        <w:commentReference w:id="100"/>
      </w:r>
      <w:commentRangeEnd w:id="101"/>
      <w:r w:rsidR="00F35B99">
        <w:rPr>
          <w:rStyle w:val="Kommentarsreferens"/>
        </w:rPr>
        <w:commentReference w:id="101"/>
      </w:r>
      <w:commentRangeEnd w:id="102"/>
      <w:r w:rsidR="009C1AC7">
        <w:rPr>
          <w:rStyle w:val="Kommentarsreferens"/>
        </w:rPr>
        <w:commentReference w:id="102"/>
      </w:r>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where physiological rates might be expected to 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52B0E">
        <w:rPr>
          <w:rFonts w:ascii="Times" w:hAnsi="Times"/>
          <w:lang w:val="en-GB"/>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commentRangeStart w:id="103"/>
      <w:commentRangeStart w:id="104"/>
      <w:commentRangeStart w:id="105"/>
      <w:r w:rsidR="00845402">
        <w:rPr>
          <w:rFonts w:ascii="Times" w:hAnsi="Times"/>
          <w:lang w:val="en-GB"/>
        </w:rPr>
        <w:fldChar w:fldCharType="begin"/>
      </w:r>
      <w:r w:rsidR="008504A2">
        <w:rPr>
          <w:rFonts w:ascii="Times" w:hAnsi="Times"/>
          <w:lang w:val="en-GB"/>
        </w:rPr>
        <w:instrText xml:space="preserve"> ADDIN ZOTERO_ITEM CSL_CITATION {"citationID":"9awPt24J","properties":{"formattedCitation":"(Pauly 1980; Brown {\\i{}et al.} 2004a; Dell {\\i{}et al.} 2011; Englund {\\i{}et al.} 2011; Thorson {\\i{}et al.} 2017)","plainCitation":"(Pauly 1980; Brown et al. 2004a; Dell et al. 2011; Englund et al. 2011;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b7UhPv6k/CDrijhj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845402">
        <w:rPr>
          <w:rFonts w:ascii="Times" w:hAnsi="Times"/>
          <w:lang w:val="en-GB"/>
        </w:rPr>
        <w:fldChar w:fldCharType="separate"/>
      </w:r>
      <w:r w:rsidR="00845402" w:rsidRPr="00845402">
        <w:rPr>
          <w:rFonts w:ascii="Times" w:hAnsi="Times" w:cs="Times New Roman"/>
          <w:lang w:val="en-GB"/>
        </w:rPr>
        <w:t xml:space="preserve">(Pauly 1980; Brown </w:t>
      </w:r>
      <w:r w:rsidR="00845402" w:rsidRPr="00845402">
        <w:rPr>
          <w:rFonts w:ascii="Times" w:hAnsi="Times" w:cs="Times New Roman"/>
          <w:i/>
          <w:iCs/>
          <w:lang w:val="en-GB"/>
        </w:rPr>
        <w:t>et al.</w:t>
      </w:r>
      <w:r w:rsidR="00845402" w:rsidRPr="00845402">
        <w:rPr>
          <w:rFonts w:ascii="Times" w:hAnsi="Times" w:cs="Times New Roman"/>
          <w:lang w:val="en-GB"/>
        </w:rPr>
        <w:t xml:space="preserve"> 2004a; Dell </w:t>
      </w:r>
      <w:r w:rsidR="00845402" w:rsidRPr="00845402">
        <w:rPr>
          <w:rFonts w:ascii="Times" w:hAnsi="Times" w:cs="Times New Roman"/>
          <w:i/>
          <w:iCs/>
          <w:lang w:val="en-GB"/>
        </w:rPr>
        <w:t>et al.</w:t>
      </w:r>
      <w:r w:rsidR="00845402" w:rsidRPr="00845402">
        <w:rPr>
          <w:rFonts w:ascii="Times" w:hAnsi="Times" w:cs="Times New Roman"/>
          <w:lang w:val="en-GB"/>
        </w:rPr>
        <w:t xml:space="preserve"> 2011; Englund </w:t>
      </w:r>
      <w:r w:rsidR="00845402" w:rsidRPr="00845402">
        <w:rPr>
          <w:rFonts w:ascii="Times" w:hAnsi="Times" w:cs="Times New Roman"/>
          <w:i/>
          <w:iCs/>
          <w:lang w:val="en-GB"/>
        </w:rPr>
        <w:t>et al.</w:t>
      </w:r>
      <w:r w:rsidR="00845402" w:rsidRPr="00845402">
        <w:rPr>
          <w:rFonts w:ascii="Times" w:hAnsi="Times" w:cs="Times New Roman"/>
          <w:lang w:val="en-GB"/>
        </w:rPr>
        <w:t xml:space="preserve"> 2011; Thorson </w:t>
      </w:r>
      <w:r w:rsidR="00845402" w:rsidRPr="00845402">
        <w:rPr>
          <w:rFonts w:ascii="Times" w:hAnsi="Times" w:cs="Times New Roman"/>
          <w:i/>
          <w:iCs/>
          <w:lang w:val="en-GB"/>
        </w:rPr>
        <w:t>et al.</w:t>
      </w:r>
      <w:r w:rsidR="00845402" w:rsidRPr="00845402">
        <w:rPr>
          <w:rFonts w:ascii="Times" w:hAnsi="Times" w:cs="Times New Roman"/>
          <w:lang w:val="en-GB"/>
        </w:rPr>
        <w:t xml:space="preserve"> 2017)</w:t>
      </w:r>
      <w:r w:rsidR="00845402">
        <w:rPr>
          <w:rFonts w:ascii="Times" w:hAnsi="Times"/>
          <w:lang w:val="en-GB"/>
        </w:rPr>
        <w:fldChar w:fldCharType="end"/>
      </w:r>
      <w:r w:rsidR="00B15B0D" w:rsidRPr="00F95139">
        <w:rPr>
          <w:rFonts w:ascii="Times" w:hAnsi="Times"/>
          <w:lang w:val="en-GB"/>
        </w:rPr>
        <w:t>.</w:t>
      </w:r>
      <w:commentRangeEnd w:id="103"/>
      <w:r w:rsidR="008D1438">
        <w:rPr>
          <w:rStyle w:val="Kommentarsreferens"/>
        </w:rPr>
        <w:commentReference w:id="103"/>
      </w:r>
      <w:commentRangeEnd w:id="104"/>
      <w:r w:rsidR="00D21DF7">
        <w:rPr>
          <w:rStyle w:val="Kommentarsreferens"/>
        </w:rPr>
        <w:commentReference w:id="104"/>
      </w:r>
      <w:commentRangeEnd w:id="105"/>
      <w:r w:rsidR="009C1AC7">
        <w:rPr>
          <w:rStyle w:val="Kommentarsreferens"/>
        </w:rPr>
        <w:commentReference w:id="105"/>
      </w:r>
    </w:p>
    <w:p w14:paraId="09EC3146" w14:textId="4FE0C1E5"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7EE9729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504A2">
        <w:rPr>
          <w:rFonts w:ascii="Times" w:hAnsi="Times"/>
          <w:lang w:val="en-GB"/>
        </w:rPr>
        <w:instrText xml:space="preserve"> ADDIN ZOTERO_ITEM CSL_CITATION {"citationID":"LAVWmH49","properties":{"formattedCitation":"(Savage {\\i{}et al.} 2004)","plainCitation":"(Savage et al. 2004)","noteIndex":0},"citationItems":[{"id":"b7UhPv6k/tdnxrNZu","uris":["http://zotero.org/users/6116610/items/5EKRHGLR"],"uri":["http://zotero.org/users/6116610/items/5EKRHGLR"],"itemData":{"id":"CKQJ1ax4/jRfK4Prd","type":"article-journal","container-title":"The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504A2">
        <w:rPr>
          <w:rFonts w:ascii="Times" w:hAnsi="Times"/>
          <w:lang w:val="en-GB"/>
        </w:rPr>
        <w:instrText xml:space="preserve"> ADDIN ZOTERO_ITEM CSL_CITATION {"citationID":"Bw10xA31","properties":{"formattedCitation":"(Savage {\\i{}et al.} 2004; Gilbert {\\i{}et al.} 2014)","plainCitation":"(Savage et al. 2004; Gilbert et al. 2014)","noteIndex":0},"citationItems":[{"id":"b7UhPv6k/tdnxrNZu","uris":["http://zotero.org/users/6116610/items/5EKRHGLR"],"uri":["http://zotero.org/users/6116610/items/5EKRHGLR"],"itemData":{"id":"CKQJ1ax4/jRfK4Prd","type":"article-journal","container-title":"The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D21DF7">
        <w:rPr>
          <w:rFonts w:ascii="Times" w:hAnsi="Times"/>
          <w:lang w:val="en-GB"/>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205717" w:rsidRPr="00205717">
        <w:rPr>
          <w:rFonts w:ascii="Times" w:hAnsi="Times"/>
          <w:lang w:val="en-US"/>
        </w:rPr>
        <w:t>This scenario is referred to as ”exp”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“obs”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21F6FF8C"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504A2">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106"/>
      <w:commentRangeStart w:id="107"/>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106"/>
      <w:r w:rsidR="00F26545" w:rsidRPr="00AF32CB">
        <w:rPr>
          <w:rStyle w:val="Kommentarsreferens"/>
          <w:sz w:val="22"/>
          <w:szCs w:val="22"/>
        </w:rPr>
        <w:commentReference w:id="106"/>
      </w:r>
      <w:commentRangeEnd w:id="107"/>
      <w:r w:rsidR="003A5DCB" w:rsidRPr="00AF32CB">
        <w:rPr>
          <w:rStyle w:val="Kommentarsreferens"/>
          <w:sz w:val="22"/>
          <w:szCs w:val="22"/>
        </w:rPr>
        <w:commentReference w:id="107"/>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504A2">
        <w:rPr>
          <w:rFonts w:ascii="Times" w:hAnsi="Times"/>
          <w:lang w:val="en-GB"/>
        </w:rPr>
        <w:instrText xml:space="preserve"> ADDIN ZOTERO_ITEM CSL_CITATION {"citationID":"erU4dyOI","properties":{"formattedCitation":"(Brown {\\i{}et al.} 2004a; Blanchard {\\i{}et al.} 2012)","plainCitation":"(Brown et al. 2004a; Blanchard et al. 2012)","noteIndex":0},"citationItems":[{"id":"b7UhPv6k/CDrijhjM","uris":["http://zotero.org/users/6116610/items/U72KD5M3"],"uri":["http://zotero.org/users/6116610/items/U72KD5M3"],"itemData":{"id":"CKQJ1ax4/hOtcD1y0","type":"article-journal","title":"Toward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ins w:id="108" w:author="Anna Gårdmark" w:date="2020-02-07T11:45:00Z">
            <w:rPr>
              <w:rFonts w:ascii="Cambria Math" w:hAnsi="Cambria Math"/>
              <w:lang w:val="en-GB"/>
              <w:rPrChange w:id="109" w:author="Anna Gårdmark" w:date="2020-02-09T09:18:00Z">
                <w:rPr>
                  <w:rFonts w:ascii="Cambria Math" w:hAnsi="Cambria Math"/>
                </w:rPr>
              </w:rPrChange>
            </w:rPr>
            <m:t xml:space="preserve">  </m:t>
          </w:ins>
        </m:r>
        <m:r>
          <w:ins w:id="110" w:author="Anna Gårdmark" w:date="2020-02-07T11:45:00Z">
            <w:rPr>
              <w:rFonts w:ascii="Cambria Math" w:hAnsi="Cambria Math"/>
              <w:lang w:val="en-GB"/>
            </w:rPr>
            <m:t>[</m:t>
          </w:ins>
        </m:r>
        <w:commentRangeStart w:id="111"/>
        <w:commentRangeStart w:id="112"/>
        <m:sSup>
          <m:sSupPr>
            <m:ctrlPr>
              <w:ins w:id="113" w:author="Anna Gårdmark" w:date="2020-02-07T11:46:00Z">
                <w:del w:id="114" w:author="Max Lindmark" w:date="2020-02-08T14:55:00Z">
                  <w:rPr>
                    <w:rFonts w:ascii="Cambria Math" w:hAnsi="Cambria Math"/>
                    <w:iCs/>
                    <w:lang w:val="en-GB"/>
                  </w:rPr>
                </w:del>
              </w:ins>
            </m:ctrlPr>
          </m:sSupPr>
          <m:e>
            <m:r>
              <w:ins w:id="115" w:author="Anna Gårdmark" w:date="2020-02-07T11:46:00Z">
                <w:del w:id="116" w:author="Max Lindmark" w:date="2020-02-08T14:55:00Z">
                  <m:rPr>
                    <m:sty m:val="p"/>
                  </m:rPr>
                  <w:rPr>
                    <w:rFonts w:ascii="Cambria Math" w:hAnsi="Cambria Math"/>
                    <w:lang w:val="en-GB"/>
                  </w:rPr>
                  <m:t>eV</m:t>
                </w:del>
              </w:ins>
            </m:r>
          </m:e>
          <m:sup>
            <m:r>
              <w:ins w:id="117" w:author="Anna Gårdmark" w:date="2020-02-07T11:46:00Z">
                <w:del w:id="118" w:author="Max Lindmark" w:date="2020-02-08T14:55:00Z">
                  <m:rPr>
                    <m:sty m:val="p"/>
                  </m:rPr>
                  <w:rPr>
                    <w:rFonts w:ascii="Cambria Math" w:hAnsi="Cambria Math"/>
                    <w:lang w:val="en-GB"/>
                  </w:rPr>
                  <m:t>-1</m:t>
                </w:del>
              </w:ins>
            </m:r>
          </m:sup>
        </m:sSup>
        <m:r>
          <w:ins w:id="119" w:author="Max Lindmark" w:date="2020-02-08T14:55:00Z">
            <w:del w:id="120" w:author="Anna Gårdmark" w:date="2020-02-09T09:29:00Z">
              <m:rPr>
                <m:sty m:val="p"/>
              </m:rPr>
              <w:rPr>
                <w:rFonts w:ascii="Cambria Math" w:hAnsi="Cambria Math"/>
                <w:lang w:val="en-GB"/>
              </w:rPr>
              <m:t>K</m:t>
            </w:del>
          </w:ins>
        </m:r>
        <w:commentRangeEnd w:id="111"/>
        <m:sSup>
          <m:sSupPr>
            <m:ctrlPr>
              <w:ins w:id="121" w:author="Anna Gårdmark" w:date="2020-02-09T09:29:00Z">
                <w:rPr>
                  <w:rFonts w:ascii="Cambria Math" w:hAnsi="Cambria Math"/>
                  <w:lang w:val="en-GB"/>
                </w:rPr>
              </w:ins>
            </m:ctrlPr>
          </m:sSupPr>
          <m:e>
            <m:r>
              <w:ins w:id="122" w:author="Anna Gårdmark" w:date="2020-02-09T09:29:00Z">
                <w:rPr>
                  <w:rFonts w:ascii="Cambria Math" w:hAnsi="Cambria Math"/>
                  <w:lang w:val="en-GB"/>
                </w:rPr>
                <m:t>eV</m:t>
              </w:ins>
            </m:r>
          </m:e>
          <m:sup>
            <m:r>
              <w:ins w:id="123" w:author="Anna Gårdmark" w:date="2020-02-09T09:29:00Z">
                <w:rPr>
                  <w:rFonts w:ascii="Cambria Math" w:hAnsi="Cambria Math"/>
                  <w:lang w:val="en-GB"/>
                </w:rPr>
                <m:t>-1</m:t>
              </w:ins>
            </m:r>
          </m:sup>
        </m:sSup>
        <m:r>
          <w:ins w:id="124" w:author="Max Lindmark" w:date="2020-02-08T14:55:00Z">
            <w:del w:id="125" w:author="Anna Gårdmark" w:date="2020-02-09T09:29:00Z">
              <m:rPr>
                <m:sty m:val="p"/>
              </m:rPr>
              <w:rPr>
                <w:rStyle w:val="Kommentarsreferens"/>
              </w:rPr>
              <w:commentReference w:id="111"/>
            </w:del>
          </w:ins>
        </m:r>
        <w:commentRangeEnd w:id="112"/>
        <m:r>
          <w:del w:id="126" w:author="Anna Gårdmark" w:date="2020-02-09T09:29:00Z">
            <m:rPr>
              <m:sty m:val="p"/>
            </m:rPr>
            <w:rPr>
              <w:rStyle w:val="Kommentarsreferens"/>
            </w:rPr>
            <w:commentReference w:id="112"/>
          </w:del>
        </m:r>
        <m:r>
          <w:ins w:id="127" w:author="Anna Gårdmark" w:date="2020-02-07T11:46:00Z">
            <w:rPr>
              <w:rFonts w:ascii="Cambria Math" w:hAnsi="Cambria Math"/>
              <w:lang w:val="en-GB"/>
            </w:rPr>
            <m:t>]</m:t>
          </w:ins>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504A2">
        <w:rPr>
          <w:rFonts w:ascii="Times" w:hAnsi="Times"/>
          <w:lang w:val="en-GB"/>
        </w:rPr>
        <w:instrText xml:space="preserve"> ADDIN ZOTERO_ITEM CSL_CITATION {"citationID":"iFXh405t","properties":{"formattedCitation":"(Savage {\\i{}et al.} 2004)","plainCitation":"(Savage et al. 2004)","noteIndex":0},"citationItems":[{"id":"b7UhPv6k/tdnxrNZu","uris":["http://zotero.org/users/6116610/items/5EKRHGLR"],"uri":["http://zotero.org/users/6116610/items/5EKRHGLR"],"itemData":{"id":"a9J8YZsy/ccYTjRvA","type":"article-journal","container-title":"The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B54419" w:rsidRPr="00B54419">
        <w:rPr>
          <w:rFonts w:ascii="Times" w:hAnsi="Times"/>
          <w:lang w:val="en-GB"/>
        </w:rPr>
        <w:t>exp</w:t>
      </w:r>
      <w:r w:rsidR="00857D68" w:rsidRPr="00F95139">
        <w:rPr>
          <w:rFonts w:ascii="Times" w:hAnsi="Times"/>
          <w:lang w:val="en-GB"/>
        </w:rPr>
        <w:t>-</w:t>
      </w:r>
      <w:commentRangeStart w:id="128"/>
      <w:commentRangeStart w:id="129"/>
      <w:r w:rsidR="00857D68" w:rsidRPr="00F95139">
        <w:rPr>
          <w:rFonts w:ascii="Times" w:hAnsi="Times"/>
          <w:lang w:val="en-GB"/>
        </w:rPr>
        <w:t>scenario</w:t>
      </w:r>
      <w:commentRangeEnd w:id="128"/>
      <w:r w:rsidR="00F26545" w:rsidRPr="00AF32CB">
        <w:rPr>
          <w:rStyle w:val="Kommentarsreferens"/>
          <w:sz w:val="22"/>
          <w:szCs w:val="22"/>
        </w:rPr>
        <w:commentReference w:id="128"/>
      </w:r>
      <w:commentRangeEnd w:id="129"/>
      <w:r w:rsidR="00F612FF">
        <w:rPr>
          <w:rStyle w:val="Kommentarsreferens"/>
        </w:rPr>
        <w:commentReference w:id="129"/>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ere extracted using the software WebPlotDigitizer</w:t>
      </w:r>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26542894"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504A2">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7UhPv6k/gEatyq3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130"/>
      <w:commentRangeStart w:id="131"/>
      <w:r w:rsidR="001B012A" w:rsidRPr="00F95139">
        <w:rPr>
          <w:rFonts w:ascii="Times" w:hAnsi="Times"/>
          <w:lang w:val="en-GB"/>
        </w:rPr>
        <w:t>e</w:t>
      </w:r>
      <w:r w:rsidR="00167D6A" w:rsidRPr="00F95139">
        <w:rPr>
          <w:rFonts w:ascii="Times" w:hAnsi="Times"/>
          <w:lang w:val="en-GB"/>
        </w:rPr>
        <w:t xml:space="preserve"> rapidly</w:t>
      </w:r>
      <w:commentRangeEnd w:id="130"/>
      <w:r w:rsidR="00167D6A" w:rsidRPr="00AF32CB">
        <w:rPr>
          <w:rStyle w:val="Kommentarsreferens"/>
          <w:sz w:val="22"/>
          <w:szCs w:val="22"/>
        </w:rPr>
        <w:commentReference w:id="130"/>
      </w:r>
      <w:commentRangeEnd w:id="131"/>
      <w:r w:rsidR="00B54067" w:rsidRPr="00AF32CB">
        <w:rPr>
          <w:rStyle w:val="Kommentarsreferens"/>
          <w:sz w:val="22"/>
          <w:szCs w:val="22"/>
        </w:rPr>
        <w:commentReference w:id="131"/>
      </w:r>
      <w:r w:rsidR="001B012A" w:rsidRPr="00F95139">
        <w:rPr>
          <w:rFonts w:ascii="Times" w:hAnsi="Times"/>
          <w:lang w:val="en-GB"/>
        </w:rPr>
        <w:t xml:space="preserve"> </w:t>
      </w:r>
      <w:r w:rsidR="00810FE6" w:rsidRPr="00AF32CB">
        <w:rPr>
          <w:rFonts w:ascii="Times" w:hAnsi="Times"/>
        </w:rPr>
        <w:fldChar w:fldCharType="begin"/>
      </w:r>
      <w:r w:rsidR="00143F3F">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1864,"uris":["http://zotero.org/users/6116610/items/39XLSPWN"],"uri":["http://zotero.org/users/6116610/items/39XLSPWN"],"itemData":{"id":1864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b7UhPv6k/2nB9WOPG","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143F3F" w:rsidRPr="00143F3F">
        <w:rPr>
          <w:rFonts w:ascii="Times" w:hAnsi="Times"/>
        </w:rPr>
        <w:instrText>d distribution have prevented a compensatory shift in diet. Our study emphasizes that en</w:instrText>
      </w:r>
      <w:r w:rsidR="00143F3F" w:rsidRPr="003368A0">
        <w:rPr>
          <w:rFonts w:ascii="Times" w:hAnsi="Times"/>
        </w:rPr>
        <w:instrText>vironmental forcing and the decline in pelagic prey caused changes in consumption and growth rates of small cod. The food reduction is ampli</w:instrText>
      </w:r>
      <w:r w:rsidR="00143F3F">
        <w:rPr>
          <w:rFonts w:ascii="Times" w:hAnsi="Times"/>
          <w:lang w:val="en-GB"/>
        </w:rPr>
        <w:instrText>ﬁ</w:instrText>
      </w:r>
      <w:r w:rsidR="00143F3F" w:rsidRPr="003368A0">
        <w:rPr>
          <w:rFonts w:ascii="Times" w:hAnsi="Times"/>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39CE1CC9"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132"/>
      <w:commentRangeStart w:id="133"/>
      <w:r w:rsidR="001B012A" w:rsidRPr="00F95139">
        <w:rPr>
          <w:rFonts w:ascii="Times" w:hAnsi="Times" w:cstheme="minorHAnsi"/>
          <w:lang w:val="en-GB"/>
        </w:rPr>
        <w:t>SSB</w:t>
      </w:r>
      <w:commentRangeEnd w:id="132"/>
      <w:r w:rsidR="001B012A" w:rsidRPr="00F95139">
        <w:rPr>
          <w:rFonts w:ascii="Times" w:hAnsi="Times" w:cstheme="minorHAnsi"/>
          <w:lang w:val="en-GB"/>
        </w:rPr>
        <w:t>)</w:t>
      </w:r>
      <w:r w:rsidR="001B012A" w:rsidRPr="00C24E83">
        <w:rPr>
          <w:rStyle w:val="Kommentarsreferens"/>
          <w:rFonts w:ascii="Times" w:hAnsi="Times"/>
          <w:sz w:val="22"/>
          <w:szCs w:val="22"/>
        </w:rPr>
        <w:commentReference w:id="132"/>
      </w:r>
      <w:commentRangeEnd w:id="133"/>
      <w:r w:rsidR="001B012A" w:rsidRPr="00C24E83">
        <w:rPr>
          <w:rStyle w:val="Kommentarsreferens"/>
          <w:rFonts w:ascii="Times" w:hAnsi="Times"/>
          <w:sz w:val="22"/>
          <w:szCs w:val="22"/>
        </w:rPr>
        <w:commentReference w:id="133"/>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r w:rsidR="001B012A" w:rsidRPr="00F95139">
        <w:rPr>
          <w:rFonts w:ascii="Times" w:hAnsi="Times" w:cstheme="minorHAnsi"/>
          <w:i/>
          <w:lang w:val="en-GB"/>
        </w:rPr>
        <w:t>optim</w:t>
      </w:r>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von Bertalanffy</w:t>
      </w:r>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del w:id="134" w:author="Max Lindmark" w:date="2020-02-08T15:03:00Z">
        <w:r w:rsidR="00574BE6" w:rsidDel="00143F3F">
          <w:rPr>
            <w:rFonts w:ascii="Times" w:hAnsi="Times" w:cstheme="minorHAnsi"/>
            <w:lang w:val="en-US"/>
          </w:rPr>
          <w:delText>external</w:delText>
        </w:r>
        <w:r w:rsidR="00397157" w:rsidRPr="00F95139" w:rsidDel="00143F3F">
          <w:rPr>
            <w:rFonts w:ascii="Times" w:hAnsi="Times" w:cstheme="minorHAnsi"/>
            <w:lang w:val="en-GB"/>
          </w:rPr>
          <w:delText xml:space="preserve"> </w:delText>
        </w:r>
      </w:del>
      <w:commentRangeStart w:id="135"/>
      <w:commentRangeStart w:id="136"/>
      <w:commentRangeStart w:id="137"/>
      <w:commentRangeStart w:id="138"/>
      <w:commentRangeStart w:id="139"/>
      <w:r w:rsidR="001B012A" w:rsidRPr="00F95139">
        <w:rPr>
          <w:rFonts w:ascii="Times" w:hAnsi="Times" w:cstheme="minorHAnsi"/>
          <w:lang w:val="en-GB"/>
        </w:rPr>
        <w:t>density dependence</w:t>
      </w:r>
      <w:r w:rsidR="00143F3F">
        <w:rPr>
          <w:rFonts w:ascii="Times" w:hAnsi="Times" w:cstheme="minorHAnsi"/>
          <w:lang w:val="en-GB"/>
        </w:rPr>
        <w:t xml:space="preserve"> </w:t>
      </w:r>
      <w:ins w:id="140" w:author="Max Lindmark" w:date="2020-02-08T15:03:00Z">
        <w:r w:rsidR="00143F3F">
          <w:rPr>
            <w:rFonts w:ascii="Times" w:hAnsi="Times" w:cstheme="minorHAnsi"/>
            <w:lang w:val="en-GB"/>
          </w:rPr>
          <w:t xml:space="preserve">imposed by </w:t>
        </w:r>
      </w:ins>
      <w:del w:id="141" w:author="Max Lindmark" w:date="2020-02-08T15:03:00Z">
        <w:r w:rsidR="00143F3F" w:rsidDel="00143F3F">
          <w:rPr>
            <w:rFonts w:ascii="Times" w:hAnsi="Times" w:cstheme="minorHAnsi"/>
            <w:lang w:val="en-GB"/>
          </w:rPr>
          <w:delText>due</w:delText>
        </w:r>
        <w:r w:rsidR="00397157" w:rsidRPr="00F95139" w:rsidDel="00143F3F">
          <w:rPr>
            <w:rFonts w:ascii="Times" w:hAnsi="Times" w:cstheme="minorHAnsi"/>
            <w:lang w:val="en-GB"/>
          </w:rPr>
          <w:delText xml:space="preserve"> to </w:delText>
        </w:r>
      </w:del>
      <w:r w:rsidR="00397157" w:rsidRPr="00F95139">
        <w:rPr>
          <w:rFonts w:ascii="Times" w:hAnsi="Times" w:cstheme="minorHAnsi"/>
          <w:lang w:val="en-GB"/>
        </w:rPr>
        <w:t>the stock-recruit</w:t>
      </w:r>
      <w:commentRangeEnd w:id="135"/>
      <w:commentRangeEnd w:id="136"/>
      <w:commentRangeEnd w:id="137"/>
      <w:commentRangeEnd w:id="138"/>
      <w:commentRangeEnd w:id="139"/>
      <w:r w:rsidR="00EB15B9" w:rsidRPr="00C24E83">
        <w:rPr>
          <w:rStyle w:val="Kommentarsreferens"/>
          <w:sz w:val="22"/>
          <w:szCs w:val="22"/>
        </w:rPr>
        <w:commentReference w:id="135"/>
      </w:r>
      <w:r w:rsidR="006C026F" w:rsidRPr="00C24E83">
        <w:rPr>
          <w:rFonts w:ascii="Times" w:hAnsi="Times" w:cstheme="minorHAnsi"/>
          <w:lang w:val="en-US"/>
        </w:rPr>
        <w:t xml:space="preserve"> function</w:t>
      </w:r>
      <w:r w:rsidR="00CE7D89" w:rsidRPr="00C24E83">
        <w:rPr>
          <w:rStyle w:val="Kommentarsreferens"/>
          <w:sz w:val="22"/>
          <w:szCs w:val="22"/>
        </w:rPr>
        <w:commentReference w:id="136"/>
      </w:r>
      <w:ins w:id="142" w:author="Max Lindmark" w:date="2020-02-08T15:04:00Z">
        <w:r w:rsidR="00176599">
          <w:rPr>
            <w:rFonts w:ascii="Times" w:hAnsi="Times" w:cstheme="minorHAnsi"/>
            <w:lang w:val="en-US"/>
          </w:rPr>
          <w:t xml:space="preserve"> (see </w:t>
        </w:r>
      </w:ins>
      <w:ins w:id="143" w:author="Max Lindmark" w:date="2020-02-08T16:14:00Z">
        <w:r w:rsidR="00923704">
          <w:rPr>
            <w:rFonts w:ascii="Times" w:hAnsi="Times" w:cstheme="minorHAnsi"/>
            <w:lang w:val="en-US"/>
          </w:rPr>
          <w:t>E</w:t>
        </w:r>
      </w:ins>
      <w:ins w:id="144" w:author="Max Lindmark" w:date="2020-02-08T15:04:00Z">
        <w:r w:rsidR="00176599">
          <w:rPr>
            <w:rFonts w:ascii="Times" w:hAnsi="Times" w:cstheme="minorHAnsi"/>
            <w:lang w:val="en-US"/>
          </w:rPr>
          <w:t>q. 14-15)</w:t>
        </w:r>
      </w:ins>
      <w:r w:rsidR="002A1574">
        <w:rPr>
          <w:rStyle w:val="Kommentarsreferens"/>
        </w:rPr>
        <w:commentReference w:id="137"/>
      </w:r>
      <w:r w:rsidR="00143F3F">
        <w:rPr>
          <w:rStyle w:val="Kommentarsreferens"/>
        </w:rPr>
        <w:commentReference w:id="138"/>
      </w:r>
      <w:r w:rsidR="00327E26">
        <w:rPr>
          <w:rStyle w:val="Kommentarsreferens"/>
        </w:rPr>
        <w:commentReference w:id="139"/>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145"/>
      <w:r w:rsidR="005832AE" w:rsidRPr="00F95139">
        <w:rPr>
          <w:rFonts w:ascii="Times" w:hAnsi="Times" w:cstheme="minorHAnsi"/>
          <w:lang w:val="en-GB"/>
        </w:rPr>
        <w:t>If th</w:t>
      </w:r>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145"/>
      <w:r w:rsidR="00EF66DC" w:rsidRPr="00C24E83">
        <w:rPr>
          <w:rStyle w:val="Kommentarsreferens"/>
          <w:sz w:val="22"/>
          <w:szCs w:val="22"/>
        </w:rPr>
        <w:commentReference w:id="145"/>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4DC0E491"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r w:rsidR="00EC4495" w:rsidRPr="00EC4495">
        <w:rPr>
          <w:lang w:val="en-US"/>
        </w:rPr>
        <w:t xml:space="preserve">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r w:rsidR="00B7628E">
        <w:rPr>
          <w:rFonts w:ascii="Times" w:hAnsi="Times" w:cs="Times New Roman"/>
          <w:lang w:val="en-GB"/>
        </w:rPr>
        <w:t xml:space="preserve">has </w:t>
      </w:r>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57C822A4" w:rsidR="007D2875" w:rsidRPr="00F95139" w:rsidRDefault="007D2875" w:rsidP="00A0363E">
      <w:pPr>
        <w:spacing w:line="480" w:lineRule="auto"/>
        <w:rPr>
          <w:lang w:val="en-GB"/>
        </w:rPr>
      </w:pPr>
    </w:p>
    <w:p w14:paraId="60317855" w14:textId="3214BC63" w:rsidR="00EE0968" w:rsidRDefault="00EE0968" w:rsidP="003C2E24">
      <w:pPr>
        <w:pStyle w:val="Beskrivning"/>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ell7frgstark"/>
        <w:tblW w:w="4555" w:type="pct"/>
        <w:tblLook w:val="04A0" w:firstRow="1" w:lastRow="0" w:firstColumn="1" w:lastColumn="0" w:noHBand="0" w:noVBand="1"/>
      </w:tblPr>
      <w:tblGrid>
        <w:gridCol w:w="705"/>
        <w:gridCol w:w="2082"/>
        <w:gridCol w:w="1087"/>
        <w:gridCol w:w="1087"/>
        <w:gridCol w:w="1087"/>
        <w:gridCol w:w="1082"/>
        <w:gridCol w:w="1093"/>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r w:rsidRPr="00F95139">
              <w:rPr>
                <w:lang w:val="en-GB"/>
              </w:rPr>
              <w:t>Physiolog</w:t>
            </w:r>
            <w:r w:rsidRPr="002A36ED">
              <w:rPr>
                <w:lang w:val="en-US"/>
              </w:rPr>
              <w:t>ical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D221FBA" w:rsidR="00E474D8" w:rsidRPr="00B7628E" w:rsidRDefault="00923704" w:rsidP="00182BA9">
      <w:pPr>
        <w:spacing w:line="480" w:lineRule="auto"/>
        <w:contextualSpacing/>
        <w:jc w:val="both"/>
        <w:rPr>
          <w:rFonts w:cstheme="minorHAnsi"/>
          <w:bCs/>
          <w:i/>
          <w:iCs/>
          <w:lang w:val="en-GB"/>
          <w:rPrChange w:id="146" w:author="Anna Gårdmark" w:date="2020-02-07T14:01:00Z">
            <w:rPr>
              <w:rFonts w:cstheme="minorHAnsi"/>
              <w:bCs/>
              <w:i/>
              <w:iCs/>
            </w:rPr>
          </w:rPrChange>
        </w:rPr>
      </w:pPr>
      <w:ins w:id="147" w:author="Max Lindmark" w:date="2020-02-08T16:15:00Z">
        <w:r>
          <w:rPr>
            <w:rFonts w:cstheme="minorHAnsi"/>
            <w:bCs/>
            <w:i/>
            <w:iCs/>
            <w:lang w:val="en-GB"/>
          </w:rPr>
          <w:t>Effects of warming on s</w:t>
        </w:r>
      </w:ins>
      <w:del w:id="148" w:author="Max Lindmark" w:date="2020-02-08T16:15:00Z">
        <w:r w:rsidR="00E474D8" w:rsidRPr="00765D0C" w:rsidDel="00923704">
          <w:rPr>
            <w:rFonts w:cstheme="minorHAnsi"/>
            <w:bCs/>
            <w:i/>
            <w:iCs/>
            <w:lang w:val="en-GB"/>
          </w:rPr>
          <w:delText>S</w:delText>
        </w:r>
      </w:del>
      <w:r w:rsidR="00E474D8" w:rsidRPr="00765D0C">
        <w:rPr>
          <w:rFonts w:cstheme="minorHAnsi"/>
          <w:bCs/>
          <w:i/>
          <w:iCs/>
          <w:lang w:val="en-GB"/>
        </w:rPr>
        <w:t>ize-at-age</w:t>
      </w:r>
      <w:r w:rsidR="00B7628E" w:rsidRPr="00765D0C">
        <w:rPr>
          <w:rFonts w:cstheme="minorHAnsi"/>
          <w:bCs/>
          <w:i/>
          <w:iCs/>
          <w:lang w:val="en-GB"/>
        </w:rPr>
        <w:t xml:space="preserve"> </w:t>
      </w:r>
      <w:del w:id="149" w:author="Max Lindmark" w:date="2020-02-08T16:15:00Z">
        <w:r w:rsidR="00B7628E" w:rsidRPr="00765D0C" w:rsidDel="00923704">
          <w:rPr>
            <w:rFonts w:cstheme="minorHAnsi"/>
            <w:bCs/>
            <w:i/>
            <w:iCs/>
            <w:lang w:val="en-GB"/>
          </w:rPr>
          <w:delText>response</w:delText>
        </w:r>
        <w:r w:rsidR="00765D0C" w:rsidDel="00923704">
          <w:rPr>
            <w:rFonts w:cstheme="minorHAnsi"/>
            <w:bCs/>
            <w:i/>
            <w:iCs/>
            <w:lang w:val="en-GB"/>
          </w:rPr>
          <w:delText>s</w:delText>
        </w:r>
        <w:r w:rsidR="00B7628E" w:rsidRPr="00B7628E" w:rsidDel="00923704">
          <w:rPr>
            <w:rFonts w:cstheme="minorHAnsi"/>
            <w:bCs/>
            <w:i/>
            <w:iCs/>
            <w:lang w:val="en-GB"/>
            <w:rPrChange w:id="150" w:author="Anna Gårdmark" w:date="2020-02-07T14:01:00Z">
              <w:rPr>
                <w:rFonts w:cstheme="minorHAnsi"/>
                <w:bCs/>
                <w:i/>
                <w:iCs/>
              </w:rPr>
            </w:rPrChange>
          </w:rPr>
          <w:delText xml:space="preserve"> </w:delText>
        </w:r>
      </w:del>
      <w:r w:rsidR="00B7628E" w:rsidRPr="00B7628E">
        <w:rPr>
          <w:rFonts w:cstheme="minorHAnsi"/>
          <w:bCs/>
          <w:i/>
          <w:iCs/>
          <w:lang w:val="en-GB"/>
          <w:rPrChange w:id="151" w:author="Anna Gårdmark" w:date="2020-02-07T14:01:00Z">
            <w:rPr>
              <w:rFonts w:cstheme="minorHAnsi"/>
              <w:bCs/>
              <w:i/>
              <w:iCs/>
            </w:rPr>
          </w:rPrChange>
        </w:rPr>
        <w:t>depend on physiological temperature-dependence</w:t>
      </w:r>
    </w:p>
    <w:p w14:paraId="26839588" w14:textId="04CEDD9E"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del w:id="152" w:author="Max Lindmark" w:date="2020-02-08T16:16:00Z">
        <w:r w:rsidR="006D35A3" w:rsidRPr="00F95139" w:rsidDel="00923704">
          <w:rPr>
            <w:rFonts w:cstheme="minorHAnsi"/>
            <w:bCs/>
            <w:lang w:val="en-GB"/>
          </w:rPr>
          <w:delText xml:space="preserve"> </w:delText>
        </w:r>
        <w:r w:rsidR="003859AF" w:rsidRPr="00F95139" w:rsidDel="00923704">
          <w:rPr>
            <w:rFonts w:cstheme="minorHAnsi"/>
            <w:bCs/>
            <w:lang w:val="en-GB"/>
          </w:rPr>
          <w:delText xml:space="preserve">Specifically, </w:delText>
        </w:r>
      </w:del>
      <w:ins w:id="153" w:author="Max Lindmark" w:date="2020-02-08T16:16:00Z">
        <w:r w:rsidR="00923704">
          <w:rPr>
            <w:rFonts w:cstheme="minorHAnsi"/>
            <w:bCs/>
            <w:lang w:val="en-GB"/>
          </w:rPr>
          <w:t xml:space="preserve"> </w:t>
        </w:r>
      </w:ins>
      <w:commentRangeStart w:id="154"/>
      <w:del w:id="155" w:author="Max Lindmark" w:date="2020-02-08T16:16:00Z">
        <w:r w:rsidR="009B2986" w:rsidRPr="00F95139" w:rsidDel="00923704">
          <w:rPr>
            <w:rFonts w:cstheme="minorHAnsi"/>
            <w:bCs/>
            <w:lang w:val="en-GB"/>
          </w:rPr>
          <w:delText>i</w:delText>
        </w:r>
      </w:del>
      <w:ins w:id="156" w:author="Max Lindmark" w:date="2020-02-08T16:16:00Z">
        <w:r w:rsidR="00923704">
          <w:rPr>
            <w:rFonts w:cstheme="minorHAnsi"/>
            <w:bCs/>
            <w:lang w:val="en-GB"/>
          </w:rPr>
          <w:t>I</w:t>
        </w:r>
      </w:ins>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w:t>
      </w:r>
      <w:ins w:id="157" w:author="Max Lindmark" w:date="2020-02-08T15:06:00Z">
        <w:r w:rsidR="00851547">
          <w:rPr>
            <w:rFonts w:cstheme="minorHAnsi"/>
            <w:bCs/>
            <w:lang w:val="en-GB"/>
          </w:rPr>
          <w:t xml:space="preserve">and </w:t>
        </w:r>
        <w:r w:rsidR="00B80B46">
          <w:rPr>
            <w:rFonts w:cstheme="minorHAnsi"/>
            <w:bCs/>
            <w:lang w:val="en-GB"/>
          </w:rPr>
          <w:t>young</w:t>
        </w:r>
        <w:r w:rsidR="00851547">
          <w:rPr>
            <w:rFonts w:cstheme="minorHAnsi"/>
            <w:bCs/>
            <w:lang w:val="en-GB"/>
          </w:rPr>
          <w:t xml:space="preserve"> </w:t>
        </w:r>
      </w:ins>
      <w:r w:rsidR="0053608F" w:rsidRPr="00F95139">
        <w:rPr>
          <w:rFonts w:cstheme="minorHAnsi"/>
          <w:bCs/>
          <w:lang w:val="en-GB"/>
        </w:rPr>
        <w:t xml:space="preserve">individuals </w:t>
      </w:r>
      <w:r w:rsidR="00A850DA" w:rsidRPr="00F95139">
        <w:rPr>
          <w:rFonts w:cstheme="minorHAnsi"/>
          <w:bCs/>
          <w:lang w:val="en-GB"/>
        </w:rPr>
        <w:t xml:space="preserve">and declines with </w:t>
      </w:r>
      <w:del w:id="158" w:author="Max Lindmark" w:date="2020-02-08T15:06:00Z">
        <w:r w:rsidR="00A850DA" w:rsidRPr="00F95139" w:rsidDel="00765D0C">
          <w:rPr>
            <w:rFonts w:cstheme="minorHAnsi"/>
            <w:bCs/>
            <w:lang w:val="en-GB"/>
          </w:rPr>
          <w:delText>size</w:delText>
        </w:r>
      </w:del>
      <w:ins w:id="159" w:author="Max Lindmark" w:date="2020-02-08T15:06:00Z">
        <w:r w:rsidR="00765D0C">
          <w:rPr>
            <w:rFonts w:cstheme="minorHAnsi"/>
            <w:bCs/>
            <w:lang w:val="en-GB"/>
          </w:rPr>
          <w:t>age</w:t>
        </w:r>
      </w:ins>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del w:id="160" w:author="Max Lindmark" w:date="2020-02-08T15:07:00Z">
        <w:r w:rsidR="00E232B4" w:rsidRPr="00F95139" w:rsidDel="00E9113C">
          <w:rPr>
            <w:rFonts w:cstheme="minorHAnsi"/>
            <w:bCs/>
            <w:lang w:val="en-GB"/>
          </w:rPr>
          <w:delText>body size</w:delText>
        </w:r>
      </w:del>
      <w:ins w:id="161" w:author="Max Lindmark" w:date="2020-02-08T15:07:00Z">
        <w:r w:rsidR="00E9113C">
          <w:rPr>
            <w:rFonts w:cstheme="minorHAnsi"/>
            <w:bCs/>
            <w:lang w:val="en-GB"/>
          </w:rPr>
          <w:t>age</w:t>
        </w:r>
      </w:ins>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commentRangeEnd w:id="154"/>
      <w:r w:rsidR="00327E26">
        <w:rPr>
          <w:rStyle w:val="Kommentarsreferens"/>
        </w:rPr>
        <w:commentReference w:id="154"/>
      </w:r>
    </w:p>
    <w:p w14:paraId="302C1BA5" w14:textId="77777777" w:rsidR="00730D2C" w:rsidRDefault="00D11397" w:rsidP="00037C00">
      <w:pPr>
        <w:spacing w:line="480" w:lineRule="auto"/>
        <w:ind w:firstLine="284"/>
        <w:contextualSpacing/>
        <w:jc w:val="both"/>
        <w:rPr>
          <w:rFonts w:cstheme="minorHAnsi"/>
          <w:lang w:val="en-GB"/>
        </w:rPr>
      </w:pPr>
      <w:commentRangeStart w:id="162"/>
      <w:commentRangeStart w:id="163"/>
      <w:commentRangeStart w:id="164"/>
      <w:r w:rsidRPr="00F95139">
        <w:rPr>
          <w:rFonts w:cstheme="minorHAnsi"/>
          <w:bCs/>
          <w:lang w:val="en-GB"/>
        </w:rPr>
        <w:t>D</w:t>
      </w:r>
      <w:commentRangeEnd w:id="162"/>
      <w:r w:rsidR="00B42E51" w:rsidRPr="00AF32CB">
        <w:rPr>
          <w:rStyle w:val="Kommentarsreferens"/>
          <w:sz w:val="22"/>
          <w:szCs w:val="22"/>
        </w:rPr>
        <w:commentReference w:id="162"/>
      </w:r>
      <w:commentRangeEnd w:id="163"/>
      <w:r w:rsidR="00C343FD" w:rsidRPr="00AF32CB">
        <w:rPr>
          <w:rStyle w:val="Kommentarsreferens"/>
          <w:sz w:val="22"/>
          <w:szCs w:val="22"/>
        </w:rPr>
        <w:commentReference w:id="163"/>
      </w:r>
      <w:commentRangeEnd w:id="164"/>
      <w:r w:rsidR="007A196D" w:rsidRPr="00AF32CB">
        <w:rPr>
          <w:rStyle w:val="Kommentarsreferens"/>
          <w:sz w:val="22"/>
          <w:szCs w:val="22"/>
        </w:rPr>
        <w:commentReference w:id="164"/>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r w:rsidR="00204977" w:rsidRPr="00F95139">
        <w:rPr>
          <w:rFonts w:cstheme="minorHAnsi"/>
          <w:bCs/>
          <w:lang w:val="en-GB"/>
        </w:rPr>
        <w:t xml:space="preserve">hanges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165"/>
      <w:commentRangeStart w:id="166"/>
      <w:commentRangeStart w:id="167"/>
      <w:commentRangeStart w:id="168"/>
      <w:commentRangeStart w:id="169"/>
      <w:r w:rsidR="00860BC7" w:rsidRPr="00F43B6B">
        <w:rPr>
          <w:rFonts w:cstheme="minorHAnsi"/>
          <w:lang w:val="en-GB"/>
        </w:rPr>
        <w:t xml:space="preserve"> </w:t>
      </w:r>
      <w:commentRangeEnd w:id="165"/>
      <w:commentRangeEnd w:id="166"/>
      <w:commentRangeEnd w:id="167"/>
      <w:commentRangeEnd w:id="168"/>
      <w:commentRangeEnd w:id="169"/>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Kommentarsreferens"/>
          <w:sz w:val="22"/>
          <w:szCs w:val="22"/>
        </w:rPr>
        <w:commentReference w:id="165"/>
      </w:r>
    </w:p>
    <w:p w14:paraId="5AEAE4C1" w14:textId="77777777" w:rsidR="00730D2C" w:rsidRDefault="00730D2C" w:rsidP="00730D2C">
      <w:pPr>
        <w:spacing w:line="480" w:lineRule="auto"/>
        <w:contextualSpacing/>
        <w:jc w:val="both"/>
        <w:rPr>
          <w:rFonts w:cstheme="minorHAnsi"/>
          <w:i/>
          <w:iCs/>
          <w:lang w:val="en-GB"/>
        </w:rPr>
      </w:pPr>
    </w:p>
    <w:p w14:paraId="527D2CC2" w14:textId="5A41F276" w:rsidR="00160528" w:rsidRPr="00730D2C" w:rsidRDefault="00E9113C" w:rsidP="00730D2C">
      <w:pPr>
        <w:spacing w:line="480" w:lineRule="auto"/>
        <w:contextualSpacing/>
        <w:jc w:val="both"/>
        <w:rPr>
          <w:rFonts w:cstheme="minorHAnsi"/>
          <w:i/>
          <w:iCs/>
          <w:lang w:val="en-GB"/>
        </w:rPr>
      </w:pPr>
      <w:ins w:id="170" w:author="Max Lindmark" w:date="2020-02-08T15:09:00Z">
        <w:r>
          <w:rPr>
            <w:rFonts w:cstheme="minorHAnsi"/>
            <w:i/>
            <w:iCs/>
            <w:lang w:val="en-GB"/>
          </w:rPr>
          <w:t>F</w:t>
        </w:r>
      </w:ins>
      <w:del w:id="171" w:author="Max Lindmark" w:date="2020-02-08T15:09:00Z">
        <w:r w:rsidR="00730D2C" w:rsidRPr="00730D2C" w:rsidDel="00E9113C">
          <w:rPr>
            <w:rFonts w:cstheme="minorHAnsi"/>
            <w:i/>
            <w:iCs/>
            <w:lang w:val="en-GB"/>
          </w:rPr>
          <w:delText>Population size-structure</w:delText>
        </w:r>
      </w:del>
      <w:ins w:id="172" w:author="Anna Gårdmark" w:date="2020-02-07T16:25:00Z">
        <w:del w:id="173" w:author="Max Lindmark" w:date="2020-02-08T15:09:00Z">
          <w:r w:rsidR="001D5C2A" w:rsidDel="00E9113C">
            <w:rPr>
              <w:rFonts w:cstheme="minorHAnsi"/>
              <w:i/>
              <w:iCs/>
              <w:lang w:val="en-GB"/>
            </w:rPr>
            <w:delText xml:space="preserve"> generally shifts to </w:delText>
          </w:r>
        </w:del>
      </w:ins>
      <w:ins w:id="174" w:author="Anna Gårdmark" w:date="2020-02-07T16:26:00Z">
        <w:del w:id="175" w:author="Max Lindmark" w:date="2020-02-08T15:09:00Z">
          <w:r w:rsidR="001D5C2A" w:rsidDel="00E9113C">
            <w:rPr>
              <w:rFonts w:cstheme="minorHAnsi"/>
              <w:i/>
              <w:iCs/>
              <w:lang w:val="en-GB"/>
            </w:rPr>
            <w:delText>f</w:delText>
          </w:r>
        </w:del>
        <w:r w:rsidR="001D5C2A">
          <w:rPr>
            <w:rFonts w:cstheme="minorHAnsi"/>
            <w:i/>
            <w:iCs/>
            <w:lang w:val="en-GB"/>
          </w:rPr>
          <w:t>ewer large individuals</w:t>
        </w:r>
      </w:ins>
      <w:r w:rsidR="00730D2C" w:rsidRPr="00730D2C">
        <w:rPr>
          <w:rFonts w:cstheme="minorHAnsi"/>
          <w:i/>
          <w:iCs/>
          <w:lang w:val="en-GB"/>
        </w:rPr>
        <w:t xml:space="preserve"> </w:t>
      </w:r>
      <w:r w:rsidR="009B0A34" w:rsidRPr="00730D2C">
        <w:rPr>
          <w:rStyle w:val="Kommentarsreferens"/>
          <w:i/>
          <w:iCs/>
          <w:sz w:val="22"/>
          <w:szCs w:val="22"/>
        </w:rPr>
        <w:commentReference w:id="166"/>
      </w:r>
      <w:r w:rsidR="00332CA4" w:rsidRPr="00730D2C">
        <w:rPr>
          <w:rStyle w:val="Kommentarsreferens"/>
          <w:i/>
          <w:iCs/>
          <w:sz w:val="22"/>
          <w:szCs w:val="22"/>
        </w:rPr>
        <w:commentReference w:id="167"/>
      </w:r>
      <w:r w:rsidR="0063626B" w:rsidRPr="00730D2C">
        <w:rPr>
          <w:rStyle w:val="Kommentarsreferens"/>
          <w:i/>
          <w:iCs/>
          <w:sz w:val="22"/>
          <w:szCs w:val="22"/>
        </w:rPr>
        <w:commentReference w:id="168"/>
      </w:r>
      <w:r w:rsidR="00F7562D" w:rsidRPr="00730D2C">
        <w:rPr>
          <w:rStyle w:val="Kommentarsreferens"/>
          <w:i/>
          <w:iCs/>
          <w:sz w:val="22"/>
          <w:szCs w:val="22"/>
        </w:rPr>
        <w:commentReference w:id="169"/>
      </w:r>
      <w:ins w:id="176" w:author="Max Lindmark" w:date="2020-02-08T15:10:00Z">
        <w:r>
          <w:rPr>
            <w:rFonts w:cstheme="minorHAnsi"/>
            <w:i/>
            <w:iCs/>
            <w:lang w:val="en-GB"/>
          </w:rPr>
          <w:t>cause reductions in mean population body size</w:t>
        </w:r>
      </w:ins>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177"/>
      <w:commentRangeStart w:id="178"/>
      <w:commentRangeStart w:id="179"/>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177"/>
      <w:r w:rsidR="001F2BB0" w:rsidRPr="00AF32CB">
        <w:rPr>
          <w:rStyle w:val="Kommentarsreferens"/>
          <w:sz w:val="22"/>
          <w:szCs w:val="22"/>
        </w:rPr>
        <w:commentReference w:id="177"/>
      </w:r>
      <w:commentRangeEnd w:id="178"/>
      <w:r w:rsidR="00BA6B1B">
        <w:rPr>
          <w:rStyle w:val="Kommentarsreferens"/>
        </w:rPr>
        <w:commentReference w:id="178"/>
      </w:r>
      <w:commentRangeEnd w:id="179"/>
      <w:r w:rsidR="002A36ED">
        <w:rPr>
          <w:rStyle w:val="Kommentarsreferens"/>
        </w:rPr>
        <w:commentReference w:id="179"/>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181D693E" w14:textId="29828EE7"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ins w:id="180" w:author="Anna Gårdmark" w:date="2020-02-07T16:30:00Z">
        <w:r w:rsidR="001D5C2A">
          <w:rPr>
            <w:rFonts w:cstheme="minorHAnsi"/>
            <w:i/>
            <w:iCs/>
            <w:lang w:val="en-GB"/>
          </w:rPr>
          <w:t xml:space="preserve">: </w:t>
        </w:r>
      </w:ins>
      <w:commentRangeStart w:id="181"/>
      <w:commentRangeStart w:id="182"/>
      <w:ins w:id="183" w:author="Anna Gårdmark" w:date="2020-02-07T16:31:00Z">
        <w:del w:id="184" w:author="Max Lindmark" w:date="2020-02-08T15:11:00Z">
          <w:r w:rsidR="001D5C2A" w:rsidDel="001E69CA">
            <w:rPr>
              <w:rFonts w:cstheme="minorHAnsi"/>
              <w:i/>
              <w:iCs/>
              <w:lang w:val="en-GB"/>
            </w:rPr>
            <w:delText>temperature-dependent resource declines reduce fisheries yields</w:delText>
          </w:r>
        </w:del>
      </w:ins>
      <w:ins w:id="185" w:author="Max Lindmark" w:date="2020-02-08T15:11:00Z">
        <w:r w:rsidR="001E69CA">
          <w:rPr>
            <w:rFonts w:cstheme="minorHAnsi"/>
            <w:i/>
            <w:iCs/>
            <w:lang w:val="en-GB"/>
          </w:rPr>
          <w:t xml:space="preserve">higher </w:t>
        </w:r>
      </w:ins>
      <w:ins w:id="186" w:author="Max Lindmark" w:date="2020-02-08T16:17:00Z">
        <w:r w:rsidR="00923704">
          <w:rPr>
            <w:rFonts w:cstheme="minorHAnsi"/>
            <w:i/>
            <w:iCs/>
            <w:lang w:val="en-GB"/>
          </w:rPr>
          <w:t xml:space="preserve">sustained </w:t>
        </w:r>
      </w:ins>
      <w:ins w:id="187" w:author="Max Lindmark" w:date="2020-02-08T15:11:00Z">
        <w:r w:rsidR="001E69CA">
          <w:rPr>
            <w:rFonts w:cstheme="minorHAnsi"/>
            <w:i/>
            <w:iCs/>
            <w:lang w:val="en-GB"/>
          </w:rPr>
          <w:t>exploitation rates but reduced yields</w:t>
        </w:r>
      </w:ins>
      <w:commentRangeEnd w:id="181"/>
      <w:ins w:id="188" w:author="Max Lindmark" w:date="2020-02-08T16:17:00Z">
        <w:r w:rsidR="00923704">
          <w:rPr>
            <w:rStyle w:val="Kommentarsreferens"/>
          </w:rPr>
          <w:commentReference w:id="181"/>
        </w:r>
      </w:ins>
      <w:commentRangeEnd w:id="182"/>
      <w:r w:rsidR="00327E26">
        <w:rPr>
          <w:rStyle w:val="Kommentarsreferens"/>
        </w:rPr>
        <w:commentReference w:id="182"/>
      </w:r>
    </w:p>
    <w:p w14:paraId="22F727FE" w14:textId="3FF66A4B"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del w:id="189" w:author="Max Lindmark" w:date="2020-02-08T15:10:00Z">
        <w:r w:rsidRPr="00F95139" w:rsidDel="00E9113C">
          <w:rPr>
            <w:rFonts w:cstheme="minorHAnsi"/>
            <w:bCs/>
            <w:lang w:val="en-GB"/>
          </w:rPr>
          <w:delText xml:space="preserve">changes </w:delText>
        </w:r>
      </w:del>
      <w:ins w:id="190" w:author="Max Lindmark" w:date="2020-02-08T15:10:00Z">
        <w:r w:rsidR="00E9113C">
          <w:rPr>
            <w:rFonts w:cstheme="minorHAnsi"/>
            <w:bCs/>
            <w:lang w:val="en-GB"/>
          </w:rPr>
          <w:t>increases</w:t>
        </w:r>
        <w:r w:rsidR="00E9113C" w:rsidRPr="00F95139">
          <w:rPr>
            <w:rFonts w:cstheme="minorHAnsi"/>
            <w:bCs/>
            <w:lang w:val="en-GB"/>
          </w:rPr>
          <w:t xml:space="preserve"> </w:t>
        </w:r>
      </w:ins>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commentRangeStart w:id="191"/>
      <w:del w:id="192" w:author="Anna Gårdmark" w:date="2020-02-09T09:33:00Z">
        <w:r w:rsidR="003B6677" w:rsidDel="00327E26">
          <w:rPr>
            <w:rFonts w:cstheme="minorHAnsi"/>
            <w:bCs/>
            <w:lang w:val="en-US"/>
          </w:rPr>
          <w:delText xml:space="preserve">increased </w:delText>
        </w:r>
      </w:del>
      <w:ins w:id="193" w:author="Anna Gårdmark" w:date="2020-02-09T09:33:00Z">
        <w:r w:rsidR="00327E26">
          <w:rPr>
            <w:rFonts w:cstheme="minorHAnsi"/>
            <w:bCs/>
            <w:lang w:val="en-US"/>
          </w:rPr>
          <w:t>faster</w:t>
        </w:r>
        <w:r w:rsidR="00327E26">
          <w:rPr>
            <w:rFonts w:cstheme="minorHAnsi"/>
            <w:bCs/>
            <w:lang w:val="en-US"/>
          </w:rPr>
          <w:t xml:space="preserve"> </w:t>
        </w:r>
      </w:ins>
      <w:r w:rsidR="003B6677">
        <w:rPr>
          <w:rFonts w:cstheme="minorHAnsi"/>
          <w:bCs/>
          <w:lang w:val="en-US"/>
        </w:rPr>
        <w:t xml:space="preserve">growth </w:t>
      </w:r>
      <w:del w:id="194" w:author="Anna Gårdmark" w:date="2020-02-09T09:33:00Z">
        <w:r w:rsidR="003B6677" w:rsidDel="00327E26">
          <w:rPr>
            <w:rFonts w:cstheme="minorHAnsi"/>
            <w:bCs/>
            <w:lang w:val="en-US"/>
          </w:rPr>
          <w:delText xml:space="preserve">rates </w:delText>
        </w:r>
      </w:del>
      <w:commentRangeEnd w:id="191"/>
      <w:r w:rsidR="00327E26">
        <w:rPr>
          <w:rStyle w:val="Kommentarsreferens"/>
        </w:rPr>
        <w:commentReference w:id="191"/>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r w:rsidRPr="00F95139">
        <w:rPr>
          <w:rFonts w:cstheme="minorHAnsi"/>
          <w:bCs/>
          <w:lang w:val="en-GB"/>
        </w:rPr>
        <w:t>isheries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DF630A">
        <w:rPr>
          <w:rFonts w:cstheme="minorHAnsi"/>
          <w:bCs/>
          <w:lang w:val="en-GB"/>
        </w:rPr>
        <w:t xml:space="preserve"> in the model</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195"/>
      <w:commentRangeStart w:id="196"/>
      <w:commentRangeStart w:id="197"/>
      <w:commentRangeStart w:id="198"/>
      <w:commentRangeStart w:id="199"/>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195"/>
      <w:r w:rsidR="00702530" w:rsidRPr="00AF32CB">
        <w:rPr>
          <w:rStyle w:val="Kommentarsreferens"/>
          <w:sz w:val="22"/>
          <w:szCs w:val="22"/>
        </w:rPr>
        <w:commentReference w:id="195"/>
      </w:r>
      <w:commentRangeEnd w:id="196"/>
      <w:r w:rsidR="00206E44" w:rsidRPr="00AF32CB">
        <w:rPr>
          <w:rStyle w:val="Kommentarsreferens"/>
          <w:sz w:val="22"/>
          <w:szCs w:val="22"/>
        </w:rPr>
        <w:commentReference w:id="196"/>
      </w:r>
      <w:commentRangeEnd w:id="197"/>
      <w:r w:rsidR="00B5532D">
        <w:rPr>
          <w:rStyle w:val="Kommentarsreferens"/>
        </w:rPr>
        <w:commentReference w:id="197"/>
      </w:r>
      <w:commentRangeEnd w:id="198"/>
      <w:r w:rsidR="00413508">
        <w:rPr>
          <w:rStyle w:val="Kommentarsreferens"/>
        </w:rPr>
        <w:commentReference w:id="198"/>
      </w:r>
      <w:commentRangeEnd w:id="199"/>
      <w:r w:rsidR="00DF630A">
        <w:rPr>
          <w:rStyle w:val="Kommentarsreferens"/>
        </w:rPr>
        <w:commentReference w:id="199"/>
      </w:r>
      <w:r w:rsidRPr="00F95139">
        <w:rPr>
          <w:rFonts w:cstheme="minorHAnsi"/>
          <w:bCs/>
          <w:lang w:val="en-GB"/>
        </w:rPr>
        <w:t xml:space="preserve"> </w:t>
      </w:r>
    </w:p>
    <w:p w14:paraId="18B2DDEE" w14:textId="714D34E5"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r w:rsidR="001D5C2A">
        <w:rPr>
          <w:rFonts w:cstheme="minorHAnsi"/>
          <w:bCs/>
          <w:lang w:val="en-GB"/>
        </w:rPr>
        <w:t>mortality</w:t>
      </w:r>
      <w:r w:rsidR="001D5C2A" w:rsidRPr="00F95139">
        <w:rPr>
          <w:rFonts w:cstheme="minorHAnsi"/>
          <w:bCs/>
          <w:lang w:val="en-GB"/>
        </w:rPr>
        <w:t xml:space="preserve"> </w:t>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ins w:id="200" w:author="Max Lindmark" w:date="2020-02-08T15:14:00Z">
        <w:r w:rsidR="001E69CA">
          <w:rPr>
            <w:rFonts w:cstheme="minorHAnsi"/>
            <w:bCs/>
            <w:lang w:val="en-GB"/>
          </w:rPr>
          <w:t>, as that is the only scenario lead</w:t>
        </w:r>
      </w:ins>
      <w:ins w:id="201" w:author="Max Lindmark" w:date="2020-02-08T15:15:00Z">
        <w:r w:rsidR="00590AEC">
          <w:rPr>
            <w:rFonts w:cstheme="minorHAnsi"/>
            <w:bCs/>
            <w:lang w:val="en-GB"/>
          </w:rPr>
          <w:t>in</w:t>
        </w:r>
      </w:ins>
      <w:ins w:id="202" w:author="Max Lindmark" w:date="2020-02-08T15:16:00Z">
        <w:r w:rsidR="00590AEC">
          <w:rPr>
            <w:rFonts w:cstheme="minorHAnsi"/>
            <w:bCs/>
            <w:lang w:val="en-GB"/>
          </w:rPr>
          <w:t>g</w:t>
        </w:r>
      </w:ins>
      <w:ins w:id="203" w:author="Max Lindmark" w:date="2020-02-08T15:14:00Z">
        <w:r w:rsidR="001E69CA">
          <w:rPr>
            <w:rFonts w:cstheme="minorHAnsi"/>
            <w:bCs/>
            <w:lang w:val="en-GB"/>
          </w:rPr>
          <w:t xml:space="preserve"> to </w:t>
        </w:r>
      </w:ins>
      <w:ins w:id="204" w:author="Max Lindmark" w:date="2020-02-08T15:15:00Z">
        <w:r w:rsidR="001E69CA">
          <w:rPr>
            <w:rFonts w:cstheme="minorHAnsi"/>
            <w:bCs/>
            <w:lang w:val="en-GB"/>
          </w:rPr>
          <w:t xml:space="preserve">higher abundance of </w:t>
        </w:r>
      </w:ins>
      <w:ins w:id="205" w:author="Max Lindmark" w:date="2020-02-08T15:17:00Z">
        <w:r w:rsidR="000D6CA6">
          <w:rPr>
            <w:rFonts w:cstheme="minorHAnsi"/>
            <w:bCs/>
            <w:lang w:val="en-GB"/>
          </w:rPr>
          <w:t xml:space="preserve">fish above maturation </w:t>
        </w:r>
      </w:ins>
      <w:ins w:id="206" w:author="Max Lindmark" w:date="2020-02-08T15:16:00Z">
        <w:r w:rsidR="008F3BEC">
          <w:rPr>
            <w:rFonts w:cstheme="minorHAnsi"/>
            <w:bCs/>
            <w:lang w:val="en-GB"/>
          </w:rPr>
          <w:t>sizes</w:t>
        </w:r>
      </w:ins>
      <w:ins w:id="207" w:author="Max Lindmark" w:date="2020-02-08T15:17:00Z">
        <w:r w:rsidR="008F3BEC">
          <w:rPr>
            <w:rFonts w:cstheme="minorHAnsi"/>
            <w:bCs/>
            <w:lang w:val="en-GB"/>
          </w:rPr>
          <w:t xml:space="preserve">, </w:t>
        </w:r>
      </w:ins>
      <w:ins w:id="208" w:author="Max Lindmark" w:date="2020-02-08T15:16:00Z">
        <w:r w:rsidR="00164A0D">
          <w:rPr>
            <w:rFonts w:cstheme="minorHAnsi"/>
            <w:bCs/>
            <w:lang w:val="en-GB"/>
          </w:rPr>
          <w:t>which the fishery targets</w:t>
        </w:r>
      </w:ins>
      <w:ins w:id="209" w:author="Max Lindmark" w:date="2020-02-08T15:17:00Z">
        <w:r w:rsidR="00B806D3">
          <w:rPr>
            <w:rFonts w:cstheme="minorHAnsi"/>
            <w:bCs/>
            <w:lang w:val="en-GB"/>
          </w:rPr>
          <w:t xml:space="preserve"> (but note not all mature sizes increase in abundance) </w:t>
        </w:r>
      </w:ins>
      <w:ins w:id="210" w:author="Max Lindmark" w:date="2020-02-08T15:18:00Z">
        <w:r w:rsidR="00B806D3">
          <w:rPr>
            <w:rFonts w:cstheme="minorHAnsi"/>
            <w:bCs/>
            <w:lang w:val="en-GB"/>
          </w:rPr>
          <w:t>(Fig. 3)</w:t>
        </w:r>
      </w:ins>
      <w:commentRangeStart w:id="211"/>
      <w:commentRangeStart w:id="212"/>
      <w:commentRangeStart w:id="213"/>
      <w:r w:rsidR="00B5532D">
        <w:rPr>
          <w:rFonts w:cstheme="minorHAnsi"/>
          <w:bCs/>
          <w:lang w:val="en-GB"/>
        </w:rPr>
        <w:t>.</w:t>
      </w:r>
      <w:r w:rsidR="00AF4B25" w:rsidRPr="00F95139">
        <w:rPr>
          <w:rFonts w:cstheme="minorHAnsi"/>
          <w:bCs/>
          <w:lang w:val="en-GB"/>
        </w:rPr>
        <w:t xml:space="preserve"> </w:t>
      </w:r>
      <w:commentRangeEnd w:id="211"/>
      <w:r w:rsidR="000A6E36">
        <w:rPr>
          <w:rStyle w:val="Kommentarsreferens"/>
        </w:rPr>
        <w:commentReference w:id="211"/>
      </w:r>
      <w:commentRangeEnd w:id="212"/>
      <w:r w:rsidR="001E3E71">
        <w:rPr>
          <w:rStyle w:val="Kommentarsreferens"/>
        </w:rPr>
        <w:commentReference w:id="212"/>
      </w:r>
      <w:commentRangeEnd w:id="213"/>
      <w:r w:rsidR="00327E26">
        <w:rPr>
          <w:rStyle w:val="Kommentarsreferens"/>
        </w:rPr>
        <w:commentReference w:id="213"/>
      </w:r>
    </w:p>
    <w:p w14:paraId="19CDCC20" w14:textId="071C99E8" w:rsidR="00FC0A90" w:rsidRPr="00F95139" w:rsidRDefault="00FC0A90" w:rsidP="00AF4B25">
      <w:pPr>
        <w:spacing w:line="480" w:lineRule="auto"/>
        <w:ind w:firstLine="360"/>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4"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Colors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41C47DEF" w14:textId="20E9F9A7" w:rsidR="00CD57B5" w:rsidRPr="00F95139" w:rsidRDefault="00CD57B5" w:rsidP="00182BA9">
      <w:pPr>
        <w:spacing w:line="480" w:lineRule="auto"/>
        <w:contextualSpacing/>
        <w:jc w:val="both"/>
        <w:rPr>
          <w:rFonts w:cstheme="minorHAnsi"/>
          <w:b/>
          <w:lang w:val="en-GB"/>
        </w:rPr>
      </w:pPr>
    </w:p>
    <w:p w14:paraId="57A97164" w14:textId="77777777" w:rsidR="00EF38F0" w:rsidRDefault="00EF38F0" w:rsidP="00EF38F0">
      <w:pPr>
        <w:spacing w:line="480" w:lineRule="auto"/>
        <w:jc w:val="center"/>
      </w:pPr>
      <w:r>
        <w:rPr>
          <w:noProof/>
          <w:lang w:eastAsia="sv-SE"/>
        </w:rPr>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5"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4BC0C913" w:rsidR="00EF38F0" w:rsidRPr="00F3241E" w:rsidRDefault="00EF38F0" w:rsidP="00EF38F0">
      <w:pPr>
        <w:spacing w:line="480" w:lineRule="auto"/>
        <w:jc w:val="both"/>
        <w:rPr>
          <w:rFonts w:ascii="Times New Roman" w:hAnsi="Times New Roman" w:cs="Times New Roman"/>
          <w:i/>
          <w:iCs/>
          <w:lang w:val="en-GB"/>
          <w:rPrChange w:id="214" w:author="Anna Gårdmark" w:date="2020-02-07T14:20:00Z">
            <w:rPr>
              <w:rFonts w:ascii="Times New Roman" w:hAnsi="Times New Roman" w:cs="Times New Roman"/>
              <w:i/>
              <w:iCs/>
            </w:rPr>
          </w:rPrChange>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F3241E">
        <w:rPr>
          <w:rFonts w:ascii="Times New Roman" w:hAnsi="Times New Roman" w:cs="Times New Roman"/>
          <w:i/>
          <w:iCs/>
          <w:lang w:val="en-GB"/>
          <w:rPrChange w:id="215" w:author="Anna Gårdmark" w:date="2020-02-07T14:20:00Z">
            <w:rPr>
              <w:rFonts w:ascii="Times New Roman" w:hAnsi="Times New Roman" w:cs="Times New Roman"/>
              <w:i/>
              <w:iCs/>
            </w:rPr>
          </w:rPrChange>
        </w:rPr>
        <w:t xml:space="preserve">Boxplots depict 25%, 50% and 75% quantiles of </w:t>
      </w:r>
      <w:r w:rsidR="00F3241E" w:rsidRPr="00F3241E">
        <w:rPr>
          <w:rFonts w:ascii="Times New Roman" w:hAnsi="Times New Roman" w:cs="Times New Roman"/>
          <w:i/>
          <w:iCs/>
          <w:lang w:val="en-GB"/>
          <w:rPrChange w:id="216" w:author="Anna Gårdmark" w:date="2020-02-07T14:20:00Z">
            <w:rPr>
              <w:rFonts w:ascii="Times New Roman" w:hAnsi="Times New Roman" w:cs="Times New Roman"/>
              <w:i/>
              <w:iCs/>
            </w:rPr>
          </w:rPrChange>
        </w:rPr>
        <w:t xml:space="preserve">the 200 </w:t>
      </w:r>
      <w:r w:rsidRPr="00F3241E">
        <w:rPr>
          <w:rFonts w:ascii="Times New Roman" w:hAnsi="Times New Roman" w:cs="Times New Roman"/>
          <w:i/>
          <w:iCs/>
          <w:lang w:val="en-GB"/>
          <w:rPrChange w:id="217" w:author="Anna Gårdmark" w:date="2020-02-07T14:20:00Z">
            <w:rPr>
              <w:rFonts w:ascii="Times New Roman" w:hAnsi="Times New Roman" w:cs="Times New Roman"/>
              <w:i/>
              <w:iCs/>
            </w:rPr>
          </w:rPrChange>
        </w:rPr>
        <w:t>simulations</w:t>
      </w:r>
      <w:r w:rsidR="00F3241E" w:rsidRPr="00F3241E">
        <w:rPr>
          <w:rFonts w:ascii="Times New Roman" w:hAnsi="Times New Roman" w:cs="Times New Roman"/>
          <w:i/>
          <w:iCs/>
          <w:lang w:val="en-GB"/>
          <w:rPrChange w:id="218" w:author="Anna Gårdmark" w:date="2020-02-07T14:20:00Z">
            <w:rPr>
              <w:rFonts w:ascii="Times New Roman" w:hAnsi="Times New Roman" w:cs="Times New Roman"/>
              <w:i/>
              <w:iCs/>
            </w:rPr>
          </w:rPrChange>
        </w:rPr>
        <w:t xml:space="preserve"> in each scenario</w:t>
      </w:r>
      <w:r w:rsidRPr="00F3241E">
        <w:rPr>
          <w:rFonts w:ascii="Times New Roman" w:hAnsi="Times New Roman" w:cs="Times New Roman"/>
          <w:i/>
          <w:iCs/>
          <w:lang w:val="en-GB"/>
          <w:rPrChange w:id="219" w:author="Anna Gårdmark" w:date="2020-02-07T14:20:00Z">
            <w:rPr>
              <w:rFonts w:ascii="Times New Roman" w:hAnsi="Times New Roman" w:cs="Times New Roman"/>
              <w:i/>
              <w:iCs/>
            </w:rPr>
          </w:rPrChange>
        </w:rPr>
        <w:t xml:space="preserve">. </w:t>
      </w:r>
    </w:p>
    <w:p w14:paraId="1BB3B167" w14:textId="77777777" w:rsidR="00EF38F0" w:rsidRPr="00F3241E" w:rsidRDefault="00EF38F0" w:rsidP="00182BA9">
      <w:pPr>
        <w:spacing w:line="480" w:lineRule="auto"/>
        <w:contextualSpacing/>
        <w:jc w:val="both"/>
        <w:rPr>
          <w:rFonts w:cstheme="minorHAnsi"/>
          <w:b/>
          <w:lang w:val="en-GB"/>
          <w:rPrChange w:id="220" w:author="Anna Gårdmark" w:date="2020-02-07T14:20:00Z">
            <w:rPr>
              <w:rFonts w:cstheme="minorHAnsi"/>
              <w:b/>
            </w:rPr>
          </w:rPrChange>
        </w:rPr>
      </w:pPr>
    </w:p>
    <w:p w14:paraId="7ADA9BE0" w14:textId="77777777" w:rsidR="005F3BD1" w:rsidRPr="00F3241E" w:rsidRDefault="005F3BD1" w:rsidP="00182BA9">
      <w:pPr>
        <w:spacing w:line="480" w:lineRule="auto"/>
        <w:contextualSpacing/>
        <w:jc w:val="both"/>
        <w:rPr>
          <w:rFonts w:cstheme="minorHAnsi"/>
          <w:b/>
          <w:lang w:val="en-GB"/>
          <w:rPrChange w:id="221" w:author="Anna Gårdmark" w:date="2020-02-07T14:20:00Z">
            <w:rPr>
              <w:rFonts w:cstheme="minorHAnsi"/>
              <w:b/>
            </w:rPr>
          </w:rPrChange>
        </w:rPr>
      </w:pPr>
    </w:p>
    <w:p w14:paraId="6361629D" w14:textId="77777777" w:rsidR="005F3BD1" w:rsidRPr="00F3241E" w:rsidRDefault="005F3BD1" w:rsidP="00182BA9">
      <w:pPr>
        <w:spacing w:line="480" w:lineRule="auto"/>
        <w:contextualSpacing/>
        <w:jc w:val="both"/>
        <w:rPr>
          <w:rFonts w:cstheme="minorHAnsi"/>
          <w:b/>
          <w:lang w:val="en-GB"/>
          <w:rPrChange w:id="222" w:author="Anna Gårdmark" w:date="2020-02-07T14:20:00Z">
            <w:rPr>
              <w:rFonts w:cstheme="minorHAnsi"/>
              <w:b/>
            </w:rPr>
          </w:rPrChange>
        </w:rPr>
      </w:pPr>
    </w:p>
    <w:p w14:paraId="6CC22383" w14:textId="77777777" w:rsidR="005F3BD1" w:rsidRPr="00F3241E" w:rsidRDefault="005F3BD1" w:rsidP="00182BA9">
      <w:pPr>
        <w:spacing w:line="480" w:lineRule="auto"/>
        <w:contextualSpacing/>
        <w:jc w:val="both"/>
        <w:rPr>
          <w:rFonts w:cstheme="minorHAnsi"/>
          <w:b/>
          <w:lang w:val="en-GB"/>
          <w:rPrChange w:id="223" w:author="Anna Gårdmark" w:date="2020-02-07T14:20:00Z">
            <w:rPr>
              <w:rFonts w:cstheme="minorHAnsi"/>
              <w:b/>
            </w:rPr>
          </w:rPrChange>
        </w:rPr>
      </w:pPr>
    </w:p>
    <w:p w14:paraId="224D1FA3" w14:textId="77777777" w:rsidR="005F3BD1" w:rsidRPr="00F3241E" w:rsidRDefault="005F3BD1" w:rsidP="00182BA9">
      <w:pPr>
        <w:spacing w:line="480" w:lineRule="auto"/>
        <w:contextualSpacing/>
        <w:jc w:val="both"/>
        <w:rPr>
          <w:rFonts w:cstheme="minorHAnsi"/>
          <w:b/>
          <w:lang w:val="en-GB"/>
          <w:rPrChange w:id="224" w:author="Anna Gårdmark" w:date="2020-02-07T14:20:00Z">
            <w:rPr>
              <w:rFonts w:cstheme="minorHAnsi"/>
              <w:b/>
            </w:rPr>
          </w:rPrChange>
        </w:rPr>
      </w:pPr>
    </w:p>
    <w:p w14:paraId="7C91AF6A" w14:textId="77777777" w:rsidR="005F3BD1" w:rsidRPr="00F3241E" w:rsidRDefault="005F3BD1" w:rsidP="00182BA9">
      <w:pPr>
        <w:spacing w:line="480" w:lineRule="auto"/>
        <w:contextualSpacing/>
        <w:jc w:val="both"/>
        <w:rPr>
          <w:rFonts w:cstheme="minorHAnsi"/>
          <w:b/>
          <w:lang w:val="en-GB"/>
          <w:rPrChange w:id="225" w:author="Anna Gårdmark" w:date="2020-02-07T14:20:00Z">
            <w:rPr>
              <w:rFonts w:cstheme="minorHAnsi"/>
              <w:b/>
            </w:rPr>
          </w:rPrChange>
        </w:rPr>
      </w:pPr>
    </w:p>
    <w:p w14:paraId="6F68F3DC" w14:textId="77777777" w:rsidR="00EF38F0" w:rsidRDefault="00EF38F0" w:rsidP="00EF38F0">
      <w:pPr>
        <w:spacing w:line="480" w:lineRule="auto"/>
        <w:jc w:val="center"/>
        <w:rPr>
          <w:rFonts w:cstheme="minorHAnsi"/>
          <w:i/>
          <w:iCs/>
        </w:rPr>
      </w:pPr>
      <w:r>
        <w:rPr>
          <w:rFonts w:cstheme="minorHAnsi"/>
          <w:i/>
          <w:iCs/>
          <w:noProof/>
          <w:lang w:eastAsia="sv-SE"/>
        </w:rPr>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commentRangeStart w:id="226"/>
      <w:r w:rsidRPr="00F95139">
        <w:rPr>
          <w:rFonts w:cstheme="minorHAnsi"/>
          <w:i/>
          <w:iCs/>
          <w:lang w:val="en-GB"/>
        </w:rPr>
        <w:t xml:space="preserve">Figure </w:t>
      </w:r>
      <w:r w:rsidRPr="00EB5037">
        <w:rPr>
          <w:rFonts w:cstheme="minorHAnsi"/>
          <w:i/>
          <w:iCs/>
          <w:lang w:val="en-US"/>
        </w:rPr>
        <w:t>3</w:t>
      </w:r>
      <w:commentRangeEnd w:id="226"/>
      <w:r w:rsidR="00413508">
        <w:rPr>
          <w:rStyle w:val="Kommentarsreferens"/>
        </w:rPr>
        <w:commentReference w:id="226"/>
      </w:r>
      <w:r w:rsidRPr="00F95139">
        <w:rPr>
          <w:rFonts w:cstheme="minorHAnsi"/>
          <w:i/>
          <w:iCs/>
          <w:lang w:val="en-GB"/>
        </w:rPr>
        <w:t>. Projected abundance-at-weight by species for different scenarios of temperature scaling (indicated by colors</w:t>
      </w:r>
      <w:r w:rsidR="00AC4213">
        <w:rPr>
          <w:rFonts w:cstheme="minorHAnsi"/>
          <w:i/>
          <w:iCs/>
          <w:lang w:val="en-GB"/>
        </w:rPr>
        <w:t>, and linetypes in the right column due to overplotting</w:t>
      </w:r>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colors)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1617CC00"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Colors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t>Discussion</w:t>
      </w:r>
      <w:r w:rsidR="00574187" w:rsidRPr="00F95139">
        <w:rPr>
          <w:rFonts w:cstheme="minorHAnsi"/>
          <w:b/>
          <w:lang w:val="en-GB"/>
        </w:rPr>
        <w:t xml:space="preserve"> </w:t>
      </w:r>
    </w:p>
    <w:p w14:paraId="1606A82C" w14:textId="2470C2D5"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 xml:space="preserve">increased juvenile </w:t>
      </w:r>
      <w:del w:id="227" w:author="Max Lindmark" w:date="2020-02-08T15:34:00Z">
        <w:r w:rsidR="001B21AC" w:rsidDel="003368A0">
          <w:rPr>
            <w:rFonts w:cstheme="minorHAnsi"/>
            <w:bCs/>
            <w:lang w:val="en-US"/>
          </w:rPr>
          <w:delText xml:space="preserve">growth and </w:delText>
        </w:r>
      </w:del>
      <w:r w:rsidR="001B21AC">
        <w:rPr>
          <w:rFonts w:cstheme="minorHAnsi"/>
          <w:bCs/>
          <w:lang w:val="en-US"/>
        </w:rPr>
        <w:t>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ins w:id="228" w:author="Max Lindmark" w:date="2020-02-08T15:35:00Z">
        <w:r w:rsidR="003368A0">
          <w:rPr>
            <w:rFonts w:cstheme="minorHAnsi"/>
            <w:bCs/>
            <w:lang w:val="en-US"/>
          </w:rPr>
          <w:t xml:space="preserve"> </w:t>
        </w:r>
      </w:ins>
      <w:ins w:id="229" w:author="Max Lindmark" w:date="2020-02-08T15:37:00Z">
        <w:r w:rsidR="00501F07">
          <w:rPr>
            <w:rFonts w:cstheme="minorHAnsi"/>
            <w:bCs/>
            <w:lang w:val="en-US"/>
          </w:rPr>
          <w:t>the carrying capacity of background resources</w:t>
        </w:r>
      </w:ins>
      <w:ins w:id="230" w:author="Max Lindmark" w:date="2020-02-08T15:35:00Z">
        <w:r w:rsidR="003368A0">
          <w:rPr>
            <w:rFonts w:cstheme="minorHAnsi"/>
            <w:bCs/>
            <w:lang w:val="en-US"/>
          </w:rPr>
          <w:t xml:space="preserve"> decline and </w:t>
        </w:r>
      </w:ins>
      <w:del w:id="231" w:author="Max Lindmark" w:date="2020-02-08T15:35:00Z">
        <w:r w:rsidR="003B0DCE" w:rsidDel="003368A0">
          <w:rPr>
            <w:rFonts w:cstheme="minorHAnsi"/>
            <w:bCs/>
            <w:lang w:val="en-US"/>
          </w:rPr>
          <w:delText xml:space="preserve"> </w:delText>
        </w:r>
      </w:del>
      <w:r w:rsidR="003B0DCE">
        <w:rPr>
          <w:rFonts w:cstheme="minorHAnsi"/>
          <w:bCs/>
          <w:lang w:val="en-US"/>
        </w:rPr>
        <w:t>mortality (both predation and background) increases</w:t>
      </w:r>
      <w:r w:rsidR="000A6E36">
        <w:rPr>
          <w:rFonts w:cstheme="minorHAnsi"/>
          <w:bCs/>
          <w:lang w:val="en-US"/>
        </w:rPr>
        <w:t xml:space="preserve">, </w:t>
      </w:r>
      <w:del w:id="232" w:author="Max Lindmark" w:date="2020-02-08T15:24:00Z">
        <w:r w:rsidR="000A6E36" w:rsidDel="001E3E71">
          <w:rPr>
            <w:rFonts w:cstheme="minorHAnsi"/>
            <w:bCs/>
            <w:lang w:val="en-US"/>
          </w:rPr>
          <w:delText>commonly</w:delText>
        </w:r>
      </w:del>
      <w:ins w:id="233" w:author="Max Lindmark" w:date="2020-02-08T15:24:00Z">
        <w:r w:rsidR="001E3E71">
          <w:rPr>
            <w:rFonts w:cstheme="minorHAnsi"/>
            <w:bCs/>
            <w:lang w:val="en-US"/>
          </w:rPr>
          <w:t>which shifts</w:t>
        </w:r>
      </w:ins>
      <w:ins w:id="234" w:author="Anna Gårdmark" w:date="2020-02-07T16:42:00Z">
        <w:r w:rsidR="000A6E36">
          <w:rPr>
            <w:rFonts w:cstheme="minorHAnsi"/>
            <w:bCs/>
            <w:lang w:val="en-US"/>
          </w:rPr>
          <w:t xml:space="preserve"> </w:t>
        </w:r>
      </w:ins>
      <w:ins w:id="235" w:author="Anna Gårdmark" w:date="2020-02-07T16:39:00Z">
        <w:del w:id="236" w:author="Max Lindmark" w:date="2020-02-08T15:37:00Z">
          <w:r w:rsidR="000A6E36" w:rsidDel="00F703F5">
            <w:rPr>
              <w:rFonts w:cstheme="minorHAnsi"/>
              <w:bCs/>
              <w:lang w:val="en-US"/>
            </w:rPr>
            <w:delText>shift</w:delText>
          </w:r>
          <w:r w:rsidR="000A6E36" w:rsidDel="00D35E15">
            <w:rPr>
              <w:rFonts w:cstheme="minorHAnsi"/>
              <w:bCs/>
              <w:lang w:val="en-US"/>
            </w:rPr>
            <w:delText>in</w:delText>
          </w:r>
        </w:del>
      </w:ins>
      <w:ins w:id="237" w:author="Max Lindmark" w:date="2020-02-08T15:24:00Z">
        <w:r w:rsidR="001E3E71">
          <w:rPr>
            <w:rFonts w:cstheme="minorHAnsi"/>
            <w:bCs/>
            <w:lang w:val="en-US"/>
          </w:rPr>
          <w:t>the</w:t>
        </w:r>
      </w:ins>
      <w:ins w:id="238" w:author="Max Lindmark" w:date="2020-02-08T15:25:00Z">
        <w:r w:rsidR="001E3E71">
          <w:rPr>
            <w:rFonts w:cstheme="minorHAnsi"/>
            <w:bCs/>
            <w:lang w:val="en-US"/>
          </w:rPr>
          <w:t xml:space="preserve"> </w:t>
        </w:r>
      </w:ins>
      <w:del w:id="239" w:author="Max Lindmark" w:date="2020-02-08T15:37:00Z">
        <w:r w:rsidR="000A6E36" w:rsidDel="00D35E15">
          <w:rPr>
            <w:rFonts w:cstheme="minorHAnsi"/>
            <w:bCs/>
            <w:lang w:val="en-US"/>
          </w:rPr>
          <w:delText xml:space="preserve">g </w:delText>
        </w:r>
      </w:del>
      <w:r w:rsidR="000A6E36">
        <w:rPr>
          <w:rFonts w:cstheme="minorHAnsi"/>
          <w:bCs/>
          <w:lang w:val="en-US"/>
        </w:rPr>
        <w:t>population size structure towards more small individuals</w:t>
      </w:r>
      <w:r w:rsidR="003B0DCE">
        <w:rPr>
          <w:rFonts w:cstheme="minorHAnsi"/>
          <w:bCs/>
          <w:lang w:val="en-US"/>
        </w:rPr>
        <w:t>.</w:t>
      </w:r>
    </w:p>
    <w:p w14:paraId="699291DF" w14:textId="5AE58853" w:rsidR="000016E7" w:rsidRPr="007E272D" w:rsidDel="007E272D" w:rsidRDefault="00FE2EDD">
      <w:pPr>
        <w:spacing w:line="480" w:lineRule="auto"/>
        <w:ind w:firstLine="284"/>
        <w:jc w:val="both"/>
        <w:rPr>
          <w:ins w:id="240" w:author="Anna Gårdmark" w:date="2020-02-07T16:45:00Z"/>
          <w:del w:id="241" w:author="Max Lindmark" w:date="2020-02-08T16:29:00Z"/>
          <w:rFonts w:ascii="Times New Roman" w:hAnsi="Times New Roman" w:cs="Times New Roman"/>
          <w:bCs/>
          <w:lang/>
          <w:rPrChange w:id="242" w:author="Max Lindmark" w:date="2020-02-08T16:29:00Z">
            <w:rPr>
              <w:ins w:id="243" w:author="Anna Gårdmark" w:date="2020-02-07T16:45:00Z"/>
              <w:del w:id="244" w:author="Max Lindmark" w:date="2020-02-08T16:29:00Z"/>
              <w:rFonts w:ascii="Times New Roman" w:hAnsi="Times New Roman" w:cs="Times New Roman"/>
              <w:bCs/>
              <w:lang w:val="en-US"/>
            </w:rPr>
          </w:rPrChange>
        </w:rPr>
      </w:pPr>
      <w:r>
        <w:rPr>
          <w:rFonts w:cstheme="minorHAnsi"/>
          <w:bCs/>
          <w:lang w:val="en-US"/>
        </w:rPr>
        <w:t xml:space="preserve">Most </w:t>
      </w:r>
      <w:del w:id="245" w:author="Max Lindmark" w:date="2020-02-08T16:23:00Z">
        <w:r w:rsidDel="001340A2">
          <w:rPr>
            <w:rFonts w:cstheme="minorHAnsi"/>
            <w:bCs/>
            <w:lang w:val="en-US"/>
          </w:rPr>
          <w:delText xml:space="preserve">predictions </w:delText>
        </w:r>
      </w:del>
      <w:ins w:id="246" w:author="Max Lindmark" w:date="2020-02-08T16:23:00Z">
        <w:r w:rsidR="001340A2">
          <w:rPr>
            <w:rFonts w:cstheme="minorHAnsi"/>
            <w:bCs/>
            <w:lang w:val="en-US"/>
          </w:rPr>
          <w:t xml:space="preserve">results </w:t>
        </w:r>
      </w:ins>
      <w:del w:id="247" w:author="Max Lindmark" w:date="2020-02-08T16:23:00Z">
        <w:r w:rsidDel="001340A2">
          <w:rPr>
            <w:rFonts w:cstheme="minorHAnsi"/>
            <w:bCs/>
            <w:lang w:val="en-US"/>
          </w:rPr>
          <w:delText xml:space="preserve">about </w:delText>
        </w:r>
      </w:del>
      <w:ins w:id="248" w:author="Max Lindmark" w:date="2020-02-08T16:23:00Z">
        <w:r w:rsidR="001340A2">
          <w:rPr>
            <w:rFonts w:cstheme="minorHAnsi"/>
            <w:bCs/>
            <w:lang w:val="en-US"/>
          </w:rPr>
          <w:t xml:space="preserve">on </w:t>
        </w:r>
      </w:ins>
      <w:r>
        <w:rPr>
          <w:rFonts w:cstheme="minorHAnsi"/>
          <w:bCs/>
          <w:lang w:val="en-US"/>
        </w:rPr>
        <w:t xml:space="preserve">declines in </w:t>
      </w:r>
      <w:ins w:id="249" w:author="Max Lindmark" w:date="2020-02-08T15:39:00Z">
        <w:r w:rsidR="00F703F5">
          <w:rPr>
            <w:rFonts w:cstheme="minorHAnsi"/>
            <w:bCs/>
            <w:lang w:val="en-US"/>
          </w:rPr>
          <w:t xml:space="preserve">community-wide average </w:t>
        </w:r>
      </w:ins>
      <w:r>
        <w:rPr>
          <w:rFonts w:cstheme="minorHAnsi"/>
          <w:bCs/>
          <w:lang w:val="en-US"/>
        </w:rPr>
        <w:t xml:space="preserve">body size from mechanistic models find it to be driven by lower food abundance or less energy transferred up in the food </w:t>
      </w:r>
      <w:del w:id="250" w:author="Max Lindmark" w:date="2020-02-08T16:23:00Z">
        <w:r w:rsidDel="001340A2">
          <w:rPr>
            <w:rFonts w:cstheme="minorHAnsi"/>
            <w:bCs/>
            <w:lang w:val="en-US"/>
          </w:rPr>
          <w:delText>change</w:delText>
        </w:r>
      </w:del>
      <w:ins w:id="251" w:author="Max Lindmark" w:date="2020-02-08T16:23:00Z">
        <w:r w:rsidR="001340A2">
          <w:rPr>
            <w:rFonts w:cstheme="minorHAnsi"/>
            <w:bCs/>
            <w:lang w:val="en-US"/>
          </w:rPr>
          <w:t>web</w:t>
        </w:r>
      </w:ins>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ins w:id="252" w:author="Max Lindmark" w:date="2020-02-08T15:38:00Z">
        <w:r w:rsidR="00F703F5">
          <w:rPr>
            <w:rFonts w:ascii="Times New Roman" w:hAnsi="Times New Roman" w:cs="Times New Roman"/>
            <w:bCs/>
            <w:lang w:val="en-US"/>
          </w:rPr>
          <w:t xml:space="preserve">. However, it is unclear how </w:t>
        </w:r>
      </w:ins>
      <w:ins w:id="253" w:author="Max Lindmark" w:date="2020-02-08T15:46:00Z">
        <w:r w:rsidR="00E64369">
          <w:rPr>
            <w:rFonts w:ascii="Times New Roman" w:hAnsi="Times New Roman" w:cs="Times New Roman"/>
            <w:bCs/>
            <w:lang w:val="en-US"/>
          </w:rPr>
          <w:t xml:space="preserve">the </w:t>
        </w:r>
      </w:ins>
      <w:ins w:id="254" w:author="Max Lindmark" w:date="2020-02-08T15:38:00Z">
        <w:r w:rsidR="00F703F5">
          <w:rPr>
            <w:rFonts w:ascii="Times New Roman" w:hAnsi="Times New Roman" w:cs="Times New Roman"/>
            <w:bCs/>
            <w:lang w:val="en-US"/>
          </w:rPr>
          <w:t xml:space="preserve">size-structure </w:t>
        </w:r>
      </w:ins>
      <w:ins w:id="255" w:author="Max Lindmark" w:date="2020-02-08T15:46:00Z">
        <w:r w:rsidR="00E64369">
          <w:rPr>
            <w:rFonts w:ascii="Times New Roman" w:hAnsi="Times New Roman" w:cs="Times New Roman"/>
            <w:bCs/>
            <w:lang w:val="en-US"/>
          </w:rPr>
          <w:t xml:space="preserve">of </w:t>
        </w:r>
      </w:ins>
      <w:commentRangeStart w:id="256"/>
      <w:ins w:id="257" w:author="Anna Gårdmark" w:date="2020-02-09T09:39:00Z">
        <w:r w:rsidR="002C7217">
          <w:rPr>
            <w:rFonts w:ascii="Times New Roman" w:hAnsi="Times New Roman" w:cs="Times New Roman"/>
            <w:bCs/>
            <w:lang w:val="en-US"/>
          </w:rPr>
          <w:t xml:space="preserve">fish </w:t>
        </w:r>
        <w:commentRangeEnd w:id="256"/>
        <w:r w:rsidR="002C7217">
          <w:rPr>
            <w:rStyle w:val="Kommentarsreferens"/>
          </w:rPr>
          <w:commentReference w:id="256"/>
        </w:r>
      </w:ins>
      <w:ins w:id="258" w:author="Max Lindmark" w:date="2020-02-08T15:46:00Z">
        <w:r w:rsidR="00E64369">
          <w:rPr>
            <w:rFonts w:ascii="Times New Roman" w:hAnsi="Times New Roman" w:cs="Times New Roman"/>
            <w:bCs/>
            <w:lang w:val="en-US"/>
          </w:rPr>
          <w:t xml:space="preserve">populations </w:t>
        </w:r>
      </w:ins>
      <w:ins w:id="259" w:author="Max Lindmark" w:date="2020-02-08T15:39:00Z">
        <w:r w:rsidR="00F703F5">
          <w:rPr>
            <w:rFonts w:ascii="Times New Roman" w:hAnsi="Times New Roman" w:cs="Times New Roman"/>
            <w:bCs/>
            <w:lang w:val="en-US"/>
          </w:rPr>
          <w:t xml:space="preserve">change, and how </w:t>
        </w:r>
      </w:ins>
      <w:ins w:id="260" w:author="Max Lindmark" w:date="2020-02-08T15:40:00Z">
        <w:r w:rsidR="00F703F5">
          <w:rPr>
            <w:rFonts w:ascii="Times New Roman" w:hAnsi="Times New Roman" w:cs="Times New Roman"/>
            <w:bCs/>
            <w:lang w:val="en-US"/>
          </w:rPr>
          <w:t xml:space="preserve">emergent </w:t>
        </w:r>
      </w:ins>
      <w:ins w:id="261" w:author="Max Lindmark" w:date="2020-02-08T15:39:00Z">
        <w:r w:rsidR="00F703F5">
          <w:rPr>
            <w:rFonts w:ascii="Times New Roman" w:hAnsi="Times New Roman" w:cs="Times New Roman"/>
            <w:bCs/>
            <w:lang w:val="en-US"/>
          </w:rPr>
          <w:t>temperature-dependent growth modifie</w:t>
        </w:r>
      </w:ins>
      <w:ins w:id="262" w:author="Max Lindmark" w:date="2020-02-08T15:40:00Z">
        <w:r w:rsidR="00F703F5">
          <w:rPr>
            <w:rFonts w:ascii="Times New Roman" w:hAnsi="Times New Roman" w:cs="Times New Roman"/>
            <w:bCs/>
            <w:lang w:val="en-US"/>
          </w:rPr>
          <w:t>s</w:t>
        </w:r>
      </w:ins>
      <w:ins w:id="263" w:author="Max Lindmark" w:date="2020-02-08T15:39:00Z">
        <w:r w:rsidR="00F703F5">
          <w:rPr>
            <w:rFonts w:ascii="Times New Roman" w:hAnsi="Times New Roman" w:cs="Times New Roman"/>
            <w:bCs/>
            <w:lang w:val="en-US"/>
          </w:rPr>
          <w:t xml:space="preserve"> this</w:t>
        </w:r>
      </w:ins>
      <w:del w:id="264" w:author="Max Lindmark" w:date="2020-02-08T15:38:00Z">
        <w:r w:rsidDel="00F703F5">
          <w:rPr>
            <w:rFonts w:ascii="Times New Roman" w:hAnsi="Times New Roman" w:cs="Times New Roman"/>
            <w:bCs/>
            <w:lang w:val="en-US"/>
          </w:rPr>
          <w:delText>,</w:delText>
        </w:r>
      </w:del>
      <w:del w:id="265" w:author="Max Lindmark" w:date="2020-02-08T15:39:00Z">
        <w:r w:rsidDel="00F703F5">
          <w:rPr>
            <w:rFonts w:ascii="Times New Roman" w:hAnsi="Times New Roman" w:cs="Times New Roman"/>
            <w:bCs/>
            <w:lang w:val="en-US"/>
          </w:rPr>
          <w:delText xml:space="preserve"> although they mostly study</w:delText>
        </w:r>
        <w:r w:rsidRPr="00277069" w:rsidDel="00F703F5">
          <w:rPr>
            <w:rFonts w:ascii="Times New Roman" w:hAnsi="Times New Roman" w:cs="Times New Roman"/>
            <w:bCs/>
            <w:lang w:val="en-US"/>
          </w:rPr>
          <w:delText xml:space="preserve"> body size responses at the community</w:delText>
        </w:r>
        <w:r w:rsidDel="00F703F5">
          <w:rPr>
            <w:rFonts w:ascii="Times New Roman" w:hAnsi="Times New Roman" w:cs="Times New Roman"/>
            <w:bCs/>
            <w:lang w:val="en-US"/>
          </w:rPr>
          <w:delText>, and not intraspecific,</w:delText>
        </w:r>
        <w:r w:rsidRPr="00277069" w:rsidDel="00F703F5">
          <w:rPr>
            <w:rFonts w:ascii="Times New Roman" w:hAnsi="Times New Roman" w:cs="Times New Roman"/>
            <w:bCs/>
            <w:lang w:val="en-US"/>
          </w:rPr>
          <w:delText xml:space="preserve"> level</w:delText>
        </w:r>
      </w:del>
      <w:r>
        <w:rPr>
          <w:rFonts w:ascii="Times New Roman" w:hAnsi="Times New Roman" w:cs="Times New Roman"/>
          <w:bCs/>
          <w:lang w:val="en-US"/>
        </w:rPr>
        <w:t>.</w:t>
      </w:r>
      <w:r w:rsidRPr="00277069">
        <w:rPr>
          <w:rFonts w:ascii="Times New Roman" w:hAnsi="Times New Roman" w:cs="Times New Roman"/>
          <w:bCs/>
          <w:lang w:val="en-US"/>
        </w:rPr>
        <w:t xml:space="preserve"> </w:t>
      </w:r>
      <w:commentRangeStart w:id="266"/>
      <w:ins w:id="267" w:author="Anna Gårdmark" w:date="2020-02-09T09:39:00Z">
        <w:r w:rsidR="002C7217">
          <w:rPr>
            <w:rFonts w:ascii="Times New Roman" w:hAnsi="Times New Roman" w:cs="Times New Roman"/>
            <w:bCs/>
            <w:lang w:val="en-US"/>
          </w:rPr>
          <w:t xml:space="preserve">Also </w:t>
        </w:r>
        <w:commentRangeEnd w:id="266"/>
        <w:r w:rsidR="002C7217">
          <w:rPr>
            <w:rStyle w:val="Kommentarsreferens"/>
          </w:rPr>
          <w:commentReference w:id="266"/>
        </w:r>
      </w:ins>
      <w:del w:id="268" w:author="Anna Gårdmark" w:date="2020-02-09T09:39:00Z">
        <w:r w:rsidR="00E653F7" w:rsidDel="002C7217">
          <w:rPr>
            <w:rFonts w:ascii="Times New Roman" w:hAnsi="Times New Roman" w:cs="Times New Roman"/>
            <w:bCs/>
            <w:lang w:val="en-US"/>
          </w:rPr>
          <w:delText>I</w:delText>
        </w:r>
      </w:del>
      <w:ins w:id="269" w:author="Anna Gårdmark" w:date="2020-02-09T09:39:00Z">
        <w:r w:rsidR="002C7217">
          <w:rPr>
            <w:rFonts w:ascii="Times New Roman" w:hAnsi="Times New Roman" w:cs="Times New Roman"/>
            <w:bCs/>
            <w:lang w:val="en-US"/>
          </w:rPr>
          <w:t>i</w:t>
        </w:r>
      </w:ins>
      <w:r w:rsidR="00E653F7">
        <w:rPr>
          <w:rFonts w:ascii="Times New Roman" w:hAnsi="Times New Roman" w:cs="Times New Roman"/>
          <w:bCs/>
          <w:lang w:val="en-US"/>
        </w:rPr>
        <w:t xml:space="preserve">n our model, </w:t>
      </w:r>
      <w:moveToRangeStart w:id="270" w:author="Max Lindmark" w:date="2020-02-08T15:46:00Z" w:name="move32069225"/>
      <w:moveTo w:id="271" w:author="Max Lindmark" w:date="2020-02-08T15:46:00Z">
        <w:del w:id="272" w:author="Max Lindmark" w:date="2020-02-08T15:46:00Z">
          <w:r w:rsidR="005D15EE" w:rsidDel="005D15EE">
            <w:rPr>
              <w:rFonts w:ascii="Times New Roman" w:hAnsi="Times New Roman" w:cs="Times New Roman"/>
              <w:bCs/>
              <w:lang w:val="en-US"/>
            </w:rPr>
            <w:delText>S</w:delText>
          </w:r>
        </w:del>
      </w:moveTo>
      <w:ins w:id="273" w:author="Max Lindmark" w:date="2020-02-08T15:46:00Z">
        <w:r w:rsidR="005D15EE">
          <w:rPr>
            <w:rFonts w:ascii="Times New Roman" w:hAnsi="Times New Roman" w:cs="Times New Roman"/>
            <w:bCs/>
            <w:lang w:val="en-US"/>
          </w:rPr>
          <w:t>s</w:t>
        </w:r>
      </w:ins>
      <w:moveTo w:id="274" w:author="Max Lindmark" w:date="2020-02-08T15:46:00Z">
        <w:r w:rsidR="005D15EE">
          <w:rPr>
            <w:rFonts w:ascii="Times New Roman" w:hAnsi="Times New Roman" w:cs="Times New Roman"/>
            <w:bCs/>
            <w:lang w:val="en-US"/>
          </w:rPr>
          <w:t>cenarios with</w:t>
        </w:r>
        <w:del w:id="275" w:author="Max Lindmark" w:date="2020-02-08T16:22:00Z">
          <w:r w:rsidR="005D15EE" w:rsidDel="001340A2">
            <w:rPr>
              <w:rFonts w:ascii="Times New Roman" w:hAnsi="Times New Roman" w:cs="Times New Roman"/>
              <w:bCs/>
              <w:lang w:val="en-US"/>
            </w:rPr>
            <w:delText>out</w:delText>
          </w:r>
        </w:del>
        <w:r w:rsidR="005D15EE">
          <w:rPr>
            <w:rFonts w:ascii="Times New Roman" w:hAnsi="Times New Roman" w:cs="Times New Roman"/>
            <w:bCs/>
            <w:lang w:val="en-US"/>
          </w:rPr>
          <w:t xml:space="preserve"> </w:t>
        </w:r>
        <w:del w:id="276" w:author="Max Lindmark" w:date="2020-02-08T16:22:00Z">
          <w:r w:rsidR="005D15EE" w:rsidDel="001340A2">
            <w:rPr>
              <w:rFonts w:ascii="Times New Roman" w:hAnsi="Times New Roman" w:cs="Times New Roman"/>
              <w:bCs/>
              <w:lang w:val="en-US"/>
            </w:rPr>
            <w:delText xml:space="preserve">physiological scaling and </w:delText>
          </w:r>
        </w:del>
        <w:r w:rsidR="005D15EE">
          <w:rPr>
            <w:rFonts w:ascii="Times New Roman" w:hAnsi="Times New Roman" w:cs="Times New Roman"/>
            <w:bCs/>
            <w:lang w:val="en-US"/>
          </w:rPr>
          <w:t xml:space="preserve">only </w:t>
        </w:r>
      </w:moveTo>
      <w:ins w:id="277" w:author="Max Lindmark" w:date="2020-02-08T16:22:00Z">
        <w:r w:rsidR="001340A2">
          <w:rPr>
            <w:rFonts w:ascii="Times New Roman" w:hAnsi="Times New Roman" w:cs="Times New Roman"/>
            <w:bCs/>
            <w:lang w:val="en-US"/>
          </w:rPr>
          <w:t xml:space="preserve">temperature dependence of </w:t>
        </w:r>
      </w:ins>
      <w:moveTo w:id="278" w:author="Max Lindmark" w:date="2020-02-08T15:46:00Z">
        <w:r w:rsidR="005D15EE">
          <w:rPr>
            <w:rFonts w:ascii="Times New Roman" w:hAnsi="Times New Roman" w:cs="Times New Roman"/>
            <w:bCs/>
            <w:lang w:val="en-US"/>
          </w:rPr>
          <w:t xml:space="preserve">resource </w:t>
        </w:r>
      </w:moveTo>
      <w:ins w:id="279" w:author="Max Lindmark" w:date="2020-02-08T16:22:00Z">
        <w:r w:rsidR="001340A2">
          <w:rPr>
            <w:rFonts w:ascii="Times New Roman" w:hAnsi="Times New Roman" w:cs="Times New Roman"/>
            <w:bCs/>
            <w:lang w:val="en-US"/>
          </w:rPr>
          <w:t xml:space="preserve">dynamics </w:t>
        </w:r>
      </w:ins>
      <w:moveTo w:id="280" w:author="Max Lindmark" w:date="2020-02-08T15:46:00Z">
        <w:del w:id="281" w:author="Max Lindmark" w:date="2020-02-08T16:22:00Z">
          <w:r w:rsidR="005D15EE" w:rsidDel="001340A2">
            <w:rPr>
              <w:rFonts w:ascii="Times New Roman" w:hAnsi="Times New Roman" w:cs="Times New Roman"/>
              <w:bCs/>
              <w:lang w:val="en-US"/>
            </w:rPr>
            <w:delText xml:space="preserve">dependence </w:delText>
          </w:r>
        </w:del>
        <w:r w:rsidR="005D15EE">
          <w:rPr>
            <w:rFonts w:ascii="Times New Roman" w:hAnsi="Times New Roman" w:cs="Times New Roman"/>
            <w:bCs/>
            <w:lang w:val="en-US"/>
          </w:rPr>
          <w:t xml:space="preserve">lead to </w:t>
        </w:r>
        <w:del w:id="282" w:author="Max Lindmark" w:date="2020-02-08T16:24:00Z">
          <w:r w:rsidR="005D15EE" w:rsidDel="001340A2">
            <w:rPr>
              <w:rFonts w:ascii="Times New Roman" w:hAnsi="Times New Roman" w:cs="Times New Roman"/>
              <w:bCs/>
              <w:lang w:val="en-US"/>
            </w:rPr>
            <w:delText xml:space="preserve">the opposite prediction, showing </w:delText>
          </w:r>
        </w:del>
      </w:moveTo>
      <w:ins w:id="283" w:author="Max Lindmark" w:date="2020-02-08T16:24:00Z">
        <w:r w:rsidR="001340A2">
          <w:rPr>
            <w:rFonts w:ascii="Times New Roman" w:hAnsi="Times New Roman" w:cs="Times New Roman"/>
            <w:bCs/>
            <w:lang w:val="en-US"/>
          </w:rPr>
          <w:t xml:space="preserve">declines in size-at-age </w:t>
        </w:r>
      </w:ins>
      <w:ins w:id="284" w:author="Max Lindmark" w:date="2020-02-08T16:44:00Z">
        <w:r w:rsidR="00BA5CFA">
          <w:rPr>
            <w:rFonts w:ascii="Times New Roman" w:hAnsi="Times New Roman" w:cs="Times New Roman"/>
            <w:bCs/>
            <w:lang w:val="en-US"/>
          </w:rPr>
          <w:t>(</w:t>
        </w:r>
      </w:ins>
      <w:ins w:id="285" w:author="Max Lindmark" w:date="2020-02-08T16:24:00Z">
        <w:r w:rsidR="001340A2">
          <w:rPr>
            <w:rFonts w:ascii="Times New Roman" w:hAnsi="Times New Roman" w:cs="Times New Roman"/>
            <w:bCs/>
            <w:lang w:val="en-US"/>
          </w:rPr>
          <w:t xml:space="preserve">that </w:t>
        </w:r>
      </w:ins>
      <w:ins w:id="286" w:author="Max Lindmark" w:date="2020-02-08T16:44:00Z">
        <w:r w:rsidR="00BA5CFA">
          <w:rPr>
            <w:rFonts w:ascii="Times New Roman" w:hAnsi="Times New Roman" w:cs="Times New Roman"/>
            <w:bCs/>
            <w:lang w:val="en-US"/>
          </w:rPr>
          <w:t xml:space="preserve">in addition are </w:t>
        </w:r>
      </w:ins>
      <w:moveTo w:id="287" w:author="Max Lindmark" w:date="2020-02-08T15:46:00Z">
        <w:del w:id="288" w:author="Max Lindmark" w:date="2020-02-08T16:24:00Z">
          <w:r w:rsidR="005D15EE" w:rsidDel="001340A2">
            <w:rPr>
              <w:rFonts w:ascii="Times New Roman" w:hAnsi="Times New Roman" w:cs="Times New Roman"/>
              <w:bCs/>
              <w:lang w:val="en-US"/>
            </w:rPr>
            <w:delText xml:space="preserve">largest relative negative impacts on </w:delText>
          </w:r>
        </w:del>
      </w:moveTo>
      <w:ins w:id="289" w:author="Max Lindmark" w:date="2020-02-08T16:24:00Z">
        <w:r w:rsidR="001340A2">
          <w:rPr>
            <w:rFonts w:ascii="Times New Roman" w:hAnsi="Times New Roman" w:cs="Times New Roman"/>
            <w:bCs/>
            <w:lang w:val="en-US"/>
          </w:rPr>
          <w:t>strongest in young fish</w:t>
        </w:r>
      </w:ins>
      <w:ins w:id="290" w:author="Max Lindmark" w:date="2020-02-08T16:44:00Z">
        <w:r w:rsidR="00BA5CFA">
          <w:rPr>
            <w:rFonts w:ascii="Times New Roman" w:hAnsi="Times New Roman" w:cs="Times New Roman"/>
            <w:bCs/>
            <w:lang w:val="en-US"/>
          </w:rPr>
          <w:t>)</w:t>
        </w:r>
      </w:ins>
      <w:moveTo w:id="291" w:author="Max Lindmark" w:date="2020-02-08T15:46:00Z">
        <w:del w:id="292" w:author="Max Lindmark" w:date="2020-02-08T16:24:00Z">
          <w:r w:rsidR="005D15EE" w:rsidDel="001340A2">
            <w:rPr>
              <w:rFonts w:ascii="Times New Roman" w:hAnsi="Times New Roman" w:cs="Times New Roman"/>
              <w:bCs/>
              <w:lang w:val="en-US"/>
            </w:rPr>
            <w:delText>small fish</w:delText>
          </w:r>
        </w:del>
        <w:r w:rsidR="005D15EE">
          <w:rPr>
            <w:rFonts w:ascii="Times New Roman" w:hAnsi="Times New Roman" w:cs="Times New Roman"/>
            <w:bCs/>
            <w:lang w:val="en-US"/>
          </w:rPr>
          <w:t xml:space="preserve">, which does not match general observations and growth theories </w:t>
        </w:r>
        <w:r w:rsidR="005D15EE">
          <w:rPr>
            <w:rFonts w:ascii="Times New Roman" w:hAnsi="Times New Roman" w:cs="Times New Roman"/>
            <w:bCs/>
            <w:lang w:val="en-US"/>
          </w:rPr>
          <w:fldChar w:fldCharType="begin"/>
        </w:r>
        <w:r w:rsidR="005D15E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moveTo>
      <w:moveToRangeEnd w:id="270"/>
      <w:ins w:id="293" w:author="Max Lindmark" w:date="2020-02-08T15:46:00Z">
        <w:r w:rsidR="005D15EE">
          <w:rPr>
            <w:rFonts w:ascii="Times New Roman" w:hAnsi="Times New Roman" w:cs="Times New Roman"/>
            <w:bCs/>
            <w:lang w:val="en-US"/>
          </w:rPr>
          <w:t xml:space="preserve">. However, </w:t>
        </w:r>
      </w:ins>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ins w:id="294" w:author="Max Lindmark" w:date="2020-02-08T16:45:00Z">
        <w:r w:rsidR="00BA5CFA">
          <w:rPr>
            <w:rFonts w:ascii="Times New Roman" w:hAnsi="Times New Roman" w:cs="Times New Roman"/>
            <w:bCs/>
            <w:lang w:val="en-US"/>
          </w:rPr>
          <w:t>, which often find</w:t>
        </w:r>
        <w:del w:id="295" w:author="Anna Gårdmark" w:date="2020-02-09T09:40:00Z">
          <w:r w:rsidR="00BA5CFA" w:rsidDel="002C7217">
            <w:rPr>
              <w:rFonts w:ascii="Times New Roman" w:hAnsi="Times New Roman" w:cs="Times New Roman"/>
              <w:bCs/>
              <w:lang w:val="en-US"/>
            </w:rPr>
            <w:delText>s</w:delText>
          </w:r>
        </w:del>
        <w:r w:rsidR="00BA5CFA">
          <w:rPr>
            <w:rFonts w:ascii="Times New Roman" w:hAnsi="Times New Roman" w:cs="Times New Roman"/>
            <w:bCs/>
            <w:lang w:val="en-US"/>
          </w:rPr>
          <w:t xml:space="preserve"> </w:t>
        </w:r>
      </w:ins>
      <w:del w:id="296" w:author="Max Lindmark" w:date="2020-02-08T16:45:00Z">
        <w:r w:rsidR="001D5AEC" w:rsidDel="00BA5CFA">
          <w:rPr>
            <w:rFonts w:ascii="Times New Roman" w:hAnsi="Times New Roman" w:cs="Times New Roman"/>
            <w:bCs/>
            <w:lang w:val="en-US"/>
          </w:rPr>
          <w:delText xml:space="preserve"> </w:delText>
        </w:r>
      </w:del>
      <w:ins w:id="297" w:author="Max Lindmark" w:date="2020-02-08T16:45:00Z">
        <w:r w:rsidR="00BA5CFA">
          <w:rPr>
            <w:rFonts w:ascii="Times New Roman" w:hAnsi="Times New Roman" w:cs="Times New Roman"/>
            <w:bCs/>
            <w:lang w:val="en-US"/>
          </w:rPr>
          <w:t xml:space="preserve">increased size-at-age that is strongest for small individuals </w:t>
        </w:r>
      </w:ins>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1D5AEC" w:rsidRPr="00BA5CFA">
        <w:rPr>
          <w:rFonts w:ascii="Times New Roman" w:hAnsi="Times New Roman" w:cs="Times New Roman"/>
          <w:bCs/>
          <w:rPrChange w:id="298" w:author="Max Lindmark" w:date="2020-02-08T16:45:00Z">
            <w:rPr>
              <w:rFonts w:ascii="Times New Roman" w:hAnsi="Times New Roman" w:cs="Times New Roman"/>
              <w:bCs/>
              <w:lang w:val="en-US"/>
            </w:rPr>
          </w:rPrChange>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BA5CFA">
        <w:rPr>
          <w:rFonts w:ascii="Times New Roman" w:hAnsi="Times New Roman" w:cs="Times New Roman"/>
          <w:rPrChange w:id="299" w:author="Max Lindmark" w:date="2020-02-08T16:45:00Z">
            <w:rPr>
              <w:rFonts w:ascii="Times New Roman" w:hAnsi="Times New Roman" w:cs="Times New Roman"/>
              <w:lang w:val="en-GB"/>
            </w:rPr>
          </w:rPrChange>
        </w:rPr>
        <w:t xml:space="preserve">(Thresher </w:t>
      </w:r>
      <w:r w:rsidR="001D5AEC" w:rsidRPr="00BA5CFA">
        <w:rPr>
          <w:rFonts w:ascii="Times New Roman" w:hAnsi="Times New Roman" w:cs="Times New Roman"/>
          <w:i/>
          <w:iCs/>
          <w:rPrChange w:id="300"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rPrChange w:id="301" w:author="Max Lindmark" w:date="2020-02-08T16:45:00Z">
            <w:rPr>
              <w:rFonts w:ascii="Times New Roman" w:hAnsi="Times New Roman" w:cs="Times New Roman"/>
              <w:lang w:val="en-GB"/>
            </w:rPr>
          </w:rPrChange>
        </w:rPr>
        <w:t xml:space="preserve"> 2007; Baudron </w:t>
      </w:r>
      <w:r w:rsidR="001D5AEC" w:rsidRPr="00BA5CFA">
        <w:rPr>
          <w:rFonts w:ascii="Times New Roman" w:hAnsi="Times New Roman" w:cs="Times New Roman"/>
          <w:i/>
          <w:iCs/>
          <w:rPrChange w:id="302"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rPrChange w:id="303" w:author="Max Lindmark" w:date="2020-02-08T16:45:00Z">
            <w:rPr>
              <w:rFonts w:ascii="Times New Roman" w:hAnsi="Times New Roman" w:cs="Times New Roman"/>
              <w:lang w:val="en-GB"/>
            </w:rPr>
          </w:rPrChange>
        </w:rPr>
        <w:t xml:space="preserve"> 2014; Huss </w:t>
      </w:r>
      <w:r w:rsidR="001D5AEC" w:rsidRPr="00BA5CFA">
        <w:rPr>
          <w:rFonts w:ascii="Times New Roman" w:hAnsi="Times New Roman" w:cs="Times New Roman"/>
          <w:i/>
          <w:iCs/>
          <w:rPrChange w:id="304"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rPrChange w:id="305" w:author="Max Lindmark" w:date="2020-02-08T16:45:00Z">
            <w:rPr>
              <w:rFonts w:ascii="Times New Roman" w:hAnsi="Times New Roman" w:cs="Times New Roman"/>
              <w:lang w:val="en-GB"/>
            </w:rPr>
          </w:rPrChange>
        </w:rPr>
        <w:t xml:space="preserve"> 2019)</w:t>
      </w:r>
      <w:r w:rsidR="001D5AEC">
        <w:rPr>
          <w:rFonts w:ascii="Times New Roman" w:hAnsi="Times New Roman" w:cs="Times New Roman"/>
          <w:bCs/>
          <w:lang w:val="en-US"/>
        </w:rPr>
        <w:fldChar w:fldCharType="end"/>
      </w:r>
      <w:ins w:id="306" w:author="Max Lindmark" w:date="2020-02-08T16:45:00Z">
        <w:r w:rsidR="00BA5CFA">
          <w:rPr>
            <w:rFonts w:ascii="Times New Roman" w:hAnsi="Times New Roman" w:cs="Times New Roman"/>
            <w:bCs/>
          </w:rPr>
          <w:t>.</w:t>
        </w:r>
      </w:ins>
      <w:del w:id="307" w:author="Max Lindmark" w:date="2020-02-08T16:45:00Z">
        <w:r w:rsidR="002C6549" w:rsidRPr="00BA5CFA" w:rsidDel="00BA5CFA">
          <w:rPr>
            <w:rFonts w:ascii="Times New Roman" w:hAnsi="Times New Roman" w:cs="Times New Roman"/>
            <w:bCs/>
            <w:rPrChange w:id="308" w:author="Max Lindmark" w:date="2020-02-08T16:45:00Z">
              <w:rPr>
                <w:rFonts w:ascii="Times New Roman" w:hAnsi="Times New Roman" w:cs="Times New Roman"/>
                <w:bCs/>
                <w:lang w:val="en-US"/>
              </w:rPr>
            </w:rPrChange>
          </w:rPr>
          <w:delText>,</w:delText>
        </w:r>
      </w:del>
      <w:ins w:id="309" w:author="Max Lindmark" w:date="2020-02-08T16:45:00Z">
        <w:r w:rsidR="00BA5CFA" w:rsidRPr="00BA5CFA" w:rsidDel="00BA5CFA">
          <w:rPr>
            <w:rFonts w:ascii="Times New Roman" w:hAnsi="Times New Roman" w:cs="Times New Roman"/>
            <w:bCs/>
          </w:rPr>
          <w:t xml:space="preserve"> </w:t>
        </w:r>
      </w:ins>
      <w:del w:id="310" w:author="Max Lindmark" w:date="2020-02-08T16:45:00Z">
        <w:r w:rsidR="002C6549" w:rsidRPr="00BA5CFA" w:rsidDel="00BA5CFA">
          <w:rPr>
            <w:rFonts w:ascii="Times New Roman" w:hAnsi="Times New Roman" w:cs="Times New Roman"/>
            <w:bCs/>
            <w:rPrChange w:id="311" w:author="Max Lindmark" w:date="2020-02-08T16:45:00Z">
              <w:rPr>
                <w:rFonts w:ascii="Times New Roman" w:hAnsi="Times New Roman" w:cs="Times New Roman"/>
                <w:bCs/>
                <w:lang w:val="en-US"/>
              </w:rPr>
            </w:rPrChange>
          </w:rPr>
          <w:delText xml:space="preserve"> i.e. an increase in </w:delText>
        </w:r>
        <w:r w:rsidR="00AD6AC5" w:rsidRPr="00BA5CFA" w:rsidDel="00BA5CFA">
          <w:rPr>
            <w:rFonts w:ascii="Times New Roman" w:hAnsi="Times New Roman" w:cs="Times New Roman"/>
            <w:bCs/>
            <w:rPrChange w:id="312" w:author="Max Lindmark" w:date="2020-02-08T16:45:00Z">
              <w:rPr>
                <w:rFonts w:ascii="Times New Roman" w:hAnsi="Times New Roman" w:cs="Times New Roman"/>
                <w:bCs/>
                <w:lang w:val="en-US"/>
              </w:rPr>
            </w:rPrChange>
          </w:rPr>
          <w:delText xml:space="preserve">size-at-age </w:delText>
        </w:r>
        <w:r w:rsidR="002C6549" w:rsidRPr="00BA5CFA" w:rsidDel="00BA5CFA">
          <w:rPr>
            <w:rFonts w:ascii="Times New Roman" w:hAnsi="Times New Roman" w:cs="Times New Roman"/>
            <w:bCs/>
            <w:rPrChange w:id="313" w:author="Max Lindmark" w:date="2020-02-08T16:45:00Z">
              <w:rPr>
                <w:rFonts w:ascii="Times New Roman" w:hAnsi="Times New Roman" w:cs="Times New Roman"/>
                <w:bCs/>
                <w:lang w:val="en-US"/>
              </w:rPr>
            </w:rPrChange>
          </w:rPr>
          <w:delText>that is strongest for small individuals</w:delText>
        </w:r>
        <w:r w:rsidR="00C55940" w:rsidRPr="006B6905" w:rsidDel="00BA5CFA">
          <w:rPr>
            <w:rFonts w:ascii="Times New Roman" w:hAnsi="Times New Roman" w:cs="Times New Roman"/>
            <w:bCs/>
            <w:rPrChange w:id="314" w:author="Max Lindmark" w:date="2020-02-08T16:45:00Z">
              <w:rPr>
                <w:rFonts w:ascii="Times New Roman" w:hAnsi="Times New Roman" w:cs="Times New Roman"/>
                <w:bCs/>
                <w:lang w:val="en-US"/>
              </w:rPr>
            </w:rPrChange>
          </w:rPr>
          <w:delText>.</w:delText>
        </w:r>
      </w:del>
      <w:moveFromRangeStart w:id="315" w:author="Max Lindmark" w:date="2020-02-08T15:46:00Z" w:name="move32069225"/>
      <w:moveFrom w:id="316" w:author="Max Lindmark" w:date="2020-02-08T15:46:00Z">
        <w:r w:rsidR="00C55940" w:rsidRPr="006B6905" w:rsidDel="005D15EE">
          <w:rPr>
            <w:rFonts w:ascii="Times New Roman" w:hAnsi="Times New Roman" w:cs="Times New Roman"/>
            <w:bCs/>
            <w:rPrChange w:id="317" w:author="Max Lindmark" w:date="2020-02-08T16:45:00Z">
              <w:rPr>
                <w:rFonts w:ascii="Times New Roman" w:hAnsi="Times New Roman" w:cs="Times New Roman"/>
                <w:bCs/>
                <w:lang w:val="en-US"/>
              </w:rPr>
            </w:rPrChange>
          </w:rPr>
          <w:t xml:space="preserve"> Scenarios without physiological scaling and only resource dependence lead to the opposite prediction</w:t>
        </w:r>
        <w:r w:rsidR="000016E7" w:rsidRPr="006B6905" w:rsidDel="005D15EE">
          <w:rPr>
            <w:rFonts w:ascii="Times New Roman" w:hAnsi="Times New Roman" w:cs="Times New Roman"/>
            <w:bCs/>
            <w:rPrChange w:id="318" w:author="Max Lindmark" w:date="2020-02-08T16:45:00Z">
              <w:rPr>
                <w:rFonts w:ascii="Times New Roman" w:hAnsi="Times New Roman" w:cs="Times New Roman"/>
                <w:bCs/>
                <w:lang w:val="en-US"/>
              </w:rPr>
            </w:rPrChange>
          </w:rPr>
          <w:t>, showing</w:t>
        </w:r>
        <w:r w:rsidR="00C55940" w:rsidRPr="006B6905" w:rsidDel="005D15EE">
          <w:rPr>
            <w:rFonts w:ascii="Times New Roman" w:hAnsi="Times New Roman" w:cs="Times New Roman"/>
            <w:bCs/>
            <w:rPrChange w:id="319" w:author="Max Lindmark" w:date="2020-02-08T16:45:00Z">
              <w:rPr>
                <w:rFonts w:ascii="Times New Roman" w:hAnsi="Times New Roman" w:cs="Times New Roman"/>
                <w:bCs/>
                <w:lang w:val="en-US"/>
              </w:rPr>
            </w:rPrChange>
          </w:rPr>
          <w:t xml:space="preserve"> largest relative negative impacts on small fish, which </w:t>
        </w:r>
        <w:r w:rsidR="00D02C43" w:rsidRPr="006B6905" w:rsidDel="005D15EE">
          <w:rPr>
            <w:rFonts w:ascii="Times New Roman" w:hAnsi="Times New Roman" w:cs="Times New Roman"/>
            <w:bCs/>
            <w:rPrChange w:id="320" w:author="Max Lindmark" w:date="2020-02-08T16:45:00Z">
              <w:rPr>
                <w:rFonts w:ascii="Times New Roman" w:hAnsi="Times New Roman" w:cs="Times New Roman"/>
                <w:bCs/>
                <w:lang w:val="en-US"/>
              </w:rPr>
            </w:rPrChange>
          </w:rPr>
          <w:t>does not match general observations and growth theories</w:t>
        </w:r>
        <w:r w:rsidR="0078632E" w:rsidRPr="006B6905" w:rsidDel="005D15EE">
          <w:rPr>
            <w:rFonts w:ascii="Times New Roman" w:hAnsi="Times New Roman" w:cs="Times New Roman"/>
            <w:bCs/>
            <w:rPrChange w:id="321" w:author="Max Lindmark" w:date="2020-02-08T16:45:00Z">
              <w:rPr>
                <w:rFonts w:ascii="Times New Roman" w:hAnsi="Times New Roman" w:cs="Times New Roman"/>
                <w:bCs/>
                <w:lang w:val="en-US"/>
              </w:rPr>
            </w:rPrChange>
          </w:rPr>
          <w:t xml:space="preserve"> </w:t>
        </w:r>
        <w:r w:rsidR="0078632E" w:rsidDel="005D15EE">
          <w:rPr>
            <w:rFonts w:ascii="Times New Roman" w:hAnsi="Times New Roman" w:cs="Times New Roman"/>
            <w:bCs/>
            <w:lang w:val="en-US"/>
          </w:rPr>
          <w:fldChar w:fldCharType="begin"/>
        </w:r>
        <w:r w:rsidR="0078632E" w:rsidRPr="006B6905" w:rsidDel="005D15EE">
          <w:rPr>
            <w:rFonts w:ascii="Times New Roman" w:hAnsi="Times New Roman" w:cs="Times New Roman"/>
            <w:bCs/>
            <w:rPrChange w:id="322" w:author="Max Lindmark" w:date="2020-02-08T16:45:00Z">
              <w:rPr>
                <w:rFonts w:ascii="Times New Roman" w:hAnsi="Times New Roman" w:cs="Times New Roman"/>
                <w:bCs/>
                <w:lang w:val="en-US"/>
              </w:rPr>
            </w:rPrChange>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rPrChange w:id="323" w:author="Max Lindmark" w:date="2020-02-08T16:45:00Z">
              <w:rPr>
                <w:rFonts w:ascii="Times New Roman" w:hAnsi="Times New Roman" w:cs="Times New Roman"/>
                <w:bCs/>
                <w:lang w:val="en-US"/>
              </w:rPr>
            </w:rPrChange>
          </w:rPr>
          <w:instrText>tting the data to the equation Ln Y = Ln a ? b Ln W ? cT ? dT2 ? eT Ln W. Both SGR and SFR, and therefore feed ef</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rPrChange w:id="324" w:author="Max Lindmark" w:date="2020-02-08T16:45:00Z">
              <w:rPr>
                <w:rFonts w:ascii="Times New Roman" w:hAnsi="Times New Roman" w:cs="Times New Roman"/>
                <w:bCs/>
                <w:lang w:val="en-US"/>
              </w:rPr>
            </w:rPrChange>
          </w:rPr>
          <w:instrText>ciency (FE = SGR/SFR), were signi</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rPrChange w:id="325" w:author="Max Lindmark" w:date="2020-02-08T16:45:00Z">
              <w:rPr>
                <w:rFonts w:ascii="Times New Roman" w:hAnsi="Times New Roman" w:cs="Times New Roman"/>
                <w:bCs/>
                <w:lang w:val="en-US"/>
              </w:rPr>
            </w:rPrChange>
          </w:rPr>
          <w:instrText>cantly in</w:instrText>
        </w:r>
        <w:r w:rsidR="0078632E" w:rsidDel="005D15EE">
          <w:rPr>
            <w:rFonts w:ascii="Times New Roman" w:hAnsi="Times New Roman" w:cs="Times New Roman"/>
            <w:bCs/>
            <w:lang w:val="en-US"/>
          </w:rPr>
          <w:instrText>ﬂ</w:instrText>
        </w:r>
        <w:r w:rsidR="0078632E" w:rsidRPr="006B6905" w:rsidDel="005D15EE">
          <w:rPr>
            <w:rFonts w:ascii="Times New Roman" w:hAnsi="Times New Roman" w:cs="Times New Roman"/>
            <w:bCs/>
            <w:rPrChange w:id="326" w:author="Max Lindmark" w:date="2020-02-08T16:45:00Z">
              <w:rPr>
                <w:rFonts w:ascii="Times New Roman" w:hAnsi="Times New Roman" w:cs="Times New Roman"/>
                <w:bCs/>
                <w:lang w:val="en-US"/>
              </w:rPr>
            </w:rPrChange>
          </w:rPr>
          <w:instrText>uenced by the interaction between temperature and weight and may be expressed by means of the following equations: Ln SGR = -6.1705 ? 0.5809T - 0.0087T2 - 0.0249T Ln W (R2adj = 0.949; ANOVA P \\ 0.0001); Ln S</w:instrText>
        </w:r>
        <w:r w:rsidR="0078632E" w:rsidRPr="002C7217" w:rsidDel="005D15EE">
          <w:rPr>
            <w:rFonts w:ascii="Times New Roman" w:hAnsi="Times New Roman" w:cs="Times New Roman"/>
            <w:bCs/>
            <w:lang w:val="en-GB"/>
            <w:rPrChange w:id="327" w:author="Anna Gårdmark" w:date="2020-02-09T09:41:00Z">
              <w:rPr>
                <w:rFonts w:ascii="Times New Roman" w:hAnsi="Times New Roman" w:cs="Times New Roman"/>
                <w:bCs/>
                <w:lang w:val="en-US"/>
              </w:rPr>
            </w:rPrChange>
          </w:rPr>
          <w:instrText xml:space="preserve">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8632E" w:rsidDel="005D15EE">
          <w:rPr>
            <w:rFonts w:ascii="Times New Roman" w:hAnsi="Times New Roman" w:cs="Times New Roman"/>
            <w:bCs/>
            <w:lang w:val="en-US"/>
          </w:rPr>
          <w:fldChar w:fldCharType="separate"/>
        </w:r>
        <w:r w:rsidR="0078632E" w:rsidRPr="008C62F4" w:rsidDel="005D15EE">
          <w:rPr>
            <w:rFonts w:ascii="Times New Roman" w:hAnsi="Times New Roman" w:cs="Times New Roman"/>
            <w:lang w:val="en-GB"/>
          </w:rPr>
          <w:t xml:space="preserve">(Morita </w:t>
        </w:r>
        <w:r w:rsidR="0078632E" w:rsidRPr="008C62F4" w:rsidDel="005D15EE">
          <w:rPr>
            <w:rFonts w:ascii="Times New Roman" w:hAnsi="Times New Roman" w:cs="Times New Roman"/>
            <w:i/>
            <w:iCs/>
            <w:lang w:val="en-GB"/>
          </w:rPr>
          <w:t>et al.</w:t>
        </w:r>
        <w:r w:rsidR="0078632E" w:rsidRPr="008C62F4" w:rsidDel="005D15EE">
          <w:rPr>
            <w:rFonts w:ascii="Times New Roman" w:hAnsi="Times New Roman" w:cs="Times New Roman"/>
            <w:lang w:val="en-GB"/>
          </w:rPr>
          <w:t xml:space="preserve"> 2010; García García </w:t>
        </w:r>
        <w:r w:rsidR="0078632E" w:rsidRPr="008C62F4" w:rsidDel="005D15EE">
          <w:rPr>
            <w:rFonts w:ascii="Times New Roman" w:hAnsi="Times New Roman" w:cs="Times New Roman"/>
            <w:i/>
            <w:iCs/>
            <w:lang w:val="en-GB"/>
          </w:rPr>
          <w:t>et al.</w:t>
        </w:r>
        <w:r w:rsidR="0078632E" w:rsidRPr="008C62F4" w:rsidDel="005D15EE">
          <w:rPr>
            <w:rFonts w:ascii="Times New Roman" w:hAnsi="Times New Roman" w:cs="Times New Roman"/>
            <w:lang w:val="en-GB"/>
          </w:rPr>
          <w:t xml:space="preserve"> 2011)</w:t>
        </w:r>
        <w:r w:rsidR="0078632E" w:rsidDel="005D15EE">
          <w:rPr>
            <w:rFonts w:ascii="Times New Roman" w:hAnsi="Times New Roman" w:cs="Times New Roman"/>
            <w:bCs/>
            <w:lang w:val="en-US"/>
          </w:rPr>
          <w:fldChar w:fldCharType="end"/>
        </w:r>
      </w:moveFrom>
      <w:moveFromRangeEnd w:id="315"/>
      <w:del w:id="328" w:author="Max Lindmark" w:date="2020-02-08T15:47:00Z">
        <w:r w:rsidR="00781832" w:rsidRPr="002C7217" w:rsidDel="005D15EE">
          <w:rPr>
            <w:rFonts w:ascii="Times New Roman" w:hAnsi="Times New Roman" w:cs="Times New Roman"/>
            <w:bCs/>
            <w:lang w:val="en-GB"/>
            <w:rPrChange w:id="329" w:author="Anna Gårdmark" w:date="2020-02-09T09:41:00Z">
              <w:rPr>
                <w:rFonts w:ascii="Times New Roman" w:hAnsi="Times New Roman" w:cs="Times New Roman"/>
                <w:bCs/>
                <w:lang w:val="en-US"/>
              </w:rPr>
            </w:rPrChange>
          </w:rPr>
          <w:delText xml:space="preserve">. </w:delText>
        </w:r>
      </w:del>
      <w:commentRangeStart w:id="330"/>
      <w:commentRangeStart w:id="331"/>
      <w:commentRangeStart w:id="332"/>
      <w:ins w:id="333" w:author="Anna Gårdmark" w:date="2020-02-07T16:44:00Z">
        <w:del w:id="334" w:author="Max Lindmark" w:date="2020-02-08T15:47:00Z">
          <w:r w:rsidR="000016E7" w:rsidRPr="002C7217" w:rsidDel="005D15EE">
            <w:rPr>
              <w:rFonts w:ascii="Times New Roman" w:hAnsi="Times New Roman" w:cs="Times New Roman"/>
              <w:bCs/>
              <w:lang w:val="en-GB"/>
              <w:rPrChange w:id="335" w:author="Anna Gårdmark" w:date="2020-02-09T09:41:00Z">
                <w:rPr>
                  <w:rFonts w:ascii="Times New Roman" w:hAnsi="Times New Roman" w:cs="Times New Roman"/>
                  <w:bCs/>
                  <w:lang w:val="en-US"/>
                </w:rPr>
              </w:rPrChange>
            </w:rPr>
            <w:delText>This suggests that body growth responses to warming are driven by a combination of temperature-dependence of both physiological processes and background resources.</w:delText>
          </w:r>
        </w:del>
        <w:r w:rsidR="000016E7" w:rsidRPr="002C7217">
          <w:rPr>
            <w:rFonts w:ascii="Times New Roman" w:hAnsi="Times New Roman" w:cs="Times New Roman"/>
            <w:bCs/>
            <w:lang w:val="en-GB"/>
            <w:rPrChange w:id="336" w:author="Anna Gårdmark" w:date="2020-02-09T09:41:00Z">
              <w:rPr>
                <w:rFonts w:ascii="Times New Roman" w:hAnsi="Times New Roman" w:cs="Times New Roman"/>
                <w:bCs/>
                <w:lang w:val="en-US"/>
              </w:rPr>
            </w:rPrChange>
          </w:rPr>
          <w:t xml:space="preserve"> </w:t>
        </w:r>
      </w:ins>
      <w:commentRangeEnd w:id="330"/>
      <w:ins w:id="337" w:author="Anna Gårdmark" w:date="2020-02-07T16:45:00Z">
        <w:r w:rsidR="000016E7">
          <w:rPr>
            <w:rStyle w:val="Kommentarsreferens"/>
          </w:rPr>
          <w:commentReference w:id="330"/>
        </w:r>
      </w:ins>
      <w:commentRangeEnd w:id="331"/>
      <w:r w:rsidR="003A6B64">
        <w:rPr>
          <w:rStyle w:val="Kommentarsreferens"/>
        </w:rPr>
        <w:commentReference w:id="331"/>
      </w:r>
      <w:commentRangeEnd w:id="332"/>
      <w:r w:rsidR="008C62F4">
        <w:rPr>
          <w:rStyle w:val="Kommentarsreferens"/>
        </w:rPr>
        <w:commentReference w:id="332"/>
      </w:r>
      <w:ins w:id="338" w:author="Max Lindmark" w:date="2020-02-08T16:29:00Z">
        <w:r w:rsidR="007E272D" w:rsidRPr="002C7217">
          <w:rPr>
            <w:rFonts w:ascii="Times New Roman" w:hAnsi="Times New Roman" w:cs="Times New Roman"/>
            <w:bCs/>
            <w:lang w:val="en-GB"/>
            <w:rPrChange w:id="339" w:author="Anna Gårdmark" w:date="2020-02-09T09:41:00Z">
              <w:rPr>
                <w:rFonts w:ascii="Times New Roman" w:hAnsi="Times New Roman" w:cs="Times New Roman"/>
                <w:bCs/>
                <w:lang w:val="en-US"/>
              </w:rPr>
            </w:rPrChange>
          </w:rPr>
          <w:t xml:space="preserve">However, </w:t>
        </w:r>
      </w:ins>
      <w:ins w:id="340" w:author="Max Lindmark" w:date="2020-02-08T16:32:00Z">
        <w:r w:rsidR="00D34207" w:rsidRPr="002C7217">
          <w:rPr>
            <w:rFonts w:ascii="Times New Roman" w:hAnsi="Times New Roman" w:cs="Times New Roman"/>
            <w:bCs/>
            <w:lang w:val="en-GB"/>
            <w:rPrChange w:id="341" w:author="Anna Gårdmark" w:date="2020-02-09T09:41:00Z">
              <w:rPr>
                <w:rFonts w:ascii="Times New Roman" w:hAnsi="Times New Roman" w:cs="Times New Roman"/>
                <w:bCs/>
                <w:lang w:val="en-US"/>
              </w:rPr>
            </w:rPrChange>
          </w:rPr>
          <w:t xml:space="preserve">the </w:t>
        </w:r>
      </w:ins>
      <w:ins w:id="342" w:author="Max Lindmark" w:date="2020-02-08T16:29:00Z">
        <w:r w:rsidR="007E272D" w:rsidRPr="002C7217">
          <w:rPr>
            <w:rFonts w:ascii="Times New Roman" w:hAnsi="Times New Roman" w:cs="Times New Roman"/>
            <w:bCs/>
            <w:lang w:val="en-GB"/>
            <w:rPrChange w:id="343" w:author="Anna Gårdmark" w:date="2020-02-09T09:41:00Z">
              <w:rPr>
                <w:rFonts w:ascii="Times New Roman" w:hAnsi="Times New Roman" w:cs="Times New Roman"/>
                <w:bCs/>
                <w:lang w:val="en-US"/>
              </w:rPr>
            </w:rPrChange>
          </w:rPr>
          <w:t xml:space="preserve">increase in body growth is </w:t>
        </w:r>
      </w:ins>
      <w:ins w:id="344" w:author="Max Lindmark" w:date="2020-02-08T16:33:00Z">
        <w:r w:rsidR="00D34207" w:rsidRPr="002C7217">
          <w:rPr>
            <w:rFonts w:ascii="Times New Roman" w:hAnsi="Times New Roman" w:cs="Times New Roman"/>
            <w:bCs/>
            <w:lang w:val="en-GB"/>
            <w:rPrChange w:id="345" w:author="Anna Gårdmark" w:date="2020-02-09T09:41:00Z">
              <w:rPr>
                <w:rFonts w:ascii="Times New Roman" w:hAnsi="Times New Roman" w:cs="Times New Roman"/>
                <w:bCs/>
                <w:lang w:val="en-US"/>
              </w:rPr>
            </w:rPrChange>
          </w:rPr>
          <w:t xml:space="preserve">in general </w:t>
        </w:r>
      </w:ins>
      <w:ins w:id="346" w:author="Max Lindmark" w:date="2020-02-08T16:29:00Z">
        <w:r w:rsidR="007E272D" w:rsidRPr="002C7217">
          <w:rPr>
            <w:rFonts w:ascii="Times New Roman" w:hAnsi="Times New Roman" w:cs="Times New Roman"/>
            <w:bCs/>
            <w:lang w:val="en-GB"/>
            <w:rPrChange w:id="347" w:author="Anna Gårdmark" w:date="2020-02-09T09:41:00Z">
              <w:rPr>
                <w:rFonts w:ascii="Times New Roman" w:hAnsi="Times New Roman" w:cs="Times New Roman"/>
                <w:bCs/>
                <w:lang w:val="en-US"/>
              </w:rPr>
            </w:rPrChange>
          </w:rPr>
          <w:t xml:space="preserve">not sufficient </w:t>
        </w:r>
      </w:ins>
      <w:ins w:id="348" w:author="Max Lindmark" w:date="2020-02-08T16:33:00Z">
        <w:r w:rsidR="00D34207" w:rsidRPr="002C7217">
          <w:rPr>
            <w:rFonts w:ascii="Times New Roman" w:hAnsi="Times New Roman" w:cs="Times New Roman"/>
            <w:bCs/>
            <w:lang w:val="en-GB"/>
            <w:rPrChange w:id="349" w:author="Anna Gårdmark" w:date="2020-02-09T09:41:00Z">
              <w:rPr>
                <w:rFonts w:ascii="Times New Roman" w:hAnsi="Times New Roman" w:cs="Times New Roman"/>
                <w:bCs/>
                <w:lang w:val="en-US"/>
              </w:rPr>
            </w:rPrChange>
          </w:rPr>
          <w:t xml:space="preserve">for </w:t>
        </w:r>
      </w:ins>
      <w:ins w:id="350" w:author="Max Lindmark" w:date="2020-02-08T16:32:00Z">
        <w:r w:rsidR="00B300E7" w:rsidRPr="002C7217">
          <w:rPr>
            <w:rFonts w:ascii="Times New Roman" w:hAnsi="Times New Roman" w:cs="Times New Roman"/>
            <w:bCs/>
            <w:lang w:val="en-GB"/>
            <w:rPrChange w:id="351" w:author="Anna Gårdmark" w:date="2020-02-09T09:41:00Z">
              <w:rPr>
                <w:rFonts w:ascii="Times New Roman" w:hAnsi="Times New Roman" w:cs="Times New Roman"/>
                <w:bCs/>
                <w:lang w:val="en-US"/>
              </w:rPr>
            </w:rPrChange>
          </w:rPr>
          <w:t>maintain</w:t>
        </w:r>
      </w:ins>
      <w:ins w:id="352" w:author="Max Lindmark" w:date="2020-02-08T16:45:00Z">
        <w:r w:rsidR="00BA5CFA" w:rsidRPr="002C7217">
          <w:rPr>
            <w:rFonts w:ascii="Times New Roman" w:hAnsi="Times New Roman" w:cs="Times New Roman"/>
            <w:bCs/>
            <w:lang w:val="en-GB"/>
            <w:rPrChange w:id="353" w:author="Anna Gårdmark" w:date="2020-02-09T09:41:00Z">
              <w:rPr>
                <w:rFonts w:ascii="Times New Roman" w:hAnsi="Times New Roman" w:cs="Times New Roman"/>
                <w:bCs/>
                <w:lang w:val="en-US"/>
              </w:rPr>
            </w:rPrChange>
          </w:rPr>
          <w:t>ing</w:t>
        </w:r>
      </w:ins>
      <w:ins w:id="354" w:author="Max Lindmark" w:date="2020-02-08T16:32:00Z">
        <w:r w:rsidR="00B300E7" w:rsidRPr="002C7217">
          <w:rPr>
            <w:rFonts w:ascii="Times New Roman" w:hAnsi="Times New Roman" w:cs="Times New Roman"/>
            <w:bCs/>
            <w:lang w:val="en-GB"/>
            <w:rPrChange w:id="355" w:author="Anna Gårdmark" w:date="2020-02-09T09:41:00Z">
              <w:rPr>
                <w:rFonts w:ascii="Times New Roman" w:hAnsi="Times New Roman" w:cs="Times New Roman"/>
                <w:bCs/>
                <w:lang w:val="en-US"/>
              </w:rPr>
            </w:rPrChange>
          </w:rPr>
          <w:t xml:space="preserve"> similar mean population </w:t>
        </w:r>
        <w:r w:rsidR="00D34207" w:rsidRPr="002C7217">
          <w:rPr>
            <w:rFonts w:ascii="Times New Roman" w:hAnsi="Times New Roman" w:cs="Times New Roman"/>
            <w:bCs/>
            <w:lang w:val="en-GB"/>
            <w:rPrChange w:id="356" w:author="Anna Gårdmark" w:date="2020-02-09T09:41:00Z">
              <w:rPr>
                <w:rFonts w:ascii="Times New Roman" w:hAnsi="Times New Roman" w:cs="Times New Roman"/>
                <w:bCs/>
                <w:lang w:val="en-US"/>
              </w:rPr>
            </w:rPrChange>
          </w:rPr>
          <w:t xml:space="preserve">body </w:t>
        </w:r>
        <w:r w:rsidR="00B300E7" w:rsidRPr="002C7217">
          <w:rPr>
            <w:rFonts w:ascii="Times New Roman" w:hAnsi="Times New Roman" w:cs="Times New Roman"/>
            <w:bCs/>
            <w:lang w:val="en-GB"/>
            <w:rPrChange w:id="357" w:author="Anna Gårdmark" w:date="2020-02-09T09:41:00Z">
              <w:rPr>
                <w:rFonts w:ascii="Times New Roman" w:hAnsi="Times New Roman" w:cs="Times New Roman"/>
                <w:bCs/>
                <w:lang w:val="en-US"/>
              </w:rPr>
            </w:rPrChange>
          </w:rPr>
          <w:t xml:space="preserve">sizes </w:t>
        </w:r>
      </w:ins>
      <w:ins w:id="358" w:author="Max Lindmark" w:date="2020-02-08T16:33:00Z">
        <w:r w:rsidR="00D34207" w:rsidRPr="002C7217">
          <w:rPr>
            <w:rFonts w:ascii="Times New Roman" w:hAnsi="Times New Roman" w:cs="Times New Roman"/>
            <w:bCs/>
            <w:lang w:val="en-GB"/>
            <w:rPrChange w:id="359" w:author="Anna Gårdmark" w:date="2020-02-09T09:41:00Z">
              <w:rPr>
                <w:rFonts w:ascii="Times New Roman" w:hAnsi="Times New Roman" w:cs="Times New Roman"/>
                <w:bCs/>
                <w:lang w:val="en-US"/>
              </w:rPr>
            </w:rPrChange>
          </w:rPr>
          <w:t xml:space="preserve">and </w:t>
        </w:r>
      </w:ins>
      <w:ins w:id="360" w:author="Max Lindmark" w:date="2020-02-08T16:32:00Z">
        <w:r w:rsidR="00B300E7" w:rsidRPr="002C7217">
          <w:rPr>
            <w:rFonts w:ascii="Times New Roman" w:hAnsi="Times New Roman" w:cs="Times New Roman"/>
            <w:bCs/>
            <w:lang w:val="en-GB"/>
            <w:rPrChange w:id="361" w:author="Anna Gårdmark" w:date="2020-02-09T09:41:00Z">
              <w:rPr>
                <w:rFonts w:ascii="Times New Roman" w:hAnsi="Times New Roman" w:cs="Times New Roman"/>
                <w:bCs/>
                <w:lang w:val="en-US"/>
              </w:rPr>
            </w:rPrChange>
          </w:rPr>
          <w:t xml:space="preserve">size-structure </w:t>
        </w:r>
      </w:ins>
      <w:ins w:id="362" w:author="Max Lindmark" w:date="2020-02-08T16:33:00Z">
        <w:r w:rsidR="003A6B64" w:rsidRPr="002C7217">
          <w:rPr>
            <w:rFonts w:ascii="Times New Roman" w:hAnsi="Times New Roman" w:cs="Times New Roman"/>
            <w:bCs/>
            <w:lang w:val="en-GB"/>
            <w:rPrChange w:id="363" w:author="Anna Gårdmark" w:date="2020-02-09T09:41:00Z">
              <w:rPr>
                <w:rFonts w:ascii="Times New Roman" w:hAnsi="Times New Roman" w:cs="Times New Roman"/>
                <w:bCs/>
                <w:lang w:val="en-US"/>
              </w:rPr>
            </w:rPrChange>
          </w:rPr>
          <w:t xml:space="preserve">if resource carrying </w:t>
        </w:r>
      </w:ins>
      <w:ins w:id="364" w:author="Max Lindmark" w:date="2020-02-08T16:35:00Z">
        <w:r w:rsidR="003A6B64" w:rsidRPr="002C7217">
          <w:rPr>
            <w:rFonts w:ascii="Times New Roman" w:hAnsi="Times New Roman" w:cs="Times New Roman"/>
            <w:bCs/>
            <w:lang w:val="en-GB"/>
            <w:rPrChange w:id="365" w:author="Anna Gårdmark" w:date="2020-02-09T09:41:00Z">
              <w:rPr>
                <w:rFonts w:ascii="Times New Roman" w:hAnsi="Times New Roman" w:cs="Times New Roman"/>
                <w:bCs/>
                <w:lang w:val="en-US"/>
              </w:rPr>
            </w:rPrChange>
          </w:rPr>
          <w:t>capacities</w:t>
        </w:r>
      </w:ins>
      <w:ins w:id="366" w:author="Max Lindmark" w:date="2020-02-08T16:33:00Z">
        <w:r w:rsidR="003A6B64" w:rsidRPr="002C7217">
          <w:rPr>
            <w:rFonts w:ascii="Times New Roman" w:hAnsi="Times New Roman" w:cs="Times New Roman"/>
            <w:bCs/>
            <w:lang w:val="en-GB"/>
            <w:rPrChange w:id="367" w:author="Anna Gårdmark" w:date="2020-02-09T09:41:00Z">
              <w:rPr>
                <w:rFonts w:ascii="Times New Roman" w:hAnsi="Times New Roman" w:cs="Times New Roman"/>
                <w:bCs/>
                <w:lang w:val="en-US"/>
              </w:rPr>
            </w:rPrChange>
          </w:rPr>
          <w:t xml:space="preserve"> decline</w:t>
        </w:r>
      </w:ins>
      <w:ins w:id="368" w:author="Anna Gårdmark" w:date="2020-02-09T09:41:00Z">
        <w:r w:rsidR="002C7217" w:rsidRPr="002C7217">
          <w:rPr>
            <w:rFonts w:ascii="Times New Roman" w:hAnsi="Times New Roman" w:cs="Times New Roman"/>
            <w:bCs/>
            <w:lang w:val="en-GB"/>
            <w:rPrChange w:id="369" w:author="Anna Gårdmark" w:date="2020-02-09T09:41:00Z">
              <w:rPr>
                <w:rFonts w:ascii="Times New Roman" w:hAnsi="Times New Roman" w:cs="Times New Roman"/>
                <w:bCs/>
              </w:rPr>
            </w:rPrChange>
          </w:rPr>
          <w:t xml:space="preserve"> </w:t>
        </w:r>
        <w:commentRangeStart w:id="370"/>
        <w:r w:rsidR="002C7217" w:rsidRPr="002C7217">
          <w:rPr>
            <w:rFonts w:ascii="Times New Roman" w:hAnsi="Times New Roman" w:cs="Times New Roman"/>
            <w:bCs/>
            <w:lang w:val="en-GB"/>
            <w:rPrChange w:id="371" w:author="Anna Gårdmark" w:date="2020-02-09T09:41:00Z">
              <w:rPr>
                <w:rFonts w:ascii="Times New Roman" w:hAnsi="Times New Roman" w:cs="Times New Roman"/>
                <w:bCs/>
              </w:rPr>
            </w:rPrChange>
          </w:rPr>
          <w:t>with warming</w:t>
        </w:r>
        <w:commentRangeEnd w:id="370"/>
        <w:r w:rsidR="002C7217">
          <w:rPr>
            <w:rStyle w:val="Kommentarsreferens"/>
          </w:rPr>
          <w:commentReference w:id="370"/>
        </w:r>
      </w:ins>
      <w:ins w:id="372" w:author="Max Lindmark" w:date="2020-02-08T16:35:00Z">
        <w:r w:rsidR="003A6B64" w:rsidRPr="002C7217">
          <w:rPr>
            <w:rFonts w:ascii="Times New Roman" w:hAnsi="Times New Roman" w:cs="Times New Roman"/>
            <w:bCs/>
            <w:lang w:val="en-GB"/>
            <w:rPrChange w:id="373" w:author="Anna Gårdmark" w:date="2020-02-09T09:41:00Z">
              <w:rPr>
                <w:rFonts w:ascii="Times New Roman" w:hAnsi="Times New Roman" w:cs="Times New Roman"/>
                <w:bCs/>
                <w:lang w:val="en-US"/>
              </w:rPr>
            </w:rPrChange>
          </w:rPr>
          <w:t xml:space="preserve">, which </w:t>
        </w:r>
      </w:ins>
      <w:ins w:id="374" w:author="Max Lindmark" w:date="2020-02-08T16:45:00Z">
        <w:r w:rsidR="006B6905" w:rsidRPr="002C7217">
          <w:rPr>
            <w:rFonts w:ascii="Times New Roman" w:hAnsi="Times New Roman" w:cs="Times New Roman"/>
            <w:bCs/>
            <w:lang w:val="en-GB"/>
            <w:rPrChange w:id="375" w:author="Anna Gårdmark" w:date="2020-02-09T09:41:00Z">
              <w:rPr>
                <w:rFonts w:ascii="Times New Roman" w:hAnsi="Times New Roman" w:cs="Times New Roman"/>
                <w:bCs/>
              </w:rPr>
            </w:rPrChange>
          </w:rPr>
          <w:t xml:space="preserve">causes </w:t>
        </w:r>
      </w:ins>
      <w:ins w:id="376" w:author="Max Lindmark" w:date="2020-02-08T16:35:00Z">
        <w:r w:rsidR="003A6B64" w:rsidRPr="002C7217">
          <w:rPr>
            <w:rFonts w:ascii="Times New Roman" w:hAnsi="Times New Roman" w:cs="Times New Roman"/>
            <w:bCs/>
            <w:lang w:val="en-GB"/>
            <w:rPrChange w:id="377" w:author="Anna Gårdmark" w:date="2020-02-09T09:41:00Z">
              <w:rPr>
                <w:rFonts w:ascii="Times New Roman" w:hAnsi="Times New Roman" w:cs="Times New Roman"/>
                <w:bCs/>
                <w:lang w:val="en-US"/>
              </w:rPr>
            </w:rPrChange>
          </w:rPr>
          <w:t>declines in the relative abundance of large fish</w:t>
        </w:r>
      </w:ins>
      <w:ins w:id="378" w:author="Max Lindmark" w:date="2020-02-08T16:33:00Z">
        <w:r w:rsidR="003A6B64" w:rsidRPr="002C7217">
          <w:rPr>
            <w:rFonts w:ascii="Times New Roman" w:hAnsi="Times New Roman" w:cs="Times New Roman"/>
            <w:bCs/>
            <w:lang w:val="en-GB"/>
            <w:rPrChange w:id="379" w:author="Anna Gårdmark" w:date="2020-02-09T09:41:00Z">
              <w:rPr>
                <w:rFonts w:ascii="Times New Roman" w:hAnsi="Times New Roman" w:cs="Times New Roman"/>
                <w:bCs/>
                <w:lang w:val="en-US"/>
              </w:rPr>
            </w:rPrChange>
          </w:rPr>
          <w:t xml:space="preserve">. </w:t>
        </w:r>
      </w:ins>
      <w:ins w:id="380" w:author="Max Lindmark" w:date="2020-02-08T16:36:00Z">
        <w:r w:rsidR="003A6B64">
          <w:rPr>
            <w:rFonts w:ascii="Times New Roman" w:hAnsi="Times New Roman" w:cs="Times New Roman"/>
            <w:bCs/>
            <w:lang w:val="en-US"/>
          </w:rPr>
          <w:t xml:space="preserve">Therefore, in scenarios with temperature dependence of both resource dynamics and physiology, </w:t>
        </w:r>
      </w:ins>
      <w:commentRangeStart w:id="381"/>
    </w:p>
    <w:p w14:paraId="1DC43752" w14:textId="6EA9BAC6" w:rsidR="001455EE" w:rsidRDefault="00E749B2" w:rsidP="003A6B64">
      <w:pPr>
        <w:spacing w:line="480" w:lineRule="auto"/>
        <w:ind w:firstLine="284"/>
        <w:jc w:val="both"/>
        <w:rPr>
          <w:rFonts w:ascii="Times New Roman" w:hAnsi="Times New Roman" w:cs="Times New Roman"/>
          <w:bCs/>
          <w:lang w:val="en-US"/>
        </w:rPr>
      </w:pPr>
      <w:del w:id="382" w:author="Max Lindmark" w:date="2020-02-08T15:48:00Z">
        <w:r w:rsidDel="00EC5031">
          <w:rPr>
            <w:rFonts w:ascii="Times New Roman" w:hAnsi="Times New Roman" w:cs="Times New Roman"/>
            <w:bCs/>
            <w:lang w:val="en-US"/>
          </w:rPr>
          <w:delText xml:space="preserve">However, </w:delText>
        </w:r>
        <w:r w:rsidR="00B8242D" w:rsidDel="00EC5031">
          <w:rPr>
            <w:rFonts w:ascii="Times New Roman" w:hAnsi="Times New Roman" w:cs="Times New Roman"/>
            <w:bCs/>
            <w:lang w:val="en-US"/>
          </w:rPr>
          <w:delText>only i</w:delText>
        </w:r>
      </w:del>
      <w:del w:id="383" w:author="Max Lindmark" w:date="2020-02-08T16:29:00Z">
        <w:r w:rsidR="00B8242D" w:rsidDel="007E272D">
          <w:rPr>
            <w:rFonts w:ascii="Times New Roman" w:hAnsi="Times New Roman" w:cs="Times New Roman"/>
            <w:bCs/>
            <w:lang w:val="en-US"/>
          </w:rPr>
          <w:delText xml:space="preserve">ncluding </w:delText>
        </w:r>
        <w:r w:rsidR="00D6695F" w:rsidDel="007E272D">
          <w:rPr>
            <w:rFonts w:ascii="Times New Roman" w:hAnsi="Times New Roman" w:cs="Times New Roman"/>
            <w:bCs/>
            <w:lang w:val="en-US"/>
          </w:rPr>
          <w:delText xml:space="preserve">physiological temperature dependence leads </w:delText>
        </w:r>
        <w:r w:rsidR="001F4420" w:rsidDel="007E272D">
          <w:rPr>
            <w:rFonts w:ascii="Times New Roman" w:hAnsi="Times New Roman" w:cs="Times New Roman"/>
            <w:bCs/>
            <w:lang w:val="en-US"/>
          </w:rPr>
          <w:delText>in general</w:delText>
        </w:r>
        <w:r w:rsidR="000016E7" w:rsidDel="007E272D">
          <w:rPr>
            <w:rFonts w:ascii="Times New Roman" w:hAnsi="Times New Roman" w:cs="Times New Roman"/>
            <w:bCs/>
            <w:lang w:val="en-US"/>
          </w:rPr>
          <w:delText xml:space="preserve"> lead</w:delText>
        </w:r>
        <w:r w:rsidR="001F4420" w:rsidDel="007E272D">
          <w:rPr>
            <w:rFonts w:ascii="Times New Roman" w:hAnsi="Times New Roman" w:cs="Times New Roman"/>
            <w:bCs/>
            <w:lang w:val="en-US"/>
          </w:rPr>
          <w:delText xml:space="preserve"> </w:delText>
        </w:r>
        <w:r w:rsidR="00D6695F" w:rsidDel="007E272D">
          <w:rPr>
            <w:rFonts w:ascii="Times New Roman" w:hAnsi="Times New Roman" w:cs="Times New Roman"/>
            <w:bCs/>
            <w:lang w:val="en-US"/>
          </w:rPr>
          <w:delText xml:space="preserve">to larger mean </w:delText>
        </w:r>
        <w:r w:rsidR="005F48A0" w:rsidDel="007E272D">
          <w:rPr>
            <w:rFonts w:ascii="Times New Roman" w:hAnsi="Times New Roman" w:cs="Times New Roman"/>
            <w:bCs/>
            <w:lang w:val="en-US"/>
          </w:rPr>
          <w:delText>body sizes in the populations</w:delText>
        </w:r>
        <w:r w:rsidR="00833203" w:rsidDel="007E272D">
          <w:rPr>
            <w:rFonts w:ascii="Times New Roman" w:hAnsi="Times New Roman" w:cs="Times New Roman"/>
            <w:bCs/>
            <w:lang w:val="en-US"/>
          </w:rPr>
          <w:delText xml:space="preserve">. </w:delText>
        </w:r>
      </w:del>
      <w:del w:id="384" w:author="Max Lindmark" w:date="2020-02-08T15:49:00Z">
        <w:r w:rsidR="00833203" w:rsidDel="00EC5031">
          <w:rPr>
            <w:rFonts w:ascii="Times New Roman" w:hAnsi="Times New Roman" w:cs="Times New Roman"/>
            <w:bCs/>
            <w:lang w:val="en-US"/>
          </w:rPr>
          <w:delText>Inclusion of n</w:delText>
        </w:r>
      </w:del>
      <w:del w:id="385" w:author="Max Lindmark" w:date="2020-02-08T16:33:00Z">
        <w:r w:rsidR="00833203" w:rsidDel="003A6B64">
          <w:rPr>
            <w:rFonts w:ascii="Times New Roman" w:hAnsi="Times New Roman" w:cs="Times New Roman"/>
            <w:bCs/>
            <w:lang w:val="en-US"/>
          </w:rPr>
          <w:delText xml:space="preserve">egative </w:delText>
        </w:r>
        <w:r w:rsidR="001028E5" w:rsidDel="003A6B64">
          <w:rPr>
            <w:rFonts w:ascii="Times New Roman" w:hAnsi="Times New Roman" w:cs="Times New Roman"/>
            <w:bCs/>
            <w:lang w:val="en-US"/>
          </w:rPr>
          <w:delText xml:space="preserve">effects of </w:delText>
        </w:r>
      </w:del>
      <w:del w:id="386" w:author="Max Lindmark" w:date="2020-02-08T16:32:00Z">
        <w:r w:rsidR="001028E5" w:rsidDel="00090DCB">
          <w:rPr>
            <w:rFonts w:ascii="Times New Roman" w:hAnsi="Times New Roman" w:cs="Times New Roman"/>
            <w:bCs/>
            <w:lang w:val="en-US"/>
          </w:rPr>
          <w:delText xml:space="preserve">warming on </w:delText>
        </w:r>
      </w:del>
      <w:del w:id="387" w:author="Max Lindmark" w:date="2020-02-08T16:33:00Z">
        <w:r w:rsidR="001028E5" w:rsidDel="003A6B64">
          <w:rPr>
            <w:rFonts w:ascii="Times New Roman" w:hAnsi="Times New Roman" w:cs="Times New Roman"/>
            <w:bCs/>
            <w:lang w:val="en-US"/>
          </w:rPr>
          <w:delText>resource productivity</w:delText>
        </w:r>
      </w:del>
      <w:del w:id="388" w:author="Max Lindmark" w:date="2020-02-08T16:30:00Z">
        <w:r w:rsidR="001028E5" w:rsidDel="007E272D">
          <w:rPr>
            <w:rFonts w:ascii="Times New Roman" w:hAnsi="Times New Roman" w:cs="Times New Roman"/>
            <w:bCs/>
            <w:lang w:val="en-US"/>
          </w:rPr>
          <w:delText xml:space="preserve"> </w:delText>
        </w:r>
      </w:del>
      <w:del w:id="389" w:author="Max Lindmark" w:date="2020-02-08T16:31:00Z">
        <w:r w:rsidR="000016E7" w:rsidDel="007E272D">
          <w:rPr>
            <w:rFonts w:ascii="Times New Roman" w:hAnsi="Times New Roman" w:cs="Times New Roman"/>
            <w:bCs/>
            <w:lang w:val="en-US"/>
          </w:rPr>
          <w:delText>i</w:delText>
        </w:r>
      </w:del>
      <w:del w:id="390" w:author="Max Lindmark" w:date="2020-02-08T16:36:00Z">
        <w:r w:rsidR="000016E7" w:rsidDel="003A6B64">
          <w:rPr>
            <w:rFonts w:ascii="Times New Roman" w:hAnsi="Times New Roman" w:cs="Times New Roman"/>
            <w:bCs/>
            <w:lang w:val="en-US"/>
          </w:rPr>
          <w:delText xml:space="preserve">nstead </w:delText>
        </w:r>
        <w:r w:rsidR="00C97D71" w:rsidDel="003A6B64">
          <w:rPr>
            <w:rFonts w:ascii="Times New Roman" w:hAnsi="Times New Roman" w:cs="Times New Roman"/>
            <w:bCs/>
            <w:lang w:val="en-US"/>
          </w:rPr>
          <w:delText>lead to</w:delText>
        </w:r>
        <w:r w:rsidR="00C97D71" w:rsidDel="00563808">
          <w:rPr>
            <w:rFonts w:ascii="Times New Roman" w:hAnsi="Times New Roman" w:cs="Times New Roman"/>
            <w:bCs/>
            <w:lang w:val="en-US"/>
          </w:rPr>
          <w:delText xml:space="preserve"> </w:delText>
        </w:r>
      </w:del>
      <w:r w:rsidR="00C97D71" w:rsidRPr="008C62F4">
        <w:rPr>
          <w:rFonts w:ascii="Times New Roman" w:hAnsi="Times New Roman" w:cs="Times New Roman"/>
          <w:bCs/>
          <w:highlight w:val="yellow"/>
          <w:lang w:val="en-US"/>
          <w:rPrChange w:id="391" w:author="Anna Gårdmark" w:date="2020-02-09T09:53:00Z">
            <w:rPr>
              <w:rFonts w:ascii="Times New Roman" w:hAnsi="Times New Roman" w:cs="Times New Roman"/>
              <w:bCs/>
              <w:lang w:val="en-US"/>
            </w:rPr>
          </w:rPrChange>
        </w:rPr>
        <w:t xml:space="preserve">predictions </w:t>
      </w:r>
      <w:commentRangeEnd w:id="381"/>
      <w:r w:rsidR="002C7217" w:rsidRPr="008C62F4">
        <w:rPr>
          <w:rStyle w:val="Kommentarsreferens"/>
          <w:highlight w:val="yellow"/>
          <w:rPrChange w:id="392" w:author="Anna Gårdmark" w:date="2020-02-09T09:53:00Z">
            <w:rPr>
              <w:rStyle w:val="Kommentarsreferens"/>
            </w:rPr>
          </w:rPrChange>
        </w:rPr>
        <w:commentReference w:id="381"/>
      </w:r>
      <w:ins w:id="393" w:author="Anna Gårdmark" w:date="2020-02-09T09:43:00Z">
        <w:r w:rsidR="002C7217" w:rsidRPr="008C62F4">
          <w:rPr>
            <w:rFonts w:ascii="Times New Roman" w:hAnsi="Times New Roman" w:cs="Times New Roman"/>
            <w:bCs/>
            <w:highlight w:val="yellow"/>
            <w:lang w:val="en-US"/>
            <w:rPrChange w:id="394" w:author="Anna Gårdmark" w:date="2020-02-09T09:53:00Z">
              <w:rPr>
                <w:rFonts w:ascii="Times New Roman" w:hAnsi="Times New Roman" w:cs="Times New Roman"/>
                <w:bCs/>
                <w:lang w:val="en-US"/>
              </w:rPr>
            </w:rPrChange>
          </w:rPr>
          <w:t xml:space="preserve">on mean population body size </w:t>
        </w:r>
        <w:commentRangeStart w:id="395"/>
        <w:r w:rsidR="002C7217" w:rsidRPr="008C62F4">
          <w:rPr>
            <w:rFonts w:ascii="Times New Roman" w:hAnsi="Times New Roman" w:cs="Times New Roman"/>
            <w:bCs/>
            <w:highlight w:val="yellow"/>
            <w:lang w:val="en-US"/>
            <w:rPrChange w:id="396" w:author="Anna Gårdmark" w:date="2020-02-09T09:53:00Z">
              <w:rPr>
                <w:rFonts w:ascii="Times New Roman" w:hAnsi="Times New Roman" w:cs="Times New Roman"/>
                <w:bCs/>
                <w:lang w:val="en-US"/>
              </w:rPr>
            </w:rPrChange>
          </w:rPr>
          <w:t>and yields</w:t>
        </w:r>
      </w:ins>
      <w:commentRangeEnd w:id="395"/>
      <w:ins w:id="397" w:author="Anna Gårdmark" w:date="2020-02-09T09:45:00Z">
        <w:r w:rsidR="002C7217" w:rsidRPr="008C62F4">
          <w:rPr>
            <w:rStyle w:val="Kommentarsreferens"/>
            <w:highlight w:val="yellow"/>
            <w:rPrChange w:id="398" w:author="Anna Gårdmark" w:date="2020-02-09T09:53:00Z">
              <w:rPr>
                <w:rStyle w:val="Kommentarsreferens"/>
              </w:rPr>
            </w:rPrChange>
          </w:rPr>
          <w:commentReference w:id="395"/>
        </w:r>
      </w:ins>
      <w:ins w:id="399" w:author="Max Lindmark" w:date="2020-02-08T16:37:00Z">
        <w:del w:id="400" w:author="Anna Gårdmark" w:date="2020-02-09T09:43:00Z">
          <w:r w:rsidR="00563808" w:rsidRPr="008C62F4" w:rsidDel="002C7217">
            <w:rPr>
              <w:rFonts w:ascii="Times New Roman" w:hAnsi="Times New Roman" w:cs="Times New Roman"/>
              <w:bCs/>
              <w:highlight w:val="yellow"/>
              <w:lang w:val="en-US"/>
              <w:rPrChange w:id="401" w:author="Anna Gårdmark" w:date="2020-02-09T09:53:00Z">
                <w:rPr>
                  <w:rFonts w:ascii="Times New Roman" w:hAnsi="Times New Roman" w:cs="Times New Roman"/>
                  <w:bCs/>
                  <w:lang w:val="en-US"/>
                </w:rPr>
              </w:rPrChange>
            </w:rPr>
            <w:delText>and mechanisms</w:delText>
          </w:r>
        </w:del>
        <w:r w:rsidR="00563808" w:rsidRPr="008C62F4">
          <w:rPr>
            <w:rFonts w:ascii="Times New Roman" w:hAnsi="Times New Roman" w:cs="Times New Roman"/>
            <w:bCs/>
            <w:highlight w:val="yellow"/>
            <w:lang w:val="en-US"/>
            <w:rPrChange w:id="402" w:author="Anna Gårdmark" w:date="2020-02-09T09:53:00Z">
              <w:rPr>
                <w:rFonts w:ascii="Times New Roman" w:hAnsi="Times New Roman" w:cs="Times New Roman"/>
                <w:bCs/>
                <w:lang w:val="en-US"/>
              </w:rPr>
            </w:rPrChange>
          </w:rPr>
          <w:t xml:space="preserve"> </w:t>
        </w:r>
      </w:ins>
      <w:ins w:id="403" w:author="Max Lindmark" w:date="2020-02-08T16:36:00Z">
        <w:r w:rsidR="00563808" w:rsidRPr="008C62F4">
          <w:rPr>
            <w:rFonts w:ascii="Times New Roman" w:hAnsi="Times New Roman" w:cs="Times New Roman"/>
            <w:bCs/>
            <w:highlight w:val="yellow"/>
            <w:lang w:val="en-US"/>
            <w:rPrChange w:id="404" w:author="Anna Gårdmark" w:date="2020-02-09T09:53:00Z">
              <w:rPr>
                <w:rFonts w:ascii="Times New Roman" w:hAnsi="Times New Roman" w:cs="Times New Roman"/>
                <w:bCs/>
                <w:lang w:val="en-US"/>
              </w:rPr>
            </w:rPrChange>
          </w:rPr>
          <w:t xml:space="preserve">are </w:t>
        </w:r>
      </w:ins>
      <w:r w:rsidR="00C97D71" w:rsidRPr="008C62F4">
        <w:rPr>
          <w:rFonts w:ascii="Times New Roman" w:hAnsi="Times New Roman" w:cs="Times New Roman"/>
          <w:bCs/>
          <w:highlight w:val="yellow"/>
          <w:lang w:val="en-US"/>
          <w:rPrChange w:id="405" w:author="Anna Gårdmark" w:date="2020-02-09T09:53:00Z">
            <w:rPr>
              <w:rFonts w:ascii="Times New Roman" w:hAnsi="Times New Roman" w:cs="Times New Roman"/>
              <w:bCs/>
              <w:lang w:val="en-US"/>
            </w:rPr>
          </w:rPrChange>
        </w:rPr>
        <w:t>in line with similar models</w:t>
      </w:r>
      <w:ins w:id="406" w:author="Max Lindmark" w:date="2020-02-08T16:46:00Z">
        <w:r w:rsidR="006B6905">
          <w:rPr>
            <w:rFonts w:ascii="Times New Roman" w:hAnsi="Times New Roman" w:cs="Times New Roman"/>
            <w:bCs/>
            <w:lang w:val="en-US"/>
          </w:rPr>
          <w:t xml:space="preserve"> with empirically derived static plankton spectra</w:t>
        </w:r>
      </w:ins>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ins w:id="407" w:author="Max Lindmark" w:date="2020-02-08T16:47:00Z">
        <w:r w:rsidR="006B6905">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ins>
      <w:del w:id="408" w:author="Max Lindmark" w:date="2020-02-08T16:47:00Z">
        <w:r w:rsidR="00C97D71" w:rsidDel="006B6905">
          <w:rPr>
            <w:rFonts w:ascii="Times New Roman" w:hAnsi="Times New Roman" w:cs="Times New Roman"/>
            <w:bCs/>
            <w:lang w:val="en-US"/>
          </w:rPr>
          <w:delInstrText xml:space="preserve"> ADDIN ZOTERO_ITEM CSL_CITATION {"citationID":"Luf8yfZn","properties":{"formattedCitation":"(Lefort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delInstrText>
        </w:r>
      </w:del>
      <w:r w:rsidR="00C97D71">
        <w:rPr>
          <w:rFonts w:ascii="Times New Roman" w:hAnsi="Times New Roman" w:cs="Times New Roman"/>
          <w:bCs/>
          <w:lang w:val="en-US"/>
        </w:rPr>
        <w:fldChar w:fldCharType="separate"/>
      </w:r>
      <w:ins w:id="409" w:author="Max Lindmark" w:date="2020-02-08T16:47:00Z">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ins>
      <w:del w:id="410" w:author="Max Lindmark" w:date="2020-02-08T16:47:00Z">
        <w:r w:rsidR="00C97D71" w:rsidRPr="006B6905" w:rsidDel="006B6905">
          <w:rPr>
            <w:rFonts w:ascii="Times New Roman" w:hAnsi="Times New Roman" w:cs="Times New Roman"/>
            <w:lang w:val="en-GB"/>
          </w:rPr>
          <w:delText xml:space="preserve">(Lefort </w:delText>
        </w:r>
        <w:r w:rsidR="00C97D71" w:rsidRPr="006B6905" w:rsidDel="006B6905">
          <w:rPr>
            <w:rFonts w:ascii="Times New Roman" w:hAnsi="Times New Roman" w:cs="Times New Roman"/>
            <w:i/>
            <w:iCs/>
            <w:lang w:val="en-GB"/>
          </w:rPr>
          <w:delText>et al.</w:delText>
        </w:r>
        <w:r w:rsidR="00C97D71" w:rsidRPr="006B6905" w:rsidDel="006B6905">
          <w:rPr>
            <w:rFonts w:ascii="Times New Roman" w:hAnsi="Times New Roman" w:cs="Times New Roman"/>
            <w:lang w:val="en-GB"/>
          </w:rPr>
          <w:delText xml:space="preserve"> 2015; Woodworth-Jefcoats </w:delText>
        </w:r>
        <w:r w:rsidR="00C97D71" w:rsidRPr="006B6905" w:rsidDel="006B6905">
          <w:rPr>
            <w:rFonts w:ascii="Times New Roman" w:hAnsi="Times New Roman" w:cs="Times New Roman"/>
            <w:i/>
            <w:iCs/>
            <w:lang w:val="en-GB"/>
          </w:rPr>
          <w:delText>et al.</w:delText>
        </w:r>
        <w:r w:rsidR="00C97D71" w:rsidRPr="006B6905" w:rsidDel="006B6905">
          <w:rPr>
            <w:rFonts w:ascii="Times New Roman" w:hAnsi="Times New Roman" w:cs="Times New Roman"/>
            <w:lang w:val="en-GB"/>
          </w:rPr>
          <w:delText xml:space="preserve"> 2019)</w:delText>
        </w:r>
      </w:del>
      <w:r w:rsidR="00C97D71">
        <w:rPr>
          <w:rFonts w:ascii="Times New Roman" w:hAnsi="Times New Roman" w:cs="Times New Roman"/>
          <w:bCs/>
          <w:lang w:val="en-US"/>
        </w:rPr>
        <w:fldChar w:fldCharType="end"/>
      </w:r>
      <w:del w:id="411" w:author="Max Lindmark" w:date="2020-02-08T16:37:00Z">
        <w:r w:rsidR="00C97D71" w:rsidDel="00563808">
          <w:rPr>
            <w:rFonts w:ascii="Times New Roman" w:hAnsi="Times New Roman" w:cs="Times New Roman"/>
            <w:bCs/>
            <w:lang w:val="en-US"/>
          </w:rPr>
          <w:delText>,</w:delText>
        </w:r>
      </w:del>
      <w:del w:id="412" w:author="Max Lindmark" w:date="2020-02-08T16:47:00Z">
        <w:r w:rsidR="00C97D71" w:rsidDel="006B6905">
          <w:rPr>
            <w:rFonts w:ascii="Times New Roman" w:hAnsi="Times New Roman" w:cs="Times New Roman"/>
            <w:bCs/>
            <w:lang w:val="en-US"/>
          </w:rPr>
          <w:delText xml:space="preserve"> </w:delText>
        </w:r>
      </w:del>
      <w:del w:id="413" w:author="Max Lindmark" w:date="2020-02-08T16:37:00Z">
        <w:r w:rsidR="00C97D71" w:rsidDel="00563808">
          <w:rPr>
            <w:rFonts w:ascii="Times New Roman" w:hAnsi="Times New Roman" w:cs="Times New Roman"/>
            <w:bCs/>
            <w:lang w:val="en-US"/>
          </w:rPr>
          <w:delText>i</w:delText>
        </w:r>
      </w:del>
      <w:del w:id="414" w:author="Max Lindmark" w:date="2020-02-08T16:47:00Z">
        <w:r w:rsidR="00C97D71" w:rsidDel="006B6905">
          <w:rPr>
            <w:rFonts w:ascii="Times New Roman" w:hAnsi="Times New Roman" w:cs="Times New Roman"/>
            <w:bCs/>
            <w:lang w:val="en-US"/>
          </w:rPr>
          <w:delText xml:space="preserve">.e. </w:delText>
        </w:r>
      </w:del>
      <w:del w:id="415" w:author="Max Lindmark" w:date="2020-02-08T16:37:00Z">
        <w:r w:rsidR="00E8108A" w:rsidDel="00563808">
          <w:rPr>
            <w:rFonts w:ascii="Times New Roman" w:hAnsi="Times New Roman" w:cs="Times New Roman"/>
            <w:bCs/>
            <w:lang w:val="en-US"/>
          </w:rPr>
          <w:delText xml:space="preserve">less </w:delText>
        </w:r>
      </w:del>
      <w:del w:id="416" w:author="Max Lindmark" w:date="2020-02-08T16:47:00Z">
        <w:r w:rsidR="00E8108A" w:rsidDel="006B6905">
          <w:rPr>
            <w:rFonts w:ascii="Times New Roman" w:hAnsi="Times New Roman" w:cs="Times New Roman"/>
            <w:bCs/>
            <w:lang w:val="en-US"/>
          </w:rPr>
          <w:delText xml:space="preserve">energy </w:delText>
        </w:r>
        <w:r w:rsidR="00B565F0" w:rsidDel="006B6905">
          <w:rPr>
            <w:rFonts w:ascii="Times New Roman" w:hAnsi="Times New Roman" w:cs="Times New Roman"/>
            <w:bCs/>
            <w:lang w:val="en-US"/>
          </w:rPr>
          <w:delText>transferred</w:delText>
        </w:r>
        <w:r w:rsidR="006D7EE0" w:rsidDel="006B6905">
          <w:rPr>
            <w:rFonts w:ascii="Times New Roman" w:hAnsi="Times New Roman" w:cs="Times New Roman"/>
            <w:bCs/>
            <w:lang w:val="en-US"/>
          </w:rPr>
          <w:delText xml:space="preserve"> through the food web</w:delText>
        </w:r>
      </w:del>
      <w:del w:id="417" w:author="Max Lindmark" w:date="2020-02-08T16:37:00Z">
        <w:r w:rsidR="00F635CF" w:rsidDel="00563808">
          <w:rPr>
            <w:rFonts w:ascii="Times New Roman" w:hAnsi="Times New Roman" w:cs="Times New Roman"/>
            <w:bCs/>
            <w:lang w:val="en-US"/>
          </w:rPr>
          <w:delText xml:space="preserve">, which </w:delText>
        </w:r>
      </w:del>
      <w:del w:id="418" w:author="Max Lindmark" w:date="2020-02-08T16:47:00Z">
        <w:r w:rsidR="00F635CF" w:rsidDel="006B6905">
          <w:rPr>
            <w:rFonts w:ascii="Times New Roman" w:hAnsi="Times New Roman" w:cs="Times New Roman"/>
            <w:bCs/>
            <w:lang w:val="en-US"/>
          </w:rPr>
          <w:delText>reduc</w:delText>
        </w:r>
      </w:del>
      <w:del w:id="419" w:author="Max Lindmark" w:date="2020-02-08T16:37:00Z">
        <w:r w:rsidR="00F635CF" w:rsidDel="00563808">
          <w:rPr>
            <w:rFonts w:ascii="Times New Roman" w:hAnsi="Times New Roman" w:cs="Times New Roman"/>
            <w:bCs/>
            <w:lang w:val="en-US"/>
          </w:rPr>
          <w:delText xml:space="preserve">es the abundance of large individuals at high trophic levels </w:delText>
        </w:r>
        <w:r w:rsidR="00C807FD" w:rsidDel="00563808">
          <w:rPr>
            <w:rFonts w:ascii="Times New Roman" w:hAnsi="Times New Roman" w:cs="Times New Roman"/>
            <w:bCs/>
            <w:lang w:val="en-US"/>
          </w:rPr>
          <w:delText>disproportionally</w:delText>
        </w:r>
      </w:del>
      <w:r w:rsidR="003A7CF7">
        <w:rPr>
          <w:rFonts w:ascii="Times New Roman" w:hAnsi="Times New Roman" w:cs="Times New Roman"/>
          <w:bCs/>
          <w:lang w:val="en-US"/>
        </w:rPr>
        <w:t>.</w:t>
      </w:r>
      <w:ins w:id="420" w:author="Max Lindmark" w:date="2020-02-08T15:44:00Z">
        <w:r w:rsidR="00B606B9">
          <w:rPr>
            <w:rFonts w:ascii="Times New Roman" w:hAnsi="Times New Roman" w:cs="Times New Roman"/>
            <w:bCs/>
            <w:lang w:val="en-US"/>
          </w:rPr>
          <w:t xml:space="preserve"> </w:t>
        </w:r>
      </w:ins>
      <w:ins w:id="421" w:author="Max Lindmark" w:date="2020-02-08T16:48:00Z">
        <w:r w:rsidR="006B6905">
          <w:rPr>
            <w:rFonts w:ascii="Times New Roman" w:hAnsi="Times New Roman" w:cs="Times New Roman"/>
            <w:bCs/>
            <w:lang w:val="en-US"/>
          </w:rPr>
          <w:t>If,</w:t>
        </w:r>
      </w:ins>
      <w:ins w:id="422" w:author="Max Lindmark" w:date="2020-02-08T16:38:00Z">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ins>
      <w:ins w:id="423" w:author="Anna Gårdmark" w:date="2020-02-09T09:45:00Z">
        <w:r w:rsidR="002C7217">
          <w:rPr>
            <w:rFonts w:ascii="Times New Roman" w:hAnsi="Times New Roman" w:cs="Times New Roman"/>
            <w:bCs/>
            <w:lang w:val="en-US"/>
          </w:rPr>
          <w:t xml:space="preserve">our results show that </w:t>
        </w:r>
      </w:ins>
      <w:ins w:id="424" w:author="Max Lindmark" w:date="2020-02-08T16:39:00Z">
        <w:r w:rsidR="00800BF6">
          <w:rPr>
            <w:rFonts w:ascii="Times New Roman" w:hAnsi="Times New Roman" w:cs="Times New Roman"/>
            <w:bCs/>
            <w:lang w:val="en-US"/>
          </w:rPr>
          <w:t xml:space="preserve">the </w:t>
        </w:r>
      </w:ins>
      <w:ins w:id="425" w:author="Max Lindmark" w:date="2020-02-08T16:38:00Z">
        <w:r w:rsidR="00E91EFB">
          <w:rPr>
            <w:rFonts w:ascii="Times New Roman" w:hAnsi="Times New Roman" w:cs="Times New Roman"/>
            <w:bCs/>
            <w:lang w:val="en-US"/>
          </w:rPr>
          <w:t xml:space="preserve">increased growth potential due to faster </w:t>
        </w:r>
        <w:commentRangeStart w:id="426"/>
        <w:r w:rsidR="00E91EFB">
          <w:rPr>
            <w:rFonts w:ascii="Times New Roman" w:hAnsi="Times New Roman" w:cs="Times New Roman"/>
            <w:bCs/>
            <w:lang w:val="en-US"/>
          </w:rPr>
          <w:t xml:space="preserve">metabolic </w:t>
        </w:r>
      </w:ins>
      <w:commentRangeEnd w:id="426"/>
      <w:ins w:id="427" w:author="Max Lindmark" w:date="2020-02-08T16:48:00Z">
        <w:r w:rsidR="006B6905">
          <w:rPr>
            <w:rStyle w:val="Kommentarsreferens"/>
          </w:rPr>
          <w:commentReference w:id="426"/>
        </w:r>
      </w:ins>
      <w:ins w:id="428" w:author="Max Lindmark" w:date="2020-02-08T16:38:00Z">
        <w:r w:rsidR="00E91EFB">
          <w:rPr>
            <w:rFonts w:ascii="Times New Roman" w:hAnsi="Times New Roman" w:cs="Times New Roman"/>
            <w:bCs/>
            <w:lang w:val="en-US"/>
          </w:rPr>
          <w:t>and feeding rates</w:t>
        </w:r>
      </w:ins>
      <w:ins w:id="429" w:author="Max Lindmark" w:date="2020-02-08T16:39:00Z">
        <w:r w:rsidR="00800BF6">
          <w:rPr>
            <w:rFonts w:ascii="Times New Roman" w:hAnsi="Times New Roman" w:cs="Times New Roman"/>
            <w:bCs/>
            <w:lang w:val="en-US"/>
          </w:rPr>
          <w:t xml:space="preserve"> can lead to changes towards larger fish in the population</w:t>
        </w:r>
        <w:r w:rsidR="007F244D">
          <w:rPr>
            <w:rFonts w:ascii="Times New Roman" w:hAnsi="Times New Roman" w:cs="Times New Roman"/>
            <w:bCs/>
            <w:lang w:val="en-US"/>
          </w:rPr>
          <w:t>. This is important t</w:t>
        </w:r>
      </w:ins>
      <w:ins w:id="430" w:author="Max Lindmark" w:date="2020-02-08T16:40:00Z">
        <w:r w:rsidR="007F244D">
          <w:rPr>
            <w:rFonts w:ascii="Times New Roman" w:hAnsi="Times New Roman" w:cs="Times New Roman"/>
            <w:bCs/>
            <w:lang w:val="en-US"/>
          </w:rPr>
          <w:t>o consider, given that prediction</w:t>
        </w:r>
      </w:ins>
      <w:ins w:id="431" w:author="Max Lindmark" w:date="2020-02-08T16:49:00Z">
        <w:r w:rsidR="006B6905">
          <w:rPr>
            <w:rFonts w:ascii="Times New Roman" w:hAnsi="Times New Roman" w:cs="Times New Roman"/>
            <w:bCs/>
            <w:lang w:val="en-US"/>
          </w:rPr>
          <w:t>s</w:t>
        </w:r>
      </w:ins>
      <w:ins w:id="432" w:author="Max Lindmark" w:date="2020-02-08T16:40:00Z">
        <w:r w:rsidR="007F244D">
          <w:rPr>
            <w:rFonts w:ascii="Times New Roman" w:hAnsi="Times New Roman" w:cs="Times New Roman"/>
            <w:bCs/>
            <w:lang w:val="en-US"/>
          </w:rPr>
          <w:t xml:space="preserve"> about effects of climate change on primary production are uncertain and show large regional</w:t>
        </w:r>
      </w:ins>
      <w:ins w:id="433" w:author="Max Lindmark" w:date="2020-02-08T16:39:00Z">
        <w:r w:rsidR="00911C17">
          <w:rPr>
            <w:rFonts w:ascii="Times New Roman" w:hAnsi="Times New Roman" w:cs="Times New Roman"/>
            <w:bCs/>
            <w:lang w:val="en-US"/>
          </w:rPr>
          <w:t xml:space="preserve"> </w:t>
        </w:r>
      </w:ins>
      <w:ins w:id="434" w:author="Max Lindmark" w:date="2020-02-08T16:40:00Z">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ins>
      <w:ins w:id="435" w:author="Max Lindmark" w:date="2020-02-08T16:41:00Z">
        <w:r w:rsidR="00A22107">
          <w:rPr>
            <w:rFonts w:ascii="Times New Roman" w:hAnsi="Times New Roman" w:cs="Times New Roman"/>
            <w:bCs/>
            <w:lang w:val="en-US"/>
          </w:rPr>
          <w:fldChar w:fldCharType="begin"/>
        </w:r>
        <w:r w:rsidR="00A22107">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ins>
      <w:r w:rsidR="00A22107">
        <w:rPr>
          <w:rFonts w:ascii="Times New Roman" w:hAnsi="Times New Roman" w:cs="Times New Roman"/>
          <w:bCs/>
          <w:lang w:val="en-US"/>
        </w:rPr>
        <w:fldChar w:fldCharType="separate"/>
      </w:r>
      <w:ins w:id="436" w:author="Max Lindmark" w:date="2020-02-08T16:41:00Z">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ins>
      <w:del w:id="437" w:author="Max Lindmark" w:date="2020-02-08T15:44:00Z">
        <w:r w:rsidR="00C807FD" w:rsidDel="00B606B9">
          <w:rPr>
            <w:rFonts w:ascii="Times New Roman" w:hAnsi="Times New Roman" w:cs="Times New Roman"/>
            <w:bCs/>
            <w:lang w:val="en-US"/>
          </w:rPr>
          <w:delText xml:space="preserve"> </w:delText>
        </w:r>
      </w:del>
      <w:commentRangeStart w:id="438"/>
      <w:del w:id="439" w:author="Max Lindmark" w:date="2020-02-08T16:38:00Z">
        <w:r w:rsidR="00C807FD" w:rsidDel="008838CC">
          <w:rPr>
            <w:rFonts w:ascii="Times New Roman" w:hAnsi="Times New Roman" w:cs="Times New Roman"/>
            <w:bCs/>
            <w:lang w:val="en-US"/>
          </w:rPr>
          <w:delText>In contrast to</w:delText>
        </w:r>
        <w:commentRangeEnd w:id="438"/>
        <w:r w:rsidR="000016E7" w:rsidDel="008838CC">
          <w:rPr>
            <w:rStyle w:val="Kommentarsreferens"/>
          </w:rPr>
          <w:commentReference w:id="438"/>
        </w:r>
      </w:del>
      <w:ins w:id="440" w:author="Anna Gårdmark" w:date="2020-02-07T16:47:00Z">
        <w:del w:id="441" w:author="Max Lindmark" w:date="2020-02-08T15:44:00Z">
          <w:r w:rsidR="000016E7" w:rsidDel="00B606B9">
            <w:rPr>
              <w:rFonts w:ascii="Times New Roman" w:hAnsi="Times New Roman" w:cs="Times New Roman"/>
              <w:bCs/>
              <w:lang w:val="en-US"/>
            </w:rPr>
            <w:delText>D</w:delText>
          </w:r>
        </w:del>
        <w:del w:id="442" w:author="Max Lindmark" w:date="2020-02-08T16:38:00Z">
          <w:r w:rsidR="000016E7" w:rsidDel="008838CC">
            <w:rPr>
              <w:rFonts w:ascii="Times New Roman" w:hAnsi="Times New Roman" w:cs="Times New Roman"/>
              <w:bCs/>
              <w:lang w:val="en-US"/>
            </w:rPr>
            <w:delText>espite</w:delText>
          </w:r>
        </w:del>
      </w:ins>
      <w:del w:id="443" w:author="Max Lindmark" w:date="2020-02-08T16:38:00Z">
        <w:r w:rsidR="00C807FD" w:rsidDel="008838CC">
          <w:rPr>
            <w:rFonts w:ascii="Times New Roman" w:hAnsi="Times New Roman" w:cs="Times New Roman"/>
            <w:bCs/>
            <w:lang w:val="en-US"/>
          </w:rPr>
          <w:delText xml:space="preserve"> the </w:delText>
        </w:r>
      </w:del>
      <w:del w:id="444" w:author="Max Lindmark" w:date="2020-02-08T15:43:00Z">
        <w:r w:rsidR="00C807FD" w:rsidDel="00B606B9">
          <w:rPr>
            <w:rFonts w:ascii="Times New Roman" w:hAnsi="Times New Roman" w:cs="Times New Roman"/>
            <w:bCs/>
            <w:lang w:val="en-US"/>
          </w:rPr>
          <w:delText>intraspecific change</w:delText>
        </w:r>
      </w:del>
      <w:del w:id="445" w:author="Max Lindmark" w:date="2020-02-08T16:38:00Z">
        <w:r w:rsidR="00C807FD" w:rsidDel="008838CC">
          <w:rPr>
            <w:rFonts w:ascii="Times New Roman" w:hAnsi="Times New Roman" w:cs="Times New Roman"/>
            <w:bCs/>
            <w:lang w:val="en-US"/>
          </w:rPr>
          <w:delText xml:space="preserve"> in size-at-age</w:delText>
        </w:r>
        <w:r w:rsidR="000016E7" w:rsidDel="008838CC">
          <w:rPr>
            <w:rFonts w:ascii="Times New Roman" w:hAnsi="Times New Roman" w:cs="Times New Roman"/>
            <w:bCs/>
            <w:lang w:val="en-US"/>
          </w:rPr>
          <w:delText xml:space="preserve"> with warming</w:delText>
        </w:r>
        <w:r w:rsidR="00C807FD" w:rsidDel="008838CC">
          <w:rPr>
            <w:rFonts w:ascii="Times New Roman" w:hAnsi="Times New Roman" w:cs="Times New Roman"/>
            <w:bCs/>
            <w:lang w:val="en-US"/>
          </w:rPr>
          <w:delText xml:space="preserve">, </w:delText>
        </w:r>
      </w:del>
      <w:del w:id="446" w:author="Max Lindmark" w:date="2020-02-08T15:44:00Z">
        <w:r w:rsidR="00C807FD" w:rsidDel="00B606B9">
          <w:rPr>
            <w:rFonts w:ascii="Times New Roman" w:hAnsi="Times New Roman" w:cs="Times New Roman"/>
            <w:bCs/>
            <w:lang w:val="en-US"/>
          </w:rPr>
          <w:delText xml:space="preserve">this change in </w:delText>
        </w:r>
      </w:del>
      <w:commentRangeStart w:id="447"/>
      <w:del w:id="448" w:author="Max Lindmark" w:date="2020-02-08T16:38:00Z">
        <w:r w:rsidR="00C807FD" w:rsidDel="008838CC">
          <w:rPr>
            <w:rFonts w:ascii="Times New Roman" w:hAnsi="Times New Roman" w:cs="Times New Roman"/>
            <w:bCs/>
            <w:lang w:val="en-US"/>
          </w:rPr>
          <w:delText xml:space="preserve">mean population </w:delText>
        </w:r>
        <w:commentRangeEnd w:id="447"/>
        <w:r w:rsidR="000016E7" w:rsidDel="008838CC">
          <w:rPr>
            <w:rStyle w:val="Kommentarsreferens"/>
          </w:rPr>
          <w:commentReference w:id="447"/>
        </w:r>
        <w:r w:rsidR="00C807FD" w:rsidDel="008838CC">
          <w:rPr>
            <w:rFonts w:ascii="Times New Roman" w:hAnsi="Times New Roman" w:cs="Times New Roman"/>
            <w:bCs/>
            <w:lang w:val="en-US"/>
          </w:rPr>
          <w:delText xml:space="preserve">body size </w:delText>
        </w:r>
      </w:del>
      <w:del w:id="449" w:author="Max Lindmark" w:date="2020-02-08T15:44:00Z">
        <w:r w:rsidR="00C807FD" w:rsidDel="00B606B9">
          <w:rPr>
            <w:rFonts w:ascii="Times New Roman" w:hAnsi="Times New Roman" w:cs="Times New Roman"/>
            <w:bCs/>
            <w:lang w:val="en-US"/>
          </w:rPr>
          <w:delText xml:space="preserve">is driven by </w:delText>
        </w:r>
      </w:del>
      <w:del w:id="450" w:author="Max Lindmark" w:date="2020-02-08T15:45:00Z">
        <w:r w:rsidR="00C807FD" w:rsidDel="00E64369">
          <w:rPr>
            <w:rFonts w:ascii="Times New Roman" w:hAnsi="Times New Roman" w:cs="Times New Roman"/>
            <w:bCs/>
            <w:lang w:val="en-US"/>
          </w:rPr>
          <w:delText>changes in the relative abundance</w:delText>
        </w:r>
      </w:del>
      <w:r w:rsidR="00B15F97">
        <w:rPr>
          <w:rFonts w:ascii="Times New Roman" w:hAnsi="Times New Roman" w:cs="Times New Roman"/>
          <w:bCs/>
          <w:lang w:val="en-US"/>
        </w:rPr>
        <w:t>.</w:t>
      </w:r>
      <w:r w:rsidR="003A7CF7">
        <w:rPr>
          <w:rFonts w:ascii="Times New Roman" w:hAnsi="Times New Roman" w:cs="Times New Roman"/>
          <w:bCs/>
          <w:lang w:val="en-US"/>
        </w:rPr>
        <w:t xml:space="preserve"> </w:t>
      </w:r>
      <w:commentRangeStart w:id="451"/>
      <w:commentRangeEnd w:id="451"/>
      <w:r w:rsidR="00C02C9C">
        <w:rPr>
          <w:rStyle w:val="Kommentarsreferens"/>
        </w:rPr>
        <w:commentReference w:id="451"/>
      </w:r>
      <w:r w:rsidR="00C02C9C">
        <w:rPr>
          <w:rFonts w:ascii="Times New Roman" w:hAnsi="Times New Roman" w:cs="Times New Roman"/>
          <w:bCs/>
          <w:lang w:val="en-US"/>
        </w:rPr>
        <w:t xml:space="preserve">Our results corroborate that </w:t>
      </w:r>
      <w:r w:rsidR="00C46217">
        <w:rPr>
          <w:rFonts w:ascii="Times New Roman" w:hAnsi="Times New Roman" w:cs="Times New Roman"/>
          <w:bCs/>
          <w:lang w:val="en-US"/>
        </w:rPr>
        <w:t xml:space="preserve">body size reductions </w:t>
      </w:r>
      <w:r w:rsidR="00C02C9C">
        <w:rPr>
          <w:rFonts w:ascii="Times New Roman" w:hAnsi="Times New Roman" w:cs="Times New Roman"/>
          <w:bCs/>
          <w:lang w:val="en-US"/>
        </w:rPr>
        <w:t>result from</w:t>
      </w:r>
      <w:r w:rsidR="00C46217">
        <w:rPr>
          <w:rFonts w:ascii="Times New Roman" w:hAnsi="Times New Roman" w:cs="Times New Roman"/>
          <w:bCs/>
          <w:lang w:val="en-US"/>
        </w:rPr>
        <w:t xml:space="preserve"> an interplay between physiology and ecology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commentRangeStart w:id="452"/>
      <w:commentRangeStart w:id="453"/>
      <w:commentRangeEnd w:id="452"/>
      <w:r w:rsidR="00C02C9C">
        <w:rPr>
          <w:rStyle w:val="Kommentarsreferens"/>
        </w:rPr>
        <w:commentReference w:id="452"/>
      </w:r>
      <w:commentRangeEnd w:id="453"/>
      <w:r w:rsidR="00EC5031">
        <w:rPr>
          <w:rStyle w:val="Kommentarsreferens"/>
        </w:rPr>
        <w:commentReference w:id="453"/>
      </w:r>
      <w:r w:rsidR="000016E7">
        <w:rPr>
          <w:rFonts w:ascii="Times New Roman" w:hAnsi="Times New Roman" w:cs="Times New Roman"/>
          <w:bCs/>
          <w:lang w:val="en-US"/>
        </w:rPr>
        <w:t xml:space="preserve">. </w:t>
      </w:r>
      <w:del w:id="454" w:author="Max Lindmark" w:date="2020-02-08T16:49:00Z">
        <w:r w:rsidR="000016E7" w:rsidDel="009D2139">
          <w:rPr>
            <w:rFonts w:ascii="Times New Roman" w:hAnsi="Times New Roman" w:cs="Times New Roman"/>
            <w:bCs/>
            <w:lang w:val="en-US"/>
          </w:rPr>
          <w:delText>Thus</w:delText>
        </w:r>
        <w:r w:rsidR="00C46217" w:rsidDel="009D2139">
          <w:rPr>
            <w:rFonts w:ascii="Times New Roman" w:hAnsi="Times New Roman" w:cs="Times New Roman"/>
            <w:bCs/>
            <w:lang w:val="en-US"/>
          </w:rPr>
          <w:delText xml:space="preserve">, </w:delText>
        </w:r>
        <w:r w:rsidR="00FE4D5E" w:rsidDel="009D2139">
          <w:rPr>
            <w:rFonts w:ascii="Times New Roman" w:hAnsi="Times New Roman" w:cs="Times New Roman"/>
            <w:bCs/>
            <w:lang w:val="en-US"/>
          </w:rPr>
          <w:delText>it is important to consider also physiological respon</w:delText>
        </w:r>
        <w:r w:rsidR="005827EE" w:rsidDel="009D2139">
          <w:rPr>
            <w:rFonts w:ascii="Times New Roman" w:hAnsi="Times New Roman" w:cs="Times New Roman"/>
            <w:bCs/>
            <w:lang w:val="en-US"/>
          </w:rPr>
          <w:delText>se</w:delText>
        </w:r>
        <w:r w:rsidR="00FE4D5E" w:rsidDel="009D2139">
          <w:rPr>
            <w:rFonts w:ascii="Times New Roman" w:hAnsi="Times New Roman" w:cs="Times New Roman"/>
            <w:bCs/>
            <w:lang w:val="en-US"/>
          </w:rPr>
          <w:delText>ds to temperature, in addition to changing primary production</w:delText>
        </w:r>
        <w:r w:rsidR="00771A8B" w:rsidDel="009D2139">
          <w:rPr>
            <w:rFonts w:ascii="Times New Roman" w:hAnsi="Times New Roman" w:cs="Times New Roman"/>
            <w:bCs/>
            <w:lang w:val="en-US"/>
          </w:rPr>
          <w:delText>, and to do so in a food web context</w:delText>
        </w:r>
        <w:r w:rsidR="00FE4D5E" w:rsidDel="009D2139">
          <w:rPr>
            <w:rFonts w:ascii="Times New Roman" w:hAnsi="Times New Roman" w:cs="Times New Roman"/>
            <w:bCs/>
            <w:lang w:val="en-US"/>
          </w:rPr>
          <w:delText xml:space="preserve">. </w:delText>
        </w:r>
      </w:del>
      <w:r w:rsidR="00BF0391">
        <w:rPr>
          <w:rFonts w:ascii="Times New Roman" w:hAnsi="Times New Roman" w:cs="Times New Roman"/>
          <w:bCs/>
          <w:lang w:val="en-US"/>
        </w:rPr>
        <w:t xml:space="preserve">Our </w:t>
      </w:r>
      <w:del w:id="455" w:author="Anna Gårdmark" w:date="2020-02-09T09:45:00Z">
        <w:r w:rsidR="00BF0391" w:rsidDel="002C7217">
          <w:rPr>
            <w:rFonts w:ascii="Times New Roman" w:hAnsi="Times New Roman" w:cs="Times New Roman"/>
            <w:bCs/>
            <w:lang w:val="en-US"/>
          </w:rPr>
          <w:delText xml:space="preserve">results </w:delText>
        </w:r>
      </w:del>
      <w:ins w:id="456" w:author="Anna Gårdmark" w:date="2020-02-09T09:45:00Z">
        <w:r w:rsidR="002C7217">
          <w:rPr>
            <w:rFonts w:ascii="Times New Roman" w:hAnsi="Times New Roman" w:cs="Times New Roman"/>
            <w:bCs/>
            <w:lang w:val="en-US"/>
          </w:rPr>
          <w:t>findings</w:t>
        </w:r>
        <w:r w:rsidR="002C7217">
          <w:rPr>
            <w:rFonts w:ascii="Times New Roman" w:hAnsi="Times New Roman" w:cs="Times New Roman"/>
            <w:bCs/>
            <w:lang w:val="en-US"/>
          </w:rPr>
          <w:t xml:space="preserve"> </w:t>
        </w:r>
      </w:ins>
      <w:r w:rsidR="00BF0391">
        <w:rPr>
          <w:rFonts w:ascii="Times New Roman" w:hAnsi="Times New Roman" w:cs="Times New Roman"/>
          <w:bCs/>
          <w:lang w:val="en-US"/>
        </w:rPr>
        <w:t xml:space="preserve">show that </w:t>
      </w:r>
      <w:ins w:id="457" w:author="Max Lindmark" w:date="2020-02-08T15:55:00Z">
        <w:r w:rsidR="002053A4">
          <w:rPr>
            <w:rFonts w:ascii="Times New Roman" w:hAnsi="Times New Roman" w:cs="Times New Roman"/>
            <w:bCs/>
            <w:lang w:val="en-US"/>
          </w:rPr>
          <w:t xml:space="preserve">focusing on changes in bottom-up processes </w:t>
        </w:r>
      </w:ins>
      <w:del w:id="458" w:author="Max Lindmark" w:date="2020-02-08T15:55:00Z">
        <w:r w:rsidR="00BF0391" w:rsidDel="002053A4">
          <w:rPr>
            <w:rFonts w:ascii="Times New Roman" w:hAnsi="Times New Roman" w:cs="Times New Roman"/>
            <w:bCs/>
            <w:lang w:val="en-US"/>
          </w:rPr>
          <w:delText>failing to do so will</w:delText>
        </w:r>
      </w:del>
      <w:ins w:id="459" w:author="Max Lindmark" w:date="2020-02-08T15:55:00Z">
        <w:r w:rsidR="002053A4">
          <w:rPr>
            <w:rFonts w:ascii="Times New Roman" w:hAnsi="Times New Roman" w:cs="Times New Roman"/>
            <w:bCs/>
            <w:lang w:val="en-US"/>
          </w:rPr>
          <w:t>c</w:t>
        </w:r>
      </w:ins>
      <w:ins w:id="460" w:author="Max Lindmark" w:date="2020-02-08T15:56:00Z">
        <w:r w:rsidR="002053A4">
          <w:rPr>
            <w:rFonts w:ascii="Times New Roman" w:hAnsi="Times New Roman" w:cs="Times New Roman"/>
            <w:bCs/>
            <w:lang w:val="en-US"/>
          </w:rPr>
          <w:t>an</w:t>
        </w:r>
      </w:ins>
      <w:r w:rsidR="00BF0391">
        <w:rPr>
          <w:rFonts w:ascii="Times New Roman" w:hAnsi="Times New Roman" w:cs="Times New Roman"/>
          <w:bCs/>
          <w:lang w:val="en-US"/>
        </w:rPr>
        <w:t xml:space="preserve"> risk missing the </w:t>
      </w:r>
      <w:ins w:id="461" w:author="Max Lindmark" w:date="2020-02-08T15:56:00Z">
        <w:r w:rsidR="002053A4">
          <w:rPr>
            <w:rFonts w:ascii="Times New Roman" w:hAnsi="Times New Roman" w:cs="Times New Roman"/>
            <w:bCs/>
            <w:lang w:val="en-US"/>
          </w:rPr>
          <w:t>potential for fish to increase their growth rates with initial warming, and how t</w:t>
        </w:r>
      </w:ins>
      <w:ins w:id="462" w:author="Max Lindmark" w:date="2020-02-08T15:57:00Z">
        <w:r w:rsidR="002053A4">
          <w:rPr>
            <w:rFonts w:ascii="Times New Roman" w:hAnsi="Times New Roman" w:cs="Times New Roman"/>
            <w:bCs/>
            <w:lang w:val="en-US"/>
          </w:rPr>
          <w:t>hat response can vary over ontogeny</w:t>
        </w:r>
      </w:ins>
      <w:del w:id="463" w:author="Max Lindmark" w:date="2020-02-08T15:57:00Z">
        <w:r w:rsidR="00BF0391" w:rsidDel="002053A4">
          <w:rPr>
            <w:rFonts w:ascii="Times New Roman" w:hAnsi="Times New Roman" w:cs="Times New Roman"/>
            <w:bCs/>
            <w:lang w:val="en-US"/>
          </w:rPr>
          <w:delText xml:space="preserve">diversity of responses in e.g. body growth to warming, and how they can vary over </w:delText>
        </w:r>
        <w:commentRangeStart w:id="464"/>
        <w:commentRangeStart w:id="465"/>
        <w:r w:rsidR="00BF0391" w:rsidDel="002053A4">
          <w:rPr>
            <w:rFonts w:ascii="Times New Roman" w:hAnsi="Times New Roman" w:cs="Times New Roman"/>
            <w:bCs/>
            <w:lang w:val="en-US"/>
          </w:rPr>
          <w:delText>ontogeny</w:delText>
        </w:r>
        <w:r w:rsidR="00C02C9C" w:rsidDel="002053A4">
          <w:rPr>
            <w:rFonts w:ascii="Times New Roman" w:hAnsi="Times New Roman" w:cs="Times New Roman"/>
            <w:bCs/>
            <w:lang w:val="en-US"/>
          </w:rPr>
          <w:delText>, as well as abundance-driven changes in population mean body sizes</w:delText>
        </w:r>
      </w:del>
      <w:r w:rsidR="00BF0391">
        <w:rPr>
          <w:rFonts w:ascii="Times New Roman" w:hAnsi="Times New Roman" w:cs="Times New Roman"/>
          <w:bCs/>
          <w:lang w:val="en-US"/>
        </w:rPr>
        <w:t xml:space="preserve">. </w:t>
      </w:r>
      <w:commentRangeEnd w:id="464"/>
      <w:r w:rsidR="00C02C9C">
        <w:rPr>
          <w:rStyle w:val="Kommentarsreferens"/>
        </w:rPr>
        <w:commentReference w:id="464"/>
      </w:r>
      <w:commentRangeEnd w:id="465"/>
      <w:r w:rsidR="002053A4">
        <w:rPr>
          <w:rStyle w:val="Kommentarsreferens"/>
        </w:rPr>
        <w:commentReference w:id="465"/>
      </w:r>
    </w:p>
    <w:p w14:paraId="6E0204B1" w14:textId="65BFB536"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del w:id="466" w:author="Anna Gårdmark" w:date="2020-02-09T09:46:00Z">
        <w:r w:rsidR="0047497D" w:rsidDel="008C62F4">
          <w:rPr>
            <w:rFonts w:ascii="Times New Roman" w:hAnsi="Times New Roman" w:cs="Times New Roman"/>
            <w:bCs/>
            <w:lang w:val="en-US"/>
          </w:rPr>
          <w:delText xml:space="preserve">of </w:delText>
        </w:r>
      </w:del>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mortality from fishe</w:t>
      </w:r>
      <w:ins w:id="467" w:author="Anna Gårdmark" w:date="2020-02-09T09:46:00Z">
        <w:r w:rsidR="008C62F4">
          <w:rPr>
            <w:rFonts w:ascii="Times New Roman" w:hAnsi="Times New Roman" w:cs="Times New Roman"/>
            <w:bCs/>
            <w:lang w:val="en-US"/>
          </w:rPr>
          <w:t>ries</w:t>
        </w:r>
      </w:ins>
      <w:del w:id="468" w:author="Anna Gårdmark" w:date="2020-02-09T09:46:00Z">
        <w:r w:rsidR="00262530" w:rsidDel="008C62F4">
          <w:rPr>
            <w:rFonts w:ascii="Times New Roman" w:hAnsi="Times New Roman" w:cs="Times New Roman"/>
            <w:bCs/>
            <w:lang w:val="en-US"/>
          </w:rPr>
          <w:delText>yes</w:delText>
        </w:r>
      </w:del>
      <w:r w:rsidR="00262530">
        <w:rPr>
          <w:rFonts w:ascii="Times New Roman" w:hAnsi="Times New Roman" w:cs="Times New Roman"/>
          <w:bCs/>
          <w:lang w:val="en-US"/>
        </w:rPr>
        <w:t xml:space="preserve"> </w:t>
      </w:r>
      <w:r w:rsidR="00CC0917">
        <w:rPr>
          <w:rFonts w:ascii="Times New Roman" w:hAnsi="Times New Roman" w:cs="Times New Roman"/>
          <w:bCs/>
          <w:lang w:val="en-US"/>
        </w:rPr>
        <w:t>for stock dynamics</w:t>
      </w:r>
      <w:ins w:id="469" w:author="Anna Gårdmark" w:date="2020-02-09T09:46:00Z">
        <w:r w:rsidR="008C62F4">
          <w:rPr>
            <w:rFonts w:ascii="Times New Roman" w:hAnsi="Times New Roman" w:cs="Times New Roman"/>
            <w:bCs/>
            <w:lang w:val="en-US"/>
          </w:rPr>
          <w:t>,</w:t>
        </w:r>
      </w:ins>
      <w:r w:rsidR="00CC0917">
        <w:rPr>
          <w:rFonts w:ascii="Times New Roman" w:hAnsi="Times New Roman" w:cs="Times New Roman"/>
          <w:bCs/>
          <w:lang w:val="en-US"/>
        </w:rPr>
        <w:t xml:space="preserve">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ins w:id="470" w:author="Max Lindmark" w:date="2020-02-08T15:59:00Z">
        <w:r w:rsidR="004650D2">
          <w:rPr>
            <w:rFonts w:ascii="Times New Roman" w:hAnsi="Times New Roman" w:cs="Times New Roman"/>
            <w:bCs/>
            <w:lang w:val="en-US"/>
          </w:rPr>
          <w:t xml:space="preserve">fisheries reference points and targets are </w:t>
        </w:r>
      </w:ins>
      <w:ins w:id="471" w:author="Max Lindmark" w:date="2020-02-08T16:00:00Z">
        <w:r w:rsidR="004650D2">
          <w:rPr>
            <w:rFonts w:ascii="Times New Roman" w:hAnsi="Times New Roman" w:cs="Times New Roman"/>
            <w:bCs/>
            <w:lang w:val="en-US"/>
          </w:rPr>
          <w:t xml:space="preserve">increasingly acknowledged </w:t>
        </w:r>
        <w:r w:rsidR="004650D2">
          <w:rPr>
            <w:rFonts w:ascii="Times New Roman" w:hAnsi="Times New Roman" w:cs="Times New Roman"/>
            <w:bCs/>
            <w:lang w:val="en-US"/>
          </w:rPr>
          <w:fldChar w:fldCharType="begin"/>
        </w:r>
        <w:r w:rsidR="004650D2">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ins>
      <w:del w:id="472" w:author="Max Lindmark" w:date="2020-02-08T16:00:00Z">
        <w:r w:rsidR="00D33669" w:rsidDel="004650D2">
          <w:rPr>
            <w:rFonts w:ascii="Times New Roman" w:hAnsi="Times New Roman" w:cs="Times New Roman"/>
            <w:bCs/>
            <w:lang w:val="en-US"/>
          </w:rPr>
          <w:delText xml:space="preserve">maximum sustainable yields (MSY) </w:delText>
        </w:r>
      </w:del>
      <w:del w:id="473" w:author="Max Lindmark" w:date="2020-02-08T16:01:00Z">
        <w:r w:rsidR="00D33669" w:rsidDel="004650D2">
          <w:rPr>
            <w:rFonts w:ascii="Times New Roman" w:hAnsi="Times New Roman" w:cs="Times New Roman"/>
            <w:bCs/>
            <w:lang w:val="en-US"/>
          </w:rPr>
          <w:delText>and</w:delText>
        </w:r>
        <w:r w:rsidR="00AC15CA" w:rsidDel="004650D2">
          <w:rPr>
            <w:rFonts w:ascii="Times New Roman" w:hAnsi="Times New Roman" w:cs="Times New Roman"/>
            <w:bCs/>
            <w:lang w:val="en-US"/>
          </w:rPr>
          <w:delText xml:space="preserve"> fisheries management references points, such as </w:delText>
        </w:r>
      </w:del>
      <w:commentRangeStart w:id="474"/>
      <w:commentRangeEnd w:id="474"/>
      <w:r w:rsidR="00D33669">
        <w:rPr>
          <w:rStyle w:val="Kommentarsreferens"/>
        </w:rPr>
        <w:commentReference w:id="474"/>
      </w:r>
      <w:del w:id="475" w:author="Max Lindmark" w:date="2020-02-08T16:01:00Z">
        <w:r w:rsidR="0021324D" w:rsidDel="004650D2">
          <w:rPr>
            <w:rFonts w:ascii="Times New Roman" w:hAnsi="Times New Roman" w:cs="Times New Roman"/>
            <w:bCs/>
            <w:lang w:val="en-US"/>
          </w:rPr>
          <w:delText>F</w:delText>
        </w:r>
        <w:r w:rsidR="0021324D" w:rsidRPr="00AC15CA" w:rsidDel="004650D2">
          <w:rPr>
            <w:rFonts w:ascii="Times New Roman" w:hAnsi="Times New Roman" w:cs="Times New Roman"/>
            <w:bCs/>
            <w:vertAlign w:val="subscript"/>
            <w:lang w:val="en-US"/>
          </w:rPr>
          <w:delText>MSY</w:delText>
        </w:r>
        <w:r w:rsidR="0021324D" w:rsidDel="004650D2">
          <w:rPr>
            <w:rFonts w:ascii="Times New Roman" w:hAnsi="Times New Roman" w:cs="Times New Roman"/>
            <w:bCs/>
            <w:lang w:val="en-US"/>
          </w:rPr>
          <w:delText xml:space="preserve"> </w:delText>
        </w:r>
        <w:r w:rsidR="00AC15CA" w:rsidDel="004650D2">
          <w:rPr>
            <w:rFonts w:ascii="Times New Roman" w:hAnsi="Times New Roman" w:cs="Times New Roman"/>
            <w:bCs/>
            <w:lang w:val="en-US"/>
          </w:rPr>
          <w:delText>and SSB</w:delText>
        </w:r>
        <w:r w:rsidR="00AC15CA" w:rsidRPr="00AC15CA" w:rsidDel="004650D2">
          <w:rPr>
            <w:rFonts w:ascii="Times New Roman" w:hAnsi="Times New Roman" w:cs="Times New Roman"/>
            <w:bCs/>
            <w:vertAlign w:val="subscript"/>
            <w:lang w:val="en-US"/>
          </w:rPr>
          <w:delText>MSY</w:delText>
        </w:r>
        <w:r w:rsidR="008F7647" w:rsidRPr="007D2ABE" w:rsidDel="004650D2">
          <w:rPr>
            <w:rFonts w:ascii="Times New Roman" w:hAnsi="Times New Roman" w:cs="Times New Roman"/>
            <w:bCs/>
            <w:lang w:val="en-US"/>
          </w:rPr>
          <w:delText xml:space="preserve"> </w:delText>
        </w:r>
        <w:r w:rsidR="00E70149" w:rsidDel="004650D2">
          <w:rPr>
            <w:rFonts w:ascii="Times New Roman" w:hAnsi="Times New Roman" w:cs="Times New Roman"/>
            <w:bCs/>
            <w:lang w:val="en-US"/>
          </w:rPr>
          <w:delText>(</w:delText>
        </w:r>
        <w:r w:rsidR="00084E83" w:rsidDel="004650D2">
          <w:rPr>
            <w:rFonts w:ascii="Times New Roman" w:hAnsi="Times New Roman" w:cs="Times New Roman"/>
            <w:bCs/>
            <w:lang w:val="en-US"/>
          </w:rPr>
          <w:delText>the fishing effort leading to MSY and the spawning stock biomass at MSY</w:delText>
        </w:r>
        <w:r w:rsidR="00E70149" w:rsidDel="004650D2">
          <w:rPr>
            <w:rFonts w:ascii="Times New Roman" w:hAnsi="Times New Roman" w:cs="Times New Roman"/>
            <w:bCs/>
            <w:lang w:val="en-US"/>
          </w:rPr>
          <w:delText>)</w:delText>
        </w:r>
      </w:del>
      <w:del w:id="476" w:author="Max Lindmark" w:date="2020-02-08T16:00:00Z">
        <w:r w:rsidR="00E70149" w:rsidDel="004650D2">
          <w:rPr>
            <w:rFonts w:ascii="Times New Roman" w:hAnsi="Times New Roman" w:cs="Times New Roman"/>
            <w:bCs/>
            <w:lang w:val="en-US"/>
          </w:rPr>
          <w:delText xml:space="preserve"> </w:delText>
        </w:r>
        <w:r w:rsidR="007D2ABE" w:rsidDel="004650D2">
          <w:rPr>
            <w:rFonts w:ascii="Times New Roman" w:hAnsi="Times New Roman" w:cs="Times New Roman"/>
            <w:bCs/>
            <w:lang w:val="en-US"/>
          </w:rPr>
          <w:fldChar w:fldCharType="begin"/>
        </w:r>
        <w:r w:rsidR="007D2ABE" w:rsidDel="004650D2">
          <w:rPr>
            <w:rFonts w:ascii="Times New Roman" w:hAnsi="Times New Roman" w:cs="Times New Roman"/>
            <w:bCs/>
            <w:lang w:val="en-US"/>
          </w:rPr>
          <w:del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delInstrText>
        </w:r>
        <w:r w:rsidR="007D2ABE" w:rsidDel="004650D2">
          <w:rPr>
            <w:rFonts w:ascii="Times New Roman" w:hAnsi="Times New Roman" w:cs="Times New Roman"/>
            <w:bCs/>
            <w:lang w:val="en-US"/>
          </w:rPr>
          <w:fldChar w:fldCharType="separate"/>
        </w:r>
        <w:r w:rsidR="007D2ABE" w:rsidRPr="007D2ABE" w:rsidDel="004650D2">
          <w:rPr>
            <w:rFonts w:ascii="Times New Roman" w:hAnsi="Times New Roman" w:cs="Times New Roman"/>
            <w:lang w:val="en-GB"/>
          </w:rPr>
          <w:delText xml:space="preserve">(Thorson </w:delText>
        </w:r>
        <w:r w:rsidR="007D2ABE" w:rsidRPr="007D2ABE" w:rsidDel="004650D2">
          <w:rPr>
            <w:rFonts w:ascii="Times New Roman" w:hAnsi="Times New Roman" w:cs="Times New Roman"/>
            <w:i/>
            <w:iCs/>
            <w:lang w:val="en-GB"/>
          </w:rPr>
          <w:delText>et al.</w:delText>
        </w:r>
        <w:r w:rsidR="007D2ABE" w:rsidRPr="007D2ABE" w:rsidDel="004650D2">
          <w:rPr>
            <w:rFonts w:ascii="Times New Roman" w:hAnsi="Times New Roman" w:cs="Times New Roman"/>
            <w:lang w:val="en-GB"/>
          </w:rPr>
          <w:delText xml:space="preserve"> 2015; Lorenzen 2016)</w:delText>
        </w:r>
        <w:r w:rsidR="007D2ABE" w:rsidDel="004650D2">
          <w:rPr>
            <w:rFonts w:ascii="Times New Roman" w:hAnsi="Times New Roman" w:cs="Times New Roman"/>
            <w:bCs/>
            <w:lang w:val="en-US"/>
          </w:rPr>
          <w:fldChar w:fldCharType="end"/>
        </w:r>
      </w:del>
      <w:r w:rsidR="00AC15CA">
        <w:rPr>
          <w:rFonts w:ascii="Times New Roman" w:hAnsi="Times New Roman" w:cs="Times New Roman"/>
          <w:bCs/>
          <w:lang w:val="en-US"/>
        </w:rPr>
        <w:t>.</w:t>
      </w:r>
      <w:ins w:id="477" w:author="Max Lindmark" w:date="2020-02-08T16:01:00Z">
        <w:r w:rsidR="004650D2">
          <w:rPr>
            <w:rFonts w:ascii="Times New Roman" w:hAnsi="Times New Roman" w:cs="Times New Roman"/>
            <w:bCs/>
            <w:lang w:val="en-US"/>
          </w:rPr>
          <w:t xml:space="preserve"> </w:t>
        </w:r>
      </w:ins>
      <w:del w:id="478" w:author="Max Lindmark" w:date="2020-02-08T16:01:00Z">
        <w:r w:rsidR="00072DB9" w:rsidDel="004650D2">
          <w:rPr>
            <w:rFonts w:ascii="Times New Roman" w:hAnsi="Times New Roman" w:cs="Times New Roman"/>
            <w:bCs/>
            <w:lang w:val="en-US"/>
          </w:rPr>
          <w:delText xml:space="preserve"> </w:delText>
        </w:r>
      </w:del>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ins w:id="479" w:author="Max Lindmark" w:date="2020-02-08T16:00:00Z">
        <w:r w:rsidR="004650D2">
          <w:rPr>
            <w:rFonts w:ascii="Times New Roman" w:hAnsi="Times New Roman" w:cs="Times New Roman"/>
            <w:bCs/>
            <w:lang w:val="en-US"/>
          </w:rPr>
          <w:t>maximum sustainable yields (MSY)</w:t>
        </w:r>
      </w:ins>
      <w:ins w:id="480" w:author="Max Lindmark" w:date="2020-02-08T16:01:00Z">
        <w:r w:rsidR="004650D2">
          <w:rPr>
            <w:rFonts w:ascii="Times New Roman" w:hAnsi="Times New Roman" w:cs="Times New Roman"/>
            <w:bCs/>
            <w:lang w:val="en-US"/>
          </w:rPr>
          <w:t>,</w:t>
        </w:r>
      </w:ins>
      <w:ins w:id="481" w:author="Max Lindmark" w:date="2020-02-08T16:00:00Z">
        <w:r w:rsidR="004650D2">
          <w:rPr>
            <w:rFonts w:ascii="Times New Roman" w:hAnsi="Times New Roman" w:cs="Times New Roman"/>
            <w:bCs/>
            <w:lang w:val="en-US"/>
          </w:rPr>
          <w:t xml:space="preserve"> </w:t>
        </w:r>
      </w:ins>
      <w:ins w:id="482" w:author="Max Lindmark" w:date="2020-02-08T16:01:00Z">
        <w:r w:rsidR="004650D2">
          <w:rPr>
            <w:rFonts w:ascii="Times New Roman" w:hAnsi="Times New Roman" w:cs="Times New Roman"/>
            <w:bCs/>
            <w:lang w:val="en-US"/>
          </w:rPr>
          <w:t>F</w:t>
        </w:r>
        <w:r w:rsidR="004650D2" w:rsidRPr="00AC15CA">
          <w:rPr>
            <w:rFonts w:ascii="Times New Roman" w:hAnsi="Times New Roman" w:cs="Times New Roman"/>
            <w:bCs/>
            <w:vertAlign w:val="subscript"/>
            <w:lang w:val="en-US"/>
          </w:rPr>
          <w:t>MSY</w:t>
        </w:r>
        <w:r w:rsidR="004650D2">
          <w:rPr>
            <w:rFonts w:ascii="Times New Roman" w:hAnsi="Times New Roman" w:cs="Times New Roman"/>
            <w:bCs/>
            <w:lang w:val="en-US"/>
          </w:rPr>
          <w:t xml:space="preserve"> and SSB</w:t>
        </w:r>
        <w:r w:rsidR="004650D2" w:rsidRPr="00AC15CA">
          <w:rPr>
            <w:rFonts w:ascii="Times New Roman" w:hAnsi="Times New Roman" w:cs="Times New Roman"/>
            <w:bCs/>
            <w:vertAlign w:val="subscript"/>
            <w:lang w:val="en-US"/>
          </w:rPr>
          <w:t>MSY</w:t>
        </w:r>
        <w:r w:rsidR="004650D2" w:rsidRPr="007D2ABE">
          <w:rPr>
            <w:rFonts w:ascii="Times New Roman" w:hAnsi="Times New Roman" w:cs="Times New Roman"/>
            <w:bCs/>
            <w:lang w:val="en-US"/>
          </w:rPr>
          <w:t xml:space="preserve"> </w:t>
        </w:r>
        <w:r w:rsidR="004650D2">
          <w:rPr>
            <w:rFonts w:ascii="Times New Roman" w:hAnsi="Times New Roman" w:cs="Times New Roman"/>
            <w:bCs/>
            <w:lang w:val="en-US"/>
          </w:rPr>
          <w:t>(the fishing effort leading to MSY and the spawning stock biomass at MSY</w:t>
        </w:r>
      </w:ins>
      <w:ins w:id="483" w:author="Max Lindmark" w:date="2020-02-08T16:43:00Z">
        <w:r w:rsidR="00CC0E7B">
          <w:rPr>
            <w:rFonts w:ascii="Times New Roman" w:hAnsi="Times New Roman" w:cs="Times New Roman"/>
            <w:bCs/>
            <w:lang w:val="en-US"/>
          </w:rPr>
          <w:t>, respectively</w:t>
        </w:r>
      </w:ins>
      <w:ins w:id="484" w:author="Max Lindmark" w:date="2020-02-08T16:01:00Z">
        <w:r w:rsidR="004650D2">
          <w:rPr>
            <w:rFonts w:ascii="Times New Roman" w:hAnsi="Times New Roman" w:cs="Times New Roman"/>
            <w:bCs/>
            <w:lang w:val="en-US"/>
          </w:rPr>
          <w:t>)</w:t>
        </w:r>
      </w:ins>
      <w:ins w:id="485" w:author="Max Lindmark" w:date="2020-02-08T16:02:00Z">
        <w:r w:rsidR="004650D2">
          <w:rPr>
            <w:rFonts w:ascii="Times New Roman" w:hAnsi="Times New Roman" w:cs="Times New Roman"/>
            <w:bCs/>
            <w:lang w:val="en-US"/>
          </w:rPr>
          <w:t xml:space="preserve"> varies between </w:t>
        </w:r>
      </w:ins>
      <w:ins w:id="486" w:author="Max Lindmark" w:date="2020-02-08T16:43:00Z">
        <w:r w:rsidR="00CC0E7B">
          <w:rPr>
            <w:rFonts w:ascii="Times New Roman" w:hAnsi="Times New Roman" w:cs="Times New Roman"/>
            <w:bCs/>
            <w:lang w:val="en-US"/>
          </w:rPr>
          <w:t xml:space="preserve">modelling </w:t>
        </w:r>
      </w:ins>
      <w:ins w:id="487" w:author="Max Lindmark" w:date="2020-02-08T16:02:00Z">
        <w:r w:rsidR="004650D2">
          <w:rPr>
            <w:rFonts w:ascii="Times New Roman" w:hAnsi="Times New Roman" w:cs="Times New Roman"/>
            <w:bCs/>
            <w:lang w:val="en-US"/>
          </w:rPr>
          <w:t>scenarios</w:t>
        </w:r>
      </w:ins>
      <w:ins w:id="488" w:author="Max Lindmark" w:date="2020-02-08T16:43:00Z">
        <w:r w:rsidR="00625ADE">
          <w:rPr>
            <w:rFonts w:ascii="Times New Roman" w:hAnsi="Times New Roman" w:cs="Times New Roman"/>
            <w:bCs/>
            <w:lang w:val="en-US"/>
          </w:rPr>
          <w:t xml:space="preserve"> and that the effect can </w:t>
        </w:r>
      </w:ins>
      <w:ins w:id="489" w:author="Max Lindmark" w:date="2020-02-08T16:44:00Z">
        <w:r w:rsidR="00625ADE">
          <w:rPr>
            <w:rFonts w:ascii="Times New Roman" w:hAnsi="Times New Roman" w:cs="Times New Roman"/>
            <w:bCs/>
            <w:lang w:val="en-US"/>
          </w:rPr>
          <w:t xml:space="preserve">largely </w:t>
        </w:r>
        <w:r w:rsidR="00054604">
          <w:rPr>
            <w:rFonts w:ascii="Times New Roman" w:hAnsi="Times New Roman" w:cs="Times New Roman"/>
            <w:bCs/>
            <w:lang w:val="en-US"/>
          </w:rPr>
          <w:t xml:space="preserve">be </w:t>
        </w:r>
      </w:ins>
      <w:ins w:id="490" w:author="Max Lindmark" w:date="2020-02-08T16:43:00Z">
        <w:r w:rsidR="00625ADE">
          <w:rPr>
            <w:rFonts w:ascii="Times New Roman" w:hAnsi="Times New Roman" w:cs="Times New Roman"/>
            <w:bCs/>
            <w:lang w:val="en-US"/>
          </w:rPr>
          <w:t>predicted from changes in growth and size-structure</w:t>
        </w:r>
      </w:ins>
      <w:ins w:id="491" w:author="Max Lindmark" w:date="2020-02-08T16:02:00Z">
        <w:r w:rsidR="004650D2">
          <w:rPr>
            <w:rFonts w:ascii="Times New Roman" w:hAnsi="Times New Roman" w:cs="Times New Roman"/>
            <w:bCs/>
            <w:lang w:val="en-US"/>
          </w:rPr>
          <w:t xml:space="preserve">. </w:t>
        </w:r>
      </w:ins>
      <w:del w:id="492" w:author="Max Lindmark" w:date="2020-02-08T16:00:00Z">
        <w:r w:rsidR="00354C69" w:rsidDel="004650D2">
          <w:rPr>
            <w:rFonts w:ascii="Times New Roman" w:hAnsi="Times New Roman" w:cs="Times New Roman"/>
            <w:bCs/>
            <w:lang w:val="en-US"/>
          </w:rPr>
          <w:delText xml:space="preserve">the </w:delText>
        </w:r>
        <w:r w:rsidR="00160D4A" w:rsidDel="004650D2">
          <w:rPr>
            <w:rFonts w:ascii="Times New Roman" w:hAnsi="Times New Roman" w:cs="Times New Roman"/>
            <w:bCs/>
            <w:lang w:val="en-US"/>
          </w:rPr>
          <w:delText xml:space="preserve">type of </w:delText>
        </w:r>
        <w:r w:rsidR="00354C69" w:rsidDel="004650D2">
          <w:rPr>
            <w:rFonts w:ascii="Times New Roman" w:hAnsi="Times New Roman" w:cs="Times New Roman"/>
            <w:bCs/>
            <w:lang w:val="en-US"/>
          </w:rPr>
          <w:delText>temperature</w:delText>
        </w:r>
        <w:r w:rsidR="00160D4A" w:rsidDel="004650D2">
          <w:rPr>
            <w:rFonts w:ascii="Times New Roman" w:hAnsi="Times New Roman" w:cs="Times New Roman"/>
            <w:bCs/>
            <w:lang w:val="en-US"/>
          </w:rPr>
          <w:delText>-dependence</w:delText>
        </w:r>
        <w:r w:rsidR="00753533" w:rsidDel="004650D2">
          <w:rPr>
            <w:rFonts w:ascii="Times New Roman" w:hAnsi="Times New Roman" w:cs="Times New Roman"/>
            <w:bCs/>
            <w:lang w:val="en-US"/>
          </w:rPr>
          <w:delText xml:space="preserve"> affects </w:delText>
        </w:r>
      </w:del>
      <w:del w:id="493" w:author="Max Lindmark" w:date="2020-02-08T16:02:00Z">
        <w:r w:rsidR="00D33669" w:rsidDel="004650D2">
          <w:rPr>
            <w:rFonts w:ascii="Times New Roman" w:hAnsi="Times New Roman" w:cs="Times New Roman"/>
            <w:bCs/>
            <w:lang w:val="en-US"/>
          </w:rPr>
          <w:delText xml:space="preserve">both yields and </w:delText>
        </w:r>
        <w:r w:rsidR="00B809BB" w:rsidDel="004650D2">
          <w:rPr>
            <w:rFonts w:ascii="Times New Roman" w:hAnsi="Times New Roman" w:cs="Times New Roman"/>
            <w:bCs/>
            <w:lang w:val="en-US"/>
          </w:rPr>
          <w:delText xml:space="preserve">these management </w:delText>
        </w:r>
        <w:r w:rsidR="00995640" w:rsidDel="004650D2">
          <w:rPr>
            <w:rFonts w:ascii="Times New Roman" w:hAnsi="Times New Roman" w:cs="Times New Roman"/>
            <w:bCs/>
            <w:lang w:val="en-US"/>
          </w:rPr>
          <w:delText>reference points</w:delText>
        </w:r>
        <w:r w:rsidR="00396605" w:rsidDel="004650D2">
          <w:rPr>
            <w:rFonts w:ascii="Times New Roman" w:hAnsi="Times New Roman" w:cs="Times New Roman"/>
            <w:bCs/>
            <w:lang w:val="en-US"/>
          </w:rPr>
          <w:delText xml:space="preserve">, likely driven by </w:delText>
        </w:r>
        <w:r w:rsidR="00F402D1" w:rsidDel="004650D2">
          <w:rPr>
            <w:rFonts w:ascii="Times New Roman" w:hAnsi="Times New Roman" w:cs="Times New Roman"/>
            <w:bCs/>
            <w:lang w:val="en-US"/>
          </w:rPr>
          <w:delText>changes in growth and size-at-age</w:delText>
        </w:r>
        <w:r w:rsidR="00C758E4" w:rsidDel="004650D2">
          <w:rPr>
            <w:rFonts w:ascii="Times New Roman" w:hAnsi="Times New Roman" w:cs="Times New Roman"/>
            <w:bCs/>
            <w:lang w:val="en-US"/>
          </w:rPr>
          <w:delText>.</w:delText>
        </w:r>
        <w:r w:rsidR="001E02BF" w:rsidDel="004650D2">
          <w:rPr>
            <w:rFonts w:ascii="Times New Roman" w:hAnsi="Times New Roman" w:cs="Times New Roman"/>
            <w:bCs/>
            <w:lang w:val="en-US"/>
          </w:rPr>
          <w:delText xml:space="preserve"> </w:delText>
        </w:r>
      </w:del>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w:t>
      </w:r>
      <w:ins w:id="494" w:author="Anna Gårdmark" w:date="2020-02-07T17:22:00Z">
        <w:del w:id="495" w:author="Max Lindmark" w:date="2020-02-08T16:03:00Z">
          <w:r w:rsidR="00160D4A" w:rsidDel="004650D2">
            <w:rPr>
              <w:rFonts w:ascii="Times New Roman" w:hAnsi="Times New Roman" w:cs="Times New Roman"/>
              <w:bCs/>
              <w:lang w:val="en-US"/>
            </w:rPr>
            <w:delText xml:space="preserve">fish </w:delText>
          </w:r>
        </w:del>
      </w:ins>
      <w:r w:rsidR="00E42CA0">
        <w:rPr>
          <w:rFonts w:ascii="Times New Roman" w:hAnsi="Times New Roman" w:cs="Times New Roman"/>
          <w:bCs/>
          <w:lang w:val="en-US"/>
        </w:rPr>
        <w:t>size-at-age declines</w:t>
      </w:r>
      <w:r w:rsidR="00160D4A">
        <w:rPr>
          <w:rFonts w:ascii="Times New Roman" w:hAnsi="Times New Roman" w:cs="Times New Roman"/>
          <w:bCs/>
          <w:lang w:val="en-US"/>
        </w:rPr>
        <w:t xml:space="preserve"> and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w:t>
      </w:r>
      <w:del w:id="496" w:author="Max Lindmark" w:date="2020-02-08T16:03:00Z">
        <w:r w:rsidR="00E255C0" w:rsidDel="004650D2">
          <w:rPr>
            <w:rFonts w:ascii="Times New Roman" w:hAnsi="Times New Roman" w:cs="Times New Roman"/>
            <w:bCs/>
            <w:lang w:val="en-US"/>
          </w:rPr>
          <w:delText xml:space="preserve">all </w:delText>
        </w:r>
      </w:del>
      <w:ins w:id="497" w:author="Max Lindmark" w:date="2020-02-08T16:03:00Z">
        <w:r w:rsidR="004650D2">
          <w:rPr>
            <w:rFonts w:ascii="Times New Roman" w:hAnsi="Times New Roman" w:cs="Times New Roman"/>
            <w:bCs/>
            <w:lang w:val="en-US"/>
          </w:rPr>
          <w:t xml:space="preserve">are lower in simulations with </w:t>
        </w:r>
      </w:ins>
      <w:del w:id="498" w:author="Max Lindmark" w:date="2020-02-08T16:03:00Z">
        <w:r w:rsidR="00E255C0" w:rsidDel="004650D2">
          <w:rPr>
            <w:rFonts w:ascii="Times New Roman" w:hAnsi="Times New Roman" w:cs="Times New Roman"/>
            <w:bCs/>
            <w:lang w:val="en-US"/>
          </w:rPr>
          <w:delText>decline with warming</w:delText>
        </w:r>
        <w:r w:rsidR="00073FB3" w:rsidDel="004650D2">
          <w:rPr>
            <w:rFonts w:ascii="Times New Roman" w:hAnsi="Times New Roman" w:cs="Times New Roman"/>
            <w:bCs/>
            <w:lang w:val="en-US"/>
          </w:rPr>
          <w:delText xml:space="preserve"> (</w:delText>
        </w:r>
      </w:del>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ins w:id="499" w:author="Max Lindmark" w:date="2020-02-08T16:03:00Z">
        <w:r w:rsidR="004650D2">
          <w:rPr>
            <w:rFonts w:ascii="Times New Roman" w:hAnsi="Times New Roman" w:cs="Times New Roman"/>
            <w:bCs/>
            <w:lang w:val="en-US"/>
          </w:rPr>
          <w:t xml:space="preserve">warming </w:t>
        </w:r>
      </w:ins>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del w:id="500" w:author="Max Lindmark" w:date="2020-02-08T16:03:00Z">
        <w:r w:rsidR="00A068BE" w:rsidDel="004650D2">
          <w:rPr>
            <w:rFonts w:ascii="Times New Roman" w:eastAsiaTheme="minorEastAsia" w:hAnsi="Times New Roman" w:cs="Times New Roman"/>
            <w:bCs/>
            <w:lang w:val="en-US"/>
          </w:rPr>
          <w:delText>)</w:delText>
        </w:r>
      </w:del>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ins w:id="501" w:author="Anna Gårdmark" w:date="2020-02-09T09:47:00Z">
        <w:r w:rsidR="008C62F4">
          <w:rPr>
            <w:rFonts w:ascii="Times New Roman" w:hAnsi="Times New Roman" w:cs="Times New Roman"/>
            <w:bCs/>
            <w:lang w:val="en-US"/>
          </w:rPr>
          <w:t xml:space="preserve">body </w:t>
        </w:r>
      </w:ins>
      <w:r w:rsidR="00744222">
        <w:rPr>
          <w:rFonts w:ascii="Times New Roman" w:hAnsi="Times New Roman" w:cs="Times New Roman"/>
          <w:bCs/>
          <w:lang w:val="en-US"/>
        </w:rPr>
        <w:t>growth</w:t>
      </w:r>
      <w:ins w:id="502" w:author="Anna Gårdmark" w:date="2020-02-09T09:47:00Z">
        <w:r w:rsidR="008C62F4">
          <w:rPr>
            <w:rFonts w:ascii="Times New Roman" w:hAnsi="Times New Roman" w:cs="Times New Roman"/>
            <w:bCs/>
            <w:lang w:val="en-US"/>
          </w:rPr>
          <w:t>,</w:t>
        </w:r>
      </w:ins>
      <w:ins w:id="503" w:author="Max Lindmark" w:date="2020-02-08T16:05:00Z">
        <w:r w:rsidR="004650D2">
          <w:rPr>
            <w:rFonts w:ascii="Times New Roman" w:hAnsi="Times New Roman" w:cs="Times New Roman"/>
            <w:bCs/>
            <w:lang w:val="en-US"/>
          </w:rPr>
          <w:t xml:space="preserve"> when making</w:t>
        </w:r>
      </w:ins>
      <w:del w:id="504" w:author="Max Lindmark" w:date="2020-02-08T16:04:00Z">
        <w:r w:rsidR="00744222" w:rsidDel="004650D2">
          <w:rPr>
            <w:rFonts w:ascii="Times New Roman" w:hAnsi="Times New Roman" w:cs="Times New Roman"/>
            <w:bCs/>
            <w:lang w:val="en-US"/>
          </w:rPr>
          <w:delText xml:space="preserve">, </w:delText>
        </w:r>
        <w:r w:rsidR="00525FB4" w:rsidDel="004650D2">
          <w:rPr>
            <w:rFonts w:ascii="Times New Roman" w:hAnsi="Times New Roman" w:cs="Times New Roman"/>
            <w:bCs/>
            <w:lang w:val="en-US"/>
          </w:rPr>
          <w:delText>and</w:delText>
        </w:r>
      </w:del>
      <w:del w:id="505" w:author="Max Lindmark" w:date="2020-02-08T16:05:00Z">
        <w:r w:rsidR="00525FB4" w:rsidDel="004650D2">
          <w:rPr>
            <w:rFonts w:ascii="Times New Roman" w:hAnsi="Times New Roman" w:cs="Times New Roman"/>
            <w:bCs/>
            <w:lang w:val="en-US"/>
          </w:rPr>
          <w:delText xml:space="preserve"> explicitly incorporate</w:delText>
        </w:r>
      </w:del>
      <w:del w:id="506" w:author="Max Lindmark" w:date="2020-02-08T16:04:00Z">
        <w:r w:rsidR="00525FB4" w:rsidDel="004650D2">
          <w:rPr>
            <w:rFonts w:ascii="Times New Roman" w:hAnsi="Times New Roman" w:cs="Times New Roman"/>
            <w:bCs/>
            <w:lang w:val="en-US"/>
          </w:rPr>
          <w:delText xml:space="preserve"> that</w:delText>
        </w:r>
      </w:del>
      <w:ins w:id="507" w:author="Anna Gårdmark" w:date="2020-02-07T17:06:00Z">
        <w:del w:id="508" w:author="Max Lindmark" w:date="2020-02-08T16:04:00Z">
          <w:r w:rsidR="00D33669" w:rsidDel="004650D2">
            <w:rPr>
              <w:rFonts w:ascii="Times New Roman" w:hAnsi="Times New Roman" w:cs="Times New Roman"/>
              <w:bCs/>
              <w:lang w:val="en-US"/>
            </w:rPr>
            <w:delText>,</w:delText>
          </w:r>
        </w:del>
        <w:del w:id="509" w:author="Max Lindmark" w:date="2020-02-08T16:05:00Z">
          <w:r w:rsidR="00D33669" w:rsidDel="004650D2">
            <w:rPr>
              <w:rFonts w:ascii="Times New Roman" w:hAnsi="Times New Roman" w:cs="Times New Roman"/>
              <w:bCs/>
              <w:lang w:val="en-US"/>
            </w:rPr>
            <w:delText xml:space="preserve"> </w:delText>
          </w:r>
          <w:commentRangeStart w:id="510"/>
          <w:r w:rsidR="00D33669" w:rsidDel="004650D2">
            <w:rPr>
              <w:rFonts w:ascii="Times New Roman" w:hAnsi="Times New Roman" w:cs="Times New Roman"/>
              <w:bCs/>
              <w:lang w:val="en-US"/>
            </w:rPr>
            <w:delText>in addition to warming-driven declines in primary productivity</w:delText>
          </w:r>
        </w:del>
      </w:ins>
      <w:commentRangeEnd w:id="510"/>
      <w:ins w:id="511" w:author="Anna Gårdmark" w:date="2020-02-07T17:07:00Z">
        <w:del w:id="512" w:author="Max Lindmark" w:date="2020-02-08T16:05:00Z">
          <w:r w:rsidR="00D33669" w:rsidDel="004650D2">
            <w:rPr>
              <w:rStyle w:val="Kommentarsreferens"/>
            </w:rPr>
            <w:commentReference w:id="510"/>
          </w:r>
        </w:del>
      </w:ins>
      <w:ins w:id="513" w:author="Anna Gårdmark" w:date="2020-02-07T17:06:00Z">
        <w:del w:id="514" w:author="Max Lindmark" w:date="2020-02-08T16:05:00Z">
          <w:r w:rsidR="00D33669" w:rsidDel="004650D2">
            <w:rPr>
              <w:rFonts w:ascii="Times New Roman" w:hAnsi="Times New Roman" w:cs="Times New Roman"/>
              <w:bCs/>
              <w:lang w:val="en-US"/>
            </w:rPr>
            <w:delText>,</w:delText>
          </w:r>
        </w:del>
      </w:ins>
      <w:r w:rsidR="00525FB4">
        <w:rPr>
          <w:rFonts w:ascii="Times New Roman" w:hAnsi="Times New Roman" w:cs="Times New Roman"/>
          <w:bCs/>
          <w:lang w:val="en-US"/>
        </w:rPr>
        <w:t xml:space="preserve"> </w:t>
      </w:r>
      <w:del w:id="515" w:author="Max Lindmark" w:date="2020-02-08T16:05:00Z">
        <w:r w:rsidR="00525FB4" w:rsidDel="004650D2">
          <w:rPr>
            <w:rFonts w:ascii="Times New Roman" w:hAnsi="Times New Roman" w:cs="Times New Roman"/>
            <w:bCs/>
            <w:lang w:val="en-US"/>
          </w:rPr>
          <w:delText xml:space="preserve">in </w:delText>
        </w:r>
      </w:del>
      <w:r w:rsidR="00525FB4">
        <w:rPr>
          <w:rFonts w:ascii="Times New Roman" w:hAnsi="Times New Roman" w:cs="Times New Roman"/>
          <w:bCs/>
          <w:lang w:val="en-US"/>
        </w:rPr>
        <w:t xml:space="preserve">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2E832A7B"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r w:rsidR="002137E8">
        <w:rPr>
          <w:rFonts w:cstheme="minorHAnsi"/>
          <w:bCs/>
          <w:lang w:val="en-US"/>
        </w:rPr>
        <w:t xml:space="preserve"> (Lindmark </w:t>
      </w:r>
      <w:r w:rsidR="002137E8" w:rsidRPr="002137E8">
        <w:rPr>
          <w:rFonts w:cstheme="minorHAnsi"/>
          <w:bCs/>
          <w:i/>
          <w:lang w:val="en-US"/>
          <w:rPrChange w:id="516" w:author="Anna Gårdmark" w:date="2020-02-07T14:39:00Z">
            <w:rPr>
              <w:rFonts w:cstheme="minorHAnsi"/>
              <w:bCs/>
              <w:lang w:val="en-US"/>
            </w:rPr>
          </w:rPrChange>
        </w:rPr>
        <w:t>et al</w:t>
      </w:r>
      <w:r w:rsidR="002137E8">
        <w:rPr>
          <w:rFonts w:cstheme="minorHAnsi"/>
          <w:bCs/>
          <w:lang w:val="en-US"/>
        </w:rPr>
        <w:t>., in prep.)</w:t>
      </w:r>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50B2B28C"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 xml:space="preserve">(Flombaum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ins w:id="517" w:author="Anna Gårdmark" w:date="2020-02-09T09:49:00Z">
        <w:r w:rsidR="008C62F4">
          <w:rPr>
            <w:rFonts w:cstheme="minorHAnsi"/>
            <w:bCs/>
            <w:lang w:val="en-US"/>
          </w:rPr>
          <w:t xml:space="preserve"> (</w:t>
        </w:r>
      </w:ins>
      <w:del w:id="518" w:author="Anna Gårdmark" w:date="2020-02-09T09:49:00Z">
        <w:r w:rsidR="008035C1" w:rsidDel="008C62F4">
          <w:rPr>
            <w:rFonts w:cstheme="minorHAnsi"/>
            <w:bCs/>
            <w:lang w:val="en-US"/>
          </w:rPr>
          <w:delText xml:space="preserve">, see e.g. </w:delText>
        </w:r>
      </w:del>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3A035B6B" w:rsidR="0098113C" w:rsidRDefault="00231B23" w:rsidP="00AA1FC1">
      <w:pPr>
        <w:spacing w:line="480" w:lineRule="auto"/>
        <w:ind w:firstLine="284"/>
        <w:jc w:val="both"/>
        <w:rPr>
          <w:rFonts w:cstheme="minorHAnsi"/>
          <w:bCs/>
          <w:lang w:val="en-US"/>
        </w:rPr>
      </w:pPr>
      <w:r>
        <w:rPr>
          <w:rFonts w:cstheme="minorHAnsi"/>
          <w:bCs/>
          <w:lang w:val="en-US"/>
        </w:rPr>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504A2">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b7UhPv6k/2nB9WOPG","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504A2" w:rsidRPr="008504A2">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del w:id="519" w:author="Max Lindmark" w:date="2020-02-08T15:31:00Z">
        <w:r w:rsidR="00D33669" w:rsidDel="003368A0">
          <w:rPr>
            <w:rFonts w:cstheme="minorHAnsi"/>
            <w:bCs/>
            <w:lang w:val="en-US"/>
          </w:rPr>
          <w:delText xml:space="preserve">essential </w:delText>
        </w:r>
      </w:del>
      <w:ins w:id="520" w:author="Max Lindmark" w:date="2020-02-08T15:31:00Z">
        <w:r w:rsidR="003368A0">
          <w:rPr>
            <w:rFonts w:cstheme="minorHAnsi"/>
            <w:bCs/>
            <w:lang w:val="en-US"/>
          </w:rPr>
          <w:t xml:space="preserve">important </w:t>
        </w:r>
      </w:ins>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del w:id="521" w:author="Max Lindmark" w:date="2020-02-08T15:31:00Z">
        <w:r w:rsidR="00D33669" w:rsidDel="003368A0">
          <w:rPr>
            <w:rFonts w:cstheme="minorHAnsi"/>
            <w:bCs/>
            <w:lang w:val="en-US"/>
          </w:rPr>
          <w:delText xml:space="preserve">urgency </w:delText>
        </w:r>
      </w:del>
      <w:ins w:id="522" w:author="Max Lindmark" w:date="2020-02-08T15:31:00Z">
        <w:r w:rsidR="003368A0">
          <w:rPr>
            <w:rFonts w:cstheme="minorHAnsi"/>
            <w:bCs/>
            <w:lang w:val="en-US"/>
          </w:rPr>
          <w:t xml:space="preserve">need for </w:t>
        </w:r>
      </w:ins>
      <w:del w:id="523" w:author="Max Lindmark" w:date="2020-02-08T15:31:00Z">
        <w:r w:rsidR="00D33669" w:rsidDel="003368A0">
          <w:rPr>
            <w:rFonts w:cstheme="minorHAnsi"/>
            <w:bCs/>
            <w:lang w:val="en-US"/>
          </w:rPr>
          <w:delText xml:space="preserve">in </w:delText>
        </w:r>
      </w:del>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del w:id="524" w:author="Max Lindmark" w:date="2020-02-08T15:28:00Z">
        <w:r w:rsidR="00D0116A" w:rsidDel="003368A0">
          <w:rPr>
            <w:rFonts w:cstheme="minorHAnsi"/>
            <w:bCs/>
            <w:lang w:val="en-US"/>
          </w:rPr>
          <w:delText xml:space="preserve"> </w:delText>
        </w:r>
        <w:r w:rsidR="00A00597" w:rsidDel="003368A0">
          <w:rPr>
            <w:rFonts w:cstheme="minorHAnsi"/>
            <w:bCs/>
            <w:lang w:val="en-US"/>
          </w:rPr>
          <w:delText>–</w:delText>
        </w:r>
      </w:del>
      <w:r w:rsidR="00A00597">
        <w:rPr>
          <w:rFonts w:cstheme="minorHAnsi"/>
          <w:bCs/>
          <w:lang w:val="en-US"/>
        </w:rPr>
        <w:t xml:space="preserve"> and their temperature-dependencies</w:t>
      </w:r>
      <w:del w:id="525" w:author="Max Lindmark" w:date="2020-02-08T15:28:00Z">
        <w:r w:rsidR="00A00597" w:rsidDel="003368A0">
          <w:rPr>
            <w:rFonts w:cstheme="minorHAnsi"/>
            <w:bCs/>
            <w:lang w:val="en-US"/>
          </w:rPr>
          <w:delText xml:space="preserve"> –</w:delText>
        </w:r>
      </w:del>
      <w:r w:rsidR="00A00597">
        <w:rPr>
          <w:rFonts w:cstheme="minorHAnsi"/>
          <w:bCs/>
          <w:lang w:val="en-US"/>
        </w:rPr>
        <w:t xml:space="preserve">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Reum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r w:rsidR="00154F46" w:rsidRPr="00F95139">
        <w:rPr>
          <w:rFonts w:cstheme="minorHAnsi"/>
          <w:lang w:val="en-GB"/>
        </w:rPr>
        <w:t xml:space="preserve">mizer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r w:rsidR="00E92C42" w:rsidRPr="00F95139">
        <w:rPr>
          <w:rFonts w:cstheme="minorHAnsi"/>
          <w:lang w:val="en-GB"/>
        </w:rPr>
        <w:t xml:space="preserve">mizer </w:t>
      </w:r>
      <w:r w:rsidR="00A919C6" w:rsidRPr="00F95139">
        <w:rPr>
          <w:rFonts w:cstheme="minorHAnsi"/>
          <w:lang w:val="en-GB"/>
        </w:rPr>
        <w:t>community</w:t>
      </w:r>
      <w:r w:rsidR="00531839">
        <w:rPr>
          <w:rFonts w:cstheme="minorHAnsi"/>
          <w:lang w:val="en-GB"/>
        </w:rPr>
        <w:t>, and Magnus Huss for providing useful input</w:t>
      </w:r>
      <w:commentRangeStart w:id="526"/>
      <w:r w:rsidR="00531839">
        <w:rPr>
          <w:rFonts w:cstheme="minorHAnsi"/>
          <w:lang w:val="en-GB"/>
        </w:rPr>
        <w:t>.</w:t>
      </w:r>
      <w:commentRangeEnd w:id="526"/>
      <w:r w:rsidR="00A00597">
        <w:rPr>
          <w:rStyle w:val="Kommentarsreferens"/>
        </w:rPr>
        <w:commentReference w:id="526"/>
      </w:r>
      <w:r w:rsidR="00A00597">
        <w:rPr>
          <w:rFonts w:cstheme="minorHAnsi"/>
          <w:lang w:val="en-GB"/>
        </w:rPr>
        <w:t xml:space="preserve"> </w:t>
      </w:r>
      <w:r w:rsidR="00A00597" w:rsidRPr="003368A0">
        <w:rPr>
          <w:rFonts w:eastAsiaTheme="minorEastAsia"/>
          <w:highlight w:val="yellow"/>
          <w:lang w:val="en-GB"/>
        </w:rPr>
        <w:t>This study was supported by grants from the Swedish Research Council FORMAS (no. 217</w:t>
      </w:r>
      <w:r w:rsidR="00A00597" w:rsidRPr="003368A0">
        <w:rPr>
          <w:rFonts w:eastAsiaTheme="minorEastAsia" w:hint="eastAsia"/>
          <w:highlight w:val="yellow"/>
          <w:lang w:val="en-GB"/>
        </w:rPr>
        <w:t>‐</w:t>
      </w:r>
      <w:r w:rsidR="00A00597" w:rsidRPr="003368A0">
        <w:rPr>
          <w:rFonts w:eastAsiaTheme="minorEastAsia"/>
          <w:highlight w:val="yellow"/>
          <w:lang w:val="en-GB"/>
        </w:rPr>
        <w:t>2013</w:t>
      </w:r>
      <w:r w:rsidR="00A00597" w:rsidRPr="003368A0">
        <w:rPr>
          <w:rFonts w:eastAsiaTheme="minorEastAsia" w:hint="eastAsia"/>
          <w:highlight w:val="yellow"/>
          <w:lang w:val="en-GB"/>
        </w:rPr>
        <w:t>‐</w:t>
      </w:r>
      <w:r w:rsidR="00A00597" w:rsidRPr="003368A0">
        <w:rPr>
          <w:rFonts w:eastAsiaTheme="minorEastAsia"/>
          <w:highlight w:val="yellow"/>
          <w:lang w:val="en-GB"/>
        </w:rPr>
        <w:t>1315) and the Swedish Research Council (no. 2015</w:t>
      </w:r>
      <w:r w:rsidR="00A00597" w:rsidRPr="003368A0">
        <w:rPr>
          <w:rFonts w:eastAsiaTheme="minorEastAsia" w:hint="eastAsia"/>
          <w:highlight w:val="yellow"/>
          <w:lang w:val="en-GB"/>
        </w:rPr>
        <w:t>‐</w:t>
      </w:r>
      <w:r w:rsidR="00A00597" w:rsidRPr="003368A0">
        <w:rPr>
          <w:rFonts w:eastAsiaTheme="minorEastAsia"/>
          <w:highlight w:val="yellow"/>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527"/>
      <w:commentRangeStart w:id="528"/>
      <w:commentRangeStart w:id="529"/>
      <w:commentRangeStart w:id="530"/>
      <w:r w:rsidRPr="00F95139">
        <w:rPr>
          <w:rFonts w:cstheme="minorHAnsi"/>
          <w:b/>
          <w:lang w:val="en-GB"/>
        </w:rPr>
        <w:t>Author contributions</w:t>
      </w:r>
      <w:commentRangeEnd w:id="527"/>
      <w:r w:rsidR="00B6138F">
        <w:rPr>
          <w:rStyle w:val="Kommentarsreferens"/>
        </w:rPr>
        <w:commentReference w:id="527"/>
      </w:r>
      <w:commentRangeEnd w:id="528"/>
      <w:r w:rsidR="006B1C22">
        <w:rPr>
          <w:rStyle w:val="Kommentarsreferens"/>
        </w:rPr>
        <w:commentReference w:id="528"/>
      </w:r>
      <w:commentRangeEnd w:id="529"/>
      <w:r w:rsidR="00C33D30">
        <w:rPr>
          <w:rStyle w:val="Kommentarsreferens"/>
        </w:rPr>
        <w:commentReference w:id="529"/>
      </w:r>
      <w:commentRangeEnd w:id="530"/>
      <w:r w:rsidR="001404CC">
        <w:rPr>
          <w:rStyle w:val="Kommentarsreferens"/>
        </w:rPr>
        <w:commentReference w:id="530"/>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mizer</w:t>
      </w:r>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r w:rsidR="00BD3461">
        <w:fldChar w:fldCharType="begin"/>
      </w:r>
      <w:r w:rsidR="00BD3461" w:rsidRPr="00BD3461">
        <w:rPr>
          <w:lang w:val="en-GB"/>
          <w:rPrChange w:id="531" w:author="Anna Gårdmark" w:date="2020-02-07T10:00:00Z">
            <w:rPr/>
          </w:rPrChange>
        </w:rPr>
        <w:instrText xml:space="preserve"> HYPERLINK "https://github.com/maxlindmark/mizer-rewiring/tree/rewire-temp/baltic" </w:instrText>
      </w:r>
      <w:r w:rsidR="00BD3461">
        <w:fldChar w:fldCharType="separate"/>
      </w:r>
      <w:r w:rsidRPr="00F95139">
        <w:rPr>
          <w:rStyle w:val="Hyperlnk"/>
          <w:rFonts w:ascii="Times" w:hAnsi="Times"/>
          <w:lang w:val="en-GB"/>
        </w:rPr>
        <w:t>https://github.com/maxlindmark/mizer-rewiring/tree/rewire-temp/baltic</w:t>
      </w:r>
      <w:r w:rsidR="00BD3461">
        <w:rPr>
          <w:rStyle w:val="Hyperlnk"/>
          <w:rFonts w:ascii="Times" w:hAnsi="Times"/>
          <w:lang w:val="en-GB"/>
        </w:rPr>
        <w:fldChar w:fldCharType="end"/>
      </w:r>
      <w:r w:rsidRPr="00F95139">
        <w:rPr>
          <w:rFonts w:ascii="Times" w:hAnsi="Times"/>
          <w:lang w:val="en-GB"/>
        </w:rPr>
        <w:t>), and will be deposited on Zenodo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commentRangeStart w:id="532"/>
    <w:p w14:paraId="6EE78835" w14:textId="77777777" w:rsidR="006B6905" w:rsidRPr="006B6905" w:rsidRDefault="00C572FC">
      <w:pPr>
        <w:pStyle w:val="Litteraturfrteckning"/>
        <w:rPr>
          <w:ins w:id="533" w:author="Max Lindmark" w:date="2020-02-08T16:47:00Z"/>
          <w:lang w:val="en-GB"/>
        </w:rPr>
        <w:pPrChange w:id="534" w:author="Max Lindmark" w:date="2020-02-08T16:47:00Z">
          <w:pPr>
            <w:widowControl w:val="0"/>
            <w:autoSpaceDE w:val="0"/>
            <w:autoSpaceDN w:val="0"/>
            <w:adjustRightInd w:val="0"/>
          </w:pPr>
        </w:pPrChange>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ins w:id="535" w:author="Max Lindmark" w:date="2020-02-08T16:47:00Z">
        <w:r w:rsidR="006B6905" w:rsidRPr="006B6905">
          <w:rPr>
            <w:lang w:val="en-GB"/>
          </w:rPr>
          <w:t xml:space="preserve">Andersen, K.H. (2019). </w:t>
        </w:r>
        <w:r w:rsidR="006B6905" w:rsidRPr="006B6905">
          <w:rPr>
            <w:i/>
            <w:iCs/>
            <w:lang w:val="en-GB"/>
          </w:rPr>
          <w:t>Fish Ecology, Evolution, and Exploitation: A New Theoretical Synthesis</w:t>
        </w:r>
        <w:r w:rsidR="006B6905" w:rsidRPr="006B6905">
          <w:rPr>
            <w:lang w:val="en-GB"/>
          </w:rPr>
          <w:t>. Princeton University Press.</w:t>
        </w:r>
      </w:ins>
    </w:p>
    <w:p w14:paraId="43614334" w14:textId="77777777" w:rsidR="006B6905" w:rsidRPr="006B6905" w:rsidRDefault="006B6905">
      <w:pPr>
        <w:pStyle w:val="Litteraturfrteckning"/>
        <w:rPr>
          <w:ins w:id="536" w:author="Max Lindmark" w:date="2020-02-08T16:47:00Z"/>
          <w:rPrChange w:id="537" w:author="Max Lindmark" w:date="2020-02-08T16:48:00Z">
            <w:rPr>
              <w:ins w:id="538" w:author="Max Lindmark" w:date="2020-02-08T16:47:00Z"/>
              <w:lang w:val="en-GB"/>
            </w:rPr>
          </w:rPrChange>
        </w:rPr>
        <w:pPrChange w:id="539" w:author="Max Lindmark" w:date="2020-02-08T16:47:00Z">
          <w:pPr>
            <w:widowControl w:val="0"/>
            <w:autoSpaceDE w:val="0"/>
            <w:autoSpaceDN w:val="0"/>
            <w:adjustRightInd w:val="0"/>
          </w:pPr>
        </w:pPrChange>
      </w:pPr>
      <w:ins w:id="540" w:author="Max Lindmark" w:date="2020-02-08T16:47:00Z">
        <w:r w:rsidRPr="006B6905">
          <w:rPr>
            <w:lang w:val="en-GB"/>
          </w:rPr>
          <w:t xml:space="preserve">Andersen, K.H., Berge, T., Gonçalves, R.J., Hartvig, M., Heuschele, J., Hylander, S., </w:t>
        </w:r>
        <w:r w:rsidRPr="006B6905">
          <w:rPr>
            <w:i/>
            <w:iCs/>
            <w:lang w:val="en-GB"/>
          </w:rPr>
          <w:t>et al.</w:t>
        </w:r>
        <w:r w:rsidRPr="006B6905">
          <w:rPr>
            <w:lang w:val="en-GB"/>
          </w:rPr>
          <w:t xml:space="preserve"> (2016a). Characteristic Sizes of Life in the Oceans, from Bacteria to Whales. </w:t>
        </w:r>
        <w:r w:rsidRPr="006B6905">
          <w:rPr>
            <w:i/>
            <w:iCs/>
            <w:rPrChange w:id="541" w:author="Max Lindmark" w:date="2020-02-08T16:48:00Z">
              <w:rPr>
                <w:i/>
                <w:iCs/>
                <w:lang w:val="en-GB"/>
              </w:rPr>
            </w:rPrChange>
          </w:rPr>
          <w:t>Ann Rev Mar Sci</w:t>
        </w:r>
        <w:r w:rsidRPr="006B6905">
          <w:rPr>
            <w:rPrChange w:id="542" w:author="Max Lindmark" w:date="2020-02-08T16:48:00Z">
              <w:rPr>
                <w:lang w:val="en-GB"/>
              </w:rPr>
            </w:rPrChange>
          </w:rPr>
          <w:t>, 8, 217–241.</w:t>
        </w:r>
      </w:ins>
    </w:p>
    <w:p w14:paraId="055BF5BD" w14:textId="77777777" w:rsidR="006B6905" w:rsidRPr="006B6905" w:rsidRDefault="006B6905">
      <w:pPr>
        <w:pStyle w:val="Litteraturfrteckning"/>
        <w:rPr>
          <w:ins w:id="543" w:author="Max Lindmark" w:date="2020-02-08T16:47:00Z"/>
          <w:lang w:val="en-GB"/>
        </w:rPr>
        <w:pPrChange w:id="544" w:author="Max Lindmark" w:date="2020-02-08T16:47:00Z">
          <w:pPr>
            <w:widowControl w:val="0"/>
            <w:autoSpaceDE w:val="0"/>
            <w:autoSpaceDN w:val="0"/>
            <w:adjustRightInd w:val="0"/>
          </w:pPr>
        </w:pPrChange>
      </w:pPr>
      <w:ins w:id="545" w:author="Max Lindmark" w:date="2020-02-08T16:47:00Z">
        <w:r w:rsidRPr="006B6905">
          <w:rPr>
            <w:rPrChange w:id="546" w:author="Max Lindmark" w:date="2020-02-08T16:48:00Z">
              <w:rPr>
                <w:lang w:val="en-GB"/>
              </w:rPr>
            </w:rPrChange>
          </w:rPr>
          <w:t xml:space="preserve">Andersen, K.H. &amp; Beyer, J.E. (2006). </w:t>
        </w:r>
        <w:r w:rsidRPr="006B6905">
          <w:rPr>
            <w:lang w:val="en-GB"/>
          </w:rPr>
          <w:t xml:space="preserve">Asymptotic Size Determines Species Abundance in the Marine Size Spectrum. </w:t>
        </w:r>
        <w:r w:rsidRPr="006B6905">
          <w:rPr>
            <w:i/>
            <w:iCs/>
            <w:lang w:val="en-GB"/>
          </w:rPr>
          <w:t>The American Naturalist</w:t>
        </w:r>
        <w:r w:rsidRPr="006B6905">
          <w:rPr>
            <w:lang w:val="en-GB"/>
          </w:rPr>
          <w:t>, 168, 8.</w:t>
        </w:r>
      </w:ins>
    </w:p>
    <w:p w14:paraId="33EF10F4" w14:textId="77777777" w:rsidR="006B6905" w:rsidRPr="006B6905" w:rsidRDefault="006B6905">
      <w:pPr>
        <w:pStyle w:val="Litteraturfrteckning"/>
        <w:rPr>
          <w:ins w:id="547" w:author="Max Lindmark" w:date="2020-02-08T16:47:00Z"/>
          <w:lang w:val="en-GB"/>
        </w:rPr>
        <w:pPrChange w:id="548" w:author="Max Lindmark" w:date="2020-02-08T16:47:00Z">
          <w:pPr>
            <w:widowControl w:val="0"/>
            <w:autoSpaceDE w:val="0"/>
            <w:autoSpaceDN w:val="0"/>
            <w:adjustRightInd w:val="0"/>
          </w:pPr>
        </w:pPrChange>
      </w:pPr>
      <w:ins w:id="549" w:author="Max Lindmark" w:date="2020-02-08T16:47:00Z">
        <w:r w:rsidRPr="006B6905">
          <w:rPr>
            <w:lang w:val="en-GB"/>
          </w:rPr>
          <w:t xml:space="preserve">Andersen, K.H. &amp; Beyer, J.E. (2015). Size structure, not metabolic scaling rules, determines fisheries reference points. </w:t>
        </w:r>
        <w:r w:rsidRPr="006B6905">
          <w:rPr>
            <w:i/>
            <w:iCs/>
            <w:lang w:val="en-GB"/>
          </w:rPr>
          <w:t>Fish Fish</w:t>
        </w:r>
        <w:r w:rsidRPr="006B6905">
          <w:rPr>
            <w:lang w:val="en-GB"/>
          </w:rPr>
          <w:t>, 16, 1–22.</w:t>
        </w:r>
      </w:ins>
    </w:p>
    <w:p w14:paraId="756A2A71" w14:textId="77777777" w:rsidR="006B6905" w:rsidRPr="006B6905" w:rsidRDefault="006B6905">
      <w:pPr>
        <w:pStyle w:val="Litteraturfrteckning"/>
        <w:rPr>
          <w:ins w:id="550" w:author="Max Lindmark" w:date="2020-02-08T16:47:00Z"/>
          <w:lang w:val="en-GB"/>
        </w:rPr>
        <w:pPrChange w:id="551" w:author="Max Lindmark" w:date="2020-02-08T16:47:00Z">
          <w:pPr>
            <w:widowControl w:val="0"/>
            <w:autoSpaceDE w:val="0"/>
            <w:autoSpaceDN w:val="0"/>
            <w:adjustRightInd w:val="0"/>
          </w:pPr>
        </w:pPrChange>
      </w:pPr>
      <w:ins w:id="552" w:author="Max Lindmark" w:date="2020-02-08T16:47:00Z">
        <w:r w:rsidRPr="006B6905">
          <w:rPr>
            <w:lang w:val="en-GB"/>
          </w:rPr>
          <w:t xml:space="preserve">Andersen, K.Haste., Jacobsen, N.S., Life, O., Resources, A., Castle, C., Security, G.F., </w:t>
        </w:r>
        <w:r w:rsidRPr="006B6905">
          <w:rPr>
            <w:i/>
            <w:iCs/>
            <w:lang w:val="en-GB"/>
          </w:rPr>
          <w:t>et al.</w:t>
        </w:r>
        <w:r w:rsidRPr="006B6905">
          <w:rPr>
            <w:lang w:val="en-GB"/>
          </w:rPr>
          <w:t xml:space="preserve"> (2016b). The theoretical foundations for size spectrum models of fish communities. </w:t>
        </w:r>
        <w:r w:rsidRPr="006B6905">
          <w:rPr>
            <w:i/>
            <w:iCs/>
            <w:lang w:val="en-GB"/>
          </w:rPr>
          <w:t>Canadian Journal of Fisheries and Aquatic Sciences</w:t>
        </w:r>
        <w:r w:rsidRPr="006B6905">
          <w:rPr>
            <w:lang w:val="en-GB"/>
          </w:rPr>
          <w:t>, 73, 1–47.</w:t>
        </w:r>
      </w:ins>
    </w:p>
    <w:p w14:paraId="04EB2E09" w14:textId="77777777" w:rsidR="006B6905" w:rsidRPr="006B6905" w:rsidRDefault="006B6905">
      <w:pPr>
        <w:pStyle w:val="Litteraturfrteckning"/>
        <w:rPr>
          <w:ins w:id="553" w:author="Max Lindmark" w:date="2020-02-08T16:47:00Z"/>
          <w:lang w:val="en-GB"/>
        </w:rPr>
        <w:pPrChange w:id="554" w:author="Max Lindmark" w:date="2020-02-08T16:47:00Z">
          <w:pPr>
            <w:widowControl w:val="0"/>
            <w:autoSpaceDE w:val="0"/>
            <w:autoSpaceDN w:val="0"/>
            <w:adjustRightInd w:val="0"/>
          </w:pPr>
        </w:pPrChange>
      </w:pPr>
      <w:ins w:id="555" w:author="Max Lindmark" w:date="2020-02-08T16:47:00Z">
        <w:r w:rsidRPr="006B6905">
          <w:rPr>
            <w:lang w:val="en-GB"/>
          </w:rPr>
          <w:t xml:space="preserve">Andersen, K.Haste. &amp; Pedersen, M. (2009). Damped trophic cascades driven by fishing in model marine ecosystems. </w:t>
        </w:r>
        <w:r w:rsidRPr="006B6905">
          <w:rPr>
            <w:i/>
            <w:iCs/>
            <w:lang w:val="en-GB"/>
          </w:rPr>
          <w:t>Proceedings of the Royal Society of London B: Biological Sciences</w:t>
        </w:r>
        <w:r w:rsidRPr="006B6905">
          <w:rPr>
            <w:lang w:val="en-GB"/>
          </w:rPr>
          <w:t>, 277, 795–802.</w:t>
        </w:r>
      </w:ins>
    </w:p>
    <w:p w14:paraId="4D51C1D8" w14:textId="77777777" w:rsidR="006B6905" w:rsidRPr="006B6905" w:rsidRDefault="006B6905">
      <w:pPr>
        <w:pStyle w:val="Litteraturfrteckning"/>
        <w:rPr>
          <w:ins w:id="556" w:author="Max Lindmark" w:date="2020-02-08T16:47:00Z"/>
          <w:lang w:val="en-GB"/>
        </w:rPr>
        <w:pPrChange w:id="557" w:author="Max Lindmark" w:date="2020-02-08T16:47:00Z">
          <w:pPr>
            <w:widowControl w:val="0"/>
            <w:autoSpaceDE w:val="0"/>
            <w:autoSpaceDN w:val="0"/>
            <w:adjustRightInd w:val="0"/>
          </w:pPr>
        </w:pPrChange>
      </w:pPr>
      <w:ins w:id="558" w:author="Max Lindmark" w:date="2020-02-08T16:47:00Z">
        <w:r w:rsidRPr="006B6905">
          <w:rPr>
            <w:lang w:val="en-GB"/>
          </w:rPr>
          <w:t xml:space="preserve">Atkinson, D. (1994). Temperature and Organism Size—A Biological Law for Ectotherms? In: </w:t>
        </w:r>
        <w:r w:rsidRPr="006B6905">
          <w:rPr>
            <w:i/>
            <w:iCs/>
            <w:lang w:val="en-GB"/>
          </w:rPr>
          <w:t>Advances in Ecological Research</w:t>
        </w:r>
        <w:r w:rsidRPr="006B6905">
          <w:rPr>
            <w:lang w:val="en-GB"/>
          </w:rPr>
          <w:t>. Elsevier, pp. 1–58.</w:t>
        </w:r>
      </w:ins>
    </w:p>
    <w:p w14:paraId="54866C9C" w14:textId="77777777" w:rsidR="006B6905" w:rsidRPr="006B6905" w:rsidRDefault="006B6905">
      <w:pPr>
        <w:pStyle w:val="Litteraturfrteckning"/>
        <w:rPr>
          <w:ins w:id="559" w:author="Max Lindmark" w:date="2020-02-08T16:47:00Z"/>
          <w:lang w:val="en-GB"/>
        </w:rPr>
        <w:pPrChange w:id="560" w:author="Max Lindmark" w:date="2020-02-08T16:47:00Z">
          <w:pPr>
            <w:widowControl w:val="0"/>
            <w:autoSpaceDE w:val="0"/>
            <w:autoSpaceDN w:val="0"/>
            <w:adjustRightInd w:val="0"/>
          </w:pPr>
        </w:pPrChange>
      </w:pPr>
      <w:ins w:id="561" w:author="Max Lindmark" w:date="2020-02-08T16:47:00Z">
        <w:r w:rsidRPr="006B6905">
          <w:rPr>
            <w:lang w:val="en-GB"/>
          </w:rPr>
          <w:t xml:space="preserve">Audzijonyte, A., Barneche, D.R., Baudron, A.R., Belmaker, J., Clark, T.D., Marshall, C.T., </w:t>
        </w:r>
        <w:r w:rsidRPr="006B6905">
          <w:rPr>
            <w:i/>
            <w:iCs/>
            <w:lang w:val="en-GB"/>
          </w:rPr>
          <w:t>et al.</w:t>
        </w:r>
        <w:r w:rsidRPr="006B6905">
          <w:rPr>
            <w:lang w:val="en-GB"/>
          </w:rPr>
          <w:t xml:space="preserve"> (2018). Is oxygen limitation in warming waters a valid mechanism to explain decreased body sizes in aquatic ectotherms? </w:t>
        </w:r>
        <w:r w:rsidRPr="006B6905">
          <w:rPr>
            <w:i/>
            <w:iCs/>
            <w:lang w:val="en-GB"/>
          </w:rPr>
          <w:t>Global Ecology and Biogeography</w:t>
        </w:r>
        <w:r w:rsidRPr="006B6905">
          <w:rPr>
            <w:lang w:val="en-GB"/>
          </w:rPr>
          <w:t>.</w:t>
        </w:r>
      </w:ins>
    </w:p>
    <w:p w14:paraId="44018127" w14:textId="77777777" w:rsidR="006B6905" w:rsidRPr="006B6905" w:rsidRDefault="006B6905">
      <w:pPr>
        <w:pStyle w:val="Litteraturfrteckning"/>
        <w:rPr>
          <w:ins w:id="562" w:author="Max Lindmark" w:date="2020-02-08T16:47:00Z"/>
          <w:lang w:val="en-GB"/>
        </w:rPr>
        <w:pPrChange w:id="563" w:author="Max Lindmark" w:date="2020-02-08T16:47:00Z">
          <w:pPr>
            <w:widowControl w:val="0"/>
            <w:autoSpaceDE w:val="0"/>
            <w:autoSpaceDN w:val="0"/>
            <w:adjustRightInd w:val="0"/>
          </w:pPr>
        </w:pPrChange>
      </w:pPr>
      <w:ins w:id="564" w:author="Max Lindmark" w:date="2020-02-08T16:47:00Z">
        <w:r w:rsidRPr="006B6905">
          <w:rPr>
            <w:lang w:val="en-GB"/>
          </w:rPr>
          <w:t xml:space="preserve">Audzijonyte, A., Kuparinen, A., Gorton, R. &amp; Fulton, E.A. (2013). Ecological consequences of body size decline in harvested fish species: positive feedback loops in trophic interactions amplify human impact. </w:t>
        </w:r>
        <w:r w:rsidRPr="006B6905">
          <w:rPr>
            <w:i/>
            <w:iCs/>
            <w:lang w:val="en-GB"/>
          </w:rPr>
          <w:t>Biology Letters</w:t>
        </w:r>
        <w:r w:rsidRPr="006B6905">
          <w:rPr>
            <w:lang w:val="en-GB"/>
          </w:rPr>
          <w:t>, 9, 20121103.</w:t>
        </w:r>
      </w:ins>
    </w:p>
    <w:p w14:paraId="08C47EE7" w14:textId="77777777" w:rsidR="006B6905" w:rsidRPr="006B6905" w:rsidRDefault="006B6905">
      <w:pPr>
        <w:pStyle w:val="Litteraturfrteckning"/>
        <w:rPr>
          <w:ins w:id="565" w:author="Max Lindmark" w:date="2020-02-08T16:47:00Z"/>
          <w:lang w:val="en-GB"/>
        </w:rPr>
        <w:pPrChange w:id="566" w:author="Max Lindmark" w:date="2020-02-08T16:47:00Z">
          <w:pPr>
            <w:widowControl w:val="0"/>
            <w:autoSpaceDE w:val="0"/>
            <w:autoSpaceDN w:val="0"/>
            <w:adjustRightInd w:val="0"/>
          </w:pPr>
        </w:pPrChange>
      </w:pPr>
      <w:ins w:id="567" w:author="Max Lindmark" w:date="2020-02-08T16:47:00Z">
        <w:r w:rsidRPr="006B6905">
          <w:rPr>
            <w:lang w:val="en-GB"/>
          </w:rPr>
          <w:t xml:space="preserve">Barange, M., Merino, G., Blanchard, J.L., Scholtens, J., Harle, J., Allison, E.H., </w:t>
        </w:r>
        <w:r w:rsidRPr="006B6905">
          <w:rPr>
            <w:i/>
            <w:iCs/>
            <w:lang w:val="en-GB"/>
          </w:rPr>
          <w:t>et al.</w:t>
        </w:r>
        <w:r w:rsidRPr="006B6905">
          <w:rPr>
            <w:lang w:val="en-GB"/>
          </w:rPr>
          <w:t xml:space="preserve"> (2014). Impacts of climate change on marine ecosystem production in societies dependent on fisheries. </w:t>
        </w:r>
        <w:r w:rsidRPr="006B6905">
          <w:rPr>
            <w:i/>
            <w:iCs/>
            <w:lang w:val="en-GB"/>
          </w:rPr>
          <w:t>Nature Clim Change</w:t>
        </w:r>
        <w:r w:rsidRPr="006B6905">
          <w:rPr>
            <w:lang w:val="en-GB"/>
          </w:rPr>
          <w:t>, 4, 211–216.</w:t>
        </w:r>
      </w:ins>
    </w:p>
    <w:p w14:paraId="75450D33" w14:textId="77777777" w:rsidR="006B6905" w:rsidRPr="006B6905" w:rsidRDefault="006B6905">
      <w:pPr>
        <w:pStyle w:val="Litteraturfrteckning"/>
        <w:rPr>
          <w:ins w:id="568" w:author="Max Lindmark" w:date="2020-02-08T16:47:00Z"/>
          <w:lang w:val="en-GB"/>
        </w:rPr>
        <w:pPrChange w:id="569" w:author="Max Lindmark" w:date="2020-02-08T16:47:00Z">
          <w:pPr>
            <w:widowControl w:val="0"/>
            <w:autoSpaceDE w:val="0"/>
            <w:autoSpaceDN w:val="0"/>
            <w:adjustRightInd w:val="0"/>
          </w:pPr>
        </w:pPrChange>
      </w:pPr>
      <w:ins w:id="570" w:author="Max Lindmark" w:date="2020-02-08T16:47:00Z">
        <w:r w:rsidRPr="006B6905">
          <w:rPr>
            <w:lang w:val="en-GB"/>
          </w:rPr>
          <w:t xml:space="preserve">Barneche, D.R., Jahn, M. &amp; Seebacher, F. (2019). Warming increases the cost of growth in a model vertebrate. </w:t>
        </w:r>
        <w:r w:rsidRPr="006B6905">
          <w:rPr>
            <w:i/>
            <w:iCs/>
            <w:lang w:val="en-GB"/>
          </w:rPr>
          <w:t>Functional Ecology</w:t>
        </w:r>
        <w:r w:rsidRPr="006B6905">
          <w:rPr>
            <w:lang w:val="en-GB"/>
          </w:rPr>
          <w:t>, 33, 1256–1266.</w:t>
        </w:r>
      </w:ins>
    </w:p>
    <w:p w14:paraId="751860F3" w14:textId="77777777" w:rsidR="006B6905" w:rsidRPr="006B6905" w:rsidRDefault="006B6905">
      <w:pPr>
        <w:pStyle w:val="Litteraturfrteckning"/>
        <w:rPr>
          <w:ins w:id="571" w:author="Max Lindmark" w:date="2020-02-08T16:47:00Z"/>
          <w:rPrChange w:id="572" w:author="Max Lindmark" w:date="2020-02-08T16:48:00Z">
            <w:rPr>
              <w:ins w:id="573" w:author="Max Lindmark" w:date="2020-02-08T16:47:00Z"/>
              <w:lang w:val="en-GB"/>
            </w:rPr>
          </w:rPrChange>
        </w:rPr>
        <w:pPrChange w:id="574" w:author="Max Lindmark" w:date="2020-02-08T16:47:00Z">
          <w:pPr>
            <w:widowControl w:val="0"/>
            <w:autoSpaceDE w:val="0"/>
            <w:autoSpaceDN w:val="0"/>
            <w:adjustRightInd w:val="0"/>
          </w:pPr>
        </w:pPrChange>
      </w:pPr>
      <w:ins w:id="575" w:author="Max Lindmark" w:date="2020-02-08T16:47:00Z">
        <w:r w:rsidRPr="006B6905">
          <w:rPr>
            <w:lang w:val="en-GB"/>
          </w:rPr>
          <w:t xml:space="preserve">Barnes, C., Irigoien, X., De Oliveira, J.A.A., Maxwell, D. &amp; Jennings, S. (2011). Predicting marine phytoplankton community size structure from empirical relationships with remotely sensed variables. </w:t>
        </w:r>
        <w:r w:rsidRPr="006B6905">
          <w:rPr>
            <w:i/>
            <w:iCs/>
            <w:rPrChange w:id="576" w:author="Max Lindmark" w:date="2020-02-08T16:48:00Z">
              <w:rPr>
                <w:i/>
                <w:iCs/>
                <w:lang w:val="en-GB"/>
              </w:rPr>
            </w:rPrChange>
          </w:rPr>
          <w:t>J Plankton Res</w:t>
        </w:r>
        <w:r w:rsidRPr="006B6905">
          <w:rPr>
            <w:rPrChange w:id="577" w:author="Max Lindmark" w:date="2020-02-08T16:48:00Z">
              <w:rPr>
                <w:lang w:val="en-GB"/>
              </w:rPr>
            </w:rPrChange>
          </w:rPr>
          <w:t>, 33, 13–24.</w:t>
        </w:r>
      </w:ins>
    </w:p>
    <w:p w14:paraId="434C3B32" w14:textId="77777777" w:rsidR="006B6905" w:rsidRPr="006B6905" w:rsidRDefault="006B6905">
      <w:pPr>
        <w:pStyle w:val="Litteraturfrteckning"/>
        <w:rPr>
          <w:ins w:id="578" w:author="Max Lindmark" w:date="2020-02-08T16:47:00Z"/>
          <w:lang w:val="en-GB"/>
        </w:rPr>
        <w:pPrChange w:id="579" w:author="Max Lindmark" w:date="2020-02-08T16:47:00Z">
          <w:pPr>
            <w:widowControl w:val="0"/>
            <w:autoSpaceDE w:val="0"/>
            <w:autoSpaceDN w:val="0"/>
            <w:adjustRightInd w:val="0"/>
          </w:pPr>
        </w:pPrChange>
      </w:pPr>
      <w:ins w:id="580" w:author="Max Lindmark" w:date="2020-02-08T16:47:00Z">
        <w:r w:rsidRPr="006B6905">
          <w:rPr>
            <w:rPrChange w:id="581" w:author="Max Lindmark" w:date="2020-02-08T16:48:00Z">
              <w:rPr>
                <w:lang w:val="en-GB"/>
              </w:rPr>
            </w:rPrChange>
          </w:rPr>
          <w:t xml:space="preserve">Bartolino, V., Margonski, P., Lindegren, M., Linderholm, H.W., Cardinale, M., Rayner, D., </w:t>
        </w:r>
        <w:r w:rsidRPr="006B6905">
          <w:rPr>
            <w:i/>
            <w:iCs/>
            <w:rPrChange w:id="582" w:author="Max Lindmark" w:date="2020-02-08T16:48:00Z">
              <w:rPr>
                <w:i/>
                <w:iCs/>
                <w:lang w:val="en-GB"/>
              </w:rPr>
            </w:rPrChange>
          </w:rPr>
          <w:t>et al.</w:t>
        </w:r>
        <w:r w:rsidRPr="006B6905">
          <w:rPr>
            <w:rPrChange w:id="583" w:author="Max Lindmark" w:date="2020-02-08T16:48:00Z">
              <w:rPr>
                <w:lang w:val="en-GB"/>
              </w:rPr>
            </w:rPrChange>
          </w:rPr>
          <w:t xml:space="preserve"> </w:t>
        </w:r>
        <w:r w:rsidRPr="006B6905">
          <w:rPr>
            <w:lang w:val="en-GB"/>
          </w:rPr>
          <w:t xml:space="preserve">(2014). Forecasting fish stock dynamics under climate change: Baltic herring (Clupea harengus) as a case study. </w:t>
        </w:r>
        <w:r w:rsidRPr="006B6905">
          <w:rPr>
            <w:i/>
            <w:iCs/>
            <w:lang w:val="en-GB"/>
          </w:rPr>
          <w:t>Fisheries Oceanography</w:t>
        </w:r>
        <w:r w:rsidRPr="006B6905">
          <w:rPr>
            <w:lang w:val="en-GB"/>
          </w:rPr>
          <w:t>, 23, 258–269.</w:t>
        </w:r>
      </w:ins>
    </w:p>
    <w:p w14:paraId="5E87BCD0" w14:textId="77777777" w:rsidR="006B6905" w:rsidRPr="006B6905" w:rsidRDefault="006B6905">
      <w:pPr>
        <w:pStyle w:val="Litteraturfrteckning"/>
        <w:rPr>
          <w:ins w:id="584" w:author="Max Lindmark" w:date="2020-02-08T16:47:00Z"/>
          <w:lang w:val="en-GB"/>
        </w:rPr>
        <w:pPrChange w:id="585" w:author="Max Lindmark" w:date="2020-02-08T16:47:00Z">
          <w:pPr>
            <w:widowControl w:val="0"/>
            <w:autoSpaceDE w:val="0"/>
            <w:autoSpaceDN w:val="0"/>
            <w:adjustRightInd w:val="0"/>
          </w:pPr>
        </w:pPrChange>
      </w:pPr>
      <w:ins w:id="586" w:author="Max Lindmark" w:date="2020-02-08T16:47:00Z">
        <w:r w:rsidRPr="006B6905">
          <w:rPr>
            <w:lang w:val="en-GB"/>
          </w:rPr>
          <w:t xml:space="preserve">Baudron, A.R., Needle, C.L., Rijnsdorp, A.D. &amp; Marshall, C.T. (2014). Warming temperatures and smaller body sizes: synchronous changes in growth of North Sea fishes. </w:t>
        </w:r>
        <w:r w:rsidRPr="006B6905">
          <w:rPr>
            <w:i/>
            <w:iCs/>
            <w:lang w:val="en-GB"/>
          </w:rPr>
          <w:t>Global Change Biology</w:t>
        </w:r>
        <w:r w:rsidRPr="006B6905">
          <w:rPr>
            <w:lang w:val="en-GB"/>
          </w:rPr>
          <w:t>, 20, 1023–1031.</w:t>
        </w:r>
      </w:ins>
    </w:p>
    <w:p w14:paraId="186354A0" w14:textId="77777777" w:rsidR="006B6905" w:rsidRPr="006B6905" w:rsidRDefault="006B6905">
      <w:pPr>
        <w:pStyle w:val="Litteraturfrteckning"/>
        <w:rPr>
          <w:ins w:id="587" w:author="Max Lindmark" w:date="2020-02-08T16:47:00Z"/>
          <w:lang w:val="en-GB"/>
        </w:rPr>
        <w:pPrChange w:id="588" w:author="Max Lindmark" w:date="2020-02-08T16:47:00Z">
          <w:pPr>
            <w:widowControl w:val="0"/>
            <w:autoSpaceDE w:val="0"/>
            <w:autoSpaceDN w:val="0"/>
            <w:adjustRightInd w:val="0"/>
          </w:pPr>
        </w:pPrChange>
      </w:pPr>
      <w:ins w:id="589" w:author="Max Lindmark" w:date="2020-02-08T16:47:00Z">
        <w:r w:rsidRPr="006B6905">
          <w:rPr>
            <w:lang w:val="en-GB"/>
          </w:rPr>
          <w:t xml:space="preserve">Belkin, I.M. (2009). Rapid warming of large marine ecosystems. </w:t>
        </w:r>
        <w:r w:rsidRPr="006B6905">
          <w:rPr>
            <w:i/>
            <w:iCs/>
            <w:lang w:val="en-GB"/>
          </w:rPr>
          <w:t>Progress in Oceanography</w:t>
        </w:r>
        <w:r w:rsidRPr="006B6905">
          <w:rPr>
            <w:lang w:val="en-GB"/>
          </w:rPr>
          <w:t>, 81, 207–213.</w:t>
        </w:r>
      </w:ins>
    </w:p>
    <w:p w14:paraId="35B24888" w14:textId="77777777" w:rsidR="006B6905" w:rsidRPr="006B6905" w:rsidRDefault="006B6905">
      <w:pPr>
        <w:pStyle w:val="Litteraturfrteckning"/>
        <w:rPr>
          <w:ins w:id="590" w:author="Max Lindmark" w:date="2020-02-08T16:47:00Z"/>
          <w:lang w:val="en-GB"/>
        </w:rPr>
        <w:pPrChange w:id="591" w:author="Max Lindmark" w:date="2020-02-08T16:47:00Z">
          <w:pPr>
            <w:widowControl w:val="0"/>
            <w:autoSpaceDE w:val="0"/>
            <w:autoSpaceDN w:val="0"/>
            <w:adjustRightInd w:val="0"/>
          </w:pPr>
        </w:pPrChange>
      </w:pPr>
      <w:ins w:id="592" w:author="Max Lindmark" w:date="2020-02-08T16:47:00Z">
        <w:r w:rsidRPr="006B6905">
          <w:rPr>
            <w:lang w:val="en-GB"/>
          </w:rPr>
          <w:t xml:space="preserve">Bernhardt, J.R., Sunday, J.M. &amp; O’Connor, M.I. (2018). Metabolic Theory and the Temperature-Size Rule Explain the Temperature Dependence of Population Carrying Capacity. </w:t>
        </w:r>
        <w:r w:rsidRPr="006B6905">
          <w:rPr>
            <w:i/>
            <w:iCs/>
            <w:lang w:val="en-GB"/>
          </w:rPr>
          <w:t>The American Naturalist</w:t>
        </w:r>
        <w:r w:rsidRPr="006B6905">
          <w:rPr>
            <w:lang w:val="en-GB"/>
          </w:rPr>
          <w:t>, 192, 687–697.</w:t>
        </w:r>
      </w:ins>
    </w:p>
    <w:p w14:paraId="13954B0C" w14:textId="77777777" w:rsidR="006B6905" w:rsidRPr="006B6905" w:rsidRDefault="006B6905">
      <w:pPr>
        <w:pStyle w:val="Litteraturfrteckning"/>
        <w:rPr>
          <w:ins w:id="593" w:author="Max Lindmark" w:date="2020-02-08T16:47:00Z"/>
          <w:lang w:val="en-GB"/>
        </w:rPr>
        <w:pPrChange w:id="594" w:author="Max Lindmark" w:date="2020-02-08T16:47:00Z">
          <w:pPr>
            <w:widowControl w:val="0"/>
            <w:autoSpaceDE w:val="0"/>
            <w:autoSpaceDN w:val="0"/>
            <w:adjustRightInd w:val="0"/>
          </w:pPr>
        </w:pPrChange>
      </w:pPr>
      <w:ins w:id="595" w:author="Max Lindmark" w:date="2020-02-08T16:47:00Z">
        <w:r w:rsidRPr="006B6905">
          <w:rPr>
            <w:lang w:val="en-GB"/>
          </w:rPr>
          <w:t xml:space="preserve">Björnsson, B. (2001). Optimal temperature for growth and feed conversion of immature cod (Gadus morhua L.). </w:t>
        </w:r>
        <w:r w:rsidRPr="006B6905">
          <w:rPr>
            <w:i/>
            <w:iCs/>
            <w:lang w:val="en-GB"/>
          </w:rPr>
          <w:t>ICES Journal of Marine Science</w:t>
        </w:r>
        <w:r w:rsidRPr="006B6905">
          <w:rPr>
            <w:lang w:val="en-GB"/>
          </w:rPr>
          <w:t>, 58, 29–38.</w:t>
        </w:r>
      </w:ins>
    </w:p>
    <w:p w14:paraId="616CC354" w14:textId="77777777" w:rsidR="006B6905" w:rsidRPr="006B6905" w:rsidRDefault="006B6905">
      <w:pPr>
        <w:pStyle w:val="Litteraturfrteckning"/>
        <w:rPr>
          <w:ins w:id="596" w:author="Max Lindmark" w:date="2020-02-08T16:47:00Z"/>
          <w:lang w:val="en-GB"/>
        </w:rPr>
        <w:pPrChange w:id="597" w:author="Max Lindmark" w:date="2020-02-08T16:47:00Z">
          <w:pPr>
            <w:widowControl w:val="0"/>
            <w:autoSpaceDE w:val="0"/>
            <w:autoSpaceDN w:val="0"/>
            <w:adjustRightInd w:val="0"/>
          </w:pPr>
        </w:pPrChange>
      </w:pPr>
      <w:ins w:id="598" w:author="Max Lindmark" w:date="2020-02-08T16:47:00Z">
        <w:r w:rsidRPr="006B6905">
          <w:rPr>
            <w:lang w:val="en-GB"/>
          </w:rPr>
          <w:t xml:space="preserve">Blanchard, J.L., Andersen, K.H., Scott, F., Hintzen, N.T., Piet, G. &amp; Jennings, S. (2014). Evaluating targets and trade-offs among fisheries and conservation objectives using a multispecies size spectrum model. </w:t>
        </w:r>
        <w:r w:rsidRPr="006B6905">
          <w:rPr>
            <w:i/>
            <w:iCs/>
            <w:lang w:val="en-GB"/>
          </w:rPr>
          <w:t>Journal of Applied Ecology</w:t>
        </w:r>
        <w:r w:rsidRPr="006B6905">
          <w:rPr>
            <w:lang w:val="en-GB"/>
          </w:rPr>
          <w:t>, 51, 612–622.</w:t>
        </w:r>
      </w:ins>
    </w:p>
    <w:p w14:paraId="248E61A8" w14:textId="77777777" w:rsidR="006B6905" w:rsidRPr="006B6905" w:rsidRDefault="006B6905">
      <w:pPr>
        <w:pStyle w:val="Litteraturfrteckning"/>
        <w:rPr>
          <w:ins w:id="599" w:author="Max Lindmark" w:date="2020-02-08T16:47:00Z"/>
          <w:lang w:val="en-GB"/>
        </w:rPr>
        <w:pPrChange w:id="600" w:author="Max Lindmark" w:date="2020-02-08T16:47:00Z">
          <w:pPr>
            <w:widowControl w:val="0"/>
            <w:autoSpaceDE w:val="0"/>
            <w:autoSpaceDN w:val="0"/>
            <w:adjustRightInd w:val="0"/>
          </w:pPr>
        </w:pPrChange>
      </w:pPr>
      <w:ins w:id="601" w:author="Max Lindmark" w:date="2020-02-08T16:47:00Z">
        <w:r w:rsidRPr="006B6905">
          <w:rPr>
            <w:lang w:val="en-GB"/>
          </w:rPr>
          <w:t xml:space="preserve">Blanchard, J.L., Heneghan, R.F., Everett, J.D., Trebilco, R. &amp; Richardson, A.J. (2017). From Bacteria to Whales: Using Functional Size Spectra to Model Marine Ecosystems. </w:t>
        </w:r>
        <w:r w:rsidRPr="006B6905">
          <w:rPr>
            <w:i/>
            <w:iCs/>
            <w:lang w:val="en-GB"/>
          </w:rPr>
          <w:t>Trends in Ecology &amp; Evolution</w:t>
        </w:r>
        <w:r w:rsidRPr="006B6905">
          <w:rPr>
            <w:lang w:val="en-GB"/>
          </w:rPr>
          <w:t>, 32, 174–186.</w:t>
        </w:r>
      </w:ins>
    </w:p>
    <w:p w14:paraId="05453257" w14:textId="77777777" w:rsidR="006B6905" w:rsidRPr="006B6905" w:rsidRDefault="006B6905">
      <w:pPr>
        <w:pStyle w:val="Litteraturfrteckning"/>
        <w:rPr>
          <w:ins w:id="602" w:author="Max Lindmark" w:date="2020-02-08T16:47:00Z"/>
          <w:lang w:val="en-GB"/>
        </w:rPr>
        <w:pPrChange w:id="603" w:author="Max Lindmark" w:date="2020-02-08T16:47:00Z">
          <w:pPr>
            <w:widowControl w:val="0"/>
            <w:autoSpaceDE w:val="0"/>
            <w:autoSpaceDN w:val="0"/>
            <w:adjustRightInd w:val="0"/>
          </w:pPr>
        </w:pPrChange>
      </w:pPr>
      <w:ins w:id="604" w:author="Max Lindmark" w:date="2020-02-08T16:47:00Z">
        <w:r w:rsidRPr="006B6905">
          <w:rPr>
            <w:lang w:val="en-GB"/>
          </w:rPr>
          <w:t xml:space="preserve">Blanchard, J.L., Jennings, S., Holmes, R., Harle, J., Merino, G., Allen, J.I., </w:t>
        </w:r>
        <w:r w:rsidRPr="006B6905">
          <w:rPr>
            <w:i/>
            <w:iCs/>
            <w:lang w:val="en-GB"/>
          </w:rPr>
          <w:t>et al.</w:t>
        </w:r>
        <w:r w:rsidRPr="006B6905">
          <w:rPr>
            <w:lang w:val="en-GB"/>
          </w:rPr>
          <w:t xml:space="preserve"> (2012). Potential consequences of climate change for primary production and fish production in large marine ecosystems. </w:t>
        </w:r>
        <w:r w:rsidRPr="006B6905">
          <w:rPr>
            <w:i/>
            <w:iCs/>
            <w:lang w:val="en-GB"/>
          </w:rPr>
          <w:t>Philosophical Transactions of the Royal Society of London, Series B: Biological Sciences</w:t>
        </w:r>
        <w:r w:rsidRPr="006B6905">
          <w:rPr>
            <w:lang w:val="en-GB"/>
          </w:rPr>
          <w:t>, 367, 2979–2989.</w:t>
        </w:r>
      </w:ins>
    </w:p>
    <w:p w14:paraId="4AA8F1F2" w14:textId="77777777" w:rsidR="006B6905" w:rsidRPr="006B6905" w:rsidRDefault="006B6905">
      <w:pPr>
        <w:pStyle w:val="Litteraturfrteckning"/>
        <w:rPr>
          <w:ins w:id="605" w:author="Max Lindmark" w:date="2020-02-08T16:47:00Z"/>
          <w:lang w:val="en-GB"/>
        </w:rPr>
        <w:pPrChange w:id="606" w:author="Max Lindmark" w:date="2020-02-08T16:47:00Z">
          <w:pPr>
            <w:widowControl w:val="0"/>
            <w:autoSpaceDE w:val="0"/>
            <w:autoSpaceDN w:val="0"/>
            <w:adjustRightInd w:val="0"/>
          </w:pPr>
        </w:pPrChange>
      </w:pPr>
      <w:ins w:id="607" w:author="Max Lindmark" w:date="2020-02-08T16:47:00Z">
        <w:r w:rsidRPr="006B6905">
          <w:rPr>
            <w:lang w:val="en-GB"/>
          </w:rPr>
          <w:t xml:space="preserve">Brett, J.R., Shelbourn, J.E. &amp; Shoop, C.T. (1969). Growth Rate and Body Composition of Fingerling Sockeye Salmon, Oncorhynchus nerka, in relation to Temperature and Ration Size. </w:t>
        </w:r>
        <w:r w:rsidRPr="006B6905">
          <w:rPr>
            <w:i/>
            <w:iCs/>
            <w:lang w:val="en-GB"/>
          </w:rPr>
          <w:t>J. Fish. Res. Bd. Can.</w:t>
        </w:r>
        <w:r w:rsidRPr="006B6905">
          <w:rPr>
            <w:lang w:val="en-GB"/>
          </w:rPr>
          <w:t>, 26, 2363–2394.</w:t>
        </w:r>
      </w:ins>
    </w:p>
    <w:p w14:paraId="4E56AF8C" w14:textId="77777777" w:rsidR="006B6905" w:rsidRPr="006B6905" w:rsidRDefault="006B6905">
      <w:pPr>
        <w:pStyle w:val="Litteraturfrteckning"/>
        <w:rPr>
          <w:ins w:id="608" w:author="Max Lindmark" w:date="2020-02-08T16:47:00Z"/>
          <w:lang w:val="en-GB"/>
        </w:rPr>
        <w:pPrChange w:id="609" w:author="Max Lindmark" w:date="2020-02-08T16:47:00Z">
          <w:pPr>
            <w:widowControl w:val="0"/>
            <w:autoSpaceDE w:val="0"/>
            <w:autoSpaceDN w:val="0"/>
            <w:adjustRightInd w:val="0"/>
          </w:pPr>
        </w:pPrChange>
      </w:pPr>
      <w:ins w:id="610" w:author="Max Lindmark" w:date="2020-02-08T16:47:00Z">
        <w:r w:rsidRPr="006B6905">
          <w:rPr>
            <w:lang w:val="en-GB"/>
          </w:rPr>
          <w:t xml:space="preserve">Brown, J.H., Gillooly, J.F., Allen, A.P., Savage, V.M. &amp; West, G.B. (2004a). Toward a metabolic theory of ecology. </w:t>
        </w:r>
        <w:r w:rsidRPr="006B6905">
          <w:rPr>
            <w:i/>
            <w:iCs/>
            <w:lang w:val="en-GB"/>
          </w:rPr>
          <w:t>Ecology</w:t>
        </w:r>
        <w:r w:rsidRPr="006B6905">
          <w:rPr>
            <w:lang w:val="en-GB"/>
          </w:rPr>
          <w:t>, 85, 1771–1789.</w:t>
        </w:r>
      </w:ins>
    </w:p>
    <w:p w14:paraId="6E997781" w14:textId="77777777" w:rsidR="006B6905" w:rsidRPr="006B6905" w:rsidRDefault="006B6905">
      <w:pPr>
        <w:pStyle w:val="Litteraturfrteckning"/>
        <w:rPr>
          <w:ins w:id="611" w:author="Max Lindmark" w:date="2020-02-08T16:47:00Z"/>
          <w:lang w:val="en-GB"/>
        </w:rPr>
        <w:pPrChange w:id="612" w:author="Max Lindmark" w:date="2020-02-08T16:47:00Z">
          <w:pPr>
            <w:widowControl w:val="0"/>
            <w:autoSpaceDE w:val="0"/>
            <w:autoSpaceDN w:val="0"/>
            <w:adjustRightInd w:val="0"/>
          </w:pPr>
        </w:pPrChange>
      </w:pPr>
      <w:ins w:id="613" w:author="Max Lindmark" w:date="2020-02-08T16:47:00Z">
        <w:r w:rsidRPr="006B6905">
          <w:rPr>
            <w:lang w:val="en-GB"/>
          </w:rPr>
          <w:t xml:space="preserve">Brown, J.H., Gillooly, J.F., Allen, A.P., Savage, V.M. &amp; West, G.B. (2004b). Toward a metabolic theory of ecology. </w:t>
        </w:r>
        <w:r w:rsidRPr="006B6905">
          <w:rPr>
            <w:i/>
            <w:iCs/>
            <w:lang w:val="en-GB"/>
          </w:rPr>
          <w:t>Ecology</w:t>
        </w:r>
        <w:r w:rsidRPr="006B6905">
          <w:rPr>
            <w:lang w:val="en-GB"/>
          </w:rPr>
          <w:t>, 85, 1771–1789.</w:t>
        </w:r>
      </w:ins>
    </w:p>
    <w:p w14:paraId="108A946A" w14:textId="77777777" w:rsidR="006B6905" w:rsidRPr="006B6905" w:rsidRDefault="006B6905">
      <w:pPr>
        <w:pStyle w:val="Litteraturfrteckning"/>
        <w:rPr>
          <w:ins w:id="614" w:author="Max Lindmark" w:date="2020-02-08T16:47:00Z"/>
          <w:lang w:val="en-GB"/>
        </w:rPr>
        <w:pPrChange w:id="615" w:author="Max Lindmark" w:date="2020-02-08T16:47:00Z">
          <w:pPr>
            <w:widowControl w:val="0"/>
            <w:autoSpaceDE w:val="0"/>
            <w:autoSpaceDN w:val="0"/>
            <w:adjustRightInd w:val="0"/>
          </w:pPr>
        </w:pPrChange>
      </w:pPr>
      <w:ins w:id="616" w:author="Max Lindmark" w:date="2020-02-08T16:47:00Z">
        <w:r w:rsidRPr="006B6905">
          <w:rPr>
            <w:lang w:val="en-GB"/>
          </w:rPr>
          <w:t xml:space="preserve">Byrd, R.H., Lu, Peihuang., Nocedal, Jorge. &amp; Zhu, Ciyou. (1995). A Limited Memory Algorithm for Bound Constrained Optimization. </w:t>
        </w:r>
        <w:r w:rsidRPr="006B6905">
          <w:rPr>
            <w:i/>
            <w:iCs/>
            <w:lang w:val="en-GB"/>
          </w:rPr>
          <w:t>SIAM J. Sci. Comput.</w:t>
        </w:r>
        <w:r w:rsidRPr="006B6905">
          <w:rPr>
            <w:lang w:val="en-GB"/>
          </w:rPr>
          <w:t>, 16, 1190–1208.</w:t>
        </w:r>
      </w:ins>
    </w:p>
    <w:p w14:paraId="2F6C666C" w14:textId="77777777" w:rsidR="006B6905" w:rsidRPr="006B6905" w:rsidRDefault="006B6905">
      <w:pPr>
        <w:pStyle w:val="Litteraturfrteckning"/>
        <w:rPr>
          <w:ins w:id="617" w:author="Max Lindmark" w:date="2020-02-08T16:47:00Z"/>
          <w:lang w:val="en-GB"/>
        </w:rPr>
        <w:pPrChange w:id="618" w:author="Max Lindmark" w:date="2020-02-08T16:47:00Z">
          <w:pPr>
            <w:widowControl w:val="0"/>
            <w:autoSpaceDE w:val="0"/>
            <w:autoSpaceDN w:val="0"/>
            <w:adjustRightInd w:val="0"/>
          </w:pPr>
        </w:pPrChange>
      </w:pPr>
      <w:ins w:id="619" w:author="Max Lindmark" w:date="2020-02-08T16:47:00Z">
        <w:r w:rsidRPr="006B6905">
          <w:rPr>
            <w:lang w:val="en-GB"/>
          </w:rPr>
          <w:t xml:space="preserve">Canales, T.M., Law, R. &amp; Blanchard, J.L. (2016). Shifts in plankton size spectra modulate growth and coexistence of anchovy and sardine in upwelling systems. </w:t>
        </w:r>
        <w:r w:rsidRPr="006B6905">
          <w:rPr>
            <w:i/>
            <w:iCs/>
            <w:lang w:val="en-GB"/>
          </w:rPr>
          <w:t>Canadian Journal of Fisheries and Aquatic Sciences</w:t>
        </w:r>
        <w:r w:rsidRPr="006B6905">
          <w:rPr>
            <w:lang w:val="en-GB"/>
          </w:rPr>
          <w:t>, 73, 611–621.</w:t>
        </w:r>
      </w:ins>
    </w:p>
    <w:p w14:paraId="6CA214C0" w14:textId="77777777" w:rsidR="006B6905" w:rsidRPr="006B6905" w:rsidRDefault="006B6905">
      <w:pPr>
        <w:pStyle w:val="Litteraturfrteckning"/>
        <w:rPr>
          <w:ins w:id="620" w:author="Max Lindmark" w:date="2020-02-08T16:47:00Z"/>
          <w:lang w:val="en-GB"/>
        </w:rPr>
        <w:pPrChange w:id="621" w:author="Max Lindmark" w:date="2020-02-08T16:47:00Z">
          <w:pPr>
            <w:widowControl w:val="0"/>
            <w:autoSpaceDE w:val="0"/>
            <w:autoSpaceDN w:val="0"/>
            <w:adjustRightInd w:val="0"/>
          </w:pPr>
        </w:pPrChange>
      </w:pPr>
      <w:ins w:id="622" w:author="Max Lindmark" w:date="2020-02-08T16:47:00Z">
        <w:r w:rsidRPr="006B6905">
          <w:rPr>
            <w:lang w:val="en-GB"/>
          </w:rPr>
          <w:t xml:space="preserve">Casini, M., Hjelm, J., Molinero, J.-C., Lövgren, J., Cardinale, M., Bartolino, V., </w:t>
        </w:r>
        <w:r w:rsidRPr="006B6905">
          <w:rPr>
            <w:i/>
            <w:iCs/>
            <w:lang w:val="en-GB"/>
          </w:rPr>
          <w:t>et al.</w:t>
        </w:r>
        <w:r w:rsidRPr="006B6905">
          <w:rPr>
            <w:lang w:val="en-GB"/>
          </w:rPr>
          <w:t xml:space="preserve"> (2009). Trophic cascades promote threshold-like shifts in pelagic marine ecosystems. </w:t>
        </w:r>
        <w:r w:rsidRPr="006B6905">
          <w:rPr>
            <w:i/>
            <w:iCs/>
            <w:lang w:val="en-GB"/>
          </w:rPr>
          <w:t>Proceedings of the National Academy of Sciences, USA</w:t>
        </w:r>
        <w:r w:rsidRPr="006B6905">
          <w:rPr>
            <w:lang w:val="en-GB"/>
          </w:rPr>
          <w:t>, 106, 197–202.</w:t>
        </w:r>
      </w:ins>
    </w:p>
    <w:p w14:paraId="2102E996" w14:textId="77777777" w:rsidR="006B6905" w:rsidRPr="006B6905" w:rsidRDefault="006B6905">
      <w:pPr>
        <w:pStyle w:val="Litteraturfrteckning"/>
        <w:rPr>
          <w:ins w:id="623" w:author="Max Lindmark" w:date="2020-02-08T16:47:00Z"/>
          <w:lang w:val="en-GB"/>
        </w:rPr>
        <w:pPrChange w:id="624" w:author="Max Lindmark" w:date="2020-02-08T16:47:00Z">
          <w:pPr>
            <w:widowControl w:val="0"/>
            <w:autoSpaceDE w:val="0"/>
            <w:autoSpaceDN w:val="0"/>
            <w:adjustRightInd w:val="0"/>
          </w:pPr>
        </w:pPrChange>
      </w:pPr>
      <w:ins w:id="625" w:author="Max Lindmark" w:date="2020-02-08T16:47:00Z">
        <w:r w:rsidRPr="006B6905">
          <w:rPr>
            <w:lang w:val="en-GB"/>
          </w:rPr>
          <w:t xml:space="preserve">Casini, M., Käll, F., Hansson, M., Plikshs, M., Baranova, T., Karlsson, O., </w:t>
        </w:r>
        <w:r w:rsidRPr="006B6905">
          <w:rPr>
            <w:i/>
            <w:iCs/>
            <w:lang w:val="en-GB"/>
          </w:rPr>
          <w:t>et al.</w:t>
        </w:r>
        <w:r w:rsidRPr="006B6905">
          <w:rPr>
            <w:lang w:val="en-GB"/>
          </w:rPr>
          <w:t xml:space="preserve"> (2016). Hypoxic areas, density-dependence and food limitation drive the body condition of a heavily exploited marine fish predator. </w:t>
        </w:r>
        <w:r w:rsidRPr="006B6905">
          <w:rPr>
            <w:i/>
            <w:iCs/>
            <w:lang w:val="en-GB"/>
          </w:rPr>
          <w:t>Royal Society Open Science</w:t>
        </w:r>
        <w:r w:rsidRPr="006B6905">
          <w:rPr>
            <w:lang w:val="en-GB"/>
          </w:rPr>
          <w:t>, 3, 160416.</w:t>
        </w:r>
      </w:ins>
    </w:p>
    <w:p w14:paraId="07C7DF43" w14:textId="77777777" w:rsidR="006B6905" w:rsidRPr="006B6905" w:rsidRDefault="006B6905">
      <w:pPr>
        <w:pStyle w:val="Litteraturfrteckning"/>
        <w:rPr>
          <w:ins w:id="626" w:author="Max Lindmark" w:date="2020-02-08T16:47:00Z"/>
          <w:lang w:val="en-GB"/>
        </w:rPr>
        <w:pPrChange w:id="627" w:author="Max Lindmark" w:date="2020-02-08T16:47:00Z">
          <w:pPr>
            <w:widowControl w:val="0"/>
            <w:autoSpaceDE w:val="0"/>
            <w:autoSpaceDN w:val="0"/>
            <w:adjustRightInd w:val="0"/>
          </w:pPr>
        </w:pPrChange>
      </w:pPr>
      <w:ins w:id="628" w:author="Max Lindmark" w:date="2020-02-08T16:47:00Z">
        <w:r w:rsidRPr="006B6905">
          <w:rPr>
            <w:lang w:val="en-GB"/>
          </w:rPr>
          <w:t xml:space="preserve">Certain, G., Barraquand, F. &amp; Gårdmark, A. (2018). How do MAR(1) models cope with hidden nonlinearities in ecological dynamics? </w:t>
        </w:r>
        <w:r w:rsidRPr="006B6905">
          <w:rPr>
            <w:i/>
            <w:iCs/>
            <w:lang w:val="en-GB"/>
          </w:rPr>
          <w:t>Methods in Ecology and Evolution</w:t>
        </w:r>
        <w:r w:rsidRPr="006B6905">
          <w:rPr>
            <w:lang w:val="en-GB"/>
          </w:rPr>
          <w:t>, 9, 1975–1995.</w:t>
        </w:r>
      </w:ins>
    </w:p>
    <w:p w14:paraId="19CCB08F" w14:textId="77777777" w:rsidR="006B6905" w:rsidRPr="006B6905" w:rsidRDefault="006B6905">
      <w:pPr>
        <w:pStyle w:val="Litteraturfrteckning"/>
        <w:rPr>
          <w:ins w:id="629" w:author="Max Lindmark" w:date="2020-02-08T16:47:00Z"/>
          <w:lang w:val="en-GB"/>
        </w:rPr>
        <w:pPrChange w:id="630" w:author="Max Lindmark" w:date="2020-02-08T16:47:00Z">
          <w:pPr>
            <w:widowControl w:val="0"/>
            <w:autoSpaceDE w:val="0"/>
            <w:autoSpaceDN w:val="0"/>
            <w:adjustRightInd w:val="0"/>
          </w:pPr>
        </w:pPrChange>
      </w:pPr>
      <w:ins w:id="631" w:author="Max Lindmark" w:date="2020-02-08T16:47:00Z">
        <w:r w:rsidRPr="006B6905">
          <w:rPr>
            <w:lang w:val="en-GB"/>
          </w:rPr>
          <w:t xml:space="preserve">Cheung, W.W.L., Sarmiento, J.L., Dunne, J., Frölicher, T.L., Lam, V.W.Y., Deng Palomares, M.L., </w:t>
        </w:r>
        <w:r w:rsidRPr="006B6905">
          <w:rPr>
            <w:i/>
            <w:iCs/>
            <w:lang w:val="en-GB"/>
          </w:rPr>
          <w:t>et al.</w:t>
        </w:r>
        <w:r w:rsidRPr="006B6905">
          <w:rPr>
            <w:lang w:val="en-GB"/>
          </w:rPr>
          <w:t xml:space="preserve"> (2013). Shrinking of fishes exacerbates impacts of global ocean changes on marine ecosystems. </w:t>
        </w:r>
        <w:r w:rsidRPr="006B6905">
          <w:rPr>
            <w:i/>
            <w:iCs/>
            <w:lang w:val="en-GB"/>
          </w:rPr>
          <w:t>Nature Climate Change</w:t>
        </w:r>
        <w:r w:rsidRPr="006B6905">
          <w:rPr>
            <w:lang w:val="en-GB"/>
          </w:rPr>
          <w:t>, 3, 254–258.</w:t>
        </w:r>
      </w:ins>
    </w:p>
    <w:p w14:paraId="5C9E1FA9" w14:textId="77777777" w:rsidR="006B6905" w:rsidRPr="006B6905" w:rsidRDefault="006B6905">
      <w:pPr>
        <w:pStyle w:val="Litteraturfrteckning"/>
        <w:rPr>
          <w:ins w:id="632" w:author="Max Lindmark" w:date="2020-02-08T16:47:00Z"/>
          <w:lang w:val="en-GB"/>
        </w:rPr>
        <w:pPrChange w:id="633" w:author="Max Lindmark" w:date="2020-02-08T16:47:00Z">
          <w:pPr>
            <w:widowControl w:val="0"/>
            <w:autoSpaceDE w:val="0"/>
            <w:autoSpaceDN w:val="0"/>
            <w:adjustRightInd w:val="0"/>
          </w:pPr>
        </w:pPrChange>
      </w:pPr>
      <w:ins w:id="634" w:author="Max Lindmark" w:date="2020-02-08T16:47:00Z">
        <w:r w:rsidRPr="006B6905">
          <w:rPr>
            <w:lang w:val="en-GB"/>
          </w:rPr>
          <w:t xml:space="preserve">Clarke, A. &amp; Johnston, N.M. (1999). Scaling of metabolic rate with body mass and temperature in teleost fish. </w:t>
        </w:r>
        <w:r w:rsidRPr="006B6905">
          <w:rPr>
            <w:i/>
            <w:iCs/>
            <w:lang w:val="en-GB"/>
          </w:rPr>
          <w:t>Journal of Animal Ecology</w:t>
        </w:r>
        <w:r w:rsidRPr="006B6905">
          <w:rPr>
            <w:lang w:val="en-GB"/>
          </w:rPr>
          <w:t>, 68, 893–905.</w:t>
        </w:r>
      </w:ins>
    </w:p>
    <w:p w14:paraId="39317BB3" w14:textId="77777777" w:rsidR="006B6905" w:rsidRPr="006B6905" w:rsidRDefault="006B6905">
      <w:pPr>
        <w:pStyle w:val="Litteraturfrteckning"/>
        <w:rPr>
          <w:ins w:id="635" w:author="Max Lindmark" w:date="2020-02-08T16:47:00Z"/>
          <w:lang w:val="en-GB"/>
        </w:rPr>
        <w:pPrChange w:id="636" w:author="Max Lindmark" w:date="2020-02-08T16:47:00Z">
          <w:pPr>
            <w:widowControl w:val="0"/>
            <w:autoSpaceDE w:val="0"/>
            <w:autoSpaceDN w:val="0"/>
            <w:adjustRightInd w:val="0"/>
          </w:pPr>
        </w:pPrChange>
      </w:pPr>
      <w:ins w:id="637" w:author="Max Lindmark" w:date="2020-02-08T16:47:00Z">
        <w:r w:rsidRPr="006B6905">
          <w:rPr>
            <w:lang w:val="en-GB"/>
          </w:rPr>
          <w:t xml:space="preserve">Daufresne, M., Lengfellner, K. &amp; Sommer, U. (2009). Global warming benefits the small in aquatic ecosystems. </w:t>
        </w:r>
        <w:r w:rsidRPr="006B6905">
          <w:rPr>
            <w:i/>
            <w:iCs/>
            <w:lang w:val="en-GB"/>
          </w:rPr>
          <w:t>Proceedings of the National Academy of Sciences, USA</w:t>
        </w:r>
        <w:r w:rsidRPr="006B6905">
          <w:rPr>
            <w:lang w:val="en-GB"/>
          </w:rPr>
          <w:t>, 106, 12788–12793.</w:t>
        </w:r>
      </w:ins>
    </w:p>
    <w:p w14:paraId="3A634BAF" w14:textId="77777777" w:rsidR="006B6905" w:rsidRPr="006B6905" w:rsidRDefault="006B6905">
      <w:pPr>
        <w:pStyle w:val="Litteraturfrteckning"/>
        <w:rPr>
          <w:ins w:id="638" w:author="Max Lindmark" w:date="2020-02-08T16:47:00Z"/>
          <w:lang w:val="en-GB"/>
        </w:rPr>
        <w:pPrChange w:id="639" w:author="Max Lindmark" w:date="2020-02-08T16:47:00Z">
          <w:pPr>
            <w:widowControl w:val="0"/>
            <w:autoSpaceDE w:val="0"/>
            <w:autoSpaceDN w:val="0"/>
            <w:adjustRightInd w:val="0"/>
          </w:pPr>
        </w:pPrChange>
      </w:pPr>
      <w:ins w:id="640" w:author="Max Lindmark" w:date="2020-02-08T16:47:00Z">
        <w:r w:rsidRPr="006B6905">
          <w:rPr>
            <w:lang w:val="en-GB"/>
          </w:rPr>
          <w:t xml:space="preserve">De Roos, A.M. &amp; Persson, L. (2013). </w:t>
        </w:r>
        <w:r w:rsidRPr="006B6905">
          <w:rPr>
            <w:i/>
            <w:iCs/>
            <w:lang w:val="en-GB"/>
          </w:rPr>
          <w:t>Population and community ecology of ontogenetic development</w:t>
        </w:r>
        <w:r w:rsidRPr="006B6905">
          <w:rPr>
            <w:lang w:val="en-GB"/>
          </w:rPr>
          <w:t>. Princeton University Press, Princeton, New Jersey, USA.</w:t>
        </w:r>
      </w:ins>
    </w:p>
    <w:p w14:paraId="0E5B4142" w14:textId="77777777" w:rsidR="006B6905" w:rsidRPr="006B6905" w:rsidRDefault="006B6905">
      <w:pPr>
        <w:pStyle w:val="Litteraturfrteckning"/>
        <w:rPr>
          <w:ins w:id="641" w:author="Max Lindmark" w:date="2020-02-08T16:47:00Z"/>
          <w:lang w:val="en-GB"/>
        </w:rPr>
        <w:pPrChange w:id="642" w:author="Max Lindmark" w:date="2020-02-08T16:47:00Z">
          <w:pPr>
            <w:widowControl w:val="0"/>
            <w:autoSpaceDE w:val="0"/>
            <w:autoSpaceDN w:val="0"/>
            <w:adjustRightInd w:val="0"/>
          </w:pPr>
        </w:pPrChange>
      </w:pPr>
      <w:ins w:id="643" w:author="Max Lindmark" w:date="2020-02-08T16:47:00Z">
        <w:r w:rsidRPr="006B6905">
          <w:rPr>
            <w:lang w:val="en-GB"/>
          </w:rPr>
          <w:t xml:space="preserve">Dell, A.I., Pawar, S. &amp; Savage, V.M. (2011). Systematic variation in the temperature dependence of physiological and ecological traits. </w:t>
        </w:r>
        <w:r w:rsidRPr="006B6905">
          <w:rPr>
            <w:i/>
            <w:iCs/>
            <w:lang w:val="en-GB"/>
          </w:rPr>
          <w:t>Proceedings of the National Academy of Sciences</w:t>
        </w:r>
        <w:r w:rsidRPr="006B6905">
          <w:rPr>
            <w:lang w:val="en-GB"/>
          </w:rPr>
          <w:t>, 108, 10591–10596.</w:t>
        </w:r>
      </w:ins>
    </w:p>
    <w:p w14:paraId="5DE33BCB" w14:textId="77777777" w:rsidR="006B6905" w:rsidRPr="006B6905" w:rsidRDefault="006B6905">
      <w:pPr>
        <w:pStyle w:val="Litteraturfrteckning"/>
        <w:rPr>
          <w:ins w:id="644" w:author="Max Lindmark" w:date="2020-02-08T16:47:00Z"/>
          <w:lang w:val="en-GB"/>
        </w:rPr>
        <w:pPrChange w:id="645" w:author="Max Lindmark" w:date="2020-02-08T16:47:00Z">
          <w:pPr>
            <w:widowControl w:val="0"/>
            <w:autoSpaceDE w:val="0"/>
            <w:autoSpaceDN w:val="0"/>
            <w:adjustRightInd w:val="0"/>
          </w:pPr>
        </w:pPrChange>
      </w:pPr>
      <w:ins w:id="646" w:author="Max Lindmark" w:date="2020-02-08T16:47:00Z">
        <w:r w:rsidRPr="006B6905">
          <w:rPr>
            <w:lang w:val="en-GB"/>
          </w:rPr>
          <w:t xml:space="preserve">Dieterich, C., Wang, S., Schimanke, S., Gröger, M., Klein, B., Hordoir, R., </w:t>
        </w:r>
        <w:r w:rsidRPr="006B6905">
          <w:rPr>
            <w:i/>
            <w:iCs/>
            <w:lang w:val="en-GB"/>
          </w:rPr>
          <w:t>et al.</w:t>
        </w:r>
        <w:r w:rsidRPr="006B6905">
          <w:rPr>
            <w:lang w:val="en-GB"/>
          </w:rPr>
          <w:t xml:space="preserve"> (2019). Surface Heat Budget over the North Sea in Climate Change Simulations. </w:t>
        </w:r>
        <w:r w:rsidRPr="006B6905">
          <w:rPr>
            <w:i/>
            <w:iCs/>
            <w:lang w:val="en-GB"/>
          </w:rPr>
          <w:t>Atmosphere</w:t>
        </w:r>
        <w:r w:rsidRPr="006B6905">
          <w:rPr>
            <w:lang w:val="en-GB"/>
          </w:rPr>
          <w:t>, 10, 272.</w:t>
        </w:r>
      </w:ins>
    </w:p>
    <w:p w14:paraId="7179CB23" w14:textId="77777777" w:rsidR="006B6905" w:rsidRPr="006B6905" w:rsidRDefault="006B6905">
      <w:pPr>
        <w:pStyle w:val="Litteraturfrteckning"/>
        <w:rPr>
          <w:ins w:id="647" w:author="Max Lindmark" w:date="2020-02-08T16:47:00Z"/>
          <w:lang w:val="en-GB"/>
        </w:rPr>
        <w:pPrChange w:id="648" w:author="Max Lindmark" w:date="2020-02-08T16:47:00Z">
          <w:pPr>
            <w:widowControl w:val="0"/>
            <w:autoSpaceDE w:val="0"/>
            <w:autoSpaceDN w:val="0"/>
            <w:adjustRightInd w:val="0"/>
          </w:pPr>
        </w:pPrChange>
      </w:pPr>
      <w:ins w:id="649" w:author="Max Lindmark" w:date="2020-02-08T16:47:00Z">
        <w:r w:rsidRPr="006B6905">
          <w:rPr>
            <w:lang w:val="en-GB"/>
          </w:rPr>
          <w:t xml:space="preserve">Downs, C.J., Hayes, J.P. &amp; Tracy, C.R. (2008). Scaling metabolic rate with body mass and inverse body temperature: A test of the Arrhenius fractal supply model. </w:t>
        </w:r>
        <w:r w:rsidRPr="006B6905">
          <w:rPr>
            <w:i/>
            <w:iCs/>
            <w:lang w:val="en-GB"/>
          </w:rPr>
          <w:t>Functional Ecology</w:t>
        </w:r>
        <w:r w:rsidRPr="006B6905">
          <w:rPr>
            <w:lang w:val="en-GB"/>
          </w:rPr>
          <w:t>, 22, 239–244.</w:t>
        </w:r>
      </w:ins>
    </w:p>
    <w:p w14:paraId="6872E93C" w14:textId="77777777" w:rsidR="006B6905" w:rsidRPr="006B6905" w:rsidRDefault="006B6905">
      <w:pPr>
        <w:pStyle w:val="Litteraturfrteckning"/>
        <w:rPr>
          <w:ins w:id="650" w:author="Max Lindmark" w:date="2020-02-08T16:47:00Z"/>
          <w:lang w:val="en-GB"/>
        </w:rPr>
        <w:pPrChange w:id="651" w:author="Max Lindmark" w:date="2020-02-08T16:47:00Z">
          <w:pPr>
            <w:widowControl w:val="0"/>
            <w:autoSpaceDE w:val="0"/>
            <w:autoSpaceDN w:val="0"/>
            <w:adjustRightInd w:val="0"/>
          </w:pPr>
        </w:pPrChange>
      </w:pPr>
      <w:ins w:id="652" w:author="Max Lindmark" w:date="2020-02-08T16:47:00Z">
        <w:r w:rsidRPr="006B6905">
          <w:rPr>
            <w:lang w:val="en-GB"/>
          </w:rPr>
          <w:t xml:space="preserve">Englund, G., Öhlund, G., Hein, C.L. &amp; Diehl, S. (2011). Temperature dependence of the functional response. </w:t>
        </w:r>
        <w:r w:rsidRPr="006B6905">
          <w:rPr>
            <w:i/>
            <w:iCs/>
            <w:lang w:val="en-GB"/>
          </w:rPr>
          <w:t>Ecology Letters</w:t>
        </w:r>
        <w:r w:rsidRPr="006B6905">
          <w:rPr>
            <w:lang w:val="en-GB"/>
          </w:rPr>
          <w:t>, 14, 914–921.</w:t>
        </w:r>
      </w:ins>
    </w:p>
    <w:p w14:paraId="1B6A95D0" w14:textId="77777777" w:rsidR="006B6905" w:rsidRPr="006B6905" w:rsidRDefault="006B6905">
      <w:pPr>
        <w:pStyle w:val="Litteraturfrteckning"/>
        <w:rPr>
          <w:ins w:id="653" w:author="Max Lindmark" w:date="2020-02-08T16:47:00Z"/>
          <w:lang w:val="en-GB"/>
        </w:rPr>
        <w:pPrChange w:id="654" w:author="Max Lindmark" w:date="2020-02-08T16:47:00Z">
          <w:pPr>
            <w:widowControl w:val="0"/>
            <w:autoSpaceDE w:val="0"/>
            <w:autoSpaceDN w:val="0"/>
            <w:adjustRightInd w:val="0"/>
          </w:pPr>
        </w:pPrChange>
      </w:pPr>
      <w:ins w:id="655" w:author="Max Lindmark" w:date="2020-02-08T16:47:00Z">
        <w:r w:rsidRPr="006B6905">
          <w:rPr>
            <w:lang w:val="en-GB"/>
          </w:rPr>
          <w:t xml:space="preserve">Flombaum, P., Wang, W.-L., Primeau, F.W. &amp; Martiny, A.C. (2020). Global picophytoplankton niche partitioning predicts overall positive response to ocean warming. </w:t>
        </w:r>
        <w:r w:rsidRPr="006B6905">
          <w:rPr>
            <w:i/>
            <w:iCs/>
            <w:lang w:val="en-GB"/>
          </w:rPr>
          <w:t>Nat. Geosci.</w:t>
        </w:r>
        <w:r w:rsidRPr="006B6905">
          <w:rPr>
            <w:lang w:val="en-GB"/>
          </w:rPr>
          <w:t>, 13, 116–120.</w:t>
        </w:r>
      </w:ins>
    </w:p>
    <w:p w14:paraId="63021F6E" w14:textId="77777777" w:rsidR="006B6905" w:rsidRPr="006B6905" w:rsidRDefault="006B6905">
      <w:pPr>
        <w:pStyle w:val="Litteraturfrteckning"/>
        <w:rPr>
          <w:ins w:id="656" w:author="Max Lindmark" w:date="2020-02-08T16:47:00Z"/>
          <w:lang w:val="en-GB"/>
        </w:rPr>
        <w:pPrChange w:id="657" w:author="Max Lindmark" w:date="2020-02-08T16:47:00Z">
          <w:pPr>
            <w:widowControl w:val="0"/>
            <w:autoSpaceDE w:val="0"/>
            <w:autoSpaceDN w:val="0"/>
            <w:adjustRightInd w:val="0"/>
          </w:pPr>
        </w:pPrChange>
      </w:pPr>
      <w:ins w:id="658" w:author="Max Lindmark" w:date="2020-02-08T16:47:00Z">
        <w:r w:rsidRPr="006B6905">
          <w:rPr>
            <w:lang w:val="en-GB"/>
          </w:rPr>
          <w:t xml:space="preserve">Forster, J., Hirst, A.G. &amp; Atkinson, D. (2012). Warming-induced reductions in body size are greater in aquatic than terrestrial species. </w:t>
        </w:r>
        <w:r w:rsidRPr="006B6905">
          <w:rPr>
            <w:i/>
            <w:iCs/>
            <w:lang w:val="en-GB"/>
          </w:rPr>
          <w:t>PNAS</w:t>
        </w:r>
        <w:r w:rsidRPr="006B6905">
          <w:rPr>
            <w:lang w:val="en-GB"/>
          </w:rPr>
          <w:t>, 109, 19310–19314.</w:t>
        </w:r>
      </w:ins>
    </w:p>
    <w:p w14:paraId="637CBB1E" w14:textId="77777777" w:rsidR="006B6905" w:rsidRPr="006B6905" w:rsidRDefault="006B6905">
      <w:pPr>
        <w:pStyle w:val="Litteraturfrteckning"/>
        <w:rPr>
          <w:ins w:id="659" w:author="Max Lindmark" w:date="2020-02-08T16:47:00Z"/>
          <w:lang w:val="en-GB"/>
        </w:rPr>
        <w:pPrChange w:id="660" w:author="Max Lindmark" w:date="2020-02-08T16:47:00Z">
          <w:pPr>
            <w:widowControl w:val="0"/>
            <w:autoSpaceDE w:val="0"/>
            <w:autoSpaceDN w:val="0"/>
            <w:adjustRightInd w:val="0"/>
          </w:pPr>
        </w:pPrChange>
      </w:pPr>
      <w:ins w:id="661" w:author="Max Lindmark" w:date="2020-02-08T16:47:00Z">
        <w:r w:rsidRPr="006B6905">
          <w:rPr>
            <w:lang w:val="en-GB"/>
          </w:rPr>
          <w:t xml:space="preserve">Free, C.M., Thorson, J.T., Pinsky, M.L., Oken, K.L., Wiedenmann, J. &amp; Jensen, O.P. (2019). Impacts of historical warming on marine fisheries production. </w:t>
        </w:r>
        <w:r w:rsidRPr="006B6905">
          <w:rPr>
            <w:i/>
            <w:iCs/>
            <w:lang w:val="en-GB"/>
          </w:rPr>
          <w:t>Science</w:t>
        </w:r>
        <w:r w:rsidRPr="006B6905">
          <w:rPr>
            <w:lang w:val="en-GB"/>
          </w:rPr>
          <w:t>, 363, 979–983.</w:t>
        </w:r>
      </w:ins>
    </w:p>
    <w:p w14:paraId="432346EA" w14:textId="77777777" w:rsidR="006B6905" w:rsidRPr="006B6905" w:rsidRDefault="006B6905">
      <w:pPr>
        <w:pStyle w:val="Litteraturfrteckning"/>
        <w:rPr>
          <w:ins w:id="662" w:author="Max Lindmark" w:date="2020-02-08T16:47:00Z"/>
          <w:rPrChange w:id="663" w:author="Max Lindmark" w:date="2020-02-08T16:48:00Z">
            <w:rPr>
              <w:ins w:id="664" w:author="Max Lindmark" w:date="2020-02-08T16:47:00Z"/>
              <w:lang w:val="en-GB"/>
            </w:rPr>
          </w:rPrChange>
        </w:rPr>
        <w:pPrChange w:id="665" w:author="Max Lindmark" w:date="2020-02-08T16:47:00Z">
          <w:pPr>
            <w:widowControl w:val="0"/>
            <w:autoSpaceDE w:val="0"/>
            <w:autoSpaceDN w:val="0"/>
            <w:adjustRightInd w:val="0"/>
          </w:pPr>
        </w:pPrChange>
      </w:pPr>
      <w:ins w:id="666" w:author="Max Lindmark" w:date="2020-02-08T16:47:00Z">
        <w:r w:rsidRPr="006B6905">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6B6905">
          <w:rPr>
            <w:i/>
            <w:iCs/>
            <w:rPrChange w:id="667" w:author="Max Lindmark" w:date="2020-02-08T16:48:00Z">
              <w:rPr>
                <w:i/>
                <w:iCs/>
                <w:lang w:val="en-GB"/>
              </w:rPr>
            </w:rPrChange>
          </w:rPr>
          <w:t>Aquaculture International</w:t>
        </w:r>
        <w:r w:rsidRPr="006B6905">
          <w:rPr>
            <w:rPrChange w:id="668" w:author="Max Lindmark" w:date="2020-02-08T16:48:00Z">
              <w:rPr>
                <w:lang w:val="en-GB"/>
              </w:rPr>
            </w:rPrChange>
          </w:rPr>
          <w:t>, 19, 131–141.</w:t>
        </w:r>
      </w:ins>
    </w:p>
    <w:p w14:paraId="3B6450C1" w14:textId="77777777" w:rsidR="006B6905" w:rsidRPr="006B6905" w:rsidRDefault="006B6905">
      <w:pPr>
        <w:pStyle w:val="Litteraturfrteckning"/>
        <w:rPr>
          <w:ins w:id="669" w:author="Max Lindmark" w:date="2020-02-08T16:47:00Z"/>
          <w:rPrChange w:id="670" w:author="Max Lindmark" w:date="2020-02-08T16:48:00Z">
            <w:rPr>
              <w:ins w:id="671" w:author="Max Lindmark" w:date="2020-02-08T16:47:00Z"/>
              <w:lang w:val="en-GB"/>
            </w:rPr>
          </w:rPrChange>
        </w:rPr>
        <w:pPrChange w:id="672" w:author="Max Lindmark" w:date="2020-02-08T16:47:00Z">
          <w:pPr>
            <w:widowControl w:val="0"/>
            <w:autoSpaceDE w:val="0"/>
            <w:autoSpaceDN w:val="0"/>
            <w:adjustRightInd w:val="0"/>
          </w:pPr>
        </w:pPrChange>
      </w:pPr>
      <w:ins w:id="673" w:author="Max Lindmark" w:date="2020-02-08T16:47:00Z">
        <w:r w:rsidRPr="006B6905">
          <w:rPr>
            <w:rPrChange w:id="674" w:author="Max Lindmark" w:date="2020-02-08T16:48:00Z">
              <w:rPr>
                <w:lang w:val="en-GB"/>
              </w:rPr>
            </w:rPrChange>
          </w:rPr>
          <w:t xml:space="preserve">Gårdmark, A., Casini, M., Huss, M., van Leeuwen, A., Hjelm, J., Persson, L., </w:t>
        </w:r>
        <w:r w:rsidRPr="006B6905">
          <w:rPr>
            <w:i/>
            <w:iCs/>
            <w:rPrChange w:id="675" w:author="Max Lindmark" w:date="2020-02-08T16:48:00Z">
              <w:rPr>
                <w:i/>
                <w:iCs/>
                <w:lang w:val="en-GB"/>
              </w:rPr>
            </w:rPrChange>
          </w:rPr>
          <w:t>et al.</w:t>
        </w:r>
        <w:r w:rsidRPr="006B6905">
          <w:rPr>
            <w:rPrChange w:id="676" w:author="Max Lindmark" w:date="2020-02-08T16:48:00Z">
              <w:rPr>
                <w:lang w:val="en-GB"/>
              </w:rPr>
            </w:rPrChange>
          </w:rPr>
          <w:t xml:space="preserve"> </w:t>
        </w:r>
        <w:r w:rsidRPr="006B6905">
          <w:rPr>
            <w:lang w:val="en-GB"/>
          </w:rPr>
          <w:t xml:space="preserve">(2015). Regime shifts in exploited marine food webs: detecting mechanisms underlying alternative stable states using size-structured community dynamics theory. </w:t>
        </w:r>
        <w:r w:rsidRPr="006B6905">
          <w:rPr>
            <w:i/>
            <w:iCs/>
            <w:rPrChange w:id="677" w:author="Max Lindmark" w:date="2020-02-08T16:48:00Z">
              <w:rPr>
                <w:i/>
                <w:iCs/>
                <w:lang w:val="en-GB"/>
              </w:rPr>
            </w:rPrChange>
          </w:rPr>
          <w:t>Phil. Trans. R. Soc. B</w:t>
        </w:r>
        <w:r w:rsidRPr="006B6905">
          <w:rPr>
            <w:rPrChange w:id="678" w:author="Max Lindmark" w:date="2020-02-08T16:48:00Z">
              <w:rPr>
                <w:lang w:val="en-GB"/>
              </w:rPr>
            </w:rPrChange>
          </w:rPr>
          <w:t>, 370, 20130262.</w:t>
        </w:r>
      </w:ins>
    </w:p>
    <w:p w14:paraId="127ADC79" w14:textId="77777777" w:rsidR="006B6905" w:rsidRPr="006B6905" w:rsidRDefault="006B6905">
      <w:pPr>
        <w:pStyle w:val="Litteraturfrteckning"/>
        <w:rPr>
          <w:ins w:id="679" w:author="Max Lindmark" w:date="2020-02-08T16:47:00Z"/>
          <w:lang w:val="en-GB"/>
        </w:rPr>
        <w:pPrChange w:id="680" w:author="Max Lindmark" w:date="2020-02-08T16:47:00Z">
          <w:pPr>
            <w:widowControl w:val="0"/>
            <w:autoSpaceDE w:val="0"/>
            <w:autoSpaceDN w:val="0"/>
            <w:adjustRightInd w:val="0"/>
          </w:pPr>
        </w:pPrChange>
      </w:pPr>
      <w:ins w:id="681" w:author="Max Lindmark" w:date="2020-02-08T16:47:00Z">
        <w:r w:rsidRPr="006B6905">
          <w:rPr>
            <w:rPrChange w:id="682" w:author="Max Lindmark" w:date="2020-02-08T16:48:00Z">
              <w:rPr>
                <w:lang w:val="en-GB"/>
              </w:rPr>
            </w:rPrChange>
          </w:rPr>
          <w:t xml:space="preserve">Gårdmark, A., Lindegren, M., Neuenfeldt, S., Blenckner, T., Heikinheimo, O., Müller-Karulis, B., </w:t>
        </w:r>
        <w:r w:rsidRPr="006B6905">
          <w:rPr>
            <w:i/>
            <w:iCs/>
            <w:rPrChange w:id="683" w:author="Max Lindmark" w:date="2020-02-08T16:48:00Z">
              <w:rPr>
                <w:i/>
                <w:iCs/>
                <w:lang w:val="en-GB"/>
              </w:rPr>
            </w:rPrChange>
          </w:rPr>
          <w:t>et al.</w:t>
        </w:r>
        <w:r w:rsidRPr="006B6905">
          <w:rPr>
            <w:rPrChange w:id="684" w:author="Max Lindmark" w:date="2020-02-08T16:48:00Z">
              <w:rPr>
                <w:lang w:val="en-GB"/>
              </w:rPr>
            </w:rPrChange>
          </w:rPr>
          <w:t xml:space="preserve"> </w:t>
        </w:r>
        <w:r w:rsidRPr="006B6905">
          <w:rPr>
            <w:lang w:val="en-GB"/>
          </w:rPr>
          <w:t xml:space="preserve">(2013). Biological ensemble modeling to evaluate potential futures of living marine resources. </w:t>
        </w:r>
        <w:r w:rsidRPr="006B6905">
          <w:rPr>
            <w:i/>
            <w:iCs/>
            <w:lang w:val="en-GB"/>
          </w:rPr>
          <w:t>Ecological Applications</w:t>
        </w:r>
        <w:r w:rsidRPr="006B6905">
          <w:rPr>
            <w:lang w:val="en-GB"/>
          </w:rPr>
          <w:t>, 23, 742–754.</w:t>
        </w:r>
      </w:ins>
    </w:p>
    <w:p w14:paraId="0E68D811" w14:textId="77777777" w:rsidR="006B6905" w:rsidRPr="006B6905" w:rsidRDefault="006B6905">
      <w:pPr>
        <w:pStyle w:val="Litteraturfrteckning"/>
        <w:rPr>
          <w:ins w:id="685" w:author="Max Lindmark" w:date="2020-02-08T16:47:00Z"/>
          <w:lang w:val="en-GB"/>
        </w:rPr>
        <w:pPrChange w:id="686" w:author="Max Lindmark" w:date="2020-02-08T16:47:00Z">
          <w:pPr>
            <w:widowControl w:val="0"/>
            <w:autoSpaceDE w:val="0"/>
            <w:autoSpaceDN w:val="0"/>
            <w:adjustRightInd w:val="0"/>
          </w:pPr>
        </w:pPrChange>
      </w:pPr>
      <w:ins w:id="687" w:author="Max Lindmark" w:date="2020-02-08T16:47:00Z">
        <w:r w:rsidRPr="006B6905">
          <w:rPr>
            <w:lang w:val="en-GB"/>
          </w:rPr>
          <w:t xml:space="preserve">Gilbert, B., Tunney, T.D., McCann, K.S., DeLong, J.P., Vasseur, D.A., Savage, V.M., </w:t>
        </w:r>
        <w:r w:rsidRPr="006B6905">
          <w:rPr>
            <w:i/>
            <w:iCs/>
            <w:lang w:val="en-GB"/>
          </w:rPr>
          <w:t>et al.</w:t>
        </w:r>
        <w:r w:rsidRPr="006B6905">
          <w:rPr>
            <w:lang w:val="en-GB"/>
          </w:rPr>
          <w:t xml:space="preserve"> (2014). A bioenergetic framework for the temperature dependence of trophic interactions. </w:t>
        </w:r>
        <w:r w:rsidRPr="006B6905">
          <w:rPr>
            <w:i/>
            <w:iCs/>
            <w:lang w:val="en-GB"/>
          </w:rPr>
          <w:t>Ecology Letters</w:t>
        </w:r>
        <w:r w:rsidRPr="006B6905">
          <w:rPr>
            <w:lang w:val="en-GB"/>
          </w:rPr>
          <w:t>, 17, 902–914.</w:t>
        </w:r>
      </w:ins>
    </w:p>
    <w:p w14:paraId="6735A9F0" w14:textId="77777777" w:rsidR="006B6905" w:rsidRPr="006B6905" w:rsidRDefault="006B6905">
      <w:pPr>
        <w:pStyle w:val="Litteraturfrteckning"/>
        <w:rPr>
          <w:ins w:id="688" w:author="Max Lindmark" w:date="2020-02-08T16:47:00Z"/>
          <w:lang w:val="en-GB"/>
        </w:rPr>
        <w:pPrChange w:id="689" w:author="Max Lindmark" w:date="2020-02-08T16:47:00Z">
          <w:pPr>
            <w:widowControl w:val="0"/>
            <w:autoSpaceDE w:val="0"/>
            <w:autoSpaceDN w:val="0"/>
            <w:adjustRightInd w:val="0"/>
          </w:pPr>
        </w:pPrChange>
      </w:pPr>
      <w:ins w:id="690" w:author="Max Lindmark" w:date="2020-02-08T16:47:00Z">
        <w:r w:rsidRPr="006B6905">
          <w:rPr>
            <w:lang w:val="en-GB"/>
          </w:rPr>
          <w:t xml:space="preserve">Gillooly, J.F., Brown, J.H., West, G.B., Savage, V.M. &amp; Charnov, E.L. (2001). Effects of size and temperature on metabolic rate. </w:t>
        </w:r>
        <w:r w:rsidRPr="006B6905">
          <w:rPr>
            <w:i/>
            <w:iCs/>
            <w:lang w:val="en-GB"/>
          </w:rPr>
          <w:t>Science</w:t>
        </w:r>
        <w:r w:rsidRPr="006B6905">
          <w:rPr>
            <w:lang w:val="en-GB"/>
          </w:rPr>
          <w:t>, 2248–2251.</w:t>
        </w:r>
      </w:ins>
    </w:p>
    <w:p w14:paraId="10C54B02" w14:textId="77777777" w:rsidR="006B6905" w:rsidRPr="006B6905" w:rsidRDefault="006B6905">
      <w:pPr>
        <w:pStyle w:val="Litteraturfrteckning"/>
        <w:rPr>
          <w:ins w:id="691" w:author="Max Lindmark" w:date="2020-02-08T16:47:00Z"/>
          <w:lang w:val="en-GB"/>
        </w:rPr>
        <w:pPrChange w:id="692" w:author="Max Lindmark" w:date="2020-02-08T16:47:00Z">
          <w:pPr>
            <w:widowControl w:val="0"/>
            <w:autoSpaceDE w:val="0"/>
            <w:autoSpaceDN w:val="0"/>
            <w:adjustRightInd w:val="0"/>
          </w:pPr>
        </w:pPrChange>
      </w:pPr>
      <w:ins w:id="693" w:author="Max Lindmark" w:date="2020-02-08T16:47:00Z">
        <w:r w:rsidRPr="006B6905">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6B6905">
          <w:rPr>
            <w:i/>
            <w:iCs/>
            <w:lang w:val="en-GB"/>
          </w:rPr>
          <w:t>Clim Dyn</w:t>
        </w:r>
        <w:r w:rsidRPr="006B6905">
          <w:rPr>
            <w:lang w:val="en-GB"/>
          </w:rPr>
          <w:t>, 53, 5945–5966.</w:t>
        </w:r>
      </w:ins>
    </w:p>
    <w:p w14:paraId="7BDB5800" w14:textId="77777777" w:rsidR="006B6905" w:rsidRPr="006B6905" w:rsidRDefault="006B6905">
      <w:pPr>
        <w:pStyle w:val="Litteraturfrteckning"/>
        <w:rPr>
          <w:ins w:id="694" w:author="Max Lindmark" w:date="2020-02-08T16:47:00Z"/>
          <w:lang w:val="en-GB"/>
        </w:rPr>
        <w:pPrChange w:id="695" w:author="Max Lindmark" w:date="2020-02-08T16:47:00Z">
          <w:pPr>
            <w:widowControl w:val="0"/>
            <w:autoSpaceDE w:val="0"/>
            <w:autoSpaceDN w:val="0"/>
            <w:adjustRightInd w:val="0"/>
          </w:pPr>
        </w:pPrChange>
      </w:pPr>
      <w:ins w:id="696" w:author="Max Lindmark" w:date="2020-02-08T16:47:00Z">
        <w:r w:rsidRPr="006B6905">
          <w:rPr>
            <w:lang w:val="en-GB"/>
          </w:rPr>
          <w:t xml:space="preserve">Handeland, S.O., Imsland, A.K. &amp; Stefansson, S.O. (2008). The effect of temperature and fish size on growth, feed intake, food conversion efficiency and stomach evacuation rate of Atlantic salmon post-smolts. </w:t>
        </w:r>
        <w:r w:rsidRPr="006B6905">
          <w:rPr>
            <w:i/>
            <w:iCs/>
            <w:lang w:val="en-GB"/>
          </w:rPr>
          <w:t>Aquaculture</w:t>
        </w:r>
        <w:r w:rsidRPr="006B6905">
          <w:rPr>
            <w:lang w:val="en-GB"/>
          </w:rPr>
          <w:t>, 283, 36–42.</w:t>
        </w:r>
      </w:ins>
    </w:p>
    <w:p w14:paraId="28CBF4C2" w14:textId="77777777" w:rsidR="006B6905" w:rsidRPr="006B6905" w:rsidRDefault="006B6905">
      <w:pPr>
        <w:pStyle w:val="Litteraturfrteckning"/>
        <w:rPr>
          <w:ins w:id="697" w:author="Max Lindmark" w:date="2020-02-08T16:47:00Z"/>
          <w:lang w:val="en-GB"/>
        </w:rPr>
        <w:pPrChange w:id="698" w:author="Max Lindmark" w:date="2020-02-08T16:47:00Z">
          <w:pPr>
            <w:widowControl w:val="0"/>
            <w:autoSpaceDE w:val="0"/>
            <w:autoSpaceDN w:val="0"/>
            <w:adjustRightInd w:val="0"/>
          </w:pPr>
        </w:pPrChange>
      </w:pPr>
      <w:ins w:id="699" w:author="Max Lindmark" w:date="2020-02-08T16:47:00Z">
        <w:r w:rsidRPr="006B6905">
          <w:rPr>
            <w:lang w:val="en-GB"/>
          </w:rPr>
          <w:t xml:space="preserve">Hartvig, M., Andersen, K.H. &amp; Beyer, J.E. (2011). Food web framework for size-structured populations. </w:t>
        </w:r>
        <w:r w:rsidRPr="006B6905">
          <w:rPr>
            <w:i/>
            <w:iCs/>
            <w:lang w:val="en-GB"/>
          </w:rPr>
          <w:t>Journal of Theoretical Biology</w:t>
        </w:r>
        <w:r w:rsidRPr="006B6905">
          <w:rPr>
            <w:lang w:val="en-GB"/>
          </w:rPr>
          <w:t>, 272, 113–122.</w:t>
        </w:r>
      </w:ins>
    </w:p>
    <w:p w14:paraId="33797A96" w14:textId="77777777" w:rsidR="006B6905" w:rsidRPr="006B6905" w:rsidRDefault="006B6905">
      <w:pPr>
        <w:pStyle w:val="Litteraturfrteckning"/>
        <w:rPr>
          <w:ins w:id="700" w:author="Max Lindmark" w:date="2020-02-08T16:47:00Z"/>
          <w:rPrChange w:id="701" w:author="Max Lindmark" w:date="2020-02-08T16:48:00Z">
            <w:rPr>
              <w:ins w:id="702" w:author="Max Lindmark" w:date="2020-02-08T16:47:00Z"/>
              <w:lang w:val="en-GB"/>
            </w:rPr>
          </w:rPrChange>
        </w:rPr>
        <w:pPrChange w:id="703" w:author="Max Lindmark" w:date="2020-02-08T16:47:00Z">
          <w:pPr>
            <w:widowControl w:val="0"/>
            <w:autoSpaceDE w:val="0"/>
            <w:autoSpaceDN w:val="0"/>
            <w:adjustRightInd w:val="0"/>
          </w:pPr>
        </w:pPrChange>
      </w:pPr>
      <w:ins w:id="704" w:author="Max Lindmark" w:date="2020-02-08T16:47:00Z">
        <w:r w:rsidRPr="006B6905">
          <w:rPr>
            <w:lang w:val="en-GB"/>
          </w:rPr>
          <w:t xml:space="preserve">Hilborn, R. &amp; Walters, C.J. (1992). </w:t>
        </w:r>
        <w:r w:rsidRPr="006B6905">
          <w:rPr>
            <w:i/>
            <w:iCs/>
            <w:lang w:val="en-GB"/>
          </w:rPr>
          <w:t>Quantitative Fisheries Stock Assessment: Choice, Dynamics and Uncertainty</w:t>
        </w:r>
        <w:r w:rsidRPr="006B6905">
          <w:rPr>
            <w:lang w:val="en-GB"/>
          </w:rPr>
          <w:t xml:space="preserve">. </w:t>
        </w:r>
        <w:r w:rsidRPr="006B6905">
          <w:rPr>
            <w:rPrChange w:id="705" w:author="Max Lindmark" w:date="2020-02-08T16:48:00Z">
              <w:rPr>
                <w:lang w:val="en-GB"/>
              </w:rPr>
            </w:rPrChange>
          </w:rPr>
          <w:t>Springer, Norwell MA, USA.</w:t>
        </w:r>
      </w:ins>
    </w:p>
    <w:p w14:paraId="5660AA9A" w14:textId="77777777" w:rsidR="006B6905" w:rsidRPr="006B6905" w:rsidRDefault="006B6905">
      <w:pPr>
        <w:pStyle w:val="Litteraturfrteckning"/>
        <w:rPr>
          <w:ins w:id="706" w:author="Max Lindmark" w:date="2020-02-08T16:47:00Z"/>
          <w:lang w:val="en-GB"/>
        </w:rPr>
        <w:pPrChange w:id="707" w:author="Max Lindmark" w:date="2020-02-08T16:47:00Z">
          <w:pPr>
            <w:widowControl w:val="0"/>
            <w:autoSpaceDE w:val="0"/>
            <w:autoSpaceDN w:val="0"/>
            <w:adjustRightInd w:val="0"/>
          </w:pPr>
        </w:pPrChange>
      </w:pPr>
      <w:ins w:id="708" w:author="Max Lindmark" w:date="2020-02-08T16:47:00Z">
        <w:r w:rsidRPr="006B6905">
          <w:rPr>
            <w:rPrChange w:id="709" w:author="Max Lindmark" w:date="2020-02-08T16:48:00Z">
              <w:rPr>
                <w:lang w:val="en-GB"/>
              </w:rPr>
            </w:rPrChange>
          </w:rPr>
          <w:t xml:space="preserve">Huey, R.B. &amp; Kingsolver, J.G. (2019). </w:t>
        </w:r>
        <w:r w:rsidRPr="006B6905">
          <w:rPr>
            <w:lang w:val="en-GB"/>
          </w:rPr>
          <w:t xml:space="preserve">Climate Warming, Resource Availability, and the Metabolic Meltdown of Ectotherms. </w:t>
        </w:r>
        <w:r w:rsidRPr="006B6905">
          <w:rPr>
            <w:i/>
            <w:iCs/>
            <w:lang w:val="en-GB"/>
          </w:rPr>
          <w:t>The American Naturalist</w:t>
        </w:r>
        <w:r w:rsidRPr="006B6905">
          <w:rPr>
            <w:lang w:val="en-GB"/>
          </w:rPr>
          <w:t>, 194, E140–E150.</w:t>
        </w:r>
      </w:ins>
    </w:p>
    <w:p w14:paraId="557DB52E" w14:textId="77777777" w:rsidR="006B6905" w:rsidRPr="006B6905" w:rsidRDefault="006B6905">
      <w:pPr>
        <w:pStyle w:val="Litteraturfrteckning"/>
        <w:rPr>
          <w:ins w:id="710" w:author="Max Lindmark" w:date="2020-02-08T16:47:00Z"/>
          <w:lang w:val="en-GB"/>
        </w:rPr>
        <w:pPrChange w:id="711" w:author="Max Lindmark" w:date="2020-02-08T16:47:00Z">
          <w:pPr>
            <w:widowControl w:val="0"/>
            <w:autoSpaceDE w:val="0"/>
            <w:autoSpaceDN w:val="0"/>
            <w:adjustRightInd w:val="0"/>
          </w:pPr>
        </w:pPrChange>
      </w:pPr>
      <w:ins w:id="712" w:author="Max Lindmark" w:date="2020-02-08T16:47:00Z">
        <w:r w:rsidRPr="006B6905">
          <w:rPr>
            <w:lang w:val="en-GB"/>
          </w:rPr>
          <w:t xml:space="preserve">Huss, M., Lindmark, M., Jacobson, P., van Dorst, R.M. &amp; Gårdmark, A. (2019). Experimental evidence of gradual size‐dependent shifts in body size and growth of fish in response to warming. </w:t>
        </w:r>
        <w:r w:rsidRPr="006B6905">
          <w:rPr>
            <w:i/>
            <w:iCs/>
            <w:lang w:val="en-GB"/>
          </w:rPr>
          <w:t>Glob Change Biol</w:t>
        </w:r>
        <w:r w:rsidRPr="006B6905">
          <w:rPr>
            <w:lang w:val="en-GB"/>
          </w:rPr>
          <w:t>, 25, 2285–2295.</w:t>
        </w:r>
      </w:ins>
    </w:p>
    <w:p w14:paraId="529C7A61" w14:textId="77777777" w:rsidR="006B6905" w:rsidRPr="006B6905" w:rsidRDefault="006B6905">
      <w:pPr>
        <w:pStyle w:val="Litteraturfrteckning"/>
        <w:rPr>
          <w:ins w:id="713" w:author="Max Lindmark" w:date="2020-02-08T16:47:00Z"/>
          <w:lang w:val="en-GB"/>
        </w:rPr>
        <w:pPrChange w:id="714" w:author="Max Lindmark" w:date="2020-02-08T16:47:00Z">
          <w:pPr>
            <w:widowControl w:val="0"/>
            <w:autoSpaceDE w:val="0"/>
            <w:autoSpaceDN w:val="0"/>
            <w:adjustRightInd w:val="0"/>
          </w:pPr>
        </w:pPrChange>
      </w:pPr>
      <w:ins w:id="715" w:author="Max Lindmark" w:date="2020-02-08T16:47:00Z">
        <w:r w:rsidRPr="006B6905">
          <w:rPr>
            <w:lang w:val="en-GB"/>
          </w:rPr>
          <w:t xml:space="preserve">ICES. (2013). </w:t>
        </w:r>
        <w:r w:rsidRPr="006B6905">
          <w:rPr>
            <w:i/>
            <w:iCs/>
            <w:lang w:val="en-GB"/>
          </w:rPr>
          <w:t>Report of the Baltic Fisheries Assessment Working Group (WGBFAS)</w:t>
        </w:r>
        <w:r w:rsidRPr="006B6905">
          <w:rPr>
            <w:lang w:val="en-GB"/>
          </w:rPr>
          <w:t xml:space="preserve"> ( No. ICES CM 2013/ACOM:10.). 10-17 April 2013 ICES Headquarters, Copenhagen.</w:t>
        </w:r>
      </w:ins>
    </w:p>
    <w:p w14:paraId="580FBED1" w14:textId="77777777" w:rsidR="006B6905" w:rsidRPr="006B6905" w:rsidRDefault="006B6905">
      <w:pPr>
        <w:pStyle w:val="Litteraturfrteckning"/>
        <w:rPr>
          <w:ins w:id="716" w:author="Max Lindmark" w:date="2020-02-08T16:47:00Z"/>
          <w:lang w:val="en-GB"/>
        </w:rPr>
        <w:pPrChange w:id="717" w:author="Max Lindmark" w:date="2020-02-08T16:47:00Z">
          <w:pPr>
            <w:widowControl w:val="0"/>
            <w:autoSpaceDE w:val="0"/>
            <w:autoSpaceDN w:val="0"/>
            <w:adjustRightInd w:val="0"/>
          </w:pPr>
        </w:pPrChange>
      </w:pPr>
      <w:ins w:id="718" w:author="Max Lindmark" w:date="2020-02-08T16:47:00Z">
        <w:r w:rsidRPr="006B6905">
          <w:rPr>
            <w:lang w:val="en-GB"/>
          </w:rPr>
          <w:t xml:space="preserve">ICES. (2015). </w:t>
        </w:r>
        <w:r w:rsidRPr="006B6905">
          <w:rPr>
            <w:i/>
            <w:iCs/>
            <w:lang w:val="en-GB"/>
          </w:rPr>
          <w:t>Report of the Baltic Fisheries Assessment Working Group (WGBFAS)</w:t>
        </w:r>
        <w:r w:rsidRPr="006B6905">
          <w:rPr>
            <w:lang w:val="en-GB"/>
          </w:rPr>
          <w:t xml:space="preserve"> ( No. ICES CM 2015/ACOM:10). 14-21 April 2015 ICES Headquarters, Copenhagen.</w:t>
        </w:r>
      </w:ins>
    </w:p>
    <w:p w14:paraId="6F18411F" w14:textId="77777777" w:rsidR="006B6905" w:rsidRPr="006B6905" w:rsidRDefault="006B6905">
      <w:pPr>
        <w:pStyle w:val="Litteraturfrteckning"/>
        <w:rPr>
          <w:ins w:id="719" w:author="Max Lindmark" w:date="2020-02-08T16:47:00Z"/>
          <w:lang w:val="en-GB"/>
        </w:rPr>
        <w:pPrChange w:id="720" w:author="Max Lindmark" w:date="2020-02-08T16:47:00Z">
          <w:pPr>
            <w:widowControl w:val="0"/>
            <w:autoSpaceDE w:val="0"/>
            <w:autoSpaceDN w:val="0"/>
            <w:adjustRightInd w:val="0"/>
          </w:pPr>
        </w:pPrChange>
      </w:pPr>
      <w:ins w:id="721" w:author="Max Lindmark" w:date="2020-02-08T16:47:00Z">
        <w:r w:rsidRPr="006B6905">
          <w:rPr>
            <w:lang w:val="en-GB"/>
          </w:rPr>
          <w:t xml:space="preserve">Jacobsen, N.S., Burgess, M.G. &amp; Andersen, K.H. (2017). Efficiency of fisheries is increasing at the ecosystem level. </w:t>
        </w:r>
        <w:r w:rsidRPr="006B6905">
          <w:rPr>
            <w:i/>
            <w:iCs/>
            <w:lang w:val="en-GB"/>
          </w:rPr>
          <w:t>Fish and Fisheries</w:t>
        </w:r>
        <w:r w:rsidRPr="006B6905">
          <w:rPr>
            <w:lang w:val="en-GB"/>
          </w:rPr>
          <w:t>, 18, 199–211.</w:t>
        </w:r>
      </w:ins>
    </w:p>
    <w:p w14:paraId="1087435E" w14:textId="77777777" w:rsidR="006B6905" w:rsidRPr="006B6905" w:rsidRDefault="006B6905">
      <w:pPr>
        <w:pStyle w:val="Litteraturfrteckning"/>
        <w:rPr>
          <w:ins w:id="722" w:author="Max Lindmark" w:date="2020-02-08T16:47:00Z"/>
          <w:lang w:val="en-GB"/>
        </w:rPr>
        <w:pPrChange w:id="723" w:author="Max Lindmark" w:date="2020-02-08T16:47:00Z">
          <w:pPr>
            <w:widowControl w:val="0"/>
            <w:autoSpaceDE w:val="0"/>
            <w:autoSpaceDN w:val="0"/>
            <w:adjustRightInd w:val="0"/>
          </w:pPr>
        </w:pPrChange>
      </w:pPr>
      <w:ins w:id="724" w:author="Max Lindmark" w:date="2020-02-08T16:47:00Z">
        <w:r w:rsidRPr="006B6905">
          <w:rPr>
            <w:lang w:val="en-GB"/>
          </w:rPr>
          <w:t xml:space="preserve">Jorgensen, C., Enberg, K., Dunlop, E.S., Arlinghaus, R., Boukal, D.S., Brander, K., </w:t>
        </w:r>
        <w:r w:rsidRPr="006B6905">
          <w:rPr>
            <w:i/>
            <w:iCs/>
            <w:lang w:val="en-GB"/>
          </w:rPr>
          <w:t>et al.</w:t>
        </w:r>
        <w:r w:rsidRPr="006B6905">
          <w:rPr>
            <w:lang w:val="en-GB"/>
          </w:rPr>
          <w:t xml:space="preserve"> (2007). Ecology: managing evolving fish stocks. </w:t>
        </w:r>
        <w:r w:rsidRPr="006B6905">
          <w:rPr>
            <w:i/>
            <w:iCs/>
            <w:lang w:val="en-GB"/>
          </w:rPr>
          <w:t>Science</w:t>
        </w:r>
        <w:r w:rsidRPr="006B6905">
          <w:rPr>
            <w:lang w:val="en-GB"/>
          </w:rPr>
          <w:t>, 318, 1247–1248.</w:t>
        </w:r>
      </w:ins>
    </w:p>
    <w:p w14:paraId="30301F6D" w14:textId="77777777" w:rsidR="006B6905" w:rsidRPr="006B6905" w:rsidRDefault="006B6905">
      <w:pPr>
        <w:pStyle w:val="Litteraturfrteckning"/>
        <w:rPr>
          <w:ins w:id="725" w:author="Max Lindmark" w:date="2020-02-08T16:47:00Z"/>
          <w:lang w:val="en-GB"/>
        </w:rPr>
        <w:pPrChange w:id="726" w:author="Max Lindmark" w:date="2020-02-08T16:47:00Z">
          <w:pPr>
            <w:widowControl w:val="0"/>
            <w:autoSpaceDE w:val="0"/>
            <w:autoSpaceDN w:val="0"/>
            <w:adjustRightInd w:val="0"/>
          </w:pPr>
        </w:pPrChange>
      </w:pPr>
      <w:ins w:id="727" w:author="Max Lindmark" w:date="2020-02-08T16:47:00Z">
        <w:r w:rsidRPr="006B6905">
          <w:rPr>
            <w:lang w:val="en-GB"/>
          </w:rPr>
          <w:t xml:space="preserve">Lefevre, S., McKenzie, D.J. &amp; Nilsson, G.E. (2018). In modelling effects of global warming, invalid assumptions lead to unrealistic projections. </w:t>
        </w:r>
        <w:r w:rsidRPr="006B6905">
          <w:rPr>
            <w:i/>
            <w:iCs/>
            <w:lang w:val="en-GB"/>
          </w:rPr>
          <w:t>Global Change Biology</w:t>
        </w:r>
        <w:r w:rsidRPr="006B6905">
          <w:rPr>
            <w:lang w:val="en-GB"/>
          </w:rPr>
          <w:t>, 24, 553–556.</w:t>
        </w:r>
      </w:ins>
    </w:p>
    <w:p w14:paraId="41326DDE" w14:textId="77777777" w:rsidR="006B6905" w:rsidRPr="006B6905" w:rsidRDefault="006B6905">
      <w:pPr>
        <w:pStyle w:val="Litteraturfrteckning"/>
        <w:rPr>
          <w:ins w:id="728" w:author="Max Lindmark" w:date="2020-02-08T16:47:00Z"/>
          <w:lang w:val="en-GB"/>
        </w:rPr>
        <w:pPrChange w:id="729" w:author="Max Lindmark" w:date="2020-02-08T16:47:00Z">
          <w:pPr>
            <w:widowControl w:val="0"/>
            <w:autoSpaceDE w:val="0"/>
            <w:autoSpaceDN w:val="0"/>
            <w:adjustRightInd w:val="0"/>
          </w:pPr>
        </w:pPrChange>
      </w:pPr>
      <w:ins w:id="730" w:author="Max Lindmark" w:date="2020-02-08T16:47:00Z">
        <w:r w:rsidRPr="006B6905">
          <w:rPr>
            <w:lang w:val="en-GB"/>
          </w:rPr>
          <w:t xml:space="preserve">Lefort, S., Aumont, O., Bopp, L., Arsouze, T., Gehlen, M. &amp; Maury, O. (2015). Spatial and body-size dependent response of marine pelagic communities to projected global climate change. </w:t>
        </w:r>
        <w:r w:rsidRPr="006B6905">
          <w:rPr>
            <w:i/>
            <w:iCs/>
            <w:lang w:val="en-GB"/>
          </w:rPr>
          <w:t>Global Change Biology</w:t>
        </w:r>
        <w:r w:rsidRPr="006B6905">
          <w:rPr>
            <w:lang w:val="en-GB"/>
          </w:rPr>
          <w:t>, 21, 154–164.</w:t>
        </w:r>
      </w:ins>
    </w:p>
    <w:p w14:paraId="46ADAC40" w14:textId="77777777" w:rsidR="006B6905" w:rsidRPr="006B6905" w:rsidRDefault="006B6905">
      <w:pPr>
        <w:pStyle w:val="Litteraturfrteckning"/>
        <w:rPr>
          <w:ins w:id="731" w:author="Max Lindmark" w:date="2020-02-08T16:47:00Z"/>
          <w:lang w:val="en-GB"/>
        </w:rPr>
        <w:pPrChange w:id="732" w:author="Max Lindmark" w:date="2020-02-08T16:47:00Z">
          <w:pPr>
            <w:widowControl w:val="0"/>
            <w:autoSpaceDE w:val="0"/>
            <w:autoSpaceDN w:val="0"/>
            <w:adjustRightInd w:val="0"/>
          </w:pPr>
        </w:pPrChange>
      </w:pPr>
      <w:ins w:id="733" w:author="Max Lindmark" w:date="2020-02-08T16:47:00Z">
        <w:r w:rsidRPr="006B6905">
          <w:rPr>
            <w:lang w:val="en-GB"/>
          </w:rPr>
          <w:t xml:space="preserve">Lindegren, M., Möllmann, C., Nielsen, A., Brander, K., MacKenzie, B.R. &amp; Stenseth, N.Chr. (2010). Ecological forecasting under climate change: the case of Baltic cod. </w:t>
        </w:r>
        <w:r w:rsidRPr="006B6905">
          <w:rPr>
            <w:i/>
            <w:iCs/>
            <w:lang w:val="en-GB"/>
          </w:rPr>
          <w:t>Proceedings of the Royal Society B: Biological Sciences</w:t>
        </w:r>
        <w:r w:rsidRPr="006B6905">
          <w:rPr>
            <w:lang w:val="en-GB"/>
          </w:rPr>
          <w:t>, 277, 2121–2130.</w:t>
        </w:r>
      </w:ins>
    </w:p>
    <w:p w14:paraId="0FB5DB7C" w14:textId="77777777" w:rsidR="006B6905" w:rsidRPr="006B6905" w:rsidRDefault="006B6905">
      <w:pPr>
        <w:pStyle w:val="Litteraturfrteckning"/>
        <w:rPr>
          <w:ins w:id="734" w:author="Max Lindmark" w:date="2020-02-08T16:47:00Z"/>
          <w:lang w:val="en-GB"/>
        </w:rPr>
        <w:pPrChange w:id="735" w:author="Max Lindmark" w:date="2020-02-08T16:47:00Z">
          <w:pPr>
            <w:widowControl w:val="0"/>
            <w:autoSpaceDE w:val="0"/>
            <w:autoSpaceDN w:val="0"/>
            <w:adjustRightInd w:val="0"/>
          </w:pPr>
        </w:pPrChange>
      </w:pPr>
      <w:ins w:id="736" w:author="Max Lindmark" w:date="2020-02-08T16:47:00Z">
        <w:r w:rsidRPr="006B6905">
          <w:rPr>
            <w:lang w:val="en-GB"/>
          </w:rPr>
          <w:t xml:space="preserve">Lorenzen, K. (2016). Toward a new paradigm for growth modeling in fisheries stock assessments: Embracing plasticity and its consequences. </w:t>
        </w:r>
        <w:r w:rsidRPr="006B6905">
          <w:rPr>
            <w:i/>
            <w:iCs/>
            <w:lang w:val="en-GB"/>
          </w:rPr>
          <w:t>Fisheries Research</w:t>
        </w:r>
        <w:r w:rsidRPr="006B6905">
          <w:rPr>
            <w:lang w:val="en-GB"/>
          </w:rPr>
          <w:t>, Growth: theory, estimation, and application in fishery stock assessment models, 180, 4–22.</w:t>
        </w:r>
      </w:ins>
    </w:p>
    <w:p w14:paraId="4EB1DB6B" w14:textId="77777777" w:rsidR="006B6905" w:rsidRPr="006B6905" w:rsidRDefault="006B6905">
      <w:pPr>
        <w:pStyle w:val="Litteraturfrteckning"/>
        <w:rPr>
          <w:ins w:id="737" w:author="Max Lindmark" w:date="2020-02-08T16:47:00Z"/>
          <w:lang w:val="en-GB"/>
        </w:rPr>
        <w:pPrChange w:id="738" w:author="Max Lindmark" w:date="2020-02-08T16:47:00Z">
          <w:pPr>
            <w:widowControl w:val="0"/>
            <w:autoSpaceDE w:val="0"/>
            <w:autoSpaceDN w:val="0"/>
            <w:adjustRightInd w:val="0"/>
          </w:pPr>
        </w:pPrChange>
      </w:pPr>
      <w:ins w:id="739" w:author="Max Lindmark" w:date="2020-02-08T16:47:00Z">
        <w:r w:rsidRPr="006B6905">
          <w:rPr>
            <w:lang w:val="en-GB"/>
          </w:rPr>
          <w:t xml:space="preserve">Lotze, H.K., Tittensor, D.P., Bryndum-Buchholz, A., Eddy, T.D., Cheung, W.W.L., Galbraith, E.D., </w:t>
        </w:r>
        <w:r w:rsidRPr="006B6905">
          <w:rPr>
            <w:i/>
            <w:iCs/>
            <w:lang w:val="en-GB"/>
          </w:rPr>
          <w:t>et al.</w:t>
        </w:r>
        <w:r w:rsidRPr="006B6905">
          <w:rPr>
            <w:lang w:val="en-GB"/>
          </w:rPr>
          <w:t xml:space="preserve"> (2019). Global ensemble projections reveal trophic amplification of ocean biomass declines with climate change. </w:t>
        </w:r>
        <w:r w:rsidRPr="006B6905">
          <w:rPr>
            <w:i/>
            <w:iCs/>
            <w:lang w:val="en-GB"/>
          </w:rPr>
          <w:t>Proceedings of the National Academy of Sciences</w:t>
        </w:r>
        <w:r w:rsidRPr="006B6905">
          <w:rPr>
            <w:lang w:val="en-GB"/>
          </w:rPr>
          <w:t>, 116, 12907–12912.</w:t>
        </w:r>
      </w:ins>
    </w:p>
    <w:p w14:paraId="183B7AA1" w14:textId="77777777" w:rsidR="006B6905" w:rsidRPr="006B6905" w:rsidRDefault="006B6905">
      <w:pPr>
        <w:pStyle w:val="Litteraturfrteckning"/>
        <w:rPr>
          <w:ins w:id="740" w:author="Max Lindmark" w:date="2020-02-08T16:47:00Z"/>
          <w:lang w:val="en-GB"/>
        </w:rPr>
        <w:pPrChange w:id="741" w:author="Max Lindmark" w:date="2020-02-08T16:47:00Z">
          <w:pPr>
            <w:widowControl w:val="0"/>
            <w:autoSpaceDE w:val="0"/>
            <w:autoSpaceDN w:val="0"/>
            <w:adjustRightInd w:val="0"/>
          </w:pPr>
        </w:pPrChange>
      </w:pPr>
      <w:ins w:id="742" w:author="Max Lindmark" w:date="2020-02-08T16:47:00Z">
        <w:r w:rsidRPr="006B6905">
          <w:rPr>
            <w:lang w:val="en-GB"/>
          </w:rPr>
          <w:t xml:space="preserve">Mackenzie, B.R., Gislason, H., Möllmann, C. &amp; Köster, F.W. (2007). Impact of 21st century climate change on the Baltic Sea fish community and fisheries. </w:t>
        </w:r>
        <w:r w:rsidRPr="006B6905">
          <w:rPr>
            <w:i/>
            <w:iCs/>
            <w:lang w:val="en-GB"/>
          </w:rPr>
          <w:t>Global Change Biology</w:t>
        </w:r>
        <w:r w:rsidRPr="006B6905">
          <w:rPr>
            <w:lang w:val="en-GB"/>
          </w:rPr>
          <w:t>, 13, 1348–1367.</w:t>
        </w:r>
      </w:ins>
    </w:p>
    <w:p w14:paraId="3CDC3566" w14:textId="77777777" w:rsidR="006B6905" w:rsidRPr="006B6905" w:rsidRDefault="006B6905">
      <w:pPr>
        <w:pStyle w:val="Litteraturfrteckning"/>
        <w:rPr>
          <w:ins w:id="743" w:author="Max Lindmark" w:date="2020-02-08T16:47:00Z"/>
          <w:lang w:val="en-GB"/>
        </w:rPr>
        <w:pPrChange w:id="744" w:author="Max Lindmark" w:date="2020-02-08T16:47:00Z">
          <w:pPr>
            <w:widowControl w:val="0"/>
            <w:autoSpaceDE w:val="0"/>
            <w:autoSpaceDN w:val="0"/>
            <w:adjustRightInd w:val="0"/>
          </w:pPr>
        </w:pPrChange>
      </w:pPr>
      <w:ins w:id="745" w:author="Max Lindmark" w:date="2020-02-08T16:47:00Z">
        <w:r w:rsidRPr="006B6905">
          <w:rPr>
            <w:lang w:val="en-GB"/>
          </w:rPr>
          <w:t xml:space="preserve">MacKenzie, B.R. &amp; Köster, F.W. (2004). Fish Production and Climate: Sprat in the Baltic Sea. </w:t>
        </w:r>
        <w:r w:rsidRPr="006B6905">
          <w:rPr>
            <w:i/>
            <w:iCs/>
            <w:lang w:val="en-GB"/>
          </w:rPr>
          <w:t>Ecology</w:t>
        </w:r>
        <w:r w:rsidRPr="006B6905">
          <w:rPr>
            <w:lang w:val="en-GB"/>
          </w:rPr>
          <w:t>, 85, 784–794.</w:t>
        </w:r>
      </w:ins>
    </w:p>
    <w:p w14:paraId="66F96BC2" w14:textId="77777777" w:rsidR="006B6905" w:rsidRPr="006B6905" w:rsidRDefault="006B6905">
      <w:pPr>
        <w:pStyle w:val="Litteraturfrteckning"/>
        <w:rPr>
          <w:ins w:id="746" w:author="Max Lindmark" w:date="2020-02-08T16:47:00Z"/>
          <w:lang w:val="en-GB"/>
        </w:rPr>
        <w:pPrChange w:id="747" w:author="Max Lindmark" w:date="2020-02-08T16:47:00Z">
          <w:pPr>
            <w:widowControl w:val="0"/>
            <w:autoSpaceDE w:val="0"/>
            <w:autoSpaceDN w:val="0"/>
            <w:adjustRightInd w:val="0"/>
          </w:pPr>
        </w:pPrChange>
      </w:pPr>
      <w:ins w:id="748" w:author="Max Lindmark" w:date="2020-02-08T16:47:00Z">
        <w:r w:rsidRPr="006B6905">
          <w:rPr>
            <w:lang w:val="en-GB"/>
          </w:rPr>
          <w:t xml:space="preserve">McCauley, D.J., Pinsky, M.L., Palumbi, S.R., Estes, J.A., Joyce, F.H. &amp; Warner, R.R. (2015). Marine defaunation: Animal loss in the global ocean. </w:t>
        </w:r>
        <w:r w:rsidRPr="006B6905">
          <w:rPr>
            <w:i/>
            <w:iCs/>
            <w:lang w:val="en-GB"/>
          </w:rPr>
          <w:t>Science</w:t>
        </w:r>
        <w:r w:rsidRPr="006B6905">
          <w:rPr>
            <w:lang w:val="en-GB"/>
          </w:rPr>
          <w:t>, 347.</w:t>
        </w:r>
      </w:ins>
    </w:p>
    <w:p w14:paraId="09A7EC4A" w14:textId="77777777" w:rsidR="006B6905" w:rsidRPr="006B6905" w:rsidRDefault="006B6905">
      <w:pPr>
        <w:pStyle w:val="Litteraturfrteckning"/>
        <w:rPr>
          <w:ins w:id="749" w:author="Max Lindmark" w:date="2020-02-08T16:47:00Z"/>
          <w:lang w:val="en-GB"/>
        </w:rPr>
        <w:pPrChange w:id="750" w:author="Max Lindmark" w:date="2020-02-08T16:47:00Z">
          <w:pPr>
            <w:widowControl w:val="0"/>
            <w:autoSpaceDE w:val="0"/>
            <w:autoSpaceDN w:val="0"/>
            <w:adjustRightInd w:val="0"/>
          </w:pPr>
        </w:pPrChange>
      </w:pPr>
      <w:ins w:id="751" w:author="Max Lindmark" w:date="2020-02-08T16:47:00Z">
        <w:r w:rsidRPr="006B6905">
          <w:rPr>
            <w:lang w:val="en-GB"/>
          </w:rPr>
          <w:t xml:space="preserve">Mion, M., Thorsen, A., Vitale, F., Dierking, J., Herrmann, J.P., Huwer, B., </w:t>
        </w:r>
        <w:r w:rsidRPr="006B6905">
          <w:rPr>
            <w:i/>
            <w:iCs/>
            <w:lang w:val="en-GB"/>
          </w:rPr>
          <w:t>et al.</w:t>
        </w:r>
        <w:r w:rsidRPr="006B6905">
          <w:rPr>
            <w:lang w:val="en-GB"/>
          </w:rPr>
          <w:t xml:space="preserve"> (2018). Effect of fish length and nutritional condition on the fecundity of distressed Atlantic cod </w:t>
        </w:r>
        <w:r w:rsidRPr="006B6905">
          <w:rPr>
            <w:i/>
            <w:iCs/>
            <w:lang w:val="en-GB"/>
          </w:rPr>
          <w:t>Gadus morhua</w:t>
        </w:r>
        <w:r w:rsidRPr="006B6905">
          <w:rPr>
            <w:lang w:val="en-GB"/>
          </w:rPr>
          <w:t xml:space="preserve"> from the Baltic Sea: POTENTIAL FECUNDITY OF BALTIC </w:t>
        </w:r>
        <w:r w:rsidRPr="006B6905">
          <w:rPr>
            <w:i/>
            <w:iCs/>
            <w:lang w:val="en-GB"/>
          </w:rPr>
          <w:t>G. MORHUA</w:t>
        </w:r>
        <w:r w:rsidRPr="006B6905">
          <w:rPr>
            <w:lang w:val="en-GB"/>
          </w:rPr>
          <w:t xml:space="preserve">. </w:t>
        </w:r>
        <w:r w:rsidRPr="006B6905">
          <w:rPr>
            <w:i/>
            <w:iCs/>
            <w:lang w:val="en-GB"/>
          </w:rPr>
          <w:t>Journal of Fish Biology</w:t>
        </w:r>
        <w:r w:rsidRPr="006B6905">
          <w:rPr>
            <w:lang w:val="en-GB"/>
          </w:rPr>
          <w:t>, 92, 1016–1034.</w:t>
        </w:r>
      </w:ins>
    </w:p>
    <w:p w14:paraId="0A207B33" w14:textId="77777777" w:rsidR="006B6905" w:rsidRPr="006B6905" w:rsidRDefault="006B6905">
      <w:pPr>
        <w:pStyle w:val="Litteraturfrteckning"/>
        <w:rPr>
          <w:ins w:id="752" w:author="Max Lindmark" w:date="2020-02-08T16:47:00Z"/>
          <w:lang w:val="en-GB"/>
        </w:rPr>
        <w:pPrChange w:id="753" w:author="Max Lindmark" w:date="2020-02-08T16:47:00Z">
          <w:pPr>
            <w:widowControl w:val="0"/>
            <w:autoSpaceDE w:val="0"/>
            <w:autoSpaceDN w:val="0"/>
            <w:adjustRightInd w:val="0"/>
          </w:pPr>
        </w:pPrChange>
      </w:pPr>
      <w:ins w:id="754" w:author="Max Lindmark" w:date="2020-02-08T16:47:00Z">
        <w:r w:rsidRPr="006B6905">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6B6905">
          <w:rPr>
            <w:i/>
            <w:iCs/>
            <w:lang w:val="en-GB"/>
          </w:rPr>
          <w:t>Global Change Biology</w:t>
        </w:r>
        <w:r w:rsidRPr="006B6905">
          <w:rPr>
            <w:lang w:val="en-GB"/>
          </w:rPr>
          <w:t>, 15, 1377–1393.</w:t>
        </w:r>
      </w:ins>
    </w:p>
    <w:p w14:paraId="1B22FC5E" w14:textId="77777777" w:rsidR="006B6905" w:rsidRPr="006B6905" w:rsidRDefault="006B6905">
      <w:pPr>
        <w:pStyle w:val="Litteraturfrteckning"/>
        <w:rPr>
          <w:ins w:id="755" w:author="Max Lindmark" w:date="2020-02-08T16:47:00Z"/>
          <w:lang w:val="en-GB"/>
        </w:rPr>
        <w:pPrChange w:id="756" w:author="Max Lindmark" w:date="2020-02-08T16:47:00Z">
          <w:pPr>
            <w:widowControl w:val="0"/>
            <w:autoSpaceDE w:val="0"/>
            <w:autoSpaceDN w:val="0"/>
            <w:adjustRightInd w:val="0"/>
          </w:pPr>
        </w:pPrChange>
      </w:pPr>
      <w:ins w:id="757" w:author="Max Lindmark" w:date="2020-02-08T16:47:00Z">
        <w:r w:rsidRPr="006B6905">
          <w:rPr>
            <w:lang w:val="en-GB"/>
          </w:rPr>
          <w:t xml:space="preserve">Morán, X.A.G., López‐Urrutia, Á., Calvo‐Díaz, A. &amp; Li, W.K.W. (2010). Increasing importance of small phytoplankton in a warmer ocean. </w:t>
        </w:r>
        <w:r w:rsidRPr="006B6905">
          <w:rPr>
            <w:i/>
            <w:iCs/>
            <w:lang w:val="en-GB"/>
          </w:rPr>
          <w:t>Global Change Biology</w:t>
        </w:r>
        <w:r w:rsidRPr="006B6905">
          <w:rPr>
            <w:lang w:val="en-GB"/>
          </w:rPr>
          <w:t>, 16, 1137–1144.</w:t>
        </w:r>
      </w:ins>
    </w:p>
    <w:p w14:paraId="28385567" w14:textId="77777777" w:rsidR="006B6905" w:rsidRPr="006B6905" w:rsidRDefault="006B6905">
      <w:pPr>
        <w:pStyle w:val="Litteraturfrteckning"/>
        <w:rPr>
          <w:ins w:id="758" w:author="Max Lindmark" w:date="2020-02-08T16:47:00Z"/>
          <w:lang w:val="en-GB"/>
        </w:rPr>
        <w:pPrChange w:id="759" w:author="Max Lindmark" w:date="2020-02-08T16:47:00Z">
          <w:pPr>
            <w:widowControl w:val="0"/>
            <w:autoSpaceDE w:val="0"/>
            <w:autoSpaceDN w:val="0"/>
            <w:adjustRightInd w:val="0"/>
          </w:pPr>
        </w:pPrChange>
      </w:pPr>
      <w:ins w:id="760" w:author="Max Lindmark" w:date="2020-02-08T16:47:00Z">
        <w:r w:rsidRPr="006B6905">
          <w:rPr>
            <w:rPrChange w:id="761" w:author="Max Lindmark" w:date="2020-02-08T16:48:00Z">
              <w:rPr>
                <w:lang w:val="en-GB"/>
              </w:rPr>
            </w:rPrChange>
          </w:rPr>
          <w:t xml:space="preserve">Morita, K., Fukuwaka, M., Tanimata, N. &amp; Yamamura, O. (2010). </w:t>
        </w:r>
        <w:r w:rsidRPr="006B6905">
          <w:rPr>
            <w:lang w:val="en-GB"/>
          </w:rPr>
          <w:t xml:space="preserve">Size-dependent thermal preferences in a pelagic fish. </w:t>
        </w:r>
        <w:r w:rsidRPr="006B6905">
          <w:rPr>
            <w:i/>
            <w:iCs/>
            <w:lang w:val="en-GB"/>
          </w:rPr>
          <w:t>Oikos</w:t>
        </w:r>
        <w:r w:rsidRPr="006B6905">
          <w:rPr>
            <w:lang w:val="en-GB"/>
          </w:rPr>
          <w:t>, 119, 1265–1272.</w:t>
        </w:r>
      </w:ins>
    </w:p>
    <w:p w14:paraId="14310D30" w14:textId="77777777" w:rsidR="006B6905" w:rsidRPr="006B6905" w:rsidRDefault="006B6905">
      <w:pPr>
        <w:pStyle w:val="Litteraturfrteckning"/>
        <w:rPr>
          <w:ins w:id="762" w:author="Max Lindmark" w:date="2020-02-08T16:47:00Z"/>
          <w:rPrChange w:id="763" w:author="Max Lindmark" w:date="2020-02-08T16:48:00Z">
            <w:rPr>
              <w:ins w:id="764" w:author="Max Lindmark" w:date="2020-02-08T16:47:00Z"/>
              <w:lang w:val="en-GB"/>
            </w:rPr>
          </w:rPrChange>
        </w:rPr>
        <w:pPrChange w:id="765" w:author="Max Lindmark" w:date="2020-02-08T16:47:00Z">
          <w:pPr>
            <w:widowControl w:val="0"/>
            <w:autoSpaceDE w:val="0"/>
            <w:autoSpaceDN w:val="0"/>
            <w:adjustRightInd w:val="0"/>
          </w:pPr>
        </w:pPrChange>
      </w:pPr>
      <w:ins w:id="766" w:author="Max Lindmark" w:date="2020-02-08T16:47:00Z">
        <w:r w:rsidRPr="006B6905">
          <w:rPr>
            <w:lang w:val="en-GB"/>
          </w:rPr>
          <w:t xml:space="preserve">Neubauer, P. &amp; Andersen, K.H. (2019). Thermal performance of fish is explained by an interplay between physiology, behaviour and ecology. </w:t>
        </w:r>
        <w:r w:rsidRPr="006B6905">
          <w:rPr>
            <w:i/>
            <w:iCs/>
            <w:rPrChange w:id="767" w:author="Max Lindmark" w:date="2020-02-08T16:48:00Z">
              <w:rPr>
                <w:i/>
                <w:iCs/>
                <w:lang w:val="en-GB"/>
              </w:rPr>
            </w:rPrChange>
          </w:rPr>
          <w:t>Conserv Physiol</w:t>
        </w:r>
        <w:r w:rsidRPr="006B6905">
          <w:rPr>
            <w:rPrChange w:id="768" w:author="Max Lindmark" w:date="2020-02-08T16:48:00Z">
              <w:rPr>
                <w:lang w:val="en-GB"/>
              </w:rPr>
            </w:rPrChange>
          </w:rPr>
          <w:t>, 7.</w:t>
        </w:r>
      </w:ins>
    </w:p>
    <w:p w14:paraId="38D3A9D4" w14:textId="77777777" w:rsidR="006B6905" w:rsidRPr="006B6905" w:rsidRDefault="006B6905">
      <w:pPr>
        <w:pStyle w:val="Litteraturfrteckning"/>
        <w:rPr>
          <w:ins w:id="769" w:author="Max Lindmark" w:date="2020-02-08T16:47:00Z"/>
          <w:lang w:val="en-GB"/>
        </w:rPr>
        <w:pPrChange w:id="770" w:author="Max Lindmark" w:date="2020-02-08T16:47:00Z">
          <w:pPr>
            <w:widowControl w:val="0"/>
            <w:autoSpaceDE w:val="0"/>
            <w:autoSpaceDN w:val="0"/>
            <w:adjustRightInd w:val="0"/>
          </w:pPr>
        </w:pPrChange>
      </w:pPr>
      <w:ins w:id="771" w:author="Max Lindmark" w:date="2020-02-08T16:47:00Z">
        <w:r w:rsidRPr="006B6905">
          <w:rPr>
            <w:rPrChange w:id="772" w:author="Max Lindmark" w:date="2020-02-08T16:48:00Z">
              <w:rPr>
                <w:lang w:val="en-GB"/>
              </w:rPr>
            </w:rPrChange>
          </w:rPr>
          <w:t xml:space="preserve">Neuenfeldt, S., Bartolino, V., Orio, A., Andersen, K.H., Andersen, N.G., Niiranen, S., </w:t>
        </w:r>
        <w:r w:rsidRPr="006B6905">
          <w:rPr>
            <w:i/>
            <w:iCs/>
            <w:rPrChange w:id="773" w:author="Max Lindmark" w:date="2020-02-08T16:48:00Z">
              <w:rPr>
                <w:i/>
                <w:iCs/>
                <w:lang w:val="en-GB"/>
              </w:rPr>
            </w:rPrChange>
          </w:rPr>
          <w:t>et al.</w:t>
        </w:r>
        <w:r w:rsidRPr="006B6905">
          <w:rPr>
            <w:rPrChange w:id="774" w:author="Max Lindmark" w:date="2020-02-08T16:48:00Z">
              <w:rPr>
                <w:lang w:val="en-GB"/>
              </w:rPr>
            </w:rPrChange>
          </w:rPr>
          <w:t xml:space="preserve"> </w:t>
        </w:r>
        <w:r w:rsidRPr="006B6905">
          <w:rPr>
            <w:lang w:val="en-GB"/>
          </w:rPr>
          <w:t xml:space="preserve">(2019). Feeding and growth of Atlantic cod (Gadus morhua L.) in the eastern Baltic Sea under environmental change. </w:t>
        </w:r>
        <w:r w:rsidRPr="006B6905">
          <w:rPr>
            <w:i/>
            <w:iCs/>
            <w:lang w:val="en-GB"/>
          </w:rPr>
          <w:t>ICES Journal of Marine Science</w:t>
        </w:r>
        <w:r w:rsidRPr="006B6905">
          <w:rPr>
            <w:lang w:val="en-GB"/>
          </w:rPr>
          <w:t>, fsz224.</w:t>
        </w:r>
      </w:ins>
    </w:p>
    <w:p w14:paraId="2B26F71E" w14:textId="77777777" w:rsidR="006B6905" w:rsidRPr="006B6905" w:rsidRDefault="006B6905">
      <w:pPr>
        <w:pStyle w:val="Litteraturfrteckning"/>
        <w:rPr>
          <w:ins w:id="775" w:author="Max Lindmark" w:date="2020-02-08T16:47:00Z"/>
          <w:lang w:val="en-GB"/>
        </w:rPr>
        <w:pPrChange w:id="776" w:author="Max Lindmark" w:date="2020-02-08T16:47:00Z">
          <w:pPr>
            <w:widowControl w:val="0"/>
            <w:autoSpaceDE w:val="0"/>
            <w:autoSpaceDN w:val="0"/>
            <w:adjustRightInd w:val="0"/>
          </w:pPr>
        </w:pPrChange>
      </w:pPr>
      <w:ins w:id="777" w:author="Max Lindmark" w:date="2020-02-08T16:47:00Z">
        <w:r w:rsidRPr="006B6905">
          <w:rPr>
            <w:lang w:val="en-GB"/>
          </w:rPr>
          <w:t xml:space="preserve">Neuheimer, A.B. &amp; Grønkjaer, P. (2012). Climate effects on size-at-age: growth in warming waters compensates for earlier maturity in an exploited marine fish. </w:t>
        </w:r>
        <w:r w:rsidRPr="006B6905">
          <w:rPr>
            <w:i/>
            <w:iCs/>
            <w:lang w:val="en-GB"/>
          </w:rPr>
          <w:t>Global Change Biology</w:t>
        </w:r>
        <w:r w:rsidRPr="006B6905">
          <w:rPr>
            <w:lang w:val="en-GB"/>
          </w:rPr>
          <w:t>, 18, 1812–1822.</w:t>
        </w:r>
      </w:ins>
    </w:p>
    <w:p w14:paraId="10E31038" w14:textId="77777777" w:rsidR="006B6905" w:rsidRPr="006B6905" w:rsidRDefault="006B6905">
      <w:pPr>
        <w:pStyle w:val="Litteraturfrteckning"/>
        <w:rPr>
          <w:ins w:id="778" w:author="Max Lindmark" w:date="2020-02-08T16:47:00Z"/>
          <w:lang w:val="en-GB"/>
        </w:rPr>
        <w:pPrChange w:id="779" w:author="Max Lindmark" w:date="2020-02-08T16:47:00Z">
          <w:pPr>
            <w:widowControl w:val="0"/>
            <w:autoSpaceDE w:val="0"/>
            <w:autoSpaceDN w:val="0"/>
            <w:adjustRightInd w:val="0"/>
          </w:pPr>
        </w:pPrChange>
      </w:pPr>
      <w:ins w:id="780" w:author="Max Lindmark" w:date="2020-02-08T16:47:00Z">
        <w:r w:rsidRPr="006B6905">
          <w:rPr>
            <w:lang w:val="en-GB"/>
          </w:rPr>
          <w:t xml:space="preserve">Neuheimer, A.B., Thresher, R.E., Lyle, J.M. &amp; Semmens, J.M. (2011). Tolerance limit for fish growth exceeded by warming waters. </w:t>
        </w:r>
        <w:r w:rsidRPr="006B6905">
          <w:rPr>
            <w:i/>
            <w:iCs/>
            <w:lang w:val="en-GB"/>
          </w:rPr>
          <w:t>Nature Climate Change</w:t>
        </w:r>
        <w:r w:rsidRPr="006B6905">
          <w:rPr>
            <w:lang w:val="en-GB"/>
          </w:rPr>
          <w:t>, 1, 110–113.</w:t>
        </w:r>
      </w:ins>
    </w:p>
    <w:p w14:paraId="71F1F168" w14:textId="77777777" w:rsidR="006B6905" w:rsidRPr="006B6905" w:rsidRDefault="006B6905">
      <w:pPr>
        <w:pStyle w:val="Litteraturfrteckning"/>
        <w:rPr>
          <w:ins w:id="781" w:author="Max Lindmark" w:date="2020-02-08T16:47:00Z"/>
          <w:lang w:val="en-GB"/>
        </w:rPr>
        <w:pPrChange w:id="782" w:author="Max Lindmark" w:date="2020-02-08T16:47:00Z">
          <w:pPr>
            <w:widowControl w:val="0"/>
            <w:autoSpaceDE w:val="0"/>
            <w:autoSpaceDN w:val="0"/>
            <w:adjustRightInd w:val="0"/>
          </w:pPr>
        </w:pPrChange>
      </w:pPr>
      <w:ins w:id="783" w:author="Max Lindmark" w:date="2020-02-08T16:47:00Z">
        <w:r w:rsidRPr="006B6905">
          <w:rPr>
            <w:lang w:val="en-GB"/>
          </w:rPr>
          <w:t xml:space="preserve">Ohlberger, J. (2013). Climate warming and ectotherm body size – from individual physiology to community ecology. </w:t>
        </w:r>
        <w:r w:rsidRPr="006B6905">
          <w:rPr>
            <w:i/>
            <w:iCs/>
            <w:lang w:val="en-GB"/>
          </w:rPr>
          <w:t>Functional Ecology</w:t>
        </w:r>
        <w:r w:rsidRPr="006B6905">
          <w:rPr>
            <w:lang w:val="en-GB"/>
          </w:rPr>
          <w:t>, 27, 991–1001.</w:t>
        </w:r>
      </w:ins>
    </w:p>
    <w:p w14:paraId="69C72468" w14:textId="77777777" w:rsidR="006B6905" w:rsidRPr="006B6905" w:rsidRDefault="006B6905">
      <w:pPr>
        <w:pStyle w:val="Litteraturfrteckning"/>
        <w:rPr>
          <w:ins w:id="784" w:author="Max Lindmark" w:date="2020-02-08T16:47:00Z"/>
          <w:lang w:val="en-GB"/>
        </w:rPr>
        <w:pPrChange w:id="785" w:author="Max Lindmark" w:date="2020-02-08T16:47:00Z">
          <w:pPr>
            <w:widowControl w:val="0"/>
            <w:autoSpaceDE w:val="0"/>
            <w:autoSpaceDN w:val="0"/>
            <w:adjustRightInd w:val="0"/>
          </w:pPr>
        </w:pPrChange>
      </w:pPr>
      <w:ins w:id="786" w:author="Max Lindmark" w:date="2020-02-08T16:47:00Z">
        <w:r w:rsidRPr="006B6905">
          <w:rPr>
            <w:lang w:val="en-GB"/>
          </w:rPr>
          <w:t xml:space="preserve">Orio, A., Bergström, U., Florin, A.-B., Lehmann, A., Šics, I. &amp; Casini, M. (2019). Spatial contraction of demersal fish populations in a large marine ecosystem. </w:t>
        </w:r>
        <w:r w:rsidRPr="006B6905">
          <w:rPr>
            <w:i/>
            <w:iCs/>
            <w:lang w:val="en-GB"/>
          </w:rPr>
          <w:t>Journal of Biogeography</w:t>
        </w:r>
        <w:r w:rsidRPr="006B6905">
          <w:rPr>
            <w:lang w:val="en-GB"/>
          </w:rPr>
          <w:t>, 46, 633–645.</w:t>
        </w:r>
      </w:ins>
    </w:p>
    <w:p w14:paraId="17CC8CEA" w14:textId="77777777" w:rsidR="006B6905" w:rsidRPr="006B6905" w:rsidRDefault="006B6905">
      <w:pPr>
        <w:pStyle w:val="Litteraturfrteckning"/>
        <w:rPr>
          <w:ins w:id="787" w:author="Max Lindmark" w:date="2020-02-08T16:47:00Z"/>
          <w:lang w:val="en-GB"/>
        </w:rPr>
        <w:pPrChange w:id="788" w:author="Max Lindmark" w:date="2020-02-08T16:47:00Z">
          <w:pPr>
            <w:widowControl w:val="0"/>
            <w:autoSpaceDE w:val="0"/>
            <w:autoSpaceDN w:val="0"/>
            <w:adjustRightInd w:val="0"/>
          </w:pPr>
        </w:pPrChange>
      </w:pPr>
      <w:ins w:id="789" w:author="Max Lindmark" w:date="2020-02-08T16:47:00Z">
        <w:r w:rsidRPr="006B6905">
          <w:rPr>
            <w:lang w:val="en-GB"/>
          </w:rPr>
          <w:t xml:space="preserve">Pauly, D. (1980). On the interrelationships between natural mortality, growth parameters, and mean environmental temperature in 175 fish stocks. </w:t>
        </w:r>
        <w:r w:rsidRPr="006B6905">
          <w:rPr>
            <w:i/>
            <w:iCs/>
            <w:lang w:val="en-GB"/>
          </w:rPr>
          <w:t>ICES Journal of Marine Science</w:t>
        </w:r>
        <w:r w:rsidRPr="006B6905">
          <w:rPr>
            <w:lang w:val="en-GB"/>
          </w:rPr>
          <w:t>, 39, 175–192.</w:t>
        </w:r>
      </w:ins>
    </w:p>
    <w:p w14:paraId="1D46AC66" w14:textId="77777777" w:rsidR="006B6905" w:rsidRPr="006B6905" w:rsidRDefault="006B6905">
      <w:pPr>
        <w:pStyle w:val="Litteraturfrteckning"/>
        <w:rPr>
          <w:ins w:id="790" w:author="Max Lindmark" w:date="2020-02-08T16:47:00Z"/>
          <w:lang w:val="en-GB"/>
        </w:rPr>
        <w:pPrChange w:id="791" w:author="Max Lindmark" w:date="2020-02-08T16:47:00Z">
          <w:pPr>
            <w:widowControl w:val="0"/>
            <w:autoSpaceDE w:val="0"/>
            <w:autoSpaceDN w:val="0"/>
            <w:adjustRightInd w:val="0"/>
          </w:pPr>
        </w:pPrChange>
      </w:pPr>
      <w:ins w:id="792" w:author="Max Lindmark" w:date="2020-02-08T16:47:00Z">
        <w:r w:rsidRPr="006B6905">
          <w:rPr>
            <w:lang w:val="en-GB"/>
          </w:rPr>
          <w:t xml:space="preserve">Pauly, D. &amp; Cheung, W.W.L. (2018). Sound physiological knowledge and principles in modeling shrinking of fishes under climate change. </w:t>
        </w:r>
        <w:r w:rsidRPr="006B6905">
          <w:rPr>
            <w:i/>
            <w:iCs/>
            <w:lang w:val="en-GB"/>
          </w:rPr>
          <w:t>Global Change Biology</w:t>
        </w:r>
        <w:r w:rsidRPr="006B6905">
          <w:rPr>
            <w:lang w:val="en-GB"/>
          </w:rPr>
          <w:t>, 24, e15–e26.</w:t>
        </w:r>
      </w:ins>
    </w:p>
    <w:p w14:paraId="3B509228" w14:textId="77777777" w:rsidR="006B6905" w:rsidRPr="006B6905" w:rsidRDefault="006B6905">
      <w:pPr>
        <w:pStyle w:val="Litteraturfrteckning"/>
        <w:rPr>
          <w:ins w:id="793" w:author="Max Lindmark" w:date="2020-02-08T16:47:00Z"/>
          <w:lang w:val="en-GB"/>
        </w:rPr>
        <w:pPrChange w:id="794" w:author="Max Lindmark" w:date="2020-02-08T16:47:00Z">
          <w:pPr>
            <w:widowControl w:val="0"/>
            <w:autoSpaceDE w:val="0"/>
            <w:autoSpaceDN w:val="0"/>
            <w:adjustRightInd w:val="0"/>
          </w:pPr>
        </w:pPrChange>
      </w:pPr>
      <w:ins w:id="795" w:author="Max Lindmark" w:date="2020-02-08T16:47:00Z">
        <w:r w:rsidRPr="006B6905">
          <w:rPr>
            <w:lang w:val="en-GB"/>
          </w:rPr>
          <w:t xml:space="preserve">Pinsky, M.L., Worm, B., Fogarty, M.J., Sarmiento, J.L. &amp; Levin, S.A. (2013). Marine Taxa Track Local Climate Velocities. </w:t>
        </w:r>
        <w:r w:rsidRPr="006B6905">
          <w:rPr>
            <w:i/>
            <w:iCs/>
            <w:lang w:val="en-GB"/>
          </w:rPr>
          <w:t>Science</w:t>
        </w:r>
        <w:r w:rsidRPr="006B6905">
          <w:rPr>
            <w:lang w:val="en-GB"/>
          </w:rPr>
          <w:t>, 341, 1239–1242.</w:t>
        </w:r>
      </w:ins>
    </w:p>
    <w:p w14:paraId="1D03DEDA" w14:textId="77777777" w:rsidR="006B6905" w:rsidRPr="006B6905" w:rsidRDefault="006B6905">
      <w:pPr>
        <w:pStyle w:val="Litteraturfrteckning"/>
        <w:rPr>
          <w:ins w:id="796" w:author="Max Lindmark" w:date="2020-02-08T16:47:00Z"/>
          <w:lang w:val="en-GB"/>
        </w:rPr>
        <w:pPrChange w:id="797" w:author="Max Lindmark" w:date="2020-02-08T16:47:00Z">
          <w:pPr>
            <w:widowControl w:val="0"/>
            <w:autoSpaceDE w:val="0"/>
            <w:autoSpaceDN w:val="0"/>
            <w:adjustRightInd w:val="0"/>
          </w:pPr>
        </w:pPrChange>
      </w:pPr>
      <w:ins w:id="798" w:author="Max Lindmark" w:date="2020-02-08T16:47:00Z">
        <w:r w:rsidRPr="006B6905">
          <w:rPr>
            <w:lang w:val="en-GB"/>
          </w:rPr>
          <w:t xml:space="preserve">Pontavice, H. du, Gascuel, D., Reygondeau, G., Maureaud, A. &amp; Cheung, W.W.L. (2019). Climate change undermines the global functioning of marine food webs. </w:t>
        </w:r>
        <w:r w:rsidRPr="006B6905">
          <w:rPr>
            <w:i/>
            <w:iCs/>
            <w:lang w:val="en-GB"/>
          </w:rPr>
          <w:t>Global Change Biology</w:t>
        </w:r>
        <w:r w:rsidRPr="006B6905">
          <w:rPr>
            <w:lang w:val="en-GB"/>
          </w:rPr>
          <w:t>.</w:t>
        </w:r>
      </w:ins>
    </w:p>
    <w:p w14:paraId="38890E43" w14:textId="77777777" w:rsidR="006B6905" w:rsidRPr="006B6905" w:rsidRDefault="006B6905">
      <w:pPr>
        <w:pStyle w:val="Litteraturfrteckning"/>
        <w:rPr>
          <w:ins w:id="799" w:author="Max Lindmark" w:date="2020-02-08T16:47:00Z"/>
          <w:lang w:val="en-GB"/>
        </w:rPr>
        <w:pPrChange w:id="800" w:author="Max Lindmark" w:date="2020-02-08T16:47:00Z">
          <w:pPr>
            <w:widowControl w:val="0"/>
            <w:autoSpaceDE w:val="0"/>
            <w:autoSpaceDN w:val="0"/>
            <w:adjustRightInd w:val="0"/>
          </w:pPr>
        </w:pPrChange>
      </w:pPr>
      <w:ins w:id="801" w:author="Max Lindmark" w:date="2020-02-08T16:47:00Z">
        <w:r w:rsidRPr="006B6905">
          <w:rPr>
            <w:lang w:val="en-GB"/>
          </w:rPr>
          <w:t xml:space="preserve">R Core Team. (2018). </w:t>
        </w:r>
        <w:r w:rsidRPr="006B6905">
          <w:rPr>
            <w:i/>
            <w:iCs/>
            <w:lang w:val="en-GB"/>
          </w:rPr>
          <w:t>R: A Language and Environment for Statistical Computing. R Foundation for Statistical Computing</w:t>
        </w:r>
        <w:r w:rsidRPr="006B6905">
          <w:rPr>
            <w:lang w:val="en-GB"/>
          </w:rPr>
          <w:t>. Vienna, Austria.</w:t>
        </w:r>
      </w:ins>
    </w:p>
    <w:p w14:paraId="7CF4FB99" w14:textId="77777777" w:rsidR="006B6905" w:rsidRPr="006B6905" w:rsidRDefault="006B6905">
      <w:pPr>
        <w:pStyle w:val="Litteraturfrteckning"/>
        <w:rPr>
          <w:ins w:id="802" w:author="Max Lindmark" w:date="2020-02-08T16:47:00Z"/>
          <w:lang w:val="en-GB"/>
        </w:rPr>
        <w:pPrChange w:id="803" w:author="Max Lindmark" w:date="2020-02-08T16:47:00Z">
          <w:pPr>
            <w:widowControl w:val="0"/>
            <w:autoSpaceDE w:val="0"/>
            <w:autoSpaceDN w:val="0"/>
            <w:adjustRightInd w:val="0"/>
          </w:pPr>
        </w:pPrChange>
      </w:pPr>
      <w:ins w:id="804" w:author="Max Lindmark" w:date="2020-02-08T16:47:00Z">
        <w:r w:rsidRPr="006B6905">
          <w:rPr>
            <w:lang w:val="en-GB"/>
          </w:rPr>
          <w:t xml:space="preserve">Rall, B.C., Brose, U., Hartvig, M., Kalinkat, G., Schwarzmuller, F., Vucic-Pestic, O., </w:t>
        </w:r>
        <w:r w:rsidRPr="006B6905">
          <w:rPr>
            <w:i/>
            <w:iCs/>
            <w:lang w:val="en-GB"/>
          </w:rPr>
          <w:t>et al.</w:t>
        </w:r>
        <w:r w:rsidRPr="006B6905">
          <w:rPr>
            <w:lang w:val="en-GB"/>
          </w:rPr>
          <w:t xml:space="preserve"> (2012). Universal temperature and body-mass scaling of feeding rates. </w:t>
        </w:r>
        <w:r w:rsidRPr="006B6905">
          <w:rPr>
            <w:i/>
            <w:iCs/>
            <w:lang w:val="en-GB"/>
          </w:rPr>
          <w:t>Philosophical Transactions of the Royal Society of London, Series B: Biological Sciences</w:t>
        </w:r>
        <w:r w:rsidRPr="006B6905">
          <w:rPr>
            <w:lang w:val="en-GB"/>
          </w:rPr>
          <w:t>, 367, 2923–2934.</w:t>
        </w:r>
      </w:ins>
    </w:p>
    <w:p w14:paraId="5D6525ED" w14:textId="77777777" w:rsidR="006B6905" w:rsidRPr="006B6905" w:rsidRDefault="006B6905">
      <w:pPr>
        <w:pStyle w:val="Litteraturfrteckning"/>
        <w:rPr>
          <w:ins w:id="805" w:author="Max Lindmark" w:date="2020-02-08T16:47:00Z"/>
          <w:lang w:val="en-GB"/>
        </w:rPr>
        <w:pPrChange w:id="806" w:author="Max Lindmark" w:date="2020-02-08T16:47:00Z">
          <w:pPr>
            <w:widowControl w:val="0"/>
            <w:autoSpaceDE w:val="0"/>
            <w:autoSpaceDN w:val="0"/>
            <w:adjustRightInd w:val="0"/>
          </w:pPr>
        </w:pPrChange>
      </w:pPr>
      <w:ins w:id="807" w:author="Max Lindmark" w:date="2020-02-08T16:47:00Z">
        <w:r w:rsidRPr="006B6905">
          <w:rPr>
            <w:lang w:val="en-GB"/>
          </w:rPr>
          <w:t xml:space="preserve">Reum, J.C.P., Blanchard, J.L., Holsman, K.K., Aydin, K. &amp; Punt, A.E. (2019). Species‐specific ontogenetic diet shifts attenuate trophic cascades and lengthen food chains in exploited ecosystems. </w:t>
        </w:r>
        <w:r w:rsidRPr="006B6905">
          <w:rPr>
            <w:i/>
            <w:iCs/>
            <w:lang w:val="en-GB"/>
          </w:rPr>
          <w:t>Oikos</w:t>
        </w:r>
        <w:r w:rsidRPr="006B6905">
          <w:rPr>
            <w:lang w:val="en-GB"/>
          </w:rPr>
          <w:t>, 128, 1051–1064.</w:t>
        </w:r>
      </w:ins>
    </w:p>
    <w:p w14:paraId="0C6CCCFE" w14:textId="77777777" w:rsidR="006B6905" w:rsidRPr="006B6905" w:rsidRDefault="006B6905">
      <w:pPr>
        <w:pStyle w:val="Litteraturfrteckning"/>
        <w:rPr>
          <w:ins w:id="808" w:author="Max Lindmark" w:date="2020-02-08T16:47:00Z"/>
          <w:lang w:val="en-GB"/>
        </w:rPr>
        <w:pPrChange w:id="809" w:author="Max Lindmark" w:date="2020-02-08T16:47:00Z">
          <w:pPr>
            <w:widowControl w:val="0"/>
            <w:autoSpaceDE w:val="0"/>
            <w:autoSpaceDN w:val="0"/>
            <w:adjustRightInd w:val="0"/>
          </w:pPr>
        </w:pPrChange>
      </w:pPr>
      <w:ins w:id="810" w:author="Max Lindmark" w:date="2020-02-08T16:47:00Z">
        <w:r w:rsidRPr="006B6905">
          <w:rPr>
            <w:lang w:val="en-GB"/>
          </w:rPr>
          <w:t xml:space="preserve">Righton, D.A., Andersen, K.Haste., Neat, F., Thorsteinsson, V., Steingrund, P., Svedäng, H., </w:t>
        </w:r>
        <w:r w:rsidRPr="006B6905">
          <w:rPr>
            <w:i/>
            <w:iCs/>
            <w:lang w:val="en-GB"/>
          </w:rPr>
          <w:t>et al.</w:t>
        </w:r>
        <w:r w:rsidRPr="006B6905">
          <w:rPr>
            <w:lang w:val="en-GB"/>
          </w:rPr>
          <w:t xml:space="preserve"> (2010). Thermal niche of Atlantic cod Gadus morhua: limits, tolerance and optima. </w:t>
        </w:r>
        <w:r w:rsidRPr="006B6905">
          <w:rPr>
            <w:i/>
            <w:iCs/>
            <w:lang w:val="en-GB"/>
          </w:rPr>
          <w:t>Marine Ecology Progress Series</w:t>
        </w:r>
        <w:r w:rsidRPr="006B6905">
          <w:rPr>
            <w:lang w:val="en-GB"/>
          </w:rPr>
          <w:t>, 420, 1–13.</w:t>
        </w:r>
      </w:ins>
    </w:p>
    <w:p w14:paraId="4500E239" w14:textId="77777777" w:rsidR="006B6905" w:rsidRPr="006B6905" w:rsidRDefault="006B6905">
      <w:pPr>
        <w:pStyle w:val="Litteraturfrteckning"/>
        <w:rPr>
          <w:ins w:id="811" w:author="Max Lindmark" w:date="2020-02-08T16:47:00Z"/>
          <w:lang w:val="en-GB"/>
        </w:rPr>
        <w:pPrChange w:id="812" w:author="Max Lindmark" w:date="2020-02-08T16:47:00Z">
          <w:pPr>
            <w:widowControl w:val="0"/>
            <w:autoSpaceDE w:val="0"/>
            <w:autoSpaceDN w:val="0"/>
            <w:adjustRightInd w:val="0"/>
          </w:pPr>
        </w:pPrChange>
      </w:pPr>
      <w:ins w:id="813" w:author="Max Lindmark" w:date="2020-02-08T16:47:00Z">
        <w:r w:rsidRPr="006B6905">
          <w:rPr>
            <w:lang w:val="en-GB"/>
          </w:rPr>
          <w:t xml:space="preserve">van Rijn, I., Buba, Y., DeLong, J., Kiflawi, M. &amp; Belmaker, J. (2017). Large but uneven reduction in fish size across species in relation to changing sea temperatures. </w:t>
        </w:r>
        <w:r w:rsidRPr="006B6905">
          <w:rPr>
            <w:i/>
            <w:iCs/>
            <w:lang w:val="en-GB"/>
          </w:rPr>
          <w:t>Global Change Biology</w:t>
        </w:r>
        <w:r w:rsidRPr="006B6905">
          <w:rPr>
            <w:lang w:val="en-GB"/>
          </w:rPr>
          <w:t>, 23, 3667–3674.</w:t>
        </w:r>
      </w:ins>
    </w:p>
    <w:p w14:paraId="4DF37627" w14:textId="77777777" w:rsidR="006B6905" w:rsidRPr="006B6905" w:rsidRDefault="006B6905">
      <w:pPr>
        <w:pStyle w:val="Litteraturfrteckning"/>
        <w:rPr>
          <w:ins w:id="814" w:author="Max Lindmark" w:date="2020-02-08T16:47:00Z"/>
          <w:lang w:val="en-GB"/>
        </w:rPr>
        <w:pPrChange w:id="815" w:author="Max Lindmark" w:date="2020-02-08T16:47:00Z">
          <w:pPr>
            <w:widowControl w:val="0"/>
            <w:autoSpaceDE w:val="0"/>
            <w:autoSpaceDN w:val="0"/>
            <w:adjustRightInd w:val="0"/>
          </w:pPr>
        </w:pPrChange>
      </w:pPr>
      <w:ins w:id="816" w:author="Max Lindmark" w:date="2020-02-08T16:47:00Z">
        <w:r w:rsidRPr="006B6905">
          <w:rPr>
            <w:lang w:val="en-GB"/>
          </w:rPr>
          <w:t xml:space="preserve">Rohatgi, A. (2012). </w:t>
        </w:r>
        <w:r w:rsidRPr="006B6905">
          <w:rPr>
            <w:i/>
            <w:iCs/>
            <w:lang w:val="en-GB"/>
          </w:rPr>
          <w:t>WebPlotDigitalizer: HTML5 based online tool to extract numerical data from plot images. Version 4.1. [WWW document] URL https://automeris.io/WebPlotDigitizer (accessed on January 2019).</w:t>
        </w:r>
      </w:ins>
    </w:p>
    <w:p w14:paraId="1008A105" w14:textId="77777777" w:rsidR="006B6905" w:rsidRPr="006B6905" w:rsidRDefault="006B6905">
      <w:pPr>
        <w:pStyle w:val="Litteraturfrteckning"/>
        <w:rPr>
          <w:ins w:id="817" w:author="Max Lindmark" w:date="2020-02-08T16:47:00Z"/>
          <w:lang w:val="en-GB"/>
        </w:rPr>
        <w:pPrChange w:id="818" w:author="Max Lindmark" w:date="2020-02-08T16:47:00Z">
          <w:pPr>
            <w:widowControl w:val="0"/>
            <w:autoSpaceDE w:val="0"/>
            <w:autoSpaceDN w:val="0"/>
            <w:adjustRightInd w:val="0"/>
          </w:pPr>
        </w:pPrChange>
      </w:pPr>
      <w:ins w:id="819" w:author="Max Lindmark" w:date="2020-02-08T16:47:00Z">
        <w:r w:rsidRPr="006B6905">
          <w:rPr>
            <w:lang w:val="en-GB"/>
          </w:rPr>
          <w:t xml:space="preserve">Sarmiento, J.L., Slater, R., Barber, R., Bopp, L., Doney, S.C., Hirst, A.C., </w:t>
        </w:r>
        <w:r w:rsidRPr="006B6905">
          <w:rPr>
            <w:i/>
            <w:iCs/>
            <w:lang w:val="en-GB"/>
          </w:rPr>
          <w:t>et al.</w:t>
        </w:r>
        <w:r w:rsidRPr="006B6905">
          <w:rPr>
            <w:lang w:val="en-GB"/>
          </w:rPr>
          <w:t xml:space="preserve"> (2004). Response of ocean ecosystems to climate warming. </w:t>
        </w:r>
        <w:r w:rsidRPr="006B6905">
          <w:rPr>
            <w:i/>
            <w:iCs/>
            <w:lang w:val="en-GB"/>
          </w:rPr>
          <w:t>Global Biogeochemical Cycles</w:t>
        </w:r>
        <w:r w:rsidRPr="006B6905">
          <w:rPr>
            <w:lang w:val="en-GB"/>
          </w:rPr>
          <w:t>, 18, n/a–n/a.</w:t>
        </w:r>
      </w:ins>
    </w:p>
    <w:p w14:paraId="3615F10B" w14:textId="77777777" w:rsidR="006B6905" w:rsidRPr="006B6905" w:rsidRDefault="006B6905">
      <w:pPr>
        <w:pStyle w:val="Litteraturfrteckning"/>
        <w:rPr>
          <w:ins w:id="820" w:author="Max Lindmark" w:date="2020-02-08T16:47:00Z"/>
          <w:lang w:val="en-GB"/>
        </w:rPr>
        <w:pPrChange w:id="821" w:author="Max Lindmark" w:date="2020-02-08T16:47:00Z">
          <w:pPr>
            <w:widowControl w:val="0"/>
            <w:autoSpaceDE w:val="0"/>
            <w:autoSpaceDN w:val="0"/>
            <w:adjustRightInd w:val="0"/>
          </w:pPr>
        </w:pPrChange>
      </w:pPr>
      <w:ins w:id="822" w:author="Max Lindmark" w:date="2020-02-08T16:47:00Z">
        <w:r w:rsidRPr="006B6905">
          <w:rPr>
            <w:lang w:val="en-GB"/>
          </w:rPr>
          <w:t xml:space="preserve">Savage, V.M., Gillooly, J.F., Brown, J.H., West, G.B. &amp; Charnov, E.L. (2004). Effects of body size and temperature on population growth. </w:t>
        </w:r>
        <w:r w:rsidRPr="006B6905">
          <w:rPr>
            <w:i/>
            <w:iCs/>
            <w:lang w:val="en-GB"/>
          </w:rPr>
          <w:t>The American Naturalist</w:t>
        </w:r>
        <w:r w:rsidRPr="006B6905">
          <w:rPr>
            <w:lang w:val="en-GB"/>
          </w:rPr>
          <w:t>, 163, 429–441.</w:t>
        </w:r>
      </w:ins>
    </w:p>
    <w:p w14:paraId="02CCFDA1" w14:textId="77777777" w:rsidR="006B6905" w:rsidRPr="006B6905" w:rsidRDefault="006B6905">
      <w:pPr>
        <w:pStyle w:val="Litteraturfrteckning"/>
        <w:rPr>
          <w:ins w:id="823" w:author="Max Lindmark" w:date="2020-02-08T16:47:00Z"/>
          <w:lang w:val="en-GB"/>
        </w:rPr>
        <w:pPrChange w:id="824" w:author="Max Lindmark" w:date="2020-02-08T16:47:00Z">
          <w:pPr>
            <w:widowControl w:val="0"/>
            <w:autoSpaceDE w:val="0"/>
            <w:autoSpaceDN w:val="0"/>
            <w:adjustRightInd w:val="0"/>
          </w:pPr>
        </w:pPrChange>
      </w:pPr>
      <w:ins w:id="825" w:author="Max Lindmark" w:date="2020-02-08T16:47:00Z">
        <w:r w:rsidRPr="006B6905">
          <w:rPr>
            <w:lang w:val="en-GB"/>
          </w:rPr>
          <w:t xml:space="preserve">Scott, F., Blanchard, J. &amp; Andersen, K. (2019). </w:t>
        </w:r>
        <w:r w:rsidRPr="006B6905">
          <w:rPr>
            <w:i/>
            <w:iCs/>
            <w:lang w:val="en-GB"/>
          </w:rPr>
          <w:t>mizer: Multi-Species sIZE Spectrum Modelling in R</w:t>
        </w:r>
        <w:r w:rsidRPr="006B6905">
          <w:rPr>
            <w:lang w:val="en-GB"/>
          </w:rPr>
          <w:t>. R. .</w:t>
        </w:r>
      </w:ins>
    </w:p>
    <w:p w14:paraId="0D2AB9AC" w14:textId="77777777" w:rsidR="006B6905" w:rsidRPr="006B6905" w:rsidRDefault="006B6905">
      <w:pPr>
        <w:pStyle w:val="Litteraturfrteckning"/>
        <w:rPr>
          <w:ins w:id="826" w:author="Max Lindmark" w:date="2020-02-08T16:47:00Z"/>
          <w:lang w:val="en-GB"/>
        </w:rPr>
        <w:pPrChange w:id="827" w:author="Max Lindmark" w:date="2020-02-08T16:47:00Z">
          <w:pPr>
            <w:widowControl w:val="0"/>
            <w:autoSpaceDE w:val="0"/>
            <w:autoSpaceDN w:val="0"/>
            <w:adjustRightInd w:val="0"/>
          </w:pPr>
        </w:pPrChange>
      </w:pPr>
      <w:ins w:id="828" w:author="Max Lindmark" w:date="2020-02-08T16:47:00Z">
        <w:r w:rsidRPr="006B6905">
          <w:rPr>
            <w:lang w:val="en-GB"/>
          </w:rPr>
          <w:t xml:space="preserve">Scott, F., Blanchard, J.L. &amp; Andersen, K.Haste. (2014). mizer: An R package for multispecies, trait-based and community size spectrum ecological modelling. </w:t>
        </w:r>
        <w:r w:rsidRPr="006B6905">
          <w:rPr>
            <w:i/>
            <w:iCs/>
            <w:lang w:val="en-GB"/>
          </w:rPr>
          <w:t>Methods in Ecology and Evolution</w:t>
        </w:r>
        <w:r w:rsidRPr="006B6905">
          <w:rPr>
            <w:lang w:val="en-GB"/>
          </w:rPr>
          <w:t>, 5, 1121–1125.</w:t>
        </w:r>
      </w:ins>
    </w:p>
    <w:p w14:paraId="3B21A718" w14:textId="77777777" w:rsidR="006B6905" w:rsidRPr="006B6905" w:rsidRDefault="006B6905">
      <w:pPr>
        <w:pStyle w:val="Litteraturfrteckning"/>
        <w:rPr>
          <w:ins w:id="829" w:author="Max Lindmark" w:date="2020-02-08T16:47:00Z"/>
          <w:lang w:val="en-GB"/>
        </w:rPr>
        <w:pPrChange w:id="830" w:author="Max Lindmark" w:date="2020-02-08T16:47:00Z">
          <w:pPr>
            <w:widowControl w:val="0"/>
            <w:autoSpaceDE w:val="0"/>
            <w:autoSpaceDN w:val="0"/>
            <w:adjustRightInd w:val="0"/>
          </w:pPr>
        </w:pPrChange>
      </w:pPr>
      <w:ins w:id="831" w:author="Max Lindmark" w:date="2020-02-08T16:47:00Z">
        <w:r w:rsidRPr="006B6905">
          <w:rPr>
            <w:lang w:val="en-GB"/>
          </w:rPr>
          <w:t>Scott, F., Blanchard, J.L. &amp; Andersen, K.Haste. (2018). Multispecies, trait and community size spectrum ecological modelling in R ( mizer ), 1–87.</w:t>
        </w:r>
      </w:ins>
    </w:p>
    <w:p w14:paraId="1514299D" w14:textId="77777777" w:rsidR="006B6905" w:rsidRPr="006B6905" w:rsidRDefault="006B6905">
      <w:pPr>
        <w:pStyle w:val="Litteraturfrteckning"/>
        <w:rPr>
          <w:ins w:id="832" w:author="Max Lindmark" w:date="2020-02-08T16:47:00Z"/>
          <w:lang w:val="en-GB"/>
        </w:rPr>
        <w:pPrChange w:id="833" w:author="Max Lindmark" w:date="2020-02-08T16:47:00Z">
          <w:pPr>
            <w:widowControl w:val="0"/>
            <w:autoSpaceDE w:val="0"/>
            <w:autoSpaceDN w:val="0"/>
            <w:adjustRightInd w:val="0"/>
          </w:pPr>
        </w:pPrChange>
      </w:pPr>
      <w:ins w:id="834" w:author="Max Lindmark" w:date="2020-02-08T16:47:00Z">
        <w:r w:rsidRPr="006B6905">
          <w:rPr>
            <w:lang w:val="en-GB"/>
          </w:rPr>
          <w:t xml:space="preserve">Sheridan, J.A. &amp; Bickford, D. (2011). Shrinking body size as an ecological response to climate change. </w:t>
        </w:r>
        <w:r w:rsidRPr="006B6905">
          <w:rPr>
            <w:i/>
            <w:iCs/>
            <w:lang w:val="en-GB"/>
          </w:rPr>
          <w:t>Nature Climate Change</w:t>
        </w:r>
        <w:r w:rsidRPr="006B6905">
          <w:rPr>
            <w:lang w:val="en-GB"/>
          </w:rPr>
          <w:t>, 1, 401–406.</w:t>
        </w:r>
      </w:ins>
    </w:p>
    <w:p w14:paraId="418D37CA" w14:textId="77777777" w:rsidR="006B6905" w:rsidRPr="006B6905" w:rsidRDefault="006B6905">
      <w:pPr>
        <w:pStyle w:val="Litteraturfrteckning"/>
        <w:rPr>
          <w:ins w:id="835" w:author="Max Lindmark" w:date="2020-02-08T16:47:00Z"/>
          <w:lang w:val="en-GB"/>
        </w:rPr>
        <w:pPrChange w:id="836" w:author="Max Lindmark" w:date="2020-02-08T16:47:00Z">
          <w:pPr>
            <w:widowControl w:val="0"/>
            <w:autoSpaceDE w:val="0"/>
            <w:autoSpaceDN w:val="0"/>
            <w:adjustRightInd w:val="0"/>
          </w:pPr>
        </w:pPrChange>
      </w:pPr>
      <w:ins w:id="837" w:author="Max Lindmark" w:date="2020-02-08T16:47:00Z">
        <w:r w:rsidRPr="006B6905">
          <w:rPr>
            <w:lang w:val="en-GB"/>
          </w:rPr>
          <w:t xml:space="preserve">Spence, M.A., Blackwell, P.G., Blanchard, J.L. &amp; Shuter, B. (2016). Parameter uncertainty of a dynamic multispecies size spectrum model \textlesssup\textgreater1\textless/sup\textgreater. </w:t>
        </w:r>
        <w:r w:rsidRPr="006B6905">
          <w:rPr>
            <w:i/>
            <w:iCs/>
            <w:lang w:val="en-GB"/>
          </w:rPr>
          <w:t>Canadian Journal of Fisheries and Aquatic Sciences</w:t>
        </w:r>
        <w:r w:rsidRPr="006B6905">
          <w:rPr>
            <w:lang w:val="en-GB"/>
          </w:rPr>
          <w:t>, 73, 589–597.</w:t>
        </w:r>
      </w:ins>
    </w:p>
    <w:p w14:paraId="61A20C5C" w14:textId="77777777" w:rsidR="006B6905" w:rsidRPr="006B6905" w:rsidRDefault="006B6905">
      <w:pPr>
        <w:pStyle w:val="Litteraturfrteckning"/>
        <w:rPr>
          <w:ins w:id="838" w:author="Max Lindmark" w:date="2020-02-08T16:47:00Z"/>
          <w:lang w:val="en-GB"/>
        </w:rPr>
        <w:pPrChange w:id="839" w:author="Max Lindmark" w:date="2020-02-08T16:47:00Z">
          <w:pPr>
            <w:widowControl w:val="0"/>
            <w:autoSpaceDE w:val="0"/>
            <w:autoSpaceDN w:val="0"/>
            <w:adjustRightInd w:val="0"/>
          </w:pPr>
        </w:pPrChange>
      </w:pPr>
      <w:ins w:id="840" w:author="Max Lindmark" w:date="2020-02-08T16:47:00Z">
        <w:r w:rsidRPr="006B6905">
          <w:rPr>
            <w:lang w:val="en-GB"/>
          </w:rPr>
          <w:t xml:space="preserve">Steinacher, M., Joos, F., Frolicher, T.L., Bopp, L., Cadule, P., Cocco, V., </w:t>
        </w:r>
        <w:r w:rsidRPr="006B6905">
          <w:rPr>
            <w:i/>
            <w:iCs/>
            <w:lang w:val="en-GB"/>
          </w:rPr>
          <w:t>et al.</w:t>
        </w:r>
        <w:r w:rsidRPr="006B6905">
          <w:rPr>
            <w:lang w:val="en-GB"/>
          </w:rPr>
          <w:t xml:space="preserve"> (2010). Projected 21st century decrease in marine productivity: a multi-model analysis. </w:t>
        </w:r>
        <w:r w:rsidRPr="006B6905">
          <w:rPr>
            <w:i/>
            <w:iCs/>
            <w:lang w:val="en-GB"/>
          </w:rPr>
          <w:t>Biogeosciences</w:t>
        </w:r>
        <w:r w:rsidRPr="006B6905">
          <w:rPr>
            <w:lang w:val="en-GB"/>
          </w:rPr>
          <w:t>, 7.</w:t>
        </w:r>
      </w:ins>
    </w:p>
    <w:p w14:paraId="20C1064E" w14:textId="77777777" w:rsidR="006B6905" w:rsidRPr="006B6905" w:rsidRDefault="006B6905">
      <w:pPr>
        <w:pStyle w:val="Litteraturfrteckning"/>
        <w:rPr>
          <w:ins w:id="841" w:author="Max Lindmark" w:date="2020-02-08T16:47:00Z"/>
          <w:lang w:val="en-GB"/>
        </w:rPr>
        <w:pPrChange w:id="842" w:author="Max Lindmark" w:date="2020-02-08T16:47:00Z">
          <w:pPr>
            <w:widowControl w:val="0"/>
            <w:autoSpaceDE w:val="0"/>
            <w:autoSpaceDN w:val="0"/>
            <w:adjustRightInd w:val="0"/>
          </w:pPr>
        </w:pPrChange>
      </w:pPr>
      <w:ins w:id="843" w:author="Max Lindmark" w:date="2020-02-08T16:47:00Z">
        <w:r w:rsidRPr="006B6905">
          <w:rPr>
            <w:lang w:val="en-GB"/>
          </w:rPr>
          <w:t xml:space="preserve">Svedäng, H. &amp; Hornborg, S. (2014). Selective fishing induces density-dependent growth. </w:t>
        </w:r>
        <w:r w:rsidRPr="006B6905">
          <w:rPr>
            <w:i/>
            <w:iCs/>
            <w:lang w:val="en-GB"/>
          </w:rPr>
          <w:t>Nature Communications</w:t>
        </w:r>
        <w:r w:rsidRPr="006B6905">
          <w:rPr>
            <w:lang w:val="en-GB"/>
          </w:rPr>
          <w:t>, 5, 4152.</w:t>
        </w:r>
      </w:ins>
    </w:p>
    <w:p w14:paraId="281BB2DB" w14:textId="77777777" w:rsidR="006B6905" w:rsidRPr="006B6905" w:rsidRDefault="006B6905">
      <w:pPr>
        <w:pStyle w:val="Litteraturfrteckning"/>
        <w:rPr>
          <w:ins w:id="844" w:author="Max Lindmark" w:date="2020-02-08T16:47:00Z"/>
          <w:lang w:val="en-GB"/>
        </w:rPr>
        <w:pPrChange w:id="845" w:author="Max Lindmark" w:date="2020-02-08T16:47:00Z">
          <w:pPr>
            <w:widowControl w:val="0"/>
            <w:autoSpaceDE w:val="0"/>
            <w:autoSpaceDN w:val="0"/>
            <w:adjustRightInd w:val="0"/>
          </w:pPr>
        </w:pPrChange>
      </w:pPr>
      <w:ins w:id="846" w:author="Max Lindmark" w:date="2020-02-08T16:47:00Z">
        <w:r w:rsidRPr="006B6905">
          <w:rPr>
            <w:lang w:val="en-GB"/>
          </w:rPr>
          <w:t xml:space="preserve">Szuwalski, C.S., Burgess, M.G., Costello, C. &amp; Gaines, S.D. (2017). High fishery catches through trophic cascades in China. </w:t>
        </w:r>
        <w:r w:rsidRPr="006B6905">
          <w:rPr>
            <w:i/>
            <w:iCs/>
            <w:lang w:val="en-GB"/>
          </w:rPr>
          <w:t>Proceedings of the National Academy of Sciences</w:t>
        </w:r>
        <w:r w:rsidRPr="006B6905">
          <w:rPr>
            <w:lang w:val="en-GB"/>
          </w:rPr>
          <w:t>, 114, 717–721.</w:t>
        </w:r>
      </w:ins>
    </w:p>
    <w:p w14:paraId="49A95134" w14:textId="77777777" w:rsidR="006B6905" w:rsidRPr="006B6905" w:rsidRDefault="006B6905">
      <w:pPr>
        <w:pStyle w:val="Litteraturfrteckning"/>
        <w:rPr>
          <w:ins w:id="847" w:author="Max Lindmark" w:date="2020-02-08T16:47:00Z"/>
          <w:lang w:val="en-GB"/>
        </w:rPr>
        <w:pPrChange w:id="848" w:author="Max Lindmark" w:date="2020-02-08T16:47:00Z">
          <w:pPr>
            <w:widowControl w:val="0"/>
            <w:autoSpaceDE w:val="0"/>
            <w:autoSpaceDN w:val="0"/>
            <w:adjustRightInd w:val="0"/>
          </w:pPr>
        </w:pPrChange>
      </w:pPr>
      <w:ins w:id="849" w:author="Max Lindmark" w:date="2020-02-08T16:47:00Z">
        <w:r w:rsidRPr="006B6905">
          <w:rPr>
            <w:lang w:val="en-GB"/>
          </w:rPr>
          <w:t xml:space="preserve">Thorson, J.T., Monnahan, C.C. &amp; Cope, J.M. (2015). The potential impact of time-variation in vital rates on fisheries management targets for marine fishes. </w:t>
        </w:r>
        <w:r w:rsidRPr="006B6905">
          <w:rPr>
            <w:i/>
            <w:iCs/>
            <w:lang w:val="en-GB"/>
          </w:rPr>
          <w:t>Fisheries Research</w:t>
        </w:r>
        <w:r w:rsidRPr="006B6905">
          <w:rPr>
            <w:lang w:val="en-GB"/>
          </w:rPr>
          <w:t>, 169, 8–17.</w:t>
        </w:r>
      </w:ins>
    </w:p>
    <w:p w14:paraId="7F9D02F7" w14:textId="77777777" w:rsidR="006B6905" w:rsidRPr="006B6905" w:rsidRDefault="006B6905">
      <w:pPr>
        <w:pStyle w:val="Litteraturfrteckning"/>
        <w:rPr>
          <w:ins w:id="850" w:author="Max Lindmark" w:date="2020-02-08T16:47:00Z"/>
          <w:lang w:val="en-GB"/>
        </w:rPr>
        <w:pPrChange w:id="851" w:author="Max Lindmark" w:date="2020-02-08T16:47:00Z">
          <w:pPr>
            <w:widowControl w:val="0"/>
            <w:autoSpaceDE w:val="0"/>
            <w:autoSpaceDN w:val="0"/>
            <w:adjustRightInd w:val="0"/>
          </w:pPr>
        </w:pPrChange>
      </w:pPr>
      <w:ins w:id="852" w:author="Max Lindmark" w:date="2020-02-08T16:47:00Z">
        <w:r w:rsidRPr="006B6905">
          <w:rPr>
            <w:lang w:val="en-GB"/>
          </w:rPr>
          <w:t xml:space="preserve">Thorson, J.T., Munch, S.B., Cope, J.M. &amp; Gao, J. (2017). Predicting life history parameters for all fishes worldwide. </w:t>
        </w:r>
        <w:r w:rsidRPr="006B6905">
          <w:rPr>
            <w:i/>
            <w:iCs/>
            <w:lang w:val="en-GB"/>
          </w:rPr>
          <w:t>Ecological Applications</w:t>
        </w:r>
        <w:r w:rsidRPr="006B6905">
          <w:rPr>
            <w:lang w:val="en-GB"/>
          </w:rPr>
          <w:t>, 27, 2262–2276.</w:t>
        </w:r>
      </w:ins>
    </w:p>
    <w:p w14:paraId="4587BE15" w14:textId="77777777" w:rsidR="006B6905" w:rsidRPr="006B6905" w:rsidRDefault="006B6905">
      <w:pPr>
        <w:pStyle w:val="Litteraturfrteckning"/>
        <w:rPr>
          <w:ins w:id="853" w:author="Max Lindmark" w:date="2020-02-08T16:47:00Z"/>
          <w:lang w:val="en-GB"/>
        </w:rPr>
        <w:pPrChange w:id="854" w:author="Max Lindmark" w:date="2020-02-08T16:47:00Z">
          <w:pPr>
            <w:widowControl w:val="0"/>
            <w:autoSpaceDE w:val="0"/>
            <w:autoSpaceDN w:val="0"/>
            <w:adjustRightInd w:val="0"/>
          </w:pPr>
        </w:pPrChange>
      </w:pPr>
      <w:ins w:id="855" w:author="Max Lindmark" w:date="2020-02-08T16:47:00Z">
        <w:r w:rsidRPr="006B6905">
          <w:rPr>
            <w:lang w:val="en-GB"/>
          </w:rPr>
          <w:t xml:space="preserve">Thresher, R.E., Koslow, J.A., Morison, A.K. &amp; Smith, D.C. (2007). Depth-mediated reversal of the effects of climate change on long-term growth rates of exploited marine fish. </w:t>
        </w:r>
        <w:r w:rsidRPr="006B6905">
          <w:rPr>
            <w:i/>
            <w:iCs/>
            <w:lang w:val="en-GB"/>
          </w:rPr>
          <w:t>Proceedings of the National Academy of Sciences, USA</w:t>
        </w:r>
        <w:r w:rsidRPr="006B6905">
          <w:rPr>
            <w:lang w:val="en-GB"/>
          </w:rPr>
          <w:t>, 104, 7461–7465.</w:t>
        </w:r>
      </w:ins>
    </w:p>
    <w:p w14:paraId="03940B51" w14:textId="77777777" w:rsidR="006B6905" w:rsidRPr="006B6905" w:rsidRDefault="006B6905">
      <w:pPr>
        <w:pStyle w:val="Litteraturfrteckning"/>
        <w:rPr>
          <w:ins w:id="856" w:author="Max Lindmark" w:date="2020-02-08T16:47:00Z"/>
          <w:lang w:val="en-GB"/>
        </w:rPr>
        <w:pPrChange w:id="857" w:author="Max Lindmark" w:date="2020-02-08T16:47:00Z">
          <w:pPr>
            <w:widowControl w:val="0"/>
            <w:autoSpaceDE w:val="0"/>
            <w:autoSpaceDN w:val="0"/>
            <w:adjustRightInd w:val="0"/>
          </w:pPr>
        </w:pPrChange>
      </w:pPr>
      <w:ins w:id="858" w:author="Max Lindmark" w:date="2020-02-08T16:47:00Z">
        <w:r w:rsidRPr="006B6905">
          <w:rPr>
            <w:lang w:val="en-GB"/>
          </w:rPr>
          <w:t xml:space="preserve">Ursin, E. (1967). A Mathematical Model of Some Aspects of Fish Growth, Respiration, and Mortality. </w:t>
        </w:r>
        <w:r w:rsidRPr="006B6905">
          <w:rPr>
            <w:i/>
            <w:iCs/>
            <w:lang w:val="en-GB"/>
          </w:rPr>
          <w:t>Journal of the Fisheries Research Board of Canada</w:t>
        </w:r>
        <w:r w:rsidRPr="006B6905">
          <w:rPr>
            <w:lang w:val="en-GB"/>
          </w:rPr>
          <w:t>, 24, 2355–2453.</w:t>
        </w:r>
      </w:ins>
    </w:p>
    <w:p w14:paraId="6182D42D" w14:textId="77777777" w:rsidR="006B6905" w:rsidRPr="006B6905" w:rsidRDefault="006B6905">
      <w:pPr>
        <w:pStyle w:val="Litteraturfrteckning"/>
        <w:rPr>
          <w:ins w:id="859" w:author="Max Lindmark" w:date="2020-02-08T16:47:00Z"/>
          <w:rPrChange w:id="860" w:author="Max Lindmark" w:date="2020-02-08T16:48:00Z">
            <w:rPr>
              <w:ins w:id="861" w:author="Max Lindmark" w:date="2020-02-08T16:47:00Z"/>
              <w:lang w:val="en-GB"/>
            </w:rPr>
          </w:rPrChange>
        </w:rPr>
        <w:pPrChange w:id="862" w:author="Max Lindmark" w:date="2020-02-08T16:47:00Z">
          <w:pPr>
            <w:widowControl w:val="0"/>
            <w:autoSpaceDE w:val="0"/>
            <w:autoSpaceDN w:val="0"/>
            <w:adjustRightInd w:val="0"/>
          </w:pPr>
        </w:pPrChange>
      </w:pPr>
      <w:ins w:id="863" w:author="Max Lindmark" w:date="2020-02-08T16:47:00Z">
        <w:r w:rsidRPr="006B6905">
          <w:rPr>
            <w:lang w:val="en-GB"/>
          </w:rPr>
          <w:t xml:space="preserve">Ursin, E. (1973). On the prey size preferences of cod and dab. </w:t>
        </w:r>
        <w:r w:rsidRPr="006B6905">
          <w:rPr>
            <w:i/>
            <w:iCs/>
            <w:rPrChange w:id="864" w:author="Max Lindmark" w:date="2020-02-08T16:48:00Z">
              <w:rPr>
                <w:i/>
                <w:iCs/>
                <w:lang w:val="en-GB"/>
              </w:rPr>
            </w:rPrChange>
          </w:rPr>
          <w:t>Meddelelser fra Danmarks Fiskeri-og Havun- dersgelser</w:t>
        </w:r>
        <w:r w:rsidRPr="006B6905">
          <w:rPr>
            <w:rPrChange w:id="865" w:author="Max Lindmark" w:date="2020-02-08T16:48:00Z">
              <w:rPr>
                <w:lang w:val="en-GB"/>
              </w:rPr>
            </w:rPrChange>
          </w:rPr>
          <w:t>, 7:8598.</w:t>
        </w:r>
      </w:ins>
    </w:p>
    <w:p w14:paraId="7312B390" w14:textId="77777777" w:rsidR="006B6905" w:rsidRPr="006B6905" w:rsidRDefault="006B6905">
      <w:pPr>
        <w:pStyle w:val="Litteraturfrteckning"/>
        <w:rPr>
          <w:ins w:id="866" w:author="Max Lindmark" w:date="2020-02-08T16:47:00Z"/>
          <w:lang w:val="en-GB"/>
        </w:rPr>
        <w:pPrChange w:id="867" w:author="Max Lindmark" w:date="2020-02-08T16:47:00Z">
          <w:pPr>
            <w:widowControl w:val="0"/>
            <w:autoSpaceDE w:val="0"/>
            <w:autoSpaceDN w:val="0"/>
            <w:adjustRightInd w:val="0"/>
          </w:pPr>
        </w:pPrChange>
      </w:pPr>
      <w:ins w:id="868" w:author="Max Lindmark" w:date="2020-02-08T16:47:00Z">
        <w:r w:rsidRPr="006B6905">
          <w:rPr>
            <w:lang w:val="en-GB"/>
          </w:rPr>
          <w:t xml:space="preserve">Woodworth-Jefcoats, P.A., Blanchard, J.L. &amp; Drazen, J.C. (2019). Relative Impacts of Simultaneous Stressors on a Pelagic Marine Ecosystem. </w:t>
        </w:r>
        <w:r w:rsidRPr="006B6905">
          <w:rPr>
            <w:i/>
            <w:iCs/>
            <w:lang w:val="en-GB"/>
          </w:rPr>
          <w:t>Frontiers in Marine Science</w:t>
        </w:r>
        <w:r w:rsidRPr="006B6905">
          <w:rPr>
            <w:lang w:val="en-GB"/>
          </w:rPr>
          <w:t>, 6.</w:t>
        </w:r>
      </w:ins>
    </w:p>
    <w:p w14:paraId="2F7F86C3" w14:textId="77777777" w:rsidR="006B6905" w:rsidRPr="006B6905" w:rsidRDefault="006B6905">
      <w:pPr>
        <w:pStyle w:val="Litteraturfrteckning"/>
        <w:rPr>
          <w:ins w:id="869" w:author="Max Lindmark" w:date="2020-02-08T16:47:00Z"/>
          <w:lang w:val="en-GB"/>
        </w:rPr>
        <w:pPrChange w:id="870" w:author="Max Lindmark" w:date="2020-02-08T16:47:00Z">
          <w:pPr>
            <w:widowControl w:val="0"/>
            <w:autoSpaceDE w:val="0"/>
            <w:autoSpaceDN w:val="0"/>
            <w:adjustRightInd w:val="0"/>
          </w:pPr>
        </w:pPrChange>
      </w:pPr>
      <w:ins w:id="871" w:author="Max Lindmark" w:date="2020-02-08T16:47:00Z">
        <w:r w:rsidRPr="006B6905">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6B6905">
          <w:rPr>
            <w:i/>
            <w:iCs/>
            <w:lang w:val="en-GB"/>
          </w:rPr>
          <w:t>Global Change Biology</w:t>
        </w:r>
        <w:r w:rsidRPr="006B6905">
          <w:rPr>
            <w:lang w:val="en-GB"/>
          </w:rPr>
          <w:t>, 19, 724–733.</w:t>
        </w:r>
      </w:ins>
    </w:p>
    <w:p w14:paraId="4A61AC99" w14:textId="77777777" w:rsidR="006B6905" w:rsidRPr="006B6905" w:rsidRDefault="006B6905">
      <w:pPr>
        <w:pStyle w:val="Litteraturfrteckning"/>
        <w:rPr>
          <w:ins w:id="872" w:author="Max Lindmark" w:date="2020-02-08T16:47:00Z"/>
          <w:lang w:val="en-GB"/>
        </w:rPr>
        <w:pPrChange w:id="873" w:author="Max Lindmark" w:date="2020-02-08T16:47:00Z">
          <w:pPr>
            <w:widowControl w:val="0"/>
            <w:autoSpaceDE w:val="0"/>
            <w:autoSpaceDN w:val="0"/>
            <w:adjustRightInd w:val="0"/>
          </w:pPr>
        </w:pPrChange>
      </w:pPr>
      <w:ins w:id="874" w:author="Max Lindmark" w:date="2020-02-08T16:47:00Z">
        <w:r w:rsidRPr="006B6905">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6B6905">
          <w:rPr>
            <w:i/>
            <w:iCs/>
            <w:lang w:val="en-GB"/>
          </w:rPr>
          <w:t>Progress in Oceanography</w:t>
        </w:r>
        <w:r w:rsidRPr="006B6905">
          <w:rPr>
            <w:lang w:val="en-GB"/>
          </w:rPr>
          <w:t>, 138, 533–545.</w:t>
        </w:r>
      </w:ins>
    </w:p>
    <w:p w14:paraId="2027478B" w14:textId="77777777" w:rsidR="006B6905" w:rsidRPr="006B6905" w:rsidRDefault="006B6905">
      <w:pPr>
        <w:pStyle w:val="Litteraturfrteckning"/>
        <w:rPr>
          <w:ins w:id="875" w:author="Max Lindmark" w:date="2020-02-08T16:47:00Z"/>
          <w:lang w:val="en-GB"/>
        </w:rPr>
        <w:pPrChange w:id="876" w:author="Max Lindmark" w:date="2020-02-08T16:47:00Z">
          <w:pPr>
            <w:widowControl w:val="0"/>
            <w:autoSpaceDE w:val="0"/>
            <w:autoSpaceDN w:val="0"/>
            <w:adjustRightInd w:val="0"/>
          </w:pPr>
        </w:pPrChange>
      </w:pPr>
      <w:ins w:id="877" w:author="Max Lindmark" w:date="2020-02-08T16:47:00Z">
        <w:r w:rsidRPr="006B6905">
          <w:rPr>
            <w:lang w:val="en-GB"/>
          </w:rPr>
          <w:t xml:space="preserve">Yvon‐Durocher, G., Montoya, J.M., Trimmer, M. &amp; Woodward, G. (2011). Warming alters the size spectrum and shifts the distribution of biomass in freshwater ecosystems. </w:t>
        </w:r>
        <w:r w:rsidRPr="006B6905">
          <w:rPr>
            <w:i/>
            <w:iCs/>
            <w:lang w:val="en-GB"/>
          </w:rPr>
          <w:t>Global Change Biology</w:t>
        </w:r>
        <w:r w:rsidRPr="006B6905">
          <w:rPr>
            <w:lang w:val="en-GB"/>
          </w:rPr>
          <w:t>, 17, 1681–1694.</w:t>
        </w:r>
      </w:ins>
    </w:p>
    <w:p w14:paraId="4EBFCFD2" w14:textId="1DF070CC" w:rsidR="00143F3F" w:rsidRPr="006B6905" w:rsidDel="00A22107" w:rsidRDefault="00143F3F">
      <w:pPr>
        <w:pStyle w:val="Litteraturfrteckning"/>
        <w:rPr>
          <w:del w:id="878" w:author="Max Lindmark" w:date="2020-02-08T16:41:00Z"/>
          <w:lang w:val="en-GB"/>
        </w:rPr>
        <w:pPrChange w:id="879" w:author="Max Lindmark" w:date="2020-02-08T16:47:00Z">
          <w:pPr>
            <w:widowControl w:val="0"/>
            <w:autoSpaceDE w:val="0"/>
            <w:autoSpaceDN w:val="0"/>
            <w:adjustRightInd w:val="0"/>
          </w:pPr>
        </w:pPrChange>
      </w:pPr>
      <w:del w:id="880" w:author="Max Lindmark" w:date="2020-02-08T16:41:00Z">
        <w:r w:rsidRPr="006B6905" w:rsidDel="00A22107">
          <w:rPr>
            <w:lang w:val="en-GB"/>
          </w:rPr>
          <w:delText xml:space="preserve">Andersen, K.H. (2019). </w:delText>
        </w:r>
        <w:r w:rsidRPr="006B6905" w:rsidDel="00A22107">
          <w:rPr>
            <w:i/>
            <w:iCs/>
            <w:lang w:val="en-GB"/>
          </w:rPr>
          <w:delText>Fish Ecology, Evolution, and Exploitation: A New Theoretical Synthesis</w:delText>
        </w:r>
        <w:r w:rsidRPr="006B6905" w:rsidDel="00A22107">
          <w:rPr>
            <w:lang w:val="en-GB"/>
          </w:rPr>
          <w:delText>. Princeton University Press.</w:delText>
        </w:r>
      </w:del>
    </w:p>
    <w:p w14:paraId="2F9496F6" w14:textId="66043FDD" w:rsidR="00143F3F" w:rsidRPr="006B6905" w:rsidDel="00A22107" w:rsidRDefault="00143F3F">
      <w:pPr>
        <w:pStyle w:val="Litteraturfrteckning"/>
        <w:rPr>
          <w:del w:id="881" w:author="Max Lindmark" w:date="2020-02-08T16:41:00Z"/>
          <w:rPrChange w:id="882" w:author="Max Lindmark" w:date="2020-02-08T16:47:00Z">
            <w:rPr>
              <w:del w:id="883" w:author="Max Lindmark" w:date="2020-02-08T16:41:00Z"/>
              <w:lang w:val="en-GB"/>
            </w:rPr>
          </w:rPrChange>
        </w:rPr>
        <w:pPrChange w:id="884" w:author="Max Lindmark" w:date="2020-02-08T16:47:00Z">
          <w:pPr>
            <w:widowControl w:val="0"/>
            <w:autoSpaceDE w:val="0"/>
            <w:autoSpaceDN w:val="0"/>
            <w:adjustRightInd w:val="0"/>
          </w:pPr>
        </w:pPrChange>
      </w:pPr>
      <w:del w:id="885" w:author="Max Lindmark" w:date="2020-02-08T16:41:00Z">
        <w:r w:rsidRPr="006B6905" w:rsidDel="00A22107">
          <w:rPr>
            <w:lang w:val="en-GB"/>
          </w:rPr>
          <w:delText xml:space="preserve">Andersen, K.H., Berge, T., Gonçalves, R.J., Hartvig, M., Heuschele, J., Hylander, S., </w:delText>
        </w:r>
        <w:r w:rsidRPr="006B6905" w:rsidDel="00A22107">
          <w:rPr>
            <w:i/>
            <w:iCs/>
            <w:lang w:val="en-GB"/>
          </w:rPr>
          <w:delText>et al.</w:delText>
        </w:r>
        <w:r w:rsidRPr="006B6905" w:rsidDel="00A22107">
          <w:rPr>
            <w:lang w:val="en-GB"/>
          </w:rPr>
          <w:delText xml:space="preserve"> (2016a). Characteristic Sizes of Life in the Oceans, from Bacteria to Whales. </w:delText>
        </w:r>
        <w:r w:rsidRPr="006B6905" w:rsidDel="00A22107">
          <w:rPr>
            <w:i/>
            <w:iCs/>
            <w:rPrChange w:id="886" w:author="Max Lindmark" w:date="2020-02-08T16:47:00Z">
              <w:rPr>
                <w:i/>
                <w:iCs/>
                <w:lang w:val="en-GB"/>
              </w:rPr>
            </w:rPrChange>
          </w:rPr>
          <w:delText>Ann Rev Mar Sci</w:delText>
        </w:r>
        <w:r w:rsidRPr="006B6905" w:rsidDel="00A22107">
          <w:rPr>
            <w:rPrChange w:id="887" w:author="Max Lindmark" w:date="2020-02-08T16:47:00Z">
              <w:rPr>
                <w:lang w:val="en-GB"/>
              </w:rPr>
            </w:rPrChange>
          </w:rPr>
          <w:delText>, 8, 217–241.</w:delText>
        </w:r>
      </w:del>
    </w:p>
    <w:p w14:paraId="727035E1" w14:textId="61B15C52" w:rsidR="00143F3F" w:rsidRPr="006B6905" w:rsidDel="00A22107" w:rsidRDefault="00143F3F">
      <w:pPr>
        <w:pStyle w:val="Litteraturfrteckning"/>
        <w:rPr>
          <w:del w:id="888" w:author="Max Lindmark" w:date="2020-02-08T16:41:00Z"/>
          <w:lang w:val="en-GB"/>
        </w:rPr>
        <w:pPrChange w:id="889" w:author="Max Lindmark" w:date="2020-02-08T16:47:00Z">
          <w:pPr>
            <w:widowControl w:val="0"/>
            <w:autoSpaceDE w:val="0"/>
            <w:autoSpaceDN w:val="0"/>
            <w:adjustRightInd w:val="0"/>
          </w:pPr>
        </w:pPrChange>
      </w:pPr>
      <w:del w:id="890" w:author="Max Lindmark" w:date="2020-02-08T16:41:00Z">
        <w:r w:rsidRPr="006B6905" w:rsidDel="00A22107">
          <w:rPr>
            <w:rPrChange w:id="891" w:author="Max Lindmark" w:date="2020-02-08T16:47:00Z">
              <w:rPr>
                <w:lang w:val="en-GB"/>
              </w:rPr>
            </w:rPrChange>
          </w:rPr>
          <w:delText xml:space="preserve">Andersen, K.H. &amp; Beyer, J.E. (2006). </w:delText>
        </w:r>
        <w:r w:rsidRPr="006B6905" w:rsidDel="00A22107">
          <w:rPr>
            <w:lang w:val="en-GB"/>
          </w:rPr>
          <w:delText xml:space="preserve">Asymptotic Size Determines Species Abundance in the Marine Size Spectrum. </w:delText>
        </w:r>
        <w:r w:rsidRPr="006B6905" w:rsidDel="00A22107">
          <w:rPr>
            <w:i/>
            <w:iCs/>
            <w:lang w:val="en-GB"/>
          </w:rPr>
          <w:delText>The American Naturalist</w:delText>
        </w:r>
        <w:r w:rsidRPr="006B6905" w:rsidDel="00A22107">
          <w:rPr>
            <w:lang w:val="en-GB"/>
          </w:rPr>
          <w:delText>, 168, 8.</w:delText>
        </w:r>
      </w:del>
    </w:p>
    <w:p w14:paraId="55CFE2C3" w14:textId="7AA5F781" w:rsidR="00143F3F" w:rsidRPr="006B6905" w:rsidDel="00A22107" w:rsidRDefault="00143F3F">
      <w:pPr>
        <w:pStyle w:val="Litteraturfrteckning"/>
        <w:rPr>
          <w:del w:id="892" w:author="Max Lindmark" w:date="2020-02-08T16:41:00Z"/>
          <w:lang w:val="en-GB"/>
        </w:rPr>
        <w:pPrChange w:id="893" w:author="Max Lindmark" w:date="2020-02-08T16:47:00Z">
          <w:pPr>
            <w:widowControl w:val="0"/>
            <w:autoSpaceDE w:val="0"/>
            <w:autoSpaceDN w:val="0"/>
            <w:adjustRightInd w:val="0"/>
          </w:pPr>
        </w:pPrChange>
      </w:pPr>
      <w:del w:id="894" w:author="Max Lindmark" w:date="2020-02-08T16:41:00Z">
        <w:r w:rsidRPr="006B6905" w:rsidDel="00A22107">
          <w:rPr>
            <w:lang w:val="en-GB"/>
          </w:rPr>
          <w:delText xml:space="preserve">Andersen, K.H. &amp; Beyer, J.E. (2015). Size structure, not metabolic scaling rules, determines fisheries reference points. </w:delText>
        </w:r>
        <w:r w:rsidRPr="006B6905" w:rsidDel="00A22107">
          <w:rPr>
            <w:i/>
            <w:iCs/>
            <w:lang w:val="en-GB"/>
          </w:rPr>
          <w:delText>Fish Fish</w:delText>
        </w:r>
        <w:r w:rsidRPr="006B6905" w:rsidDel="00A22107">
          <w:rPr>
            <w:lang w:val="en-GB"/>
          </w:rPr>
          <w:delText>, 16, 1–22.</w:delText>
        </w:r>
      </w:del>
    </w:p>
    <w:p w14:paraId="233B2D95" w14:textId="2AE00FE9" w:rsidR="00143F3F" w:rsidRPr="006B6905" w:rsidDel="00A22107" w:rsidRDefault="00143F3F">
      <w:pPr>
        <w:pStyle w:val="Litteraturfrteckning"/>
        <w:rPr>
          <w:del w:id="895" w:author="Max Lindmark" w:date="2020-02-08T16:41:00Z"/>
          <w:lang w:val="en-GB"/>
        </w:rPr>
        <w:pPrChange w:id="896" w:author="Max Lindmark" w:date="2020-02-08T16:47:00Z">
          <w:pPr>
            <w:widowControl w:val="0"/>
            <w:autoSpaceDE w:val="0"/>
            <w:autoSpaceDN w:val="0"/>
            <w:adjustRightInd w:val="0"/>
          </w:pPr>
        </w:pPrChange>
      </w:pPr>
      <w:del w:id="897" w:author="Max Lindmark" w:date="2020-02-08T16:41:00Z">
        <w:r w:rsidRPr="006B6905" w:rsidDel="00A22107">
          <w:rPr>
            <w:lang w:val="en-GB"/>
          </w:rPr>
          <w:delText xml:space="preserve">Andersen, K.Haste., Jacobsen, N.S., Life, O., Resources, A., Castle, C., Security, G.F., </w:delText>
        </w:r>
        <w:r w:rsidRPr="006B6905" w:rsidDel="00A22107">
          <w:rPr>
            <w:i/>
            <w:iCs/>
            <w:lang w:val="en-GB"/>
          </w:rPr>
          <w:delText>et al.</w:delText>
        </w:r>
        <w:r w:rsidRPr="006B6905" w:rsidDel="00A22107">
          <w:rPr>
            <w:lang w:val="en-GB"/>
          </w:rPr>
          <w:delText xml:space="preserve"> (2016b). The theoretical foundations for size spectrum models of fish communities. </w:delText>
        </w:r>
        <w:r w:rsidRPr="006B6905" w:rsidDel="00A22107">
          <w:rPr>
            <w:i/>
            <w:iCs/>
            <w:lang w:val="en-GB"/>
          </w:rPr>
          <w:delText>Canadian Journal of Fisheries and Aquatic Sciences</w:delText>
        </w:r>
        <w:r w:rsidRPr="006B6905" w:rsidDel="00A22107">
          <w:rPr>
            <w:lang w:val="en-GB"/>
          </w:rPr>
          <w:delText>, 73, 1–47.</w:delText>
        </w:r>
      </w:del>
    </w:p>
    <w:p w14:paraId="30505F55" w14:textId="19FCCEAC" w:rsidR="00143F3F" w:rsidRPr="006B6905" w:rsidDel="00A22107" w:rsidRDefault="00143F3F">
      <w:pPr>
        <w:pStyle w:val="Litteraturfrteckning"/>
        <w:rPr>
          <w:del w:id="898" w:author="Max Lindmark" w:date="2020-02-08T16:41:00Z"/>
          <w:lang w:val="en-GB"/>
        </w:rPr>
        <w:pPrChange w:id="899" w:author="Max Lindmark" w:date="2020-02-08T16:47:00Z">
          <w:pPr>
            <w:widowControl w:val="0"/>
            <w:autoSpaceDE w:val="0"/>
            <w:autoSpaceDN w:val="0"/>
            <w:adjustRightInd w:val="0"/>
          </w:pPr>
        </w:pPrChange>
      </w:pPr>
      <w:del w:id="900" w:author="Max Lindmark" w:date="2020-02-08T16:41:00Z">
        <w:r w:rsidRPr="006B6905" w:rsidDel="00A22107">
          <w:rPr>
            <w:lang w:val="en-GB"/>
          </w:rPr>
          <w:delText xml:space="preserve">Andersen, K.Haste. &amp; Pedersen, M. (2009). Damped trophic cascades driven by fishing in model marine ecosystems. </w:delText>
        </w:r>
        <w:r w:rsidRPr="006B6905" w:rsidDel="00A22107">
          <w:rPr>
            <w:i/>
            <w:iCs/>
            <w:lang w:val="en-GB"/>
          </w:rPr>
          <w:delText>Proceedings of the Royal Society of London B: Biological Sciences</w:delText>
        </w:r>
        <w:r w:rsidRPr="006B6905" w:rsidDel="00A22107">
          <w:rPr>
            <w:lang w:val="en-GB"/>
          </w:rPr>
          <w:delText>, 277, 795–802.</w:delText>
        </w:r>
      </w:del>
    </w:p>
    <w:p w14:paraId="16660E2F" w14:textId="3EB0E5C9" w:rsidR="00143F3F" w:rsidRPr="006B6905" w:rsidDel="00A22107" w:rsidRDefault="00143F3F">
      <w:pPr>
        <w:pStyle w:val="Litteraturfrteckning"/>
        <w:rPr>
          <w:del w:id="901" w:author="Max Lindmark" w:date="2020-02-08T16:41:00Z"/>
          <w:lang w:val="en-GB"/>
        </w:rPr>
        <w:pPrChange w:id="902" w:author="Max Lindmark" w:date="2020-02-08T16:47:00Z">
          <w:pPr>
            <w:widowControl w:val="0"/>
            <w:autoSpaceDE w:val="0"/>
            <w:autoSpaceDN w:val="0"/>
            <w:adjustRightInd w:val="0"/>
          </w:pPr>
        </w:pPrChange>
      </w:pPr>
      <w:del w:id="903" w:author="Max Lindmark" w:date="2020-02-08T16:41:00Z">
        <w:r w:rsidRPr="006B6905" w:rsidDel="00A22107">
          <w:rPr>
            <w:lang w:val="en-GB"/>
          </w:rPr>
          <w:delText xml:space="preserve">Atkinson, D. (1994). Temperature and Organism Size—A Biological Law for Ectotherms? In: </w:delText>
        </w:r>
        <w:r w:rsidRPr="006B6905" w:rsidDel="00A22107">
          <w:rPr>
            <w:i/>
            <w:iCs/>
            <w:lang w:val="en-GB"/>
          </w:rPr>
          <w:delText>Advances in Ecological Research</w:delText>
        </w:r>
        <w:r w:rsidRPr="006B6905" w:rsidDel="00A22107">
          <w:rPr>
            <w:lang w:val="en-GB"/>
          </w:rPr>
          <w:delText>. Elsevier, pp. 1–58.</w:delText>
        </w:r>
      </w:del>
    </w:p>
    <w:p w14:paraId="643ACD6E" w14:textId="3DD72C06" w:rsidR="00143F3F" w:rsidRPr="006B6905" w:rsidDel="00A22107" w:rsidRDefault="00143F3F">
      <w:pPr>
        <w:pStyle w:val="Litteraturfrteckning"/>
        <w:rPr>
          <w:del w:id="904" w:author="Max Lindmark" w:date="2020-02-08T16:41:00Z"/>
          <w:lang w:val="en-GB"/>
        </w:rPr>
        <w:pPrChange w:id="905" w:author="Max Lindmark" w:date="2020-02-08T16:47:00Z">
          <w:pPr>
            <w:widowControl w:val="0"/>
            <w:autoSpaceDE w:val="0"/>
            <w:autoSpaceDN w:val="0"/>
            <w:adjustRightInd w:val="0"/>
          </w:pPr>
        </w:pPrChange>
      </w:pPr>
      <w:del w:id="906" w:author="Max Lindmark" w:date="2020-02-08T16:41:00Z">
        <w:r w:rsidRPr="006B6905" w:rsidDel="00A22107">
          <w:rPr>
            <w:lang w:val="en-GB"/>
          </w:rPr>
          <w:delText xml:space="preserve">Audzijonyte, A., Barneche, D.R., Baudron, A.R., Belmaker, J., Clark, T.D., Marshall, C.T., </w:delText>
        </w:r>
        <w:r w:rsidRPr="006B6905" w:rsidDel="00A22107">
          <w:rPr>
            <w:i/>
            <w:iCs/>
            <w:lang w:val="en-GB"/>
          </w:rPr>
          <w:delText>et al.</w:delText>
        </w:r>
        <w:r w:rsidRPr="006B6905" w:rsidDel="00A22107">
          <w:rPr>
            <w:lang w:val="en-GB"/>
          </w:rPr>
          <w:delText xml:space="preserve"> (2018). Is oxygen limitation in warming waters a valid mechanism to explain decreased body sizes in aquatic ectotherms? </w:delText>
        </w:r>
        <w:r w:rsidRPr="006B6905" w:rsidDel="00A22107">
          <w:rPr>
            <w:i/>
            <w:iCs/>
            <w:lang w:val="en-GB"/>
          </w:rPr>
          <w:delText>Global Ecology and Biogeography</w:delText>
        </w:r>
        <w:r w:rsidRPr="006B6905" w:rsidDel="00A22107">
          <w:rPr>
            <w:lang w:val="en-GB"/>
          </w:rPr>
          <w:delText>.</w:delText>
        </w:r>
      </w:del>
    </w:p>
    <w:p w14:paraId="3EE7E32E" w14:textId="36194720" w:rsidR="00143F3F" w:rsidRPr="006B6905" w:rsidDel="00A22107" w:rsidRDefault="00143F3F">
      <w:pPr>
        <w:pStyle w:val="Litteraturfrteckning"/>
        <w:rPr>
          <w:del w:id="907" w:author="Max Lindmark" w:date="2020-02-08T16:41:00Z"/>
          <w:lang w:val="en-GB"/>
        </w:rPr>
        <w:pPrChange w:id="908" w:author="Max Lindmark" w:date="2020-02-08T16:47:00Z">
          <w:pPr>
            <w:widowControl w:val="0"/>
            <w:autoSpaceDE w:val="0"/>
            <w:autoSpaceDN w:val="0"/>
            <w:adjustRightInd w:val="0"/>
          </w:pPr>
        </w:pPrChange>
      </w:pPr>
      <w:del w:id="909" w:author="Max Lindmark" w:date="2020-02-08T16:41:00Z">
        <w:r w:rsidRPr="006B6905" w:rsidDel="00A22107">
          <w:rPr>
            <w:lang w:val="en-GB"/>
          </w:rPr>
          <w:delText xml:space="preserve">Audzijonyte, A., Kuparinen, A., Gorton, R. &amp; Fulton, E.A. (2013). Ecological consequences of body size decline in harvested fish species: positive feedback loops in trophic interactions amplify human impact. </w:delText>
        </w:r>
        <w:r w:rsidRPr="006B6905" w:rsidDel="00A22107">
          <w:rPr>
            <w:i/>
            <w:iCs/>
            <w:lang w:val="en-GB"/>
          </w:rPr>
          <w:delText>Biology Letters</w:delText>
        </w:r>
        <w:r w:rsidRPr="006B6905" w:rsidDel="00A22107">
          <w:rPr>
            <w:lang w:val="en-GB"/>
          </w:rPr>
          <w:delText>, 9, 20121103.</w:delText>
        </w:r>
      </w:del>
    </w:p>
    <w:p w14:paraId="61033CF7" w14:textId="05B0DF08" w:rsidR="00143F3F" w:rsidRPr="006B6905" w:rsidDel="00A22107" w:rsidRDefault="00143F3F">
      <w:pPr>
        <w:pStyle w:val="Litteraturfrteckning"/>
        <w:rPr>
          <w:del w:id="910" w:author="Max Lindmark" w:date="2020-02-08T16:41:00Z"/>
          <w:lang w:val="en-GB"/>
        </w:rPr>
        <w:pPrChange w:id="911" w:author="Max Lindmark" w:date="2020-02-08T16:47:00Z">
          <w:pPr>
            <w:widowControl w:val="0"/>
            <w:autoSpaceDE w:val="0"/>
            <w:autoSpaceDN w:val="0"/>
            <w:adjustRightInd w:val="0"/>
          </w:pPr>
        </w:pPrChange>
      </w:pPr>
      <w:del w:id="912" w:author="Max Lindmark" w:date="2020-02-08T16:41:00Z">
        <w:r w:rsidRPr="006B6905" w:rsidDel="00A22107">
          <w:rPr>
            <w:lang w:val="en-GB"/>
          </w:rPr>
          <w:delText xml:space="preserve">Barange, M., Merino, G., Blanchard, J.L., Scholtens, J., Harle, J., Allison, E.H., </w:delText>
        </w:r>
        <w:r w:rsidRPr="006B6905" w:rsidDel="00A22107">
          <w:rPr>
            <w:i/>
            <w:iCs/>
            <w:lang w:val="en-GB"/>
          </w:rPr>
          <w:delText>et al.</w:delText>
        </w:r>
        <w:r w:rsidRPr="006B6905" w:rsidDel="00A22107">
          <w:rPr>
            <w:lang w:val="en-GB"/>
          </w:rPr>
          <w:delText xml:space="preserve"> (2014). Impacts of climate change on marine ecosystem production in societies dependent on fisheries. </w:delText>
        </w:r>
        <w:r w:rsidRPr="006B6905" w:rsidDel="00A22107">
          <w:rPr>
            <w:i/>
            <w:iCs/>
            <w:lang w:val="en-GB"/>
          </w:rPr>
          <w:delText>Nature Clim Change</w:delText>
        </w:r>
        <w:r w:rsidRPr="006B6905" w:rsidDel="00A22107">
          <w:rPr>
            <w:lang w:val="en-GB"/>
          </w:rPr>
          <w:delText>, 4, 211–216.</w:delText>
        </w:r>
      </w:del>
    </w:p>
    <w:p w14:paraId="5446C717" w14:textId="75E38BBA" w:rsidR="00143F3F" w:rsidRPr="006B6905" w:rsidDel="00A22107" w:rsidRDefault="00143F3F">
      <w:pPr>
        <w:pStyle w:val="Litteraturfrteckning"/>
        <w:rPr>
          <w:del w:id="913" w:author="Max Lindmark" w:date="2020-02-08T16:41:00Z"/>
          <w:lang w:val="en-GB"/>
        </w:rPr>
        <w:pPrChange w:id="914" w:author="Max Lindmark" w:date="2020-02-08T16:47:00Z">
          <w:pPr>
            <w:widowControl w:val="0"/>
            <w:autoSpaceDE w:val="0"/>
            <w:autoSpaceDN w:val="0"/>
            <w:adjustRightInd w:val="0"/>
          </w:pPr>
        </w:pPrChange>
      </w:pPr>
      <w:del w:id="915" w:author="Max Lindmark" w:date="2020-02-08T16:41:00Z">
        <w:r w:rsidRPr="006B6905" w:rsidDel="00A22107">
          <w:rPr>
            <w:lang w:val="en-GB"/>
          </w:rPr>
          <w:delText xml:space="preserve">Barneche, D.R., Jahn, M. &amp; Seebacher, F. (2019). Warming increases the cost of growth in a model vertebrate. </w:delText>
        </w:r>
        <w:r w:rsidRPr="006B6905" w:rsidDel="00A22107">
          <w:rPr>
            <w:i/>
            <w:iCs/>
            <w:lang w:val="en-GB"/>
          </w:rPr>
          <w:delText>Functional Ecology</w:delText>
        </w:r>
        <w:r w:rsidRPr="006B6905" w:rsidDel="00A22107">
          <w:rPr>
            <w:lang w:val="en-GB"/>
          </w:rPr>
          <w:delText>, 33, 1256–1266.</w:delText>
        </w:r>
      </w:del>
    </w:p>
    <w:p w14:paraId="3A50A4C2" w14:textId="2E09FD3C" w:rsidR="00143F3F" w:rsidRPr="006B6905" w:rsidDel="00A22107" w:rsidRDefault="00143F3F">
      <w:pPr>
        <w:pStyle w:val="Litteraturfrteckning"/>
        <w:rPr>
          <w:del w:id="916" w:author="Max Lindmark" w:date="2020-02-08T16:41:00Z"/>
          <w:rPrChange w:id="917" w:author="Max Lindmark" w:date="2020-02-08T16:47:00Z">
            <w:rPr>
              <w:del w:id="918" w:author="Max Lindmark" w:date="2020-02-08T16:41:00Z"/>
              <w:lang w:val="en-GB"/>
            </w:rPr>
          </w:rPrChange>
        </w:rPr>
        <w:pPrChange w:id="919" w:author="Max Lindmark" w:date="2020-02-08T16:47:00Z">
          <w:pPr>
            <w:widowControl w:val="0"/>
            <w:autoSpaceDE w:val="0"/>
            <w:autoSpaceDN w:val="0"/>
            <w:adjustRightInd w:val="0"/>
          </w:pPr>
        </w:pPrChange>
      </w:pPr>
      <w:del w:id="920" w:author="Max Lindmark" w:date="2020-02-08T16:41:00Z">
        <w:r w:rsidRPr="006B6905" w:rsidDel="00A22107">
          <w:rPr>
            <w:lang w:val="en-GB"/>
          </w:rPr>
          <w:delText xml:space="preserve">Barnes, C., Irigoien, X., De Oliveira, J.A.A., Maxwell, D. &amp; Jennings, S. (2011). Predicting marine phytoplankton community size structure from empirical relationships with remotely sensed variables. </w:delText>
        </w:r>
        <w:r w:rsidRPr="006B6905" w:rsidDel="00A22107">
          <w:rPr>
            <w:i/>
            <w:iCs/>
            <w:rPrChange w:id="921" w:author="Max Lindmark" w:date="2020-02-08T16:47:00Z">
              <w:rPr>
                <w:i/>
                <w:iCs/>
                <w:lang w:val="en-GB"/>
              </w:rPr>
            </w:rPrChange>
          </w:rPr>
          <w:delText>J Plankton Res</w:delText>
        </w:r>
        <w:r w:rsidRPr="006B6905" w:rsidDel="00A22107">
          <w:rPr>
            <w:rPrChange w:id="922" w:author="Max Lindmark" w:date="2020-02-08T16:47:00Z">
              <w:rPr>
                <w:lang w:val="en-GB"/>
              </w:rPr>
            </w:rPrChange>
          </w:rPr>
          <w:delText>, 33, 13–24.</w:delText>
        </w:r>
      </w:del>
    </w:p>
    <w:p w14:paraId="42CD736E" w14:textId="41A9B7C3" w:rsidR="00143F3F" w:rsidRPr="006B6905" w:rsidDel="00A22107" w:rsidRDefault="00143F3F">
      <w:pPr>
        <w:pStyle w:val="Litteraturfrteckning"/>
        <w:rPr>
          <w:del w:id="923" w:author="Max Lindmark" w:date="2020-02-08T16:41:00Z"/>
          <w:lang w:val="en-GB"/>
        </w:rPr>
        <w:pPrChange w:id="924" w:author="Max Lindmark" w:date="2020-02-08T16:47:00Z">
          <w:pPr>
            <w:widowControl w:val="0"/>
            <w:autoSpaceDE w:val="0"/>
            <w:autoSpaceDN w:val="0"/>
            <w:adjustRightInd w:val="0"/>
          </w:pPr>
        </w:pPrChange>
      </w:pPr>
      <w:del w:id="925" w:author="Max Lindmark" w:date="2020-02-08T16:41:00Z">
        <w:r w:rsidRPr="006B6905" w:rsidDel="00A22107">
          <w:rPr>
            <w:rPrChange w:id="926" w:author="Max Lindmark" w:date="2020-02-08T16:47:00Z">
              <w:rPr>
                <w:lang w:val="en-GB"/>
              </w:rPr>
            </w:rPrChange>
          </w:rPr>
          <w:delText xml:space="preserve">Bartolino, V., Margonski, P., Lindegren, M., Linderholm, H.W., Cardinale, M., Rayner, D., </w:delText>
        </w:r>
        <w:r w:rsidRPr="006B6905" w:rsidDel="00A22107">
          <w:rPr>
            <w:i/>
            <w:iCs/>
            <w:rPrChange w:id="927" w:author="Max Lindmark" w:date="2020-02-08T16:47:00Z">
              <w:rPr>
                <w:i/>
                <w:iCs/>
                <w:lang w:val="en-GB"/>
              </w:rPr>
            </w:rPrChange>
          </w:rPr>
          <w:delText>et al.</w:delText>
        </w:r>
        <w:r w:rsidRPr="006B6905" w:rsidDel="00A22107">
          <w:rPr>
            <w:rPrChange w:id="928" w:author="Max Lindmark" w:date="2020-02-08T16:47:00Z">
              <w:rPr>
                <w:lang w:val="en-GB"/>
              </w:rPr>
            </w:rPrChange>
          </w:rPr>
          <w:delText xml:space="preserve"> </w:delText>
        </w:r>
        <w:r w:rsidRPr="006B6905" w:rsidDel="00A22107">
          <w:rPr>
            <w:lang w:val="en-GB"/>
          </w:rPr>
          <w:delText xml:space="preserve">(2014). Forecasting fish stock dynamics under climate change: Baltic herring (Clupea harengus) as a case study. </w:delText>
        </w:r>
        <w:r w:rsidRPr="006B6905" w:rsidDel="00A22107">
          <w:rPr>
            <w:i/>
            <w:iCs/>
            <w:lang w:val="en-GB"/>
          </w:rPr>
          <w:delText>Fisheries Oceanography</w:delText>
        </w:r>
        <w:r w:rsidRPr="006B6905" w:rsidDel="00A22107">
          <w:rPr>
            <w:lang w:val="en-GB"/>
          </w:rPr>
          <w:delText>, 23, 258–269.</w:delText>
        </w:r>
      </w:del>
    </w:p>
    <w:p w14:paraId="5ED20B57" w14:textId="54D25660" w:rsidR="00143F3F" w:rsidRPr="006B6905" w:rsidDel="00A22107" w:rsidRDefault="00143F3F">
      <w:pPr>
        <w:pStyle w:val="Litteraturfrteckning"/>
        <w:rPr>
          <w:del w:id="929" w:author="Max Lindmark" w:date="2020-02-08T16:41:00Z"/>
          <w:lang w:val="en-GB"/>
        </w:rPr>
        <w:pPrChange w:id="930" w:author="Max Lindmark" w:date="2020-02-08T16:47:00Z">
          <w:pPr>
            <w:widowControl w:val="0"/>
            <w:autoSpaceDE w:val="0"/>
            <w:autoSpaceDN w:val="0"/>
            <w:adjustRightInd w:val="0"/>
          </w:pPr>
        </w:pPrChange>
      </w:pPr>
      <w:del w:id="931" w:author="Max Lindmark" w:date="2020-02-08T16:41:00Z">
        <w:r w:rsidRPr="006B6905" w:rsidDel="00A22107">
          <w:rPr>
            <w:lang w:val="en-GB"/>
          </w:rPr>
          <w:delText xml:space="preserve">Baudron, A.R., Needle, C.L., Rijnsdorp, A.D. &amp; Marshall, C.T. (2014). Warming temperatures and smaller body sizes: synchronous changes in growth of North Sea fishes. </w:delText>
        </w:r>
        <w:r w:rsidRPr="006B6905" w:rsidDel="00A22107">
          <w:rPr>
            <w:i/>
            <w:iCs/>
            <w:lang w:val="en-GB"/>
          </w:rPr>
          <w:delText>Global Change Biology</w:delText>
        </w:r>
        <w:r w:rsidRPr="006B6905" w:rsidDel="00A22107">
          <w:rPr>
            <w:lang w:val="en-GB"/>
          </w:rPr>
          <w:delText>, 20, 1023–1031.</w:delText>
        </w:r>
      </w:del>
    </w:p>
    <w:p w14:paraId="3B09F447" w14:textId="2618DD7B" w:rsidR="00143F3F" w:rsidRPr="006B6905" w:rsidDel="00A22107" w:rsidRDefault="00143F3F">
      <w:pPr>
        <w:pStyle w:val="Litteraturfrteckning"/>
        <w:rPr>
          <w:del w:id="932" w:author="Max Lindmark" w:date="2020-02-08T16:41:00Z"/>
          <w:lang w:val="en-GB"/>
        </w:rPr>
        <w:pPrChange w:id="933" w:author="Max Lindmark" w:date="2020-02-08T16:47:00Z">
          <w:pPr>
            <w:widowControl w:val="0"/>
            <w:autoSpaceDE w:val="0"/>
            <w:autoSpaceDN w:val="0"/>
            <w:adjustRightInd w:val="0"/>
          </w:pPr>
        </w:pPrChange>
      </w:pPr>
      <w:del w:id="934" w:author="Max Lindmark" w:date="2020-02-08T16:41:00Z">
        <w:r w:rsidRPr="006B6905" w:rsidDel="00A22107">
          <w:rPr>
            <w:lang w:val="en-GB"/>
          </w:rPr>
          <w:delText xml:space="preserve">Belkin, I.M. (2009). Rapid warming of large marine ecosystems. </w:delText>
        </w:r>
        <w:r w:rsidRPr="006B6905" w:rsidDel="00A22107">
          <w:rPr>
            <w:i/>
            <w:iCs/>
            <w:lang w:val="en-GB"/>
          </w:rPr>
          <w:delText>Progress in Oceanography</w:delText>
        </w:r>
        <w:r w:rsidRPr="006B6905" w:rsidDel="00A22107">
          <w:rPr>
            <w:lang w:val="en-GB"/>
          </w:rPr>
          <w:delText>, 81, 207–213.</w:delText>
        </w:r>
      </w:del>
    </w:p>
    <w:p w14:paraId="07ED224F" w14:textId="6E6A8CF4" w:rsidR="00143F3F" w:rsidRPr="006B6905" w:rsidDel="00A22107" w:rsidRDefault="00143F3F">
      <w:pPr>
        <w:pStyle w:val="Litteraturfrteckning"/>
        <w:rPr>
          <w:del w:id="935" w:author="Max Lindmark" w:date="2020-02-08T16:41:00Z"/>
          <w:lang w:val="en-GB"/>
        </w:rPr>
        <w:pPrChange w:id="936" w:author="Max Lindmark" w:date="2020-02-08T16:47:00Z">
          <w:pPr>
            <w:widowControl w:val="0"/>
            <w:autoSpaceDE w:val="0"/>
            <w:autoSpaceDN w:val="0"/>
            <w:adjustRightInd w:val="0"/>
          </w:pPr>
        </w:pPrChange>
      </w:pPr>
      <w:del w:id="937" w:author="Max Lindmark" w:date="2020-02-08T16:41:00Z">
        <w:r w:rsidRPr="006B6905" w:rsidDel="00A22107">
          <w:rPr>
            <w:lang w:val="en-GB"/>
          </w:rPr>
          <w:delText xml:space="preserve">Bernhardt, J.R., Sunday, J.M. &amp; O’Connor, M.I. (2018). Metabolic Theory and the Temperature-Size Rule Explain the Temperature Dependence of Population Carrying Capacity. </w:delText>
        </w:r>
        <w:r w:rsidRPr="006B6905" w:rsidDel="00A22107">
          <w:rPr>
            <w:i/>
            <w:iCs/>
            <w:lang w:val="en-GB"/>
          </w:rPr>
          <w:delText>The American Naturalist</w:delText>
        </w:r>
        <w:r w:rsidRPr="006B6905" w:rsidDel="00A22107">
          <w:rPr>
            <w:lang w:val="en-GB"/>
          </w:rPr>
          <w:delText>, 192, 687–697.</w:delText>
        </w:r>
      </w:del>
    </w:p>
    <w:p w14:paraId="2F49F45C" w14:textId="15A1519D" w:rsidR="00143F3F" w:rsidRPr="006B6905" w:rsidDel="00A22107" w:rsidRDefault="00143F3F">
      <w:pPr>
        <w:pStyle w:val="Litteraturfrteckning"/>
        <w:rPr>
          <w:del w:id="938" w:author="Max Lindmark" w:date="2020-02-08T16:41:00Z"/>
          <w:lang w:val="en-GB"/>
        </w:rPr>
        <w:pPrChange w:id="939" w:author="Max Lindmark" w:date="2020-02-08T16:47:00Z">
          <w:pPr>
            <w:widowControl w:val="0"/>
            <w:autoSpaceDE w:val="0"/>
            <w:autoSpaceDN w:val="0"/>
            <w:adjustRightInd w:val="0"/>
          </w:pPr>
        </w:pPrChange>
      </w:pPr>
      <w:del w:id="940" w:author="Max Lindmark" w:date="2020-02-08T16:41:00Z">
        <w:r w:rsidRPr="006B6905" w:rsidDel="00A22107">
          <w:rPr>
            <w:lang w:val="en-GB"/>
          </w:rPr>
          <w:delText xml:space="preserve">Björnsson, B. (2001). Optimal temperature for growth and feed conversion of immature cod (Gadus morhua L.). </w:delText>
        </w:r>
        <w:r w:rsidRPr="006B6905" w:rsidDel="00A22107">
          <w:rPr>
            <w:i/>
            <w:iCs/>
            <w:lang w:val="en-GB"/>
          </w:rPr>
          <w:delText>ICES Journal of Marine Science</w:delText>
        </w:r>
        <w:r w:rsidRPr="006B6905" w:rsidDel="00A22107">
          <w:rPr>
            <w:lang w:val="en-GB"/>
          </w:rPr>
          <w:delText>, 58, 29–38.</w:delText>
        </w:r>
      </w:del>
    </w:p>
    <w:p w14:paraId="43304816" w14:textId="13C0E211" w:rsidR="00143F3F" w:rsidRPr="006B6905" w:rsidDel="00A22107" w:rsidRDefault="00143F3F">
      <w:pPr>
        <w:pStyle w:val="Litteraturfrteckning"/>
        <w:rPr>
          <w:del w:id="941" w:author="Max Lindmark" w:date="2020-02-08T16:41:00Z"/>
          <w:lang w:val="en-GB"/>
        </w:rPr>
        <w:pPrChange w:id="942" w:author="Max Lindmark" w:date="2020-02-08T16:47:00Z">
          <w:pPr>
            <w:widowControl w:val="0"/>
            <w:autoSpaceDE w:val="0"/>
            <w:autoSpaceDN w:val="0"/>
            <w:adjustRightInd w:val="0"/>
          </w:pPr>
        </w:pPrChange>
      </w:pPr>
      <w:del w:id="943" w:author="Max Lindmark" w:date="2020-02-08T16:41:00Z">
        <w:r w:rsidRPr="006B6905" w:rsidDel="00A22107">
          <w:rPr>
            <w:lang w:val="en-GB"/>
          </w:rPr>
          <w:delText xml:space="preserve">Blanchard, J.L., Andersen, K.H., Scott, F., Hintzen, N.T., Piet, G. &amp; Jennings, S. (2014). Evaluating targets and trade-offs among fisheries and conservation objectives using a multispecies size spectrum model. </w:delText>
        </w:r>
        <w:r w:rsidRPr="006B6905" w:rsidDel="00A22107">
          <w:rPr>
            <w:i/>
            <w:iCs/>
            <w:lang w:val="en-GB"/>
          </w:rPr>
          <w:delText>Journal of Applied Ecology</w:delText>
        </w:r>
        <w:r w:rsidRPr="006B6905" w:rsidDel="00A22107">
          <w:rPr>
            <w:lang w:val="en-GB"/>
          </w:rPr>
          <w:delText>, 51, 612–622.</w:delText>
        </w:r>
      </w:del>
    </w:p>
    <w:p w14:paraId="2E4A4597" w14:textId="2E0F5D3A" w:rsidR="00143F3F" w:rsidRPr="006B6905" w:rsidDel="00A22107" w:rsidRDefault="00143F3F">
      <w:pPr>
        <w:pStyle w:val="Litteraturfrteckning"/>
        <w:rPr>
          <w:del w:id="944" w:author="Max Lindmark" w:date="2020-02-08T16:41:00Z"/>
          <w:lang w:val="en-GB"/>
        </w:rPr>
        <w:pPrChange w:id="945" w:author="Max Lindmark" w:date="2020-02-08T16:47:00Z">
          <w:pPr>
            <w:widowControl w:val="0"/>
            <w:autoSpaceDE w:val="0"/>
            <w:autoSpaceDN w:val="0"/>
            <w:adjustRightInd w:val="0"/>
          </w:pPr>
        </w:pPrChange>
      </w:pPr>
      <w:del w:id="946" w:author="Max Lindmark" w:date="2020-02-08T16:41:00Z">
        <w:r w:rsidRPr="006B6905" w:rsidDel="00A22107">
          <w:rPr>
            <w:lang w:val="en-GB"/>
          </w:rPr>
          <w:delText xml:space="preserve">Blanchard, J.L., Heneghan, R.F., Everett, J.D., Trebilco, R. &amp; Richardson, A.J. (2017). From Bacteria to Whales: Using Functional Size Spectra to Model Marine Ecosystems. </w:delText>
        </w:r>
        <w:r w:rsidRPr="006B6905" w:rsidDel="00A22107">
          <w:rPr>
            <w:i/>
            <w:iCs/>
            <w:lang w:val="en-GB"/>
          </w:rPr>
          <w:delText>Trends in Ecology &amp; Evolution</w:delText>
        </w:r>
        <w:r w:rsidRPr="006B6905" w:rsidDel="00A22107">
          <w:rPr>
            <w:lang w:val="en-GB"/>
          </w:rPr>
          <w:delText>, 32, 174–186.</w:delText>
        </w:r>
      </w:del>
    </w:p>
    <w:p w14:paraId="725C8446" w14:textId="2E4949F4" w:rsidR="00143F3F" w:rsidRPr="006B6905" w:rsidDel="00A22107" w:rsidRDefault="00143F3F">
      <w:pPr>
        <w:pStyle w:val="Litteraturfrteckning"/>
        <w:rPr>
          <w:del w:id="947" w:author="Max Lindmark" w:date="2020-02-08T16:41:00Z"/>
          <w:lang w:val="en-GB"/>
        </w:rPr>
        <w:pPrChange w:id="948" w:author="Max Lindmark" w:date="2020-02-08T16:47:00Z">
          <w:pPr>
            <w:widowControl w:val="0"/>
            <w:autoSpaceDE w:val="0"/>
            <w:autoSpaceDN w:val="0"/>
            <w:adjustRightInd w:val="0"/>
          </w:pPr>
        </w:pPrChange>
      </w:pPr>
      <w:del w:id="949" w:author="Max Lindmark" w:date="2020-02-08T16:41:00Z">
        <w:r w:rsidRPr="006B6905" w:rsidDel="00A22107">
          <w:rPr>
            <w:lang w:val="en-GB"/>
          </w:rPr>
          <w:delText xml:space="preserve">Blanchard, J.L., Jennings, S., Holmes, R., Harle, J., Merino, G., Allen, J.I., </w:delText>
        </w:r>
        <w:r w:rsidRPr="006B6905" w:rsidDel="00A22107">
          <w:rPr>
            <w:i/>
            <w:iCs/>
            <w:lang w:val="en-GB"/>
          </w:rPr>
          <w:delText>et al.</w:delText>
        </w:r>
        <w:r w:rsidRPr="006B6905" w:rsidDel="00A22107">
          <w:rPr>
            <w:lang w:val="en-GB"/>
          </w:rPr>
          <w:delText xml:space="preserve"> (2012). Potential consequences of climate change for primary production and fish production in large marine ecosystems. </w:delText>
        </w:r>
        <w:r w:rsidRPr="006B6905" w:rsidDel="00A22107">
          <w:rPr>
            <w:i/>
            <w:iCs/>
            <w:lang w:val="en-GB"/>
          </w:rPr>
          <w:delText>Philosophical Transactions of the Royal Society of London, Series B: Biological Sciences</w:delText>
        </w:r>
        <w:r w:rsidRPr="006B6905" w:rsidDel="00A22107">
          <w:rPr>
            <w:lang w:val="en-GB"/>
          </w:rPr>
          <w:delText>, 367, 2979–2989.</w:delText>
        </w:r>
      </w:del>
    </w:p>
    <w:p w14:paraId="624B6A23" w14:textId="251DF59D" w:rsidR="00143F3F" w:rsidRPr="006B6905" w:rsidDel="00A22107" w:rsidRDefault="00143F3F">
      <w:pPr>
        <w:pStyle w:val="Litteraturfrteckning"/>
        <w:rPr>
          <w:del w:id="950" w:author="Max Lindmark" w:date="2020-02-08T16:41:00Z"/>
          <w:lang w:val="en-GB"/>
        </w:rPr>
        <w:pPrChange w:id="951" w:author="Max Lindmark" w:date="2020-02-08T16:47:00Z">
          <w:pPr>
            <w:widowControl w:val="0"/>
            <w:autoSpaceDE w:val="0"/>
            <w:autoSpaceDN w:val="0"/>
            <w:adjustRightInd w:val="0"/>
          </w:pPr>
        </w:pPrChange>
      </w:pPr>
      <w:del w:id="952" w:author="Max Lindmark" w:date="2020-02-08T16:41:00Z">
        <w:r w:rsidRPr="006B6905" w:rsidDel="00A22107">
          <w:rPr>
            <w:lang w:val="en-GB"/>
          </w:rPr>
          <w:delText xml:space="preserve">Brett, J.R., Shelbourn, J.E. &amp; Shoop, C.T. (1969). Growth Rate and Body Composition of Fingerling Sockeye Salmon, Oncorhynchus nerka, in relation to Temperature and Ration Size. </w:delText>
        </w:r>
        <w:r w:rsidRPr="006B6905" w:rsidDel="00A22107">
          <w:rPr>
            <w:i/>
            <w:iCs/>
            <w:lang w:val="en-GB"/>
          </w:rPr>
          <w:delText>J. Fish. Res. Bd. Can.</w:delText>
        </w:r>
        <w:r w:rsidRPr="006B6905" w:rsidDel="00A22107">
          <w:rPr>
            <w:lang w:val="en-GB"/>
          </w:rPr>
          <w:delText>, 26, 2363–2394.</w:delText>
        </w:r>
      </w:del>
    </w:p>
    <w:p w14:paraId="0233B289" w14:textId="4632100B" w:rsidR="00143F3F" w:rsidRPr="006B6905" w:rsidDel="00A22107" w:rsidRDefault="00143F3F">
      <w:pPr>
        <w:pStyle w:val="Litteraturfrteckning"/>
        <w:rPr>
          <w:del w:id="953" w:author="Max Lindmark" w:date="2020-02-08T16:41:00Z"/>
          <w:lang w:val="en-GB"/>
        </w:rPr>
        <w:pPrChange w:id="954" w:author="Max Lindmark" w:date="2020-02-08T16:47:00Z">
          <w:pPr>
            <w:widowControl w:val="0"/>
            <w:autoSpaceDE w:val="0"/>
            <w:autoSpaceDN w:val="0"/>
            <w:adjustRightInd w:val="0"/>
          </w:pPr>
        </w:pPrChange>
      </w:pPr>
      <w:del w:id="955" w:author="Max Lindmark" w:date="2020-02-08T16:41:00Z">
        <w:r w:rsidRPr="006B6905" w:rsidDel="00A22107">
          <w:rPr>
            <w:lang w:val="en-GB"/>
          </w:rPr>
          <w:delText xml:space="preserve">Brown, J.H., Gillooly, J.F., Allen, A.P., Savage, V.M. &amp; West, G.B. (2004a). Toward a metabolic theory of ecology. </w:delText>
        </w:r>
        <w:r w:rsidRPr="006B6905" w:rsidDel="00A22107">
          <w:rPr>
            <w:i/>
            <w:iCs/>
            <w:lang w:val="en-GB"/>
          </w:rPr>
          <w:delText>Ecology</w:delText>
        </w:r>
        <w:r w:rsidRPr="006B6905" w:rsidDel="00A22107">
          <w:rPr>
            <w:lang w:val="en-GB"/>
          </w:rPr>
          <w:delText>, 85, 1771–1789.</w:delText>
        </w:r>
      </w:del>
    </w:p>
    <w:p w14:paraId="1454E1E0" w14:textId="6CB8673B" w:rsidR="00143F3F" w:rsidRPr="006B6905" w:rsidDel="00A22107" w:rsidRDefault="00143F3F">
      <w:pPr>
        <w:pStyle w:val="Litteraturfrteckning"/>
        <w:rPr>
          <w:del w:id="956" w:author="Max Lindmark" w:date="2020-02-08T16:41:00Z"/>
          <w:lang w:val="en-GB"/>
        </w:rPr>
        <w:pPrChange w:id="957" w:author="Max Lindmark" w:date="2020-02-08T16:47:00Z">
          <w:pPr>
            <w:widowControl w:val="0"/>
            <w:autoSpaceDE w:val="0"/>
            <w:autoSpaceDN w:val="0"/>
            <w:adjustRightInd w:val="0"/>
          </w:pPr>
        </w:pPrChange>
      </w:pPr>
      <w:del w:id="958" w:author="Max Lindmark" w:date="2020-02-08T16:41:00Z">
        <w:r w:rsidRPr="006B6905" w:rsidDel="00A22107">
          <w:rPr>
            <w:lang w:val="en-GB"/>
          </w:rPr>
          <w:delText xml:space="preserve">Brown, J.H., Gillooly, J.F., Allen, A.P., Savage, V.M. &amp; West, G.B. (2004b). Toward a metabolic theory of ecology. </w:delText>
        </w:r>
        <w:r w:rsidRPr="006B6905" w:rsidDel="00A22107">
          <w:rPr>
            <w:i/>
            <w:iCs/>
            <w:lang w:val="en-GB"/>
          </w:rPr>
          <w:delText>Ecology</w:delText>
        </w:r>
        <w:r w:rsidRPr="006B6905" w:rsidDel="00A22107">
          <w:rPr>
            <w:lang w:val="en-GB"/>
          </w:rPr>
          <w:delText>, 85, 1771–1789.</w:delText>
        </w:r>
      </w:del>
    </w:p>
    <w:p w14:paraId="176A1962" w14:textId="0BB52886" w:rsidR="00143F3F" w:rsidRPr="006B6905" w:rsidDel="00A22107" w:rsidRDefault="00143F3F">
      <w:pPr>
        <w:pStyle w:val="Litteraturfrteckning"/>
        <w:rPr>
          <w:del w:id="959" w:author="Max Lindmark" w:date="2020-02-08T16:41:00Z"/>
          <w:lang w:val="en-GB"/>
        </w:rPr>
        <w:pPrChange w:id="960" w:author="Max Lindmark" w:date="2020-02-08T16:47:00Z">
          <w:pPr>
            <w:widowControl w:val="0"/>
            <w:autoSpaceDE w:val="0"/>
            <w:autoSpaceDN w:val="0"/>
            <w:adjustRightInd w:val="0"/>
          </w:pPr>
        </w:pPrChange>
      </w:pPr>
      <w:del w:id="961" w:author="Max Lindmark" w:date="2020-02-08T16:41:00Z">
        <w:r w:rsidRPr="006B6905" w:rsidDel="00A22107">
          <w:rPr>
            <w:lang w:val="en-GB"/>
          </w:rPr>
          <w:delText xml:space="preserve">Byrd, R.H., Lu, Peihuang., Nocedal, Jorge. &amp; Zhu, Ciyou. (1995). A Limited Memory Algorithm for Bound Constrained Optimization. </w:delText>
        </w:r>
        <w:r w:rsidRPr="006B6905" w:rsidDel="00A22107">
          <w:rPr>
            <w:i/>
            <w:iCs/>
            <w:lang w:val="en-GB"/>
          </w:rPr>
          <w:delText>SIAM J. Sci. Comput.</w:delText>
        </w:r>
        <w:r w:rsidRPr="006B6905" w:rsidDel="00A22107">
          <w:rPr>
            <w:lang w:val="en-GB"/>
          </w:rPr>
          <w:delText>, 16, 1190–1208.</w:delText>
        </w:r>
      </w:del>
    </w:p>
    <w:p w14:paraId="5C5C8843" w14:textId="0EFD51BE" w:rsidR="00143F3F" w:rsidRPr="006B6905" w:rsidDel="00A22107" w:rsidRDefault="00143F3F">
      <w:pPr>
        <w:pStyle w:val="Litteraturfrteckning"/>
        <w:rPr>
          <w:del w:id="962" w:author="Max Lindmark" w:date="2020-02-08T16:41:00Z"/>
          <w:lang w:val="en-GB"/>
        </w:rPr>
        <w:pPrChange w:id="963" w:author="Max Lindmark" w:date="2020-02-08T16:47:00Z">
          <w:pPr>
            <w:widowControl w:val="0"/>
            <w:autoSpaceDE w:val="0"/>
            <w:autoSpaceDN w:val="0"/>
            <w:adjustRightInd w:val="0"/>
          </w:pPr>
        </w:pPrChange>
      </w:pPr>
      <w:del w:id="964" w:author="Max Lindmark" w:date="2020-02-08T16:41:00Z">
        <w:r w:rsidRPr="006B6905" w:rsidDel="00A22107">
          <w:rPr>
            <w:lang w:val="en-GB"/>
          </w:rPr>
          <w:delText xml:space="preserve">Canales, T.M., Law, R. &amp; Blanchard, J.L. (2016). Shifts in plankton size spectra modulate growth and coexistence of anchovy and sardine in upwelling systems. </w:delText>
        </w:r>
        <w:r w:rsidRPr="006B6905" w:rsidDel="00A22107">
          <w:rPr>
            <w:i/>
            <w:iCs/>
            <w:lang w:val="en-GB"/>
          </w:rPr>
          <w:delText>Canadian Journal of Fisheries and Aquatic Sciences</w:delText>
        </w:r>
        <w:r w:rsidRPr="006B6905" w:rsidDel="00A22107">
          <w:rPr>
            <w:lang w:val="en-GB"/>
          </w:rPr>
          <w:delText>, 73, 611–621.</w:delText>
        </w:r>
      </w:del>
    </w:p>
    <w:p w14:paraId="64E44D00" w14:textId="261BB328" w:rsidR="00143F3F" w:rsidRPr="006B6905" w:rsidDel="00A22107" w:rsidRDefault="00143F3F">
      <w:pPr>
        <w:pStyle w:val="Litteraturfrteckning"/>
        <w:rPr>
          <w:del w:id="965" w:author="Max Lindmark" w:date="2020-02-08T16:41:00Z"/>
          <w:lang w:val="en-GB"/>
        </w:rPr>
        <w:pPrChange w:id="966" w:author="Max Lindmark" w:date="2020-02-08T16:47:00Z">
          <w:pPr>
            <w:widowControl w:val="0"/>
            <w:autoSpaceDE w:val="0"/>
            <w:autoSpaceDN w:val="0"/>
            <w:adjustRightInd w:val="0"/>
          </w:pPr>
        </w:pPrChange>
      </w:pPr>
      <w:del w:id="967" w:author="Max Lindmark" w:date="2020-02-08T16:41:00Z">
        <w:r w:rsidRPr="006B6905" w:rsidDel="00A22107">
          <w:rPr>
            <w:lang w:val="en-GB"/>
          </w:rPr>
          <w:delText xml:space="preserve">Casini, M., Hjelm, J., Molinero, J.-C., Lövgren, J., Cardinale, M., Bartolino, V., </w:delText>
        </w:r>
        <w:r w:rsidRPr="006B6905" w:rsidDel="00A22107">
          <w:rPr>
            <w:i/>
            <w:iCs/>
            <w:lang w:val="en-GB"/>
          </w:rPr>
          <w:delText>et al.</w:delText>
        </w:r>
        <w:r w:rsidRPr="006B6905" w:rsidDel="00A22107">
          <w:rPr>
            <w:lang w:val="en-GB"/>
          </w:rPr>
          <w:delText xml:space="preserve"> (2009). Trophic cascades promote threshold-like shifts in pelagic marine ecosystems. </w:delText>
        </w:r>
        <w:r w:rsidRPr="006B6905" w:rsidDel="00A22107">
          <w:rPr>
            <w:i/>
            <w:iCs/>
            <w:lang w:val="en-GB"/>
          </w:rPr>
          <w:delText>Proceedings of the National Academy of Sciences, USA</w:delText>
        </w:r>
        <w:r w:rsidRPr="006B6905" w:rsidDel="00A22107">
          <w:rPr>
            <w:lang w:val="en-GB"/>
          </w:rPr>
          <w:delText>, 106, 197–202.</w:delText>
        </w:r>
      </w:del>
    </w:p>
    <w:p w14:paraId="256AF0F6" w14:textId="1D53605E" w:rsidR="00143F3F" w:rsidRPr="006B6905" w:rsidDel="00A22107" w:rsidRDefault="00143F3F">
      <w:pPr>
        <w:pStyle w:val="Litteraturfrteckning"/>
        <w:rPr>
          <w:del w:id="968" w:author="Max Lindmark" w:date="2020-02-08T16:41:00Z"/>
          <w:lang w:val="en-GB"/>
        </w:rPr>
        <w:pPrChange w:id="969" w:author="Max Lindmark" w:date="2020-02-08T16:47:00Z">
          <w:pPr>
            <w:widowControl w:val="0"/>
            <w:autoSpaceDE w:val="0"/>
            <w:autoSpaceDN w:val="0"/>
            <w:adjustRightInd w:val="0"/>
          </w:pPr>
        </w:pPrChange>
      </w:pPr>
      <w:del w:id="970" w:author="Max Lindmark" w:date="2020-02-08T16:41:00Z">
        <w:r w:rsidRPr="006B6905" w:rsidDel="00A22107">
          <w:rPr>
            <w:lang w:val="en-GB"/>
          </w:rPr>
          <w:delText xml:space="preserve">Casini, M., Käll, F., Hansson, M., Plikshs, M., Baranova, T., Karlsson, O., </w:delText>
        </w:r>
        <w:r w:rsidRPr="006B6905" w:rsidDel="00A22107">
          <w:rPr>
            <w:i/>
            <w:iCs/>
            <w:lang w:val="en-GB"/>
          </w:rPr>
          <w:delText>et al.</w:delText>
        </w:r>
        <w:r w:rsidRPr="006B6905" w:rsidDel="00A22107">
          <w:rPr>
            <w:lang w:val="en-GB"/>
          </w:rPr>
          <w:delText xml:space="preserve"> (2016). Hypoxic areas, density-dependence and food limitation drive the body condition of a heavily exploited marine fish predator. </w:delText>
        </w:r>
        <w:r w:rsidRPr="006B6905" w:rsidDel="00A22107">
          <w:rPr>
            <w:i/>
            <w:iCs/>
            <w:lang w:val="en-GB"/>
          </w:rPr>
          <w:delText>Royal Society Open Science</w:delText>
        </w:r>
        <w:r w:rsidRPr="006B6905" w:rsidDel="00A22107">
          <w:rPr>
            <w:lang w:val="en-GB"/>
          </w:rPr>
          <w:delText>, 3, 160416.</w:delText>
        </w:r>
      </w:del>
    </w:p>
    <w:p w14:paraId="12AADFCB" w14:textId="03A45B37" w:rsidR="00143F3F" w:rsidRPr="006B6905" w:rsidDel="00A22107" w:rsidRDefault="00143F3F">
      <w:pPr>
        <w:pStyle w:val="Litteraturfrteckning"/>
        <w:rPr>
          <w:del w:id="971" w:author="Max Lindmark" w:date="2020-02-08T16:41:00Z"/>
          <w:lang w:val="en-GB"/>
        </w:rPr>
        <w:pPrChange w:id="972" w:author="Max Lindmark" w:date="2020-02-08T16:47:00Z">
          <w:pPr>
            <w:widowControl w:val="0"/>
            <w:autoSpaceDE w:val="0"/>
            <w:autoSpaceDN w:val="0"/>
            <w:adjustRightInd w:val="0"/>
          </w:pPr>
        </w:pPrChange>
      </w:pPr>
      <w:del w:id="973" w:author="Max Lindmark" w:date="2020-02-08T16:41:00Z">
        <w:r w:rsidRPr="006B6905" w:rsidDel="00A22107">
          <w:rPr>
            <w:lang w:val="en-GB"/>
          </w:rPr>
          <w:delText xml:space="preserve">Certain, G., Barraquand, F. &amp; Gårdmark, A. (2018). How do MAR(1) models cope with hidden nonlinearities in ecological dynamics? </w:delText>
        </w:r>
        <w:r w:rsidRPr="006B6905" w:rsidDel="00A22107">
          <w:rPr>
            <w:i/>
            <w:iCs/>
            <w:lang w:val="en-GB"/>
          </w:rPr>
          <w:delText>Methods in Ecology and Evolution</w:delText>
        </w:r>
        <w:r w:rsidRPr="006B6905" w:rsidDel="00A22107">
          <w:rPr>
            <w:lang w:val="en-GB"/>
          </w:rPr>
          <w:delText>, 9, 1975–1995.</w:delText>
        </w:r>
      </w:del>
    </w:p>
    <w:p w14:paraId="40581ABB" w14:textId="7CD007DE" w:rsidR="00143F3F" w:rsidRPr="006B6905" w:rsidDel="00A22107" w:rsidRDefault="00143F3F">
      <w:pPr>
        <w:pStyle w:val="Litteraturfrteckning"/>
        <w:rPr>
          <w:del w:id="974" w:author="Max Lindmark" w:date="2020-02-08T16:41:00Z"/>
          <w:lang w:val="en-GB"/>
        </w:rPr>
        <w:pPrChange w:id="975" w:author="Max Lindmark" w:date="2020-02-08T16:47:00Z">
          <w:pPr>
            <w:widowControl w:val="0"/>
            <w:autoSpaceDE w:val="0"/>
            <w:autoSpaceDN w:val="0"/>
            <w:adjustRightInd w:val="0"/>
          </w:pPr>
        </w:pPrChange>
      </w:pPr>
      <w:del w:id="976" w:author="Max Lindmark" w:date="2020-02-08T16:41:00Z">
        <w:r w:rsidRPr="006B6905" w:rsidDel="00A22107">
          <w:rPr>
            <w:lang w:val="en-GB"/>
          </w:rPr>
          <w:delText xml:space="preserve">Cheung, W.W.L., Sarmiento, J.L., Dunne, J., Frölicher, T.L., Lam, V.W.Y., Deng Palomares, M.L., </w:delText>
        </w:r>
        <w:r w:rsidRPr="006B6905" w:rsidDel="00A22107">
          <w:rPr>
            <w:i/>
            <w:iCs/>
            <w:lang w:val="en-GB"/>
          </w:rPr>
          <w:delText>et al.</w:delText>
        </w:r>
        <w:r w:rsidRPr="006B6905" w:rsidDel="00A22107">
          <w:rPr>
            <w:lang w:val="en-GB"/>
          </w:rPr>
          <w:delText xml:space="preserve"> (2013). Shrinking of fishes exacerbates impacts of global ocean changes on marine ecosystems. </w:delText>
        </w:r>
        <w:r w:rsidRPr="006B6905" w:rsidDel="00A22107">
          <w:rPr>
            <w:i/>
            <w:iCs/>
            <w:lang w:val="en-GB"/>
          </w:rPr>
          <w:delText>Nature Climate Change</w:delText>
        </w:r>
        <w:r w:rsidRPr="006B6905" w:rsidDel="00A22107">
          <w:rPr>
            <w:lang w:val="en-GB"/>
          </w:rPr>
          <w:delText>, 3, 254–258.</w:delText>
        </w:r>
      </w:del>
    </w:p>
    <w:p w14:paraId="0F064351" w14:textId="2DBB403B" w:rsidR="00143F3F" w:rsidRPr="006B6905" w:rsidDel="00A22107" w:rsidRDefault="00143F3F">
      <w:pPr>
        <w:pStyle w:val="Litteraturfrteckning"/>
        <w:rPr>
          <w:del w:id="977" w:author="Max Lindmark" w:date="2020-02-08T16:41:00Z"/>
          <w:lang w:val="en-GB"/>
        </w:rPr>
        <w:pPrChange w:id="978" w:author="Max Lindmark" w:date="2020-02-08T16:47:00Z">
          <w:pPr>
            <w:widowControl w:val="0"/>
            <w:autoSpaceDE w:val="0"/>
            <w:autoSpaceDN w:val="0"/>
            <w:adjustRightInd w:val="0"/>
          </w:pPr>
        </w:pPrChange>
      </w:pPr>
      <w:del w:id="979" w:author="Max Lindmark" w:date="2020-02-08T16:41:00Z">
        <w:r w:rsidRPr="006B6905" w:rsidDel="00A22107">
          <w:rPr>
            <w:lang w:val="en-GB"/>
          </w:rPr>
          <w:delText xml:space="preserve">Clarke, A. &amp; Johnston, N.M. (1999). Scaling of metabolic rate with body mass and temperature in teleost fish. </w:delText>
        </w:r>
        <w:r w:rsidRPr="006B6905" w:rsidDel="00A22107">
          <w:rPr>
            <w:i/>
            <w:iCs/>
            <w:lang w:val="en-GB"/>
          </w:rPr>
          <w:delText>Journal of Animal Ecology</w:delText>
        </w:r>
        <w:r w:rsidRPr="006B6905" w:rsidDel="00A22107">
          <w:rPr>
            <w:lang w:val="en-GB"/>
          </w:rPr>
          <w:delText>, 68, 893–905.</w:delText>
        </w:r>
      </w:del>
    </w:p>
    <w:p w14:paraId="7E51238F" w14:textId="5D5E25F8" w:rsidR="00143F3F" w:rsidRPr="006B6905" w:rsidDel="00A22107" w:rsidRDefault="00143F3F">
      <w:pPr>
        <w:pStyle w:val="Litteraturfrteckning"/>
        <w:rPr>
          <w:del w:id="980" w:author="Max Lindmark" w:date="2020-02-08T16:41:00Z"/>
          <w:lang w:val="en-GB"/>
        </w:rPr>
        <w:pPrChange w:id="981" w:author="Max Lindmark" w:date="2020-02-08T16:47:00Z">
          <w:pPr>
            <w:widowControl w:val="0"/>
            <w:autoSpaceDE w:val="0"/>
            <w:autoSpaceDN w:val="0"/>
            <w:adjustRightInd w:val="0"/>
          </w:pPr>
        </w:pPrChange>
      </w:pPr>
      <w:del w:id="982" w:author="Max Lindmark" w:date="2020-02-08T16:41:00Z">
        <w:r w:rsidRPr="006B6905" w:rsidDel="00A22107">
          <w:rPr>
            <w:lang w:val="en-GB"/>
          </w:rPr>
          <w:delText xml:space="preserve">Daufresne, M., Lengfellner, K. &amp; Sommer, U. (2009). Global warming benefits the small in aquatic ecosystems. </w:delText>
        </w:r>
        <w:r w:rsidRPr="006B6905" w:rsidDel="00A22107">
          <w:rPr>
            <w:i/>
            <w:iCs/>
            <w:lang w:val="en-GB"/>
          </w:rPr>
          <w:delText>Proceedings of the National Academy of Sciences, USA</w:delText>
        </w:r>
        <w:r w:rsidRPr="006B6905" w:rsidDel="00A22107">
          <w:rPr>
            <w:lang w:val="en-GB"/>
          </w:rPr>
          <w:delText>, 106, 12788–12793.</w:delText>
        </w:r>
      </w:del>
    </w:p>
    <w:p w14:paraId="09CE1A71" w14:textId="0FDFAF0F" w:rsidR="00143F3F" w:rsidRPr="006B6905" w:rsidDel="00A22107" w:rsidRDefault="00143F3F">
      <w:pPr>
        <w:pStyle w:val="Litteraturfrteckning"/>
        <w:rPr>
          <w:del w:id="983" w:author="Max Lindmark" w:date="2020-02-08T16:41:00Z"/>
          <w:lang w:val="en-GB"/>
        </w:rPr>
        <w:pPrChange w:id="984" w:author="Max Lindmark" w:date="2020-02-08T16:47:00Z">
          <w:pPr>
            <w:widowControl w:val="0"/>
            <w:autoSpaceDE w:val="0"/>
            <w:autoSpaceDN w:val="0"/>
            <w:adjustRightInd w:val="0"/>
          </w:pPr>
        </w:pPrChange>
      </w:pPr>
      <w:del w:id="985" w:author="Max Lindmark" w:date="2020-02-08T16:41:00Z">
        <w:r w:rsidRPr="006B6905" w:rsidDel="00A22107">
          <w:rPr>
            <w:lang w:val="en-GB"/>
          </w:rPr>
          <w:delText xml:space="preserve">De Roos, A.M. &amp; Persson, L. (2013). </w:delText>
        </w:r>
        <w:r w:rsidRPr="006B6905" w:rsidDel="00A22107">
          <w:rPr>
            <w:i/>
            <w:iCs/>
            <w:lang w:val="en-GB"/>
          </w:rPr>
          <w:delText>Population and community ecology of ontogenetic development</w:delText>
        </w:r>
        <w:r w:rsidRPr="006B6905" w:rsidDel="00A22107">
          <w:rPr>
            <w:lang w:val="en-GB"/>
          </w:rPr>
          <w:delText>. Princeton University Press, Princeton, New Jersey, USA.</w:delText>
        </w:r>
      </w:del>
    </w:p>
    <w:p w14:paraId="42D90D55" w14:textId="6949B835" w:rsidR="00143F3F" w:rsidRPr="006B6905" w:rsidDel="00A22107" w:rsidRDefault="00143F3F">
      <w:pPr>
        <w:pStyle w:val="Litteraturfrteckning"/>
        <w:rPr>
          <w:del w:id="986" w:author="Max Lindmark" w:date="2020-02-08T16:41:00Z"/>
          <w:lang w:val="en-GB"/>
        </w:rPr>
        <w:pPrChange w:id="987" w:author="Max Lindmark" w:date="2020-02-08T16:47:00Z">
          <w:pPr>
            <w:widowControl w:val="0"/>
            <w:autoSpaceDE w:val="0"/>
            <w:autoSpaceDN w:val="0"/>
            <w:adjustRightInd w:val="0"/>
          </w:pPr>
        </w:pPrChange>
      </w:pPr>
      <w:del w:id="988" w:author="Max Lindmark" w:date="2020-02-08T16:41:00Z">
        <w:r w:rsidRPr="006B6905" w:rsidDel="00A22107">
          <w:rPr>
            <w:lang w:val="en-GB"/>
          </w:rPr>
          <w:delText xml:space="preserve">Dell, A.I., Pawar, S. &amp; Savage, V.M. (2011). Systematic variation in the temperature dependence of physiological and ecological traits. </w:delText>
        </w:r>
        <w:r w:rsidRPr="006B6905" w:rsidDel="00A22107">
          <w:rPr>
            <w:i/>
            <w:iCs/>
            <w:lang w:val="en-GB"/>
          </w:rPr>
          <w:delText>Proceedings of the National Academy of Sciences</w:delText>
        </w:r>
        <w:r w:rsidRPr="006B6905" w:rsidDel="00A22107">
          <w:rPr>
            <w:lang w:val="en-GB"/>
          </w:rPr>
          <w:delText>, 108, 10591–10596.</w:delText>
        </w:r>
      </w:del>
    </w:p>
    <w:p w14:paraId="1BE15D22" w14:textId="27906BF0" w:rsidR="00143F3F" w:rsidRPr="006B6905" w:rsidDel="00A22107" w:rsidRDefault="00143F3F">
      <w:pPr>
        <w:pStyle w:val="Litteraturfrteckning"/>
        <w:rPr>
          <w:del w:id="989" w:author="Max Lindmark" w:date="2020-02-08T16:41:00Z"/>
          <w:lang w:val="en-GB"/>
        </w:rPr>
        <w:pPrChange w:id="990" w:author="Max Lindmark" w:date="2020-02-08T16:47:00Z">
          <w:pPr>
            <w:widowControl w:val="0"/>
            <w:autoSpaceDE w:val="0"/>
            <w:autoSpaceDN w:val="0"/>
            <w:adjustRightInd w:val="0"/>
          </w:pPr>
        </w:pPrChange>
      </w:pPr>
      <w:del w:id="991" w:author="Max Lindmark" w:date="2020-02-08T16:41:00Z">
        <w:r w:rsidRPr="006B6905" w:rsidDel="00A22107">
          <w:rPr>
            <w:lang w:val="en-GB"/>
          </w:rPr>
          <w:delText xml:space="preserve">Dieterich, C., Wang, S., Schimanke, S., Gröger, M., Klein, B., Hordoir, R., </w:delText>
        </w:r>
        <w:r w:rsidRPr="006B6905" w:rsidDel="00A22107">
          <w:rPr>
            <w:i/>
            <w:iCs/>
            <w:lang w:val="en-GB"/>
          </w:rPr>
          <w:delText>et al.</w:delText>
        </w:r>
        <w:r w:rsidRPr="006B6905" w:rsidDel="00A22107">
          <w:rPr>
            <w:lang w:val="en-GB"/>
          </w:rPr>
          <w:delText xml:space="preserve"> (2019). Surface Heat Budget over the North Sea in Climate Change Simulations. </w:delText>
        </w:r>
        <w:r w:rsidRPr="006B6905" w:rsidDel="00A22107">
          <w:rPr>
            <w:i/>
            <w:iCs/>
            <w:lang w:val="en-GB"/>
          </w:rPr>
          <w:delText>Atmosphere</w:delText>
        </w:r>
        <w:r w:rsidRPr="006B6905" w:rsidDel="00A22107">
          <w:rPr>
            <w:lang w:val="en-GB"/>
          </w:rPr>
          <w:delText>, 10, 272.</w:delText>
        </w:r>
      </w:del>
    </w:p>
    <w:p w14:paraId="2FBEA05E" w14:textId="5A0356CA" w:rsidR="00143F3F" w:rsidRPr="006B6905" w:rsidDel="00A22107" w:rsidRDefault="00143F3F">
      <w:pPr>
        <w:pStyle w:val="Litteraturfrteckning"/>
        <w:rPr>
          <w:del w:id="992" w:author="Max Lindmark" w:date="2020-02-08T16:41:00Z"/>
          <w:lang w:val="en-GB"/>
        </w:rPr>
        <w:pPrChange w:id="993" w:author="Max Lindmark" w:date="2020-02-08T16:47:00Z">
          <w:pPr>
            <w:widowControl w:val="0"/>
            <w:autoSpaceDE w:val="0"/>
            <w:autoSpaceDN w:val="0"/>
            <w:adjustRightInd w:val="0"/>
          </w:pPr>
        </w:pPrChange>
      </w:pPr>
      <w:del w:id="994" w:author="Max Lindmark" w:date="2020-02-08T16:41:00Z">
        <w:r w:rsidRPr="006B6905" w:rsidDel="00A22107">
          <w:rPr>
            <w:lang w:val="en-GB"/>
          </w:rPr>
          <w:delText xml:space="preserve">Downs, C.J., Hayes, J.P. &amp; Tracy, C.R. (2008). Scaling metabolic rate with body mass and inverse body temperature: A test of the Arrhenius fractal supply model. </w:delText>
        </w:r>
        <w:r w:rsidRPr="006B6905" w:rsidDel="00A22107">
          <w:rPr>
            <w:i/>
            <w:iCs/>
            <w:lang w:val="en-GB"/>
          </w:rPr>
          <w:delText>Functional Ecology</w:delText>
        </w:r>
        <w:r w:rsidRPr="006B6905" w:rsidDel="00A22107">
          <w:rPr>
            <w:lang w:val="en-GB"/>
          </w:rPr>
          <w:delText>, 22, 239–244.</w:delText>
        </w:r>
      </w:del>
    </w:p>
    <w:p w14:paraId="3F1B06C6" w14:textId="3FD3F8D2" w:rsidR="00143F3F" w:rsidRPr="006B6905" w:rsidDel="00A22107" w:rsidRDefault="00143F3F">
      <w:pPr>
        <w:pStyle w:val="Litteraturfrteckning"/>
        <w:rPr>
          <w:del w:id="995" w:author="Max Lindmark" w:date="2020-02-08T16:41:00Z"/>
          <w:lang w:val="en-GB"/>
        </w:rPr>
        <w:pPrChange w:id="996" w:author="Max Lindmark" w:date="2020-02-08T16:47:00Z">
          <w:pPr>
            <w:widowControl w:val="0"/>
            <w:autoSpaceDE w:val="0"/>
            <w:autoSpaceDN w:val="0"/>
            <w:adjustRightInd w:val="0"/>
          </w:pPr>
        </w:pPrChange>
      </w:pPr>
      <w:del w:id="997" w:author="Max Lindmark" w:date="2020-02-08T16:41:00Z">
        <w:r w:rsidRPr="006B6905" w:rsidDel="00A22107">
          <w:rPr>
            <w:lang w:val="en-GB"/>
          </w:rPr>
          <w:delText xml:space="preserve">Englund, G., Öhlund, G., Hein, C.L. &amp; Diehl, S. (2011). Temperature dependence of the functional response. </w:delText>
        </w:r>
        <w:r w:rsidRPr="006B6905" w:rsidDel="00A22107">
          <w:rPr>
            <w:i/>
            <w:iCs/>
            <w:lang w:val="en-GB"/>
          </w:rPr>
          <w:delText>Ecology Letters</w:delText>
        </w:r>
        <w:r w:rsidRPr="006B6905" w:rsidDel="00A22107">
          <w:rPr>
            <w:lang w:val="en-GB"/>
          </w:rPr>
          <w:delText>, 14, 914–921.</w:delText>
        </w:r>
      </w:del>
    </w:p>
    <w:p w14:paraId="0ADF9E7E" w14:textId="1CC58D62" w:rsidR="00143F3F" w:rsidRPr="006B6905" w:rsidDel="00A22107" w:rsidRDefault="00143F3F">
      <w:pPr>
        <w:pStyle w:val="Litteraturfrteckning"/>
        <w:rPr>
          <w:del w:id="998" w:author="Max Lindmark" w:date="2020-02-08T16:41:00Z"/>
          <w:lang w:val="en-GB"/>
        </w:rPr>
        <w:pPrChange w:id="999" w:author="Max Lindmark" w:date="2020-02-08T16:47:00Z">
          <w:pPr>
            <w:widowControl w:val="0"/>
            <w:autoSpaceDE w:val="0"/>
            <w:autoSpaceDN w:val="0"/>
            <w:adjustRightInd w:val="0"/>
          </w:pPr>
        </w:pPrChange>
      </w:pPr>
      <w:del w:id="1000" w:author="Max Lindmark" w:date="2020-02-08T16:41:00Z">
        <w:r w:rsidRPr="006B6905" w:rsidDel="00A22107">
          <w:rPr>
            <w:lang w:val="en-GB"/>
          </w:rPr>
          <w:delText xml:space="preserve">Flombaum, P., Wang, W.-L., Primeau, F.W. &amp; Martiny, A.C. (2020). Global picophytoplankton niche partitioning predicts overall positive response to ocean warming. </w:delText>
        </w:r>
        <w:r w:rsidRPr="006B6905" w:rsidDel="00A22107">
          <w:rPr>
            <w:i/>
            <w:iCs/>
            <w:lang w:val="en-GB"/>
          </w:rPr>
          <w:delText>Nat. Geosci.</w:delText>
        </w:r>
        <w:r w:rsidRPr="006B6905" w:rsidDel="00A22107">
          <w:rPr>
            <w:lang w:val="en-GB"/>
          </w:rPr>
          <w:delText>, 13, 116–120.</w:delText>
        </w:r>
      </w:del>
    </w:p>
    <w:p w14:paraId="3FD002F8" w14:textId="02789A2A" w:rsidR="00143F3F" w:rsidRPr="006B6905" w:rsidDel="00A22107" w:rsidRDefault="00143F3F">
      <w:pPr>
        <w:pStyle w:val="Litteraturfrteckning"/>
        <w:rPr>
          <w:del w:id="1001" w:author="Max Lindmark" w:date="2020-02-08T16:41:00Z"/>
          <w:lang w:val="en-GB"/>
        </w:rPr>
        <w:pPrChange w:id="1002" w:author="Max Lindmark" w:date="2020-02-08T16:47:00Z">
          <w:pPr>
            <w:widowControl w:val="0"/>
            <w:autoSpaceDE w:val="0"/>
            <w:autoSpaceDN w:val="0"/>
            <w:adjustRightInd w:val="0"/>
          </w:pPr>
        </w:pPrChange>
      </w:pPr>
      <w:del w:id="1003" w:author="Max Lindmark" w:date="2020-02-08T16:41:00Z">
        <w:r w:rsidRPr="006B6905" w:rsidDel="00A22107">
          <w:rPr>
            <w:lang w:val="en-GB"/>
          </w:rPr>
          <w:delText xml:space="preserve">Forster, J., Hirst, A.G. &amp; Atkinson, D. (2012). Warming-induced reductions in body size are greater in aquatic than terrestrial species. </w:delText>
        </w:r>
        <w:r w:rsidRPr="006B6905" w:rsidDel="00A22107">
          <w:rPr>
            <w:i/>
            <w:iCs/>
            <w:lang w:val="en-GB"/>
          </w:rPr>
          <w:delText>PNAS</w:delText>
        </w:r>
        <w:r w:rsidRPr="006B6905" w:rsidDel="00A22107">
          <w:rPr>
            <w:lang w:val="en-GB"/>
          </w:rPr>
          <w:delText>, 109, 19310–19314.</w:delText>
        </w:r>
      </w:del>
    </w:p>
    <w:p w14:paraId="2A0EAA9A" w14:textId="06D6ABFF" w:rsidR="00143F3F" w:rsidRPr="006B6905" w:rsidDel="00A22107" w:rsidRDefault="00143F3F">
      <w:pPr>
        <w:pStyle w:val="Litteraturfrteckning"/>
        <w:rPr>
          <w:del w:id="1004" w:author="Max Lindmark" w:date="2020-02-08T16:41:00Z"/>
          <w:lang w:val="en-GB"/>
        </w:rPr>
        <w:pPrChange w:id="1005" w:author="Max Lindmark" w:date="2020-02-08T16:47:00Z">
          <w:pPr>
            <w:widowControl w:val="0"/>
            <w:autoSpaceDE w:val="0"/>
            <w:autoSpaceDN w:val="0"/>
            <w:adjustRightInd w:val="0"/>
          </w:pPr>
        </w:pPrChange>
      </w:pPr>
      <w:del w:id="1006" w:author="Max Lindmark" w:date="2020-02-08T16:41:00Z">
        <w:r w:rsidRPr="006B6905" w:rsidDel="00A22107">
          <w:rPr>
            <w:lang w:val="en-GB"/>
          </w:rPr>
          <w:delText xml:space="preserve">Free, C.M., Thorson, J.T., Pinsky, M.L., Oken, K.L., Wiedenmann, J. &amp; Jensen, O.P. (2019). Impacts of historical warming on marine fisheries production. </w:delText>
        </w:r>
        <w:r w:rsidRPr="006B6905" w:rsidDel="00A22107">
          <w:rPr>
            <w:i/>
            <w:iCs/>
            <w:lang w:val="en-GB"/>
          </w:rPr>
          <w:delText>Science</w:delText>
        </w:r>
        <w:r w:rsidRPr="006B6905" w:rsidDel="00A22107">
          <w:rPr>
            <w:lang w:val="en-GB"/>
          </w:rPr>
          <w:delText>, 363, 979–983.</w:delText>
        </w:r>
      </w:del>
    </w:p>
    <w:p w14:paraId="0FB3ACDE" w14:textId="4953B098" w:rsidR="00143F3F" w:rsidRPr="006B6905" w:rsidDel="00A22107" w:rsidRDefault="00143F3F">
      <w:pPr>
        <w:pStyle w:val="Litteraturfrteckning"/>
        <w:rPr>
          <w:del w:id="1007" w:author="Max Lindmark" w:date="2020-02-08T16:41:00Z"/>
          <w:rPrChange w:id="1008" w:author="Max Lindmark" w:date="2020-02-08T16:47:00Z">
            <w:rPr>
              <w:del w:id="1009" w:author="Max Lindmark" w:date="2020-02-08T16:41:00Z"/>
              <w:lang w:val="en-GB"/>
            </w:rPr>
          </w:rPrChange>
        </w:rPr>
        <w:pPrChange w:id="1010" w:author="Max Lindmark" w:date="2020-02-08T16:47:00Z">
          <w:pPr>
            <w:widowControl w:val="0"/>
            <w:autoSpaceDE w:val="0"/>
            <w:autoSpaceDN w:val="0"/>
            <w:adjustRightInd w:val="0"/>
          </w:pPr>
        </w:pPrChange>
      </w:pPr>
      <w:del w:id="1011" w:author="Max Lindmark" w:date="2020-02-08T16:41:00Z">
        <w:r w:rsidRPr="006B6905" w:rsidDel="00A22107">
          <w:rPr>
            <w:lang w:val="en-GB"/>
          </w:rPr>
          <w:delText xml:space="preserve">García García, B., Cerezo Valverde, J., Aguado-Giménez, F., García García, J. &amp; Hernández, M.D. (2011). Effect of the interaction between body weight and temperature on growth and maximum daily food intake in sharpsnout sea bream (Diplodus puntazzo). </w:delText>
        </w:r>
        <w:r w:rsidRPr="006B6905" w:rsidDel="00A22107">
          <w:rPr>
            <w:i/>
            <w:iCs/>
            <w:rPrChange w:id="1012" w:author="Max Lindmark" w:date="2020-02-08T16:47:00Z">
              <w:rPr>
                <w:i/>
                <w:iCs/>
                <w:lang w:val="en-GB"/>
              </w:rPr>
            </w:rPrChange>
          </w:rPr>
          <w:delText>Aquaculture International</w:delText>
        </w:r>
        <w:r w:rsidRPr="006B6905" w:rsidDel="00A22107">
          <w:rPr>
            <w:rPrChange w:id="1013" w:author="Max Lindmark" w:date="2020-02-08T16:47:00Z">
              <w:rPr>
                <w:lang w:val="en-GB"/>
              </w:rPr>
            </w:rPrChange>
          </w:rPr>
          <w:delText>, 19, 131–141.</w:delText>
        </w:r>
      </w:del>
    </w:p>
    <w:p w14:paraId="7AFB68BB" w14:textId="4ED24260" w:rsidR="00143F3F" w:rsidRPr="006B6905" w:rsidDel="00A22107" w:rsidRDefault="00143F3F">
      <w:pPr>
        <w:pStyle w:val="Litteraturfrteckning"/>
        <w:rPr>
          <w:del w:id="1014" w:author="Max Lindmark" w:date="2020-02-08T16:41:00Z"/>
          <w:lang w:val="en-GB"/>
        </w:rPr>
        <w:pPrChange w:id="1015" w:author="Max Lindmark" w:date="2020-02-08T16:47:00Z">
          <w:pPr>
            <w:widowControl w:val="0"/>
            <w:autoSpaceDE w:val="0"/>
            <w:autoSpaceDN w:val="0"/>
            <w:adjustRightInd w:val="0"/>
          </w:pPr>
        </w:pPrChange>
      </w:pPr>
      <w:del w:id="1016" w:author="Max Lindmark" w:date="2020-02-08T16:41:00Z">
        <w:r w:rsidRPr="006B6905" w:rsidDel="00A22107">
          <w:rPr>
            <w:rPrChange w:id="1017" w:author="Max Lindmark" w:date="2020-02-08T16:47:00Z">
              <w:rPr>
                <w:lang w:val="en-GB"/>
              </w:rPr>
            </w:rPrChange>
          </w:rPr>
          <w:delText xml:space="preserve">Gårdmark, A., Casini, M., Huss, M., van Leeuwen, A., Hjelm, J., Persson, L., </w:delText>
        </w:r>
        <w:r w:rsidRPr="006B6905" w:rsidDel="00A22107">
          <w:rPr>
            <w:i/>
            <w:iCs/>
            <w:rPrChange w:id="1018" w:author="Max Lindmark" w:date="2020-02-08T16:47:00Z">
              <w:rPr>
                <w:i/>
                <w:iCs/>
                <w:lang w:val="en-GB"/>
              </w:rPr>
            </w:rPrChange>
          </w:rPr>
          <w:delText>et al.</w:delText>
        </w:r>
        <w:r w:rsidRPr="006B6905" w:rsidDel="00A22107">
          <w:rPr>
            <w:rPrChange w:id="1019" w:author="Max Lindmark" w:date="2020-02-08T16:47:00Z">
              <w:rPr>
                <w:lang w:val="en-GB"/>
              </w:rPr>
            </w:rPrChange>
          </w:rPr>
          <w:delText xml:space="preserve"> </w:delText>
        </w:r>
        <w:r w:rsidRPr="006B6905" w:rsidDel="00A22107">
          <w:rPr>
            <w:lang w:val="en-GB"/>
          </w:rPr>
          <w:delText xml:space="preserve">(2015). Regime shifts in exploited marine food webs: detecting mechanisms underlying alternative stable states using size-structured community dynamics theory. </w:delText>
        </w:r>
        <w:r w:rsidRPr="006B6905" w:rsidDel="00A22107">
          <w:rPr>
            <w:i/>
            <w:iCs/>
            <w:lang w:val="en-GB"/>
          </w:rPr>
          <w:delText>Phil. Trans. R. Soc. B</w:delText>
        </w:r>
        <w:r w:rsidRPr="006B6905" w:rsidDel="00A22107">
          <w:rPr>
            <w:lang w:val="en-GB"/>
          </w:rPr>
          <w:delText>, 370, 20130262.</w:delText>
        </w:r>
      </w:del>
    </w:p>
    <w:p w14:paraId="19EDD4F5" w14:textId="0F0E107A" w:rsidR="00143F3F" w:rsidRPr="006B6905" w:rsidDel="00A22107" w:rsidRDefault="00143F3F">
      <w:pPr>
        <w:pStyle w:val="Litteraturfrteckning"/>
        <w:rPr>
          <w:del w:id="1020" w:author="Max Lindmark" w:date="2020-02-08T16:41:00Z"/>
          <w:lang w:val="en-GB"/>
        </w:rPr>
        <w:pPrChange w:id="1021" w:author="Max Lindmark" w:date="2020-02-08T16:47:00Z">
          <w:pPr>
            <w:widowControl w:val="0"/>
            <w:autoSpaceDE w:val="0"/>
            <w:autoSpaceDN w:val="0"/>
            <w:adjustRightInd w:val="0"/>
          </w:pPr>
        </w:pPrChange>
      </w:pPr>
      <w:del w:id="1022" w:author="Max Lindmark" w:date="2020-02-08T16:41:00Z">
        <w:r w:rsidRPr="006B6905" w:rsidDel="00A22107">
          <w:rPr>
            <w:rPrChange w:id="1023" w:author="Max Lindmark" w:date="2020-02-08T16:47:00Z">
              <w:rPr>
                <w:lang w:val="en-GB"/>
              </w:rPr>
            </w:rPrChange>
          </w:rPr>
          <w:delText xml:space="preserve">Gårdmark, A., Lindegren, M., Neuenfeldt, S., Blenckner, T., Heikinheimo, O., Müller-Karulis, B., </w:delText>
        </w:r>
        <w:r w:rsidRPr="006B6905" w:rsidDel="00A22107">
          <w:rPr>
            <w:i/>
            <w:iCs/>
            <w:rPrChange w:id="1024" w:author="Max Lindmark" w:date="2020-02-08T16:47:00Z">
              <w:rPr>
                <w:i/>
                <w:iCs/>
                <w:lang w:val="en-GB"/>
              </w:rPr>
            </w:rPrChange>
          </w:rPr>
          <w:delText>et al.</w:delText>
        </w:r>
        <w:r w:rsidRPr="006B6905" w:rsidDel="00A22107">
          <w:rPr>
            <w:rPrChange w:id="1025" w:author="Max Lindmark" w:date="2020-02-08T16:47:00Z">
              <w:rPr>
                <w:lang w:val="en-GB"/>
              </w:rPr>
            </w:rPrChange>
          </w:rPr>
          <w:delText xml:space="preserve"> </w:delText>
        </w:r>
        <w:r w:rsidRPr="006B6905" w:rsidDel="00A22107">
          <w:rPr>
            <w:lang w:val="en-GB"/>
          </w:rPr>
          <w:delText xml:space="preserve">(2013). Biological ensemble modeling to evaluate potential futures of living marine resources. </w:delText>
        </w:r>
        <w:r w:rsidRPr="006B6905" w:rsidDel="00A22107">
          <w:rPr>
            <w:i/>
            <w:iCs/>
            <w:lang w:val="en-GB"/>
          </w:rPr>
          <w:delText>Ecological Applications</w:delText>
        </w:r>
        <w:r w:rsidRPr="006B6905" w:rsidDel="00A22107">
          <w:rPr>
            <w:lang w:val="en-GB"/>
          </w:rPr>
          <w:delText>, 23, 742–754.</w:delText>
        </w:r>
      </w:del>
    </w:p>
    <w:p w14:paraId="540F7AC4" w14:textId="33DEC25B" w:rsidR="00143F3F" w:rsidRPr="006B6905" w:rsidDel="00A22107" w:rsidRDefault="00143F3F">
      <w:pPr>
        <w:pStyle w:val="Litteraturfrteckning"/>
        <w:rPr>
          <w:del w:id="1026" w:author="Max Lindmark" w:date="2020-02-08T16:41:00Z"/>
          <w:lang w:val="en-GB"/>
        </w:rPr>
        <w:pPrChange w:id="1027" w:author="Max Lindmark" w:date="2020-02-08T16:47:00Z">
          <w:pPr>
            <w:widowControl w:val="0"/>
            <w:autoSpaceDE w:val="0"/>
            <w:autoSpaceDN w:val="0"/>
            <w:adjustRightInd w:val="0"/>
          </w:pPr>
        </w:pPrChange>
      </w:pPr>
      <w:del w:id="1028" w:author="Max Lindmark" w:date="2020-02-08T16:41:00Z">
        <w:r w:rsidRPr="006B6905" w:rsidDel="00A22107">
          <w:rPr>
            <w:lang w:val="en-GB"/>
          </w:rPr>
          <w:delText xml:space="preserve">Gilbert, B., Tunney, T.D., McCann, K.S., DeLong, J.P., Vasseur, D.A., Savage, V.M., </w:delText>
        </w:r>
        <w:r w:rsidRPr="006B6905" w:rsidDel="00A22107">
          <w:rPr>
            <w:i/>
            <w:iCs/>
            <w:lang w:val="en-GB"/>
          </w:rPr>
          <w:delText>et al.</w:delText>
        </w:r>
        <w:r w:rsidRPr="006B6905" w:rsidDel="00A22107">
          <w:rPr>
            <w:lang w:val="en-GB"/>
          </w:rPr>
          <w:delText xml:space="preserve"> (2014). A bioenergetic framework for the temperature dependence of trophic interactions. </w:delText>
        </w:r>
        <w:r w:rsidRPr="006B6905" w:rsidDel="00A22107">
          <w:rPr>
            <w:i/>
            <w:iCs/>
            <w:lang w:val="en-GB"/>
          </w:rPr>
          <w:delText>Ecology Letters</w:delText>
        </w:r>
        <w:r w:rsidRPr="006B6905" w:rsidDel="00A22107">
          <w:rPr>
            <w:lang w:val="en-GB"/>
          </w:rPr>
          <w:delText>, 17, 902–914.</w:delText>
        </w:r>
      </w:del>
    </w:p>
    <w:p w14:paraId="70E5A125" w14:textId="2A4C29C3" w:rsidR="00143F3F" w:rsidRPr="006B6905" w:rsidDel="00A22107" w:rsidRDefault="00143F3F">
      <w:pPr>
        <w:pStyle w:val="Litteraturfrteckning"/>
        <w:rPr>
          <w:del w:id="1029" w:author="Max Lindmark" w:date="2020-02-08T16:41:00Z"/>
          <w:lang w:val="en-GB"/>
        </w:rPr>
        <w:pPrChange w:id="1030" w:author="Max Lindmark" w:date="2020-02-08T16:47:00Z">
          <w:pPr>
            <w:widowControl w:val="0"/>
            <w:autoSpaceDE w:val="0"/>
            <w:autoSpaceDN w:val="0"/>
            <w:adjustRightInd w:val="0"/>
          </w:pPr>
        </w:pPrChange>
      </w:pPr>
      <w:del w:id="1031" w:author="Max Lindmark" w:date="2020-02-08T16:41:00Z">
        <w:r w:rsidRPr="006B6905" w:rsidDel="00A22107">
          <w:rPr>
            <w:lang w:val="en-GB"/>
          </w:rPr>
          <w:delText xml:space="preserve">Gillooly, J.F., Brown, J.H., West, G.B., Savage, V.M. &amp; Charnov, E.L. (2001). Effects of size and temperature on metabolic rate. </w:delText>
        </w:r>
        <w:r w:rsidRPr="006B6905" w:rsidDel="00A22107">
          <w:rPr>
            <w:i/>
            <w:iCs/>
            <w:lang w:val="en-GB"/>
          </w:rPr>
          <w:delText>Science</w:delText>
        </w:r>
        <w:r w:rsidRPr="006B6905" w:rsidDel="00A22107">
          <w:rPr>
            <w:lang w:val="en-GB"/>
          </w:rPr>
          <w:delText>, 2248–2251.</w:delText>
        </w:r>
      </w:del>
    </w:p>
    <w:p w14:paraId="3463F085" w14:textId="73B59947" w:rsidR="00143F3F" w:rsidRPr="006B6905" w:rsidDel="00A22107" w:rsidRDefault="00143F3F">
      <w:pPr>
        <w:pStyle w:val="Litteraturfrteckning"/>
        <w:rPr>
          <w:del w:id="1032" w:author="Max Lindmark" w:date="2020-02-08T16:41:00Z"/>
          <w:lang w:val="en-GB"/>
        </w:rPr>
        <w:pPrChange w:id="1033" w:author="Max Lindmark" w:date="2020-02-08T16:47:00Z">
          <w:pPr>
            <w:widowControl w:val="0"/>
            <w:autoSpaceDE w:val="0"/>
            <w:autoSpaceDN w:val="0"/>
            <w:adjustRightInd w:val="0"/>
          </w:pPr>
        </w:pPrChange>
      </w:pPr>
      <w:del w:id="1034" w:author="Max Lindmark" w:date="2020-02-08T16:41:00Z">
        <w:r w:rsidRPr="006B6905" w:rsidDel="00A22107">
          <w:rPr>
            <w:lang w:val="en-GB"/>
          </w:rPr>
          <w:delText xml:space="preserve">Gröger, M., Arneborg, L., Dieterich, C., Höglund, A. &amp; Meier, H.E.M. (2019). Summer hydrographic changes in the Baltic Sea, Kattegat and Skagerrak projected in an ensemble of climate scenarios downscaled with a coupled regional ocean–sea ice–atmosphere model. </w:delText>
        </w:r>
        <w:r w:rsidRPr="006B6905" w:rsidDel="00A22107">
          <w:rPr>
            <w:i/>
            <w:iCs/>
            <w:lang w:val="en-GB"/>
          </w:rPr>
          <w:delText>Clim Dyn</w:delText>
        </w:r>
        <w:r w:rsidRPr="006B6905" w:rsidDel="00A22107">
          <w:rPr>
            <w:lang w:val="en-GB"/>
          </w:rPr>
          <w:delText>, 53, 5945–5966.</w:delText>
        </w:r>
      </w:del>
    </w:p>
    <w:p w14:paraId="790EDD54" w14:textId="5121F2E2" w:rsidR="00143F3F" w:rsidRPr="006B6905" w:rsidDel="00A22107" w:rsidRDefault="00143F3F">
      <w:pPr>
        <w:pStyle w:val="Litteraturfrteckning"/>
        <w:rPr>
          <w:del w:id="1035" w:author="Max Lindmark" w:date="2020-02-08T16:41:00Z"/>
          <w:lang w:val="en-GB"/>
        </w:rPr>
        <w:pPrChange w:id="1036" w:author="Max Lindmark" w:date="2020-02-08T16:47:00Z">
          <w:pPr>
            <w:widowControl w:val="0"/>
            <w:autoSpaceDE w:val="0"/>
            <w:autoSpaceDN w:val="0"/>
            <w:adjustRightInd w:val="0"/>
          </w:pPr>
        </w:pPrChange>
      </w:pPr>
      <w:del w:id="1037" w:author="Max Lindmark" w:date="2020-02-08T16:41:00Z">
        <w:r w:rsidRPr="006B6905" w:rsidDel="00A22107">
          <w:rPr>
            <w:lang w:val="en-GB"/>
          </w:rPr>
          <w:delText xml:space="preserve">Handeland, S.O., Imsland, A.K. &amp; Stefansson, S.O. (2008). The effect of temperature and fish size on growth, feed intake, food conversion efficiency and stomach evacuation rate of Atlantic salmon post-smolts. </w:delText>
        </w:r>
        <w:r w:rsidRPr="006B6905" w:rsidDel="00A22107">
          <w:rPr>
            <w:i/>
            <w:iCs/>
            <w:lang w:val="en-GB"/>
          </w:rPr>
          <w:delText>Aquaculture</w:delText>
        </w:r>
        <w:r w:rsidRPr="006B6905" w:rsidDel="00A22107">
          <w:rPr>
            <w:lang w:val="en-GB"/>
          </w:rPr>
          <w:delText>, 283, 36–42.</w:delText>
        </w:r>
      </w:del>
    </w:p>
    <w:p w14:paraId="4A4DD680" w14:textId="39AA322D" w:rsidR="00143F3F" w:rsidRPr="006B6905" w:rsidDel="00A22107" w:rsidRDefault="00143F3F">
      <w:pPr>
        <w:pStyle w:val="Litteraturfrteckning"/>
        <w:rPr>
          <w:del w:id="1038" w:author="Max Lindmark" w:date="2020-02-08T16:41:00Z"/>
          <w:lang w:val="en-GB"/>
        </w:rPr>
        <w:pPrChange w:id="1039" w:author="Max Lindmark" w:date="2020-02-08T16:47:00Z">
          <w:pPr>
            <w:widowControl w:val="0"/>
            <w:autoSpaceDE w:val="0"/>
            <w:autoSpaceDN w:val="0"/>
            <w:adjustRightInd w:val="0"/>
          </w:pPr>
        </w:pPrChange>
      </w:pPr>
      <w:del w:id="1040" w:author="Max Lindmark" w:date="2020-02-08T16:41:00Z">
        <w:r w:rsidRPr="006B6905" w:rsidDel="00A22107">
          <w:rPr>
            <w:lang w:val="en-GB"/>
          </w:rPr>
          <w:delText xml:space="preserve">Hartvig, M., Andersen, K.H. &amp; Beyer, J.E. (2011). Food web framework for size-structured populations. </w:delText>
        </w:r>
        <w:r w:rsidRPr="006B6905" w:rsidDel="00A22107">
          <w:rPr>
            <w:i/>
            <w:iCs/>
            <w:lang w:val="en-GB"/>
          </w:rPr>
          <w:delText>Journal of Theoretical Biology</w:delText>
        </w:r>
        <w:r w:rsidRPr="006B6905" w:rsidDel="00A22107">
          <w:rPr>
            <w:lang w:val="en-GB"/>
          </w:rPr>
          <w:delText>, 272, 113–122.</w:delText>
        </w:r>
      </w:del>
    </w:p>
    <w:p w14:paraId="272AD76D" w14:textId="07618024" w:rsidR="00143F3F" w:rsidRPr="006B6905" w:rsidDel="00A22107" w:rsidRDefault="00143F3F">
      <w:pPr>
        <w:pStyle w:val="Litteraturfrteckning"/>
        <w:rPr>
          <w:del w:id="1041" w:author="Max Lindmark" w:date="2020-02-08T16:41:00Z"/>
          <w:rPrChange w:id="1042" w:author="Max Lindmark" w:date="2020-02-08T16:47:00Z">
            <w:rPr>
              <w:del w:id="1043" w:author="Max Lindmark" w:date="2020-02-08T16:41:00Z"/>
              <w:lang w:val="en-GB"/>
            </w:rPr>
          </w:rPrChange>
        </w:rPr>
        <w:pPrChange w:id="1044" w:author="Max Lindmark" w:date="2020-02-08T16:47:00Z">
          <w:pPr>
            <w:widowControl w:val="0"/>
            <w:autoSpaceDE w:val="0"/>
            <w:autoSpaceDN w:val="0"/>
            <w:adjustRightInd w:val="0"/>
          </w:pPr>
        </w:pPrChange>
      </w:pPr>
      <w:del w:id="1045" w:author="Max Lindmark" w:date="2020-02-08T16:41:00Z">
        <w:r w:rsidRPr="006B6905" w:rsidDel="00A22107">
          <w:rPr>
            <w:lang w:val="en-GB"/>
          </w:rPr>
          <w:delText xml:space="preserve">Hilborn, R. &amp; Walters, C.J. (1992). </w:delText>
        </w:r>
        <w:r w:rsidRPr="006B6905" w:rsidDel="00A22107">
          <w:rPr>
            <w:i/>
            <w:iCs/>
            <w:lang w:val="en-GB"/>
          </w:rPr>
          <w:delText>Quantitative Fisheries Stock Assessment: Choice, Dynamics and Uncertainty</w:delText>
        </w:r>
        <w:r w:rsidRPr="006B6905" w:rsidDel="00A22107">
          <w:rPr>
            <w:lang w:val="en-GB"/>
          </w:rPr>
          <w:delText xml:space="preserve">. </w:delText>
        </w:r>
        <w:r w:rsidRPr="006B6905" w:rsidDel="00A22107">
          <w:rPr>
            <w:rPrChange w:id="1046" w:author="Max Lindmark" w:date="2020-02-08T16:47:00Z">
              <w:rPr>
                <w:lang w:val="en-GB"/>
              </w:rPr>
            </w:rPrChange>
          </w:rPr>
          <w:delText>Springer, Norwell MA, USA.</w:delText>
        </w:r>
      </w:del>
    </w:p>
    <w:p w14:paraId="31972BCB" w14:textId="1F3FFABC" w:rsidR="00143F3F" w:rsidRPr="006B6905" w:rsidDel="00A22107" w:rsidRDefault="00143F3F">
      <w:pPr>
        <w:pStyle w:val="Litteraturfrteckning"/>
        <w:rPr>
          <w:del w:id="1047" w:author="Max Lindmark" w:date="2020-02-08T16:41:00Z"/>
          <w:lang w:val="en-GB"/>
        </w:rPr>
        <w:pPrChange w:id="1048" w:author="Max Lindmark" w:date="2020-02-08T16:47:00Z">
          <w:pPr>
            <w:widowControl w:val="0"/>
            <w:autoSpaceDE w:val="0"/>
            <w:autoSpaceDN w:val="0"/>
            <w:adjustRightInd w:val="0"/>
          </w:pPr>
        </w:pPrChange>
      </w:pPr>
      <w:del w:id="1049" w:author="Max Lindmark" w:date="2020-02-08T16:41:00Z">
        <w:r w:rsidRPr="006B6905" w:rsidDel="00A22107">
          <w:rPr>
            <w:rPrChange w:id="1050" w:author="Max Lindmark" w:date="2020-02-08T16:47:00Z">
              <w:rPr>
                <w:lang w:val="en-GB"/>
              </w:rPr>
            </w:rPrChange>
          </w:rPr>
          <w:delText xml:space="preserve">Huey, R.B. &amp; Kingsolver, J.G. (2019). </w:delText>
        </w:r>
        <w:r w:rsidRPr="006B6905" w:rsidDel="00A22107">
          <w:rPr>
            <w:lang w:val="en-GB"/>
          </w:rPr>
          <w:delText xml:space="preserve">Climate Warming, Resource Availability, and the Metabolic Meltdown of Ectotherms. </w:delText>
        </w:r>
        <w:r w:rsidRPr="006B6905" w:rsidDel="00A22107">
          <w:rPr>
            <w:i/>
            <w:iCs/>
            <w:lang w:val="en-GB"/>
          </w:rPr>
          <w:delText>The American Naturalist</w:delText>
        </w:r>
        <w:r w:rsidRPr="006B6905" w:rsidDel="00A22107">
          <w:rPr>
            <w:lang w:val="en-GB"/>
          </w:rPr>
          <w:delText>, 194, E140–E150.</w:delText>
        </w:r>
      </w:del>
    </w:p>
    <w:p w14:paraId="0F77D142" w14:textId="58461968" w:rsidR="00143F3F" w:rsidRPr="006B6905" w:rsidDel="00A22107" w:rsidRDefault="00143F3F">
      <w:pPr>
        <w:pStyle w:val="Litteraturfrteckning"/>
        <w:rPr>
          <w:del w:id="1051" w:author="Max Lindmark" w:date="2020-02-08T16:41:00Z"/>
          <w:lang w:val="en-GB"/>
        </w:rPr>
        <w:pPrChange w:id="1052" w:author="Max Lindmark" w:date="2020-02-08T16:47:00Z">
          <w:pPr>
            <w:widowControl w:val="0"/>
            <w:autoSpaceDE w:val="0"/>
            <w:autoSpaceDN w:val="0"/>
            <w:adjustRightInd w:val="0"/>
          </w:pPr>
        </w:pPrChange>
      </w:pPr>
      <w:del w:id="1053" w:author="Max Lindmark" w:date="2020-02-08T16:41:00Z">
        <w:r w:rsidRPr="006B6905" w:rsidDel="00A22107">
          <w:rPr>
            <w:lang w:val="en-GB"/>
          </w:rPr>
          <w:delText xml:space="preserve">Huss, M., Lindmark, M., Jacobson, P., van Dorst, R.M. &amp; Gårdmark, A. (2019). Experimental evidence of gradual size‐dependent shifts in body size and growth of fish in response to warming. </w:delText>
        </w:r>
        <w:r w:rsidRPr="006B6905" w:rsidDel="00A22107">
          <w:rPr>
            <w:i/>
            <w:iCs/>
            <w:lang w:val="en-GB"/>
          </w:rPr>
          <w:delText>Glob Change Biol</w:delText>
        </w:r>
        <w:r w:rsidRPr="006B6905" w:rsidDel="00A22107">
          <w:rPr>
            <w:lang w:val="en-GB"/>
          </w:rPr>
          <w:delText>, 25, 2285–2295.</w:delText>
        </w:r>
      </w:del>
    </w:p>
    <w:p w14:paraId="02A38189" w14:textId="737302A1" w:rsidR="00143F3F" w:rsidRPr="006B6905" w:rsidDel="00A22107" w:rsidRDefault="00143F3F">
      <w:pPr>
        <w:pStyle w:val="Litteraturfrteckning"/>
        <w:rPr>
          <w:del w:id="1054" w:author="Max Lindmark" w:date="2020-02-08T16:41:00Z"/>
          <w:lang w:val="en-GB"/>
        </w:rPr>
        <w:pPrChange w:id="1055" w:author="Max Lindmark" w:date="2020-02-08T16:47:00Z">
          <w:pPr>
            <w:widowControl w:val="0"/>
            <w:autoSpaceDE w:val="0"/>
            <w:autoSpaceDN w:val="0"/>
            <w:adjustRightInd w:val="0"/>
          </w:pPr>
        </w:pPrChange>
      </w:pPr>
      <w:del w:id="1056" w:author="Max Lindmark" w:date="2020-02-08T16:41:00Z">
        <w:r w:rsidRPr="006B6905" w:rsidDel="00A22107">
          <w:rPr>
            <w:lang w:val="en-GB"/>
          </w:rPr>
          <w:delText xml:space="preserve">ICES. (2013). </w:delText>
        </w:r>
        <w:r w:rsidRPr="006B6905" w:rsidDel="00A22107">
          <w:rPr>
            <w:i/>
            <w:iCs/>
            <w:lang w:val="en-GB"/>
          </w:rPr>
          <w:delText>Report of the Baltic Fisheries Assessment Working Group (WGBFAS)</w:delText>
        </w:r>
        <w:r w:rsidRPr="006B6905" w:rsidDel="00A22107">
          <w:rPr>
            <w:lang w:val="en-GB"/>
          </w:rPr>
          <w:delText xml:space="preserve"> ( No. ICES CM 2013/ACOM:10.). 10-17 April 2013 ICES Headquarters, Copenhagen.</w:delText>
        </w:r>
      </w:del>
    </w:p>
    <w:p w14:paraId="55AD0CDB" w14:textId="5FD43F81" w:rsidR="00143F3F" w:rsidRPr="006B6905" w:rsidDel="00A22107" w:rsidRDefault="00143F3F">
      <w:pPr>
        <w:pStyle w:val="Litteraturfrteckning"/>
        <w:rPr>
          <w:del w:id="1057" w:author="Max Lindmark" w:date="2020-02-08T16:41:00Z"/>
          <w:lang w:val="en-GB"/>
        </w:rPr>
        <w:pPrChange w:id="1058" w:author="Max Lindmark" w:date="2020-02-08T16:47:00Z">
          <w:pPr>
            <w:widowControl w:val="0"/>
            <w:autoSpaceDE w:val="0"/>
            <w:autoSpaceDN w:val="0"/>
            <w:adjustRightInd w:val="0"/>
          </w:pPr>
        </w:pPrChange>
      </w:pPr>
      <w:del w:id="1059" w:author="Max Lindmark" w:date="2020-02-08T16:41:00Z">
        <w:r w:rsidRPr="006B6905" w:rsidDel="00A22107">
          <w:rPr>
            <w:lang w:val="en-GB"/>
          </w:rPr>
          <w:delText xml:space="preserve">ICES. (2015). </w:delText>
        </w:r>
        <w:r w:rsidRPr="006B6905" w:rsidDel="00A22107">
          <w:rPr>
            <w:i/>
            <w:iCs/>
            <w:lang w:val="en-GB"/>
          </w:rPr>
          <w:delText>Report of the Baltic Fisheries Assessment Working Group (WGBFAS)</w:delText>
        </w:r>
        <w:r w:rsidRPr="006B6905" w:rsidDel="00A22107">
          <w:rPr>
            <w:lang w:val="en-GB"/>
          </w:rPr>
          <w:delText xml:space="preserve"> ( No. ICES CM 2015/ACOM:10). 14-21 April 2015 ICES Headquarters, Copenhagen.</w:delText>
        </w:r>
      </w:del>
    </w:p>
    <w:p w14:paraId="6AD30E37" w14:textId="25A64EA0" w:rsidR="00143F3F" w:rsidRPr="006B6905" w:rsidDel="00A22107" w:rsidRDefault="00143F3F">
      <w:pPr>
        <w:pStyle w:val="Litteraturfrteckning"/>
        <w:rPr>
          <w:del w:id="1060" w:author="Max Lindmark" w:date="2020-02-08T16:41:00Z"/>
          <w:lang w:val="en-GB"/>
        </w:rPr>
        <w:pPrChange w:id="1061" w:author="Max Lindmark" w:date="2020-02-08T16:47:00Z">
          <w:pPr>
            <w:widowControl w:val="0"/>
            <w:autoSpaceDE w:val="0"/>
            <w:autoSpaceDN w:val="0"/>
            <w:adjustRightInd w:val="0"/>
          </w:pPr>
        </w:pPrChange>
      </w:pPr>
      <w:del w:id="1062" w:author="Max Lindmark" w:date="2020-02-08T16:41:00Z">
        <w:r w:rsidRPr="006B6905" w:rsidDel="00A22107">
          <w:rPr>
            <w:lang w:val="en-GB"/>
          </w:rPr>
          <w:delText xml:space="preserve">Jacobsen, N.S., Burgess, M.G. &amp; Andersen, K.H. (2017). Efficiency of fisheries is increasing at the ecosystem level. </w:delText>
        </w:r>
        <w:r w:rsidRPr="006B6905" w:rsidDel="00A22107">
          <w:rPr>
            <w:i/>
            <w:iCs/>
            <w:lang w:val="en-GB"/>
          </w:rPr>
          <w:delText>Fish and Fisheries</w:delText>
        </w:r>
        <w:r w:rsidRPr="006B6905" w:rsidDel="00A22107">
          <w:rPr>
            <w:lang w:val="en-GB"/>
          </w:rPr>
          <w:delText>, 18, 199–211.</w:delText>
        </w:r>
      </w:del>
    </w:p>
    <w:p w14:paraId="3DD550F6" w14:textId="54E20C0E" w:rsidR="00143F3F" w:rsidRPr="006B6905" w:rsidDel="00A22107" w:rsidRDefault="00143F3F">
      <w:pPr>
        <w:pStyle w:val="Litteraturfrteckning"/>
        <w:rPr>
          <w:del w:id="1063" w:author="Max Lindmark" w:date="2020-02-08T16:41:00Z"/>
          <w:lang w:val="en-GB"/>
        </w:rPr>
        <w:pPrChange w:id="1064" w:author="Max Lindmark" w:date="2020-02-08T16:47:00Z">
          <w:pPr>
            <w:widowControl w:val="0"/>
            <w:autoSpaceDE w:val="0"/>
            <w:autoSpaceDN w:val="0"/>
            <w:adjustRightInd w:val="0"/>
          </w:pPr>
        </w:pPrChange>
      </w:pPr>
      <w:del w:id="1065" w:author="Max Lindmark" w:date="2020-02-08T16:41:00Z">
        <w:r w:rsidRPr="006B6905" w:rsidDel="00A22107">
          <w:rPr>
            <w:lang w:val="en-GB"/>
          </w:rPr>
          <w:delText xml:space="preserve">Jorgensen, C., Enberg, K., Dunlop, E.S., Arlinghaus, R., Boukal, D.S., Brander, K., </w:delText>
        </w:r>
        <w:r w:rsidRPr="006B6905" w:rsidDel="00A22107">
          <w:rPr>
            <w:i/>
            <w:iCs/>
            <w:lang w:val="en-GB"/>
          </w:rPr>
          <w:delText>et al.</w:delText>
        </w:r>
        <w:r w:rsidRPr="006B6905" w:rsidDel="00A22107">
          <w:rPr>
            <w:lang w:val="en-GB"/>
          </w:rPr>
          <w:delText xml:space="preserve"> (2007). Ecology: managing evolving fish stocks. </w:delText>
        </w:r>
        <w:r w:rsidRPr="006B6905" w:rsidDel="00A22107">
          <w:rPr>
            <w:i/>
            <w:iCs/>
            <w:lang w:val="en-GB"/>
          </w:rPr>
          <w:delText>Science</w:delText>
        </w:r>
        <w:r w:rsidRPr="006B6905" w:rsidDel="00A22107">
          <w:rPr>
            <w:lang w:val="en-GB"/>
          </w:rPr>
          <w:delText>, 318, 1247–1248.</w:delText>
        </w:r>
      </w:del>
    </w:p>
    <w:p w14:paraId="3B8FC64F" w14:textId="7F6F023C" w:rsidR="00143F3F" w:rsidRPr="006B6905" w:rsidDel="00A22107" w:rsidRDefault="00143F3F">
      <w:pPr>
        <w:pStyle w:val="Litteraturfrteckning"/>
        <w:rPr>
          <w:del w:id="1066" w:author="Max Lindmark" w:date="2020-02-08T16:41:00Z"/>
          <w:lang w:val="en-GB"/>
        </w:rPr>
        <w:pPrChange w:id="1067" w:author="Max Lindmark" w:date="2020-02-08T16:47:00Z">
          <w:pPr>
            <w:widowControl w:val="0"/>
            <w:autoSpaceDE w:val="0"/>
            <w:autoSpaceDN w:val="0"/>
            <w:adjustRightInd w:val="0"/>
          </w:pPr>
        </w:pPrChange>
      </w:pPr>
      <w:del w:id="1068" w:author="Max Lindmark" w:date="2020-02-08T16:41:00Z">
        <w:r w:rsidRPr="006B6905" w:rsidDel="00A22107">
          <w:rPr>
            <w:lang w:val="en-GB"/>
          </w:rPr>
          <w:delText xml:space="preserve">Lefevre, S., McKenzie, D.J. &amp; Nilsson, G.E. (2018). In modelling effects of global warming, invalid assumptions lead to unrealistic projections. </w:delText>
        </w:r>
        <w:r w:rsidRPr="006B6905" w:rsidDel="00A22107">
          <w:rPr>
            <w:i/>
            <w:iCs/>
            <w:lang w:val="en-GB"/>
          </w:rPr>
          <w:delText>Global Change Biology</w:delText>
        </w:r>
        <w:r w:rsidRPr="006B6905" w:rsidDel="00A22107">
          <w:rPr>
            <w:lang w:val="en-GB"/>
          </w:rPr>
          <w:delText>, 24, 553–556.</w:delText>
        </w:r>
      </w:del>
    </w:p>
    <w:p w14:paraId="15B78F7B" w14:textId="71EFEC65" w:rsidR="00143F3F" w:rsidRPr="006B6905" w:rsidDel="00A22107" w:rsidRDefault="00143F3F">
      <w:pPr>
        <w:pStyle w:val="Litteraturfrteckning"/>
        <w:rPr>
          <w:del w:id="1069" w:author="Max Lindmark" w:date="2020-02-08T16:41:00Z"/>
          <w:lang w:val="en-GB"/>
        </w:rPr>
        <w:pPrChange w:id="1070" w:author="Max Lindmark" w:date="2020-02-08T16:47:00Z">
          <w:pPr>
            <w:widowControl w:val="0"/>
            <w:autoSpaceDE w:val="0"/>
            <w:autoSpaceDN w:val="0"/>
            <w:adjustRightInd w:val="0"/>
          </w:pPr>
        </w:pPrChange>
      </w:pPr>
      <w:del w:id="1071" w:author="Max Lindmark" w:date="2020-02-08T16:41:00Z">
        <w:r w:rsidRPr="006B6905" w:rsidDel="00A22107">
          <w:rPr>
            <w:lang w:val="en-GB"/>
          </w:rPr>
          <w:delText xml:space="preserve">Lefort, S., Aumont, O., Bopp, L., Arsouze, T., Gehlen, M. &amp; Maury, O. (2015). Spatial and body-size dependent response of marine pelagic communities to projected global climate change. </w:delText>
        </w:r>
        <w:r w:rsidRPr="006B6905" w:rsidDel="00A22107">
          <w:rPr>
            <w:i/>
            <w:iCs/>
            <w:lang w:val="en-GB"/>
          </w:rPr>
          <w:delText>Global Change Biology</w:delText>
        </w:r>
        <w:r w:rsidRPr="006B6905" w:rsidDel="00A22107">
          <w:rPr>
            <w:lang w:val="en-GB"/>
          </w:rPr>
          <w:delText>, 21, 154–164.</w:delText>
        </w:r>
      </w:del>
    </w:p>
    <w:p w14:paraId="3E081FCD" w14:textId="3C5FEE74" w:rsidR="00143F3F" w:rsidRPr="006B6905" w:rsidDel="00A22107" w:rsidRDefault="00143F3F">
      <w:pPr>
        <w:pStyle w:val="Litteraturfrteckning"/>
        <w:rPr>
          <w:del w:id="1072" w:author="Max Lindmark" w:date="2020-02-08T16:41:00Z"/>
          <w:lang w:val="en-GB"/>
        </w:rPr>
        <w:pPrChange w:id="1073" w:author="Max Lindmark" w:date="2020-02-08T16:47:00Z">
          <w:pPr>
            <w:widowControl w:val="0"/>
            <w:autoSpaceDE w:val="0"/>
            <w:autoSpaceDN w:val="0"/>
            <w:adjustRightInd w:val="0"/>
          </w:pPr>
        </w:pPrChange>
      </w:pPr>
      <w:del w:id="1074" w:author="Max Lindmark" w:date="2020-02-08T16:41:00Z">
        <w:r w:rsidRPr="006B6905" w:rsidDel="00A22107">
          <w:rPr>
            <w:lang w:val="en-GB"/>
          </w:rPr>
          <w:delText xml:space="preserve">Lindegren, M., Möllmann, C., Nielsen, A., Brander, K., MacKenzie, B.R. &amp; Stenseth, N.Chr. (2010). Ecological forecasting under climate change: the case of Baltic cod. </w:delText>
        </w:r>
        <w:r w:rsidRPr="006B6905" w:rsidDel="00A22107">
          <w:rPr>
            <w:i/>
            <w:iCs/>
            <w:lang w:val="en-GB"/>
          </w:rPr>
          <w:delText>Proceedings of the Royal Society B: Biological Sciences</w:delText>
        </w:r>
        <w:r w:rsidRPr="006B6905" w:rsidDel="00A22107">
          <w:rPr>
            <w:lang w:val="en-GB"/>
          </w:rPr>
          <w:delText>, 277, 2121–2130.</w:delText>
        </w:r>
      </w:del>
    </w:p>
    <w:p w14:paraId="58B8C533" w14:textId="61917EE2" w:rsidR="00143F3F" w:rsidRPr="006B6905" w:rsidDel="00A22107" w:rsidRDefault="00143F3F">
      <w:pPr>
        <w:pStyle w:val="Litteraturfrteckning"/>
        <w:rPr>
          <w:del w:id="1075" w:author="Max Lindmark" w:date="2020-02-08T16:41:00Z"/>
          <w:lang w:val="en-GB"/>
        </w:rPr>
        <w:pPrChange w:id="1076" w:author="Max Lindmark" w:date="2020-02-08T16:47:00Z">
          <w:pPr>
            <w:widowControl w:val="0"/>
            <w:autoSpaceDE w:val="0"/>
            <w:autoSpaceDN w:val="0"/>
            <w:adjustRightInd w:val="0"/>
          </w:pPr>
        </w:pPrChange>
      </w:pPr>
      <w:del w:id="1077" w:author="Max Lindmark" w:date="2020-02-08T16:41:00Z">
        <w:r w:rsidRPr="006B6905" w:rsidDel="00A22107">
          <w:rPr>
            <w:lang w:val="en-GB"/>
          </w:rPr>
          <w:delText xml:space="preserve">Lorenzen, K. (2016). Toward a new paradigm for growth modeling in fisheries stock assessments: Embracing plasticity and its consequences. </w:delText>
        </w:r>
        <w:r w:rsidRPr="006B6905" w:rsidDel="00A22107">
          <w:rPr>
            <w:i/>
            <w:iCs/>
            <w:lang w:val="en-GB"/>
          </w:rPr>
          <w:delText>Fisheries Research</w:delText>
        </w:r>
        <w:r w:rsidRPr="006B6905" w:rsidDel="00A22107">
          <w:rPr>
            <w:lang w:val="en-GB"/>
          </w:rPr>
          <w:delText>, Growth: theory, estimation, and application in fishery stock assessment models, 180, 4–22.</w:delText>
        </w:r>
      </w:del>
    </w:p>
    <w:p w14:paraId="43722B8A" w14:textId="1625493E" w:rsidR="00143F3F" w:rsidRPr="006B6905" w:rsidDel="00A22107" w:rsidRDefault="00143F3F">
      <w:pPr>
        <w:pStyle w:val="Litteraturfrteckning"/>
        <w:rPr>
          <w:del w:id="1078" w:author="Max Lindmark" w:date="2020-02-08T16:41:00Z"/>
          <w:lang w:val="en-GB"/>
        </w:rPr>
        <w:pPrChange w:id="1079" w:author="Max Lindmark" w:date="2020-02-08T16:47:00Z">
          <w:pPr>
            <w:widowControl w:val="0"/>
            <w:autoSpaceDE w:val="0"/>
            <w:autoSpaceDN w:val="0"/>
            <w:adjustRightInd w:val="0"/>
          </w:pPr>
        </w:pPrChange>
      </w:pPr>
      <w:del w:id="1080" w:author="Max Lindmark" w:date="2020-02-08T16:41:00Z">
        <w:r w:rsidRPr="006B6905" w:rsidDel="00A22107">
          <w:rPr>
            <w:lang w:val="en-GB"/>
          </w:rPr>
          <w:delText xml:space="preserve">Lotze, H.K., Tittensor, D.P., Bryndum-Buchholz, A., Eddy, T.D., Cheung, W.W.L., Galbraith, E.D., </w:delText>
        </w:r>
        <w:r w:rsidRPr="006B6905" w:rsidDel="00A22107">
          <w:rPr>
            <w:i/>
            <w:iCs/>
            <w:lang w:val="en-GB"/>
          </w:rPr>
          <w:delText>et al.</w:delText>
        </w:r>
        <w:r w:rsidRPr="006B6905" w:rsidDel="00A22107">
          <w:rPr>
            <w:lang w:val="en-GB"/>
          </w:rPr>
          <w:delText xml:space="preserve"> (2019). Global ensemble projections reveal trophic amplification of ocean biomass declines with climate change. </w:delText>
        </w:r>
        <w:r w:rsidRPr="006B6905" w:rsidDel="00A22107">
          <w:rPr>
            <w:i/>
            <w:iCs/>
            <w:lang w:val="en-GB"/>
          </w:rPr>
          <w:delText>Proceedings of the National Academy of Sciences</w:delText>
        </w:r>
        <w:r w:rsidRPr="006B6905" w:rsidDel="00A22107">
          <w:rPr>
            <w:lang w:val="en-GB"/>
          </w:rPr>
          <w:delText>, 116, 12907–12912.</w:delText>
        </w:r>
      </w:del>
    </w:p>
    <w:p w14:paraId="0DFD2A32" w14:textId="16F0F5CA" w:rsidR="00143F3F" w:rsidRPr="006B6905" w:rsidDel="00A22107" w:rsidRDefault="00143F3F">
      <w:pPr>
        <w:pStyle w:val="Litteraturfrteckning"/>
        <w:rPr>
          <w:del w:id="1081" w:author="Max Lindmark" w:date="2020-02-08T16:41:00Z"/>
          <w:lang w:val="en-GB"/>
        </w:rPr>
        <w:pPrChange w:id="1082" w:author="Max Lindmark" w:date="2020-02-08T16:47:00Z">
          <w:pPr>
            <w:widowControl w:val="0"/>
            <w:autoSpaceDE w:val="0"/>
            <w:autoSpaceDN w:val="0"/>
            <w:adjustRightInd w:val="0"/>
          </w:pPr>
        </w:pPrChange>
      </w:pPr>
      <w:del w:id="1083" w:author="Max Lindmark" w:date="2020-02-08T16:41:00Z">
        <w:r w:rsidRPr="006B6905" w:rsidDel="00A22107">
          <w:rPr>
            <w:lang w:val="en-GB"/>
          </w:rPr>
          <w:delText xml:space="preserve">Mackenzie, B.R., Gislason, H., Möllmann, C. &amp; Köster, F.W. (2007). Impact of 21st century climate change on the Baltic Sea fish community and fisheries. </w:delText>
        </w:r>
        <w:r w:rsidRPr="006B6905" w:rsidDel="00A22107">
          <w:rPr>
            <w:i/>
            <w:iCs/>
            <w:lang w:val="en-GB"/>
          </w:rPr>
          <w:delText>Global Change Biology</w:delText>
        </w:r>
        <w:r w:rsidRPr="006B6905" w:rsidDel="00A22107">
          <w:rPr>
            <w:lang w:val="en-GB"/>
          </w:rPr>
          <w:delText>, 13, 1348–1367.</w:delText>
        </w:r>
      </w:del>
    </w:p>
    <w:p w14:paraId="44488A91" w14:textId="5A895EDF" w:rsidR="00143F3F" w:rsidRPr="006B6905" w:rsidDel="00A22107" w:rsidRDefault="00143F3F">
      <w:pPr>
        <w:pStyle w:val="Litteraturfrteckning"/>
        <w:rPr>
          <w:del w:id="1084" w:author="Max Lindmark" w:date="2020-02-08T16:41:00Z"/>
          <w:lang w:val="en-GB"/>
        </w:rPr>
        <w:pPrChange w:id="1085" w:author="Max Lindmark" w:date="2020-02-08T16:47:00Z">
          <w:pPr>
            <w:widowControl w:val="0"/>
            <w:autoSpaceDE w:val="0"/>
            <w:autoSpaceDN w:val="0"/>
            <w:adjustRightInd w:val="0"/>
          </w:pPr>
        </w:pPrChange>
      </w:pPr>
      <w:del w:id="1086" w:author="Max Lindmark" w:date="2020-02-08T16:41:00Z">
        <w:r w:rsidRPr="006B6905" w:rsidDel="00A22107">
          <w:rPr>
            <w:lang w:val="en-GB"/>
          </w:rPr>
          <w:delText xml:space="preserve">MacKenzie, B.R. &amp; Köster, F.W. (2004). Fish Production and Climate: Sprat in the Baltic Sea. </w:delText>
        </w:r>
        <w:r w:rsidRPr="006B6905" w:rsidDel="00A22107">
          <w:rPr>
            <w:i/>
            <w:iCs/>
            <w:lang w:val="en-GB"/>
          </w:rPr>
          <w:delText>Ecology</w:delText>
        </w:r>
        <w:r w:rsidRPr="006B6905" w:rsidDel="00A22107">
          <w:rPr>
            <w:lang w:val="en-GB"/>
          </w:rPr>
          <w:delText>, 85, 784–794.</w:delText>
        </w:r>
      </w:del>
    </w:p>
    <w:p w14:paraId="2DF8C4AD" w14:textId="7C854113" w:rsidR="00143F3F" w:rsidRPr="006B6905" w:rsidDel="00A22107" w:rsidRDefault="00143F3F">
      <w:pPr>
        <w:pStyle w:val="Litteraturfrteckning"/>
        <w:rPr>
          <w:del w:id="1087" w:author="Max Lindmark" w:date="2020-02-08T16:41:00Z"/>
          <w:lang w:val="en-GB"/>
        </w:rPr>
        <w:pPrChange w:id="1088" w:author="Max Lindmark" w:date="2020-02-08T16:47:00Z">
          <w:pPr>
            <w:widowControl w:val="0"/>
            <w:autoSpaceDE w:val="0"/>
            <w:autoSpaceDN w:val="0"/>
            <w:adjustRightInd w:val="0"/>
          </w:pPr>
        </w:pPrChange>
      </w:pPr>
      <w:del w:id="1089" w:author="Max Lindmark" w:date="2020-02-08T16:41:00Z">
        <w:r w:rsidRPr="006B6905" w:rsidDel="00A22107">
          <w:rPr>
            <w:lang w:val="en-GB"/>
          </w:rPr>
          <w:delText xml:space="preserve">McCauley, D.J., Pinsky, M.L., Palumbi, S.R., Estes, J.A., Joyce, F.H. &amp; Warner, R.R. (2015). Marine defaunation: Animal loss in the global ocean. </w:delText>
        </w:r>
        <w:r w:rsidRPr="006B6905" w:rsidDel="00A22107">
          <w:rPr>
            <w:i/>
            <w:iCs/>
            <w:lang w:val="en-GB"/>
          </w:rPr>
          <w:delText>Science</w:delText>
        </w:r>
        <w:r w:rsidRPr="006B6905" w:rsidDel="00A22107">
          <w:rPr>
            <w:lang w:val="en-GB"/>
          </w:rPr>
          <w:delText>, 347.</w:delText>
        </w:r>
      </w:del>
    </w:p>
    <w:p w14:paraId="3B9DFF2F" w14:textId="2E78E4C4" w:rsidR="00143F3F" w:rsidRPr="006B6905" w:rsidDel="00A22107" w:rsidRDefault="00143F3F">
      <w:pPr>
        <w:pStyle w:val="Litteraturfrteckning"/>
        <w:rPr>
          <w:del w:id="1090" w:author="Max Lindmark" w:date="2020-02-08T16:41:00Z"/>
          <w:lang w:val="en-GB"/>
        </w:rPr>
        <w:pPrChange w:id="1091" w:author="Max Lindmark" w:date="2020-02-08T16:47:00Z">
          <w:pPr>
            <w:widowControl w:val="0"/>
            <w:autoSpaceDE w:val="0"/>
            <w:autoSpaceDN w:val="0"/>
            <w:adjustRightInd w:val="0"/>
          </w:pPr>
        </w:pPrChange>
      </w:pPr>
      <w:del w:id="1092" w:author="Max Lindmark" w:date="2020-02-08T16:41:00Z">
        <w:r w:rsidRPr="006B6905" w:rsidDel="00A22107">
          <w:rPr>
            <w:lang w:val="en-GB"/>
          </w:rPr>
          <w:delText xml:space="preserve">Mion, M., Thorsen, A., Vitale, F., Dierking, J., Herrmann, J.P., Huwer, B., </w:delText>
        </w:r>
        <w:r w:rsidRPr="006B6905" w:rsidDel="00A22107">
          <w:rPr>
            <w:i/>
            <w:iCs/>
            <w:lang w:val="en-GB"/>
          </w:rPr>
          <w:delText>et al.</w:delText>
        </w:r>
        <w:r w:rsidRPr="006B6905" w:rsidDel="00A22107">
          <w:rPr>
            <w:lang w:val="en-GB"/>
          </w:rPr>
          <w:delText xml:space="preserve"> (2018). Effect of fish length and nutritional condition on the fecundity of distressed Atlantic cod </w:delText>
        </w:r>
        <w:r w:rsidRPr="006B6905" w:rsidDel="00A22107">
          <w:rPr>
            <w:i/>
            <w:iCs/>
            <w:lang w:val="en-GB"/>
          </w:rPr>
          <w:delText>Gadus morhua</w:delText>
        </w:r>
        <w:r w:rsidRPr="006B6905" w:rsidDel="00A22107">
          <w:rPr>
            <w:lang w:val="en-GB"/>
          </w:rPr>
          <w:delText xml:space="preserve"> from the Baltic Sea: POTENTIAL FECUNDITY OF BALTIC </w:delText>
        </w:r>
        <w:r w:rsidRPr="006B6905" w:rsidDel="00A22107">
          <w:rPr>
            <w:i/>
            <w:iCs/>
            <w:lang w:val="en-GB"/>
          </w:rPr>
          <w:delText>G. MORHUA</w:delText>
        </w:r>
        <w:r w:rsidRPr="006B6905" w:rsidDel="00A22107">
          <w:rPr>
            <w:lang w:val="en-GB"/>
          </w:rPr>
          <w:delText xml:space="preserve">. </w:delText>
        </w:r>
        <w:r w:rsidRPr="006B6905" w:rsidDel="00A22107">
          <w:rPr>
            <w:i/>
            <w:iCs/>
            <w:lang w:val="en-GB"/>
          </w:rPr>
          <w:delText>Journal of Fish Biology</w:delText>
        </w:r>
        <w:r w:rsidRPr="006B6905" w:rsidDel="00A22107">
          <w:rPr>
            <w:lang w:val="en-GB"/>
          </w:rPr>
          <w:delText>, 92, 1016–1034.</w:delText>
        </w:r>
      </w:del>
    </w:p>
    <w:p w14:paraId="37537BDA" w14:textId="0A657248" w:rsidR="00143F3F" w:rsidRPr="006B6905" w:rsidDel="00A22107" w:rsidRDefault="00143F3F">
      <w:pPr>
        <w:pStyle w:val="Litteraturfrteckning"/>
        <w:rPr>
          <w:del w:id="1093" w:author="Max Lindmark" w:date="2020-02-08T16:41:00Z"/>
          <w:lang w:val="en-GB"/>
        </w:rPr>
        <w:pPrChange w:id="1094" w:author="Max Lindmark" w:date="2020-02-08T16:47:00Z">
          <w:pPr>
            <w:widowControl w:val="0"/>
            <w:autoSpaceDE w:val="0"/>
            <w:autoSpaceDN w:val="0"/>
            <w:adjustRightInd w:val="0"/>
          </w:pPr>
        </w:pPrChange>
      </w:pPr>
      <w:del w:id="1095" w:author="Max Lindmark" w:date="2020-02-08T16:41:00Z">
        <w:r w:rsidRPr="006B6905" w:rsidDel="00A22107">
          <w:rPr>
            <w:lang w:val="en-GB"/>
          </w:rPr>
          <w:delText xml:space="preserve">Möllmann, C., Diekmann, R., Müller‐Karulis, B., Kornilovs, G., Plikshs, M. &amp; Axe, P. (2009). Reorganization of a large marine ecosystem due to atmospheric and anthropogenic pressure: a discontinuous regime shift in the Central Baltic Sea. </w:delText>
        </w:r>
        <w:r w:rsidRPr="006B6905" w:rsidDel="00A22107">
          <w:rPr>
            <w:i/>
            <w:iCs/>
            <w:lang w:val="en-GB"/>
          </w:rPr>
          <w:delText>Global Change Biology</w:delText>
        </w:r>
        <w:r w:rsidRPr="006B6905" w:rsidDel="00A22107">
          <w:rPr>
            <w:lang w:val="en-GB"/>
          </w:rPr>
          <w:delText>, 15, 1377–1393.</w:delText>
        </w:r>
      </w:del>
    </w:p>
    <w:p w14:paraId="18C32281" w14:textId="12910AF2" w:rsidR="00143F3F" w:rsidRPr="006B6905" w:rsidDel="00A22107" w:rsidRDefault="00143F3F">
      <w:pPr>
        <w:pStyle w:val="Litteraturfrteckning"/>
        <w:rPr>
          <w:del w:id="1096" w:author="Max Lindmark" w:date="2020-02-08T16:41:00Z"/>
          <w:lang w:val="en-GB"/>
        </w:rPr>
        <w:pPrChange w:id="1097" w:author="Max Lindmark" w:date="2020-02-08T16:47:00Z">
          <w:pPr>
            <w:widowControl w:val="0"/>
            <w:autoSpaceDE w:val="0"/>
            <w:autoSpaceDN w:val="0"/>
            <w:adjustRightInd w:val="0"/>
          </w:pPr>
        </w:pPrChange>
      </w:pPr>
      <w:del w:id="1098" w:author="Max Lindmark" w:date="2020-02-08T16:41:00Z">
        <w:r w:rsidRPr="006B6905" w:rsidDel="00A22107">
          <w:rPr>
            <w:lang w:val="en-GB"/>
          </w:rPr>
          <w:delText xml:space="preserve">Morán, X.A.G., López‐Urrutia, Á., Calvo‐Díaz, A. &amp; Li, W.K.W. (2010). Increasing importance of small phytoplankton in a warmer ocean. </w:delText>
        </w:r>
        <w:r w:rsidRPr="006B6905" w:rsidDel="00A22107">
          <w:rPr>
            <w:i/>
            <w:iCs/>
            <w:lang w:val="en-GB"/>
          </w:rPr>
          <w:delText>Global Change Biology</w:delText>
        </w:r>
        <w:r w:rsidRPr="006B6905" w:rsidDel="00A22107">
          <w:rPr>
            <w:lang w:val="en-GB"/>
          </w:rPr>
          <w:delText>, 16, 1137–1144.</w:delText>
        </w:r>
      </w:del>
    </w:p>
    <w:p w14:paraId="110F6D35" w14:textId="68A8344D" w:rsidR="00143F3F" w:rsidRPr="006B6905" w:rsidDel="00A22107" w:rsidRDefault="00143F3F">
      <w:pPr>
        <w:pStyle w:val="Litteraturfrteckning"/>
        <w:rPr>
          <w:del w:id="1099" w:author="Max Lindmark" w:date="2020-02-08T16:41:00Z"/>
          <w:lang w:val="en-GB"/>
        </w:rPr>
        <w:pPrChange w:id="1100" w:author="Max Lindmark" w:date="2020-02-08T16:47:00Z">
          <w:pPr>
            <w:widowControl w:val="0"/>
            <w:autoSpaceDE w:val="0"/>
            <w:autoSpaceDN w:val="0"/>
            <w:adjustRightInd w:val="0"/>
          </w:pPr>
        </w:pPrChange>
      </w:pPr>
      <w:del w:id="1101" w:author="Max Lindmark" w:date="2020-02-08T16:41:00Z">
        <w:r w:rsidRPr="006B6905" w:rsidDel="00A22107">
          <w:rPr>
            <w:rPrChange w:id="1102" w:author="Max Lindmark" w:date="2020-02-08T16:47:00Z">
              <w:rPr>
                <w:lang w:val="en-GB"/>
              </w:rPr>
            </w:rPrChange>
          </w:rPr>
          <w:delText xml:space="preserve">Morita, K., Fukuwaka, M., Tanimata, N. &amp; Yamamura, O. (2010). </w:delText>
        </w:r>
        <w:r w:rsidRPr="006B6905" w:rsidDel="00A22107">
          <w:rPr>
            <w:lang w:val="en-GB"/>
          </w:rPr>
          <w:delText xml:space="preserve">Size-dependent thermal preferences in a pelagic fish. </w:delText>
        </w:r>
        <w:r w:rsidRPr="006B6905" w:rsidDel="00A22107">
          <w:rPr>
            <w:i/>
            <w:iCs/>
            <w:lang w:val="en-GB"/>
          </w:rPr>
          <w:delText>Oikos</w:delText>
        </w:r>
        <w:r w:rsidRPr="006B6905" w:rsidDel="00A22107">
          <w:rPr>
            <w:lang w:val="en-GB"/>
          </w:rPr>
          <w:delText>, 119, 1265–1272.</w:delText>
        </w:r>
      </w:del>
    </w:p>
    <w:p w14:paraId="17DD4287" w14:textId="1B1E8F79" w:rsidR="00143F3F" w:rsidRPr="006B6905" w:rsidDel="00A22107" w:rsidRDefault="00143F3F">
      <w:pPr>
        <w:pStyle w:val="Litteraturfrteckning"/>
        <w:rPr>
          <w:del w:id="1103" w:author="Max Lindmark" w:date="2020-02-08T16:41:00Z"/>
          <w:rPrChange w:id="1104" w:author="Max Lindmark" w:date="2020-02-08T16:47:00Z">
            <w:rPr>
              <w:del w:id="1105" w:author="Max Lindmark" w:date="2020-02-08T16:41:00Z"/>
              <w:lang w:val="en-GB"/>
            </w:rPr>
          </w:rPrChange>
        </w:rPr>
        <w:pPrChange w:id="1106" w:author="Max Lindmark" w:date="2020-02-08T16:47:00Z">
          <w:pPr>
            <w:widowControl w:val="0"/>
            <w:autoSpaceDE w:val="0"/>
            <w:autoSpaceDN w:val="0"/>
            <w:adjustRightInd w:val="0"/>
          </w:pPr>
        </w:pPrChange>
      </w:pPr>
      <w:del w:id="1107" w:author="Max Lindmark" w:date="2020-02-08T16:41:00Z">
        <w:r w:rsidRPr="006B6905" w:rsidDel="00A22107">
          <w:rPr>
            <w:lang w:val="en-GB"/>
          </w:rPr>
          <w:delText xml:space="preserve">Neubauer, P. &amp; Andersen, K.H. (2019). Thermal performance of fish is explained by an interplay between physiology, behaviour and ecology. </w:delText>
        </w:r>
        <w:r w:rsidRPr="006B6905" w:rsidDel="00A22107">
          <w:rPr>
            <w:i/>
            <w:iCs/>
            <w:rPrChange w:id="1108" w:author="Max Lindmark" w:date="2020-02-08T16:47:00Z">
              <w:rPr>
                <w:i/>
                <w:iCs/>
                <w:lang w:val="en-GB"/>
              </w:rPr>
            </w:rPrChange>
          </w:rPr>
          <w:delText>Conserv Physiol</w:delText>
        </w:r>
        <w:r w:rsidRPr="006B6905" w:rsidDel="00A22107">
          <w:rPr>
            <w:rPrChange w:id="1109" w:author="Max Lindmark" w:date="2020-02-08T16:47:00Z">
              <w:rPr>
                <w:lang w:val="en-GB"/>
              </w:rPr>
            </w:rPrChange>
          </w:rPr>
          <w:delText>, 7.</w:delText>
        </w:r>
      </w:del>
    </w:p>
    <w:p w14:paraId="1E4DF855" w14:textId="52064443" w:rsidR="00143F3F" w:rsidRPr="006B6905" w:rsidDel="00A22107" w:rsidRDefault="00143F3F">
      <w:pPr>
        <w:pStyle w:val="Litteraturfrteckning"/>
        <w:rPr>
          <w:del w:id="1110" w:author="Max Lindmark" w:date="2020-02-08T16:41:00Z"/>
          <w:lang w:val="en-GB"/>
        </w:rPr>
        <w:pPrChange w:id="1111" w:author="Max Lindmark" w:date="2020-02-08T16:47:00Z">
          <w:pPr>
            <w:widowControl w:val="0"/>
            <w:autoSpaceDE w:val="0"/>
            <w:autoSpaceDN w:val="0"/>
            <w:adjustRightInd w:val="0"/>
          </w:pPr>
        </w:pPrChange>
      </w:pPr>
      <w:del w:id="1112" w:author="Max Lindmark" w:date="2020-02-08T16:41:00Z">
        <w:r w:rsidRPr="006B6905" w:rsidDel="00A22107">
          <w:rPr>
            <w:rPrChange w:id="1113" w:author="Max Lindmark" w:date="2020-02-08T16:47:00Z">
              <w:rPr>
                <w:lang w:val="en-GB"/>
              </w:rPr>
            </w:rPrChange>
          </w:rPr>
          <w:delText xml:space="preserve">Neuenfeldt, S., Bartolino, V., Orio, A., Andersen, K.H., Andersen, N.G., Niiranen, S., </w:delText>
        </w:r>
        <w:r w:rsidRPr="006B6905" w:rsidDel="00A22107">
          <w:rPr>
            <w:i/>
            <w:iCs/>
            <w:rPrChange w:id="1114" w:author="Max Lindmark" w:date="2020-02-08T16:47:00Z">
              <w:rPr>
                <w:i/>
                <w:iCs/>
                <w:lang w:val="en-GB"/>
              </w:rPr>
            </w:rPrChange>
          </w:rPr>
          <w:delText>et al.</w:delText>
        </w:r>
        <w:r w:rsidRPr="006B6905" w:rsidDel="00A22107">
          <w:rPr>
            <w:rPrChange w:id="1115" w:author="Max Lindmark" w:date="2020-02-08T16:47:00Z">
              <w:rPr>
                <w:lang w:val="en-GB"/>
              </w:rPr>
            </w:rPrChange>
          </w:rPr>
          <w:delText xml:space="preserve"> </w:delText>
        </w:r>
        <w:r w:rsidRPr="006B6905" w:rsidDel="00A22107">
          <w:rPr>
            <w:lang w:val="en-GB"/>
          </w:rPr>
          <w:delText xml:space="preserve">(2019). Feeding and growth of Atlantic cod (Gadus morhua L.) in the eastern Baltic Sea under environmental change. </w:delText>
        </w:r>
        <w:r w:rsidRPr="006B6905" w:rsidDel="00A22107">
          <w:rPr>
            <w:i/>
            <w:iCs/>
            <w:lang w:val="en-GB"/>
          </w:rPr>
          <w:delText>ICES Journal of Marine Science</w:delText>
        </w:r>
        <w:r w:rsidRPr="006B6905" w:rsidDel="00A22107">
          <w:rPr>
            <w:lang w:val="en-GB"/>
          </w:rPr>
          <w:delText>, fsz224.</w:delText>
        </w:r>
      </w:del>
    </w:p>
    <w:p w14:paraId="303C8CB4" w14:textId="556ABA3C" w:rsidR="00143F3F" w:rsidRPr="006B6905" w:rsidDel="00A22107" w:rsidRDefault="00143F3F">
      <w:pPr>
        <w:pStyle w:val="Litteraturfrteckning"/>
        <w:rPr>
          <w:del w:id="1116" w:author="Max Lindmark" w:date="2020-02-08T16:41:00Z"/>
          <w:lang w:val="en-GB"/>
        </w:rPr>
        <w:pPrChange w:id="1117" w:author="Max Lindmark" w:date="2020-02-08T16:47:00Z">
          <w:pPr>
            <w:widowControl w:val="0"/>
            <w:autoSpaceDE w:val="0"/>
            <w:autoSpaceDN w:val="0"/>
            <w:adjustRightInd w:val="0"/>
          </w:pPr>
        </w:pPrChange>
      </w:pPr>
      <w:del w:id="1118" w:author="Max Lindmark" w:date="2020-02-08T16:41:00Z">
        <w:r w:rsidRPr="006B6905" w:rsidDel="00A22107">
          <w:rPr>
            <w:lang w:val="en-GB"/>
          </w:rPr>
          <w:delText xml:space="preserve">Neuheimer, A.B. &amp; Grønkjaer, P. (2012). Climate effects on size-at-age: growth in warming waters compensates for earlier maturity in an exploited marine fish. </w:delText>
        </w:r>
        <w:r w:rsidRPr="006B6905" w:rsidDel="00A22107">
          <w:rPr>
            <w:i/>
            <w:iCs/>
            <w:lang w:val="en-GB"/>
          </w:rPr>
          <w:delText>Global Change Biology</w:delText>
        </w:r>
        <w:r w:rsidRPr="006B6905" w:rsidDel="00A22107">
          <w:rPr>
            <w:lang w:val="en-GB"/>
          </w:rPr>
          <w:delText>, 18, 1812–1822.</w:delText>
        </w:r>
      </w:del>
    </w:p>
    <w:p w14:paraId="1DEE953B" w14:textId="2421BCC4" w:rsidR="00143F3F" w:rsidRPr="006B6905" w:rsidDel="00A22107" w:rsidRDefault="00143F3F">
      <w:pPr>
        <w:pStyle w:val="Litteraturfrteckning"/>
        <w:rPr>
          <w:del w:id="1119" w:author="Max Lindmark" w:date="2020-02-08T16:41:00Z"/>
          <w:lang w:val="en-GB"/>
        </w:rPr>
        <w:pPrChange w:id="1120" w:author="Max Lindmark" w:date="2020-02-08T16:47:00Z">
          <w:pPr>
            <w:widowControl w:val="0"/>
            <w:autoSpaceDE w:val="0"/>
            <w:autoSpaceDN w:val="0"/>
            <w:adjustRightInd w:val="0"/>
          </w:pPr>
        </w:pPrChange>
      </w:pPr>
      <w:del w:id="1121" w:author="Max Lindmark" w:date="2020-02-08T16:41:00Z">
        <w:r w:rsidRPr="006B6905" w:rsidDel="00A22107">
          <w:rPr>
            <w:lang w:val="en-GB"/>
          </w:rPr>
          <w:delText xml:space="preserve">Neuheimer, A.B., Thresher, R.E., Lyle, J.M. &amp; Semmens, J.M. (2011). Tolerance limit for fish growth exceeded by warming waters. </w:delText>
        </w:r>
        <w:r w:rsidRPr="006B6905" w:rsidDel="00A22107">
          <w:rPr>
            <w:i/>
            <w:iCs/>
            <w:lang w:val="en-GB"/>
          </w:rPr>
          <w:delText>Nature Climate Change</w:delText>
        </w:r>
        <w:r w:rsidRPr="006B6905" w:rsidDel="00A22107">
          <w:rPr>
            <w:lang w:val="en-GB"/>
          </w:rPr>
          <w:delText>, 1, 110–113.</w:delText>
        </w:r>
      </w:del>
    </w:p>
    <w:p w14:paraId="64DFC8FB" w14:textId="768F2BFE" w:rsidR="00143F3F" w:rsidRPr="006B6905" w:rsidDel="00A22107" w:rsidRDefault="00143F3F">
      <w:pPr>
        <w:pStyle w:val="Litteraturfrteckning"/>
        <w:rPr>
          <w:del w:id="1122" w:author="Max Lindmark" w:date="2020-02-08T16:41:00Z"/>
          <w:lang w:val="en-GB"/>
        </w:rPr>
        <w:pPrChange w:id="1123" w:author="Max Lindmark" w:date="2020-02-08T16:47:00Z">
          <w:pPr>
            <w:widowControl w:val="0"/>
            <w:autoSpaceDE w:val="0"/>
            <w:autoSpaceDN w:val="0"/>
            <w:adjustRightInd w:val="0"/>
          </w:pPr>
        </w:pPrChange>
      </w:pPr>
      <w:del w:id="1124" w:author="Max Lindmark" w:date="2020-02-08T16:41:00Z">
        <w:r w:rsidRPr="006B6905" w:rsidDel="00A22107">
          <w:rPr>
            <w:lang w:val="en-GB"/>
          </w:rPr>
          <w:delText xml:space="preserve">Ohlberger, J. (2013). Climate warming and ectotherm body size – from individual physiology to community ecology. </w:delText>
        </w:r>
        <w:r w:rsidRPr="006B6905" w:rsidDel="00A22107">
          <w:rPr>
            <w:i/>
            <w:iCs/>
            <w:lang w:val="en-GB"/>
          </w:rPr>
          <w:delText>Functional Ecology</w:delText>
        </w:r>
        <w:r w:rsidRPr="006B6905" w:rsidDel="00A22107">
          <w:rPr>
            <w:lang w:val="en-GB"/>
          </w:rPr>
          <w:delText>, 27, 991–1001.</w:delText>
        </w:r>
      </w:del>
    </w:p>
    <w:p w14:paraId="782E2923" w14:textId="5C6B646C" w:rsidR="00143F3F" w:rsidRPr="006B6905" w:rsidDel="00A22107" w:rsidRDefault="00143F3F">
      <w:pPr>
        <w:pStyle w:val="Litteraturfrteckning"/>
        <w:rPr>
          <w:del w:id="1125" w:author="Max Lindmark" w:date="2020-02-08T16:41:00Z"/>
          <w:lang w:val="en-GB"/>
        </w:rPr>
        <w:pPrChange w:id="1126" w:author="Max Lindmark" w:date="2020-02-08T16:47:00Z">
          <w:pPr>
            <w:widowControl w:val="0"/>
            <w:autoSpaceDE w:val="0"/>
            <w:autoSpaceDN w:val="0"/>
            <w:adjustRightInd w:val="0"/>
          </w:pPr>
        </w:pPrChange>
      </w:pPr>
      <w:del w:id="1127" w:author="Max Lindmark" w:date="2020-02-08T16:41:00Z">
        <w:r w:rsidRPr="006B6905" w:rsidDel="00A22107">
          <w:rPr>
            <w:lang w:val="en-GB"/>
          </w:rPr>
          <w:delText xml:space="preserve">Orio, A., Bergström, U., Florin, A.-B., Lehmann, A., Šics, I. &amp; Casini, M. (2019). Spatial contraction of demersal fish populations in a large marine ecosystem. </w:delText>
        </w:r>
        <w:r w:rsidRPr="006B6905" w:rsidDel="00A22107">
          <w:rPr>
            <w:i/>
            <w:iCs/>
            <w:lang w:val="en-GB"/>
          </w:rPr>
          <w:delText>Journal of Biogeography</w:delText>
        </w:r>
        <w:r w:rsidRPr="006B6905" w:rsidDel="00A22107">
          <w:rPr>
            <w:lang w:val="en-GB"/>
          </w:rPr>
          <w:delText>, 46, 633–645.</w:delText>
        </w:r>
      </w:del>
    </w:p>
    <w:p w14:paraId="1DED0965" w14:textId="02873AFA" w:rsidR="00143F3F" w:rsidRPr="006B6905" w:rsidDel="00A22107" w:rsidRDefault="00143F3F">
      <w:pPr>
        <w:pStyle w:val="Litteraturfrteckning"/>
        <w:rPr>
          <w:del w:id="1128" w:author="Max Lindmark" w:date="2020-02-08T16:41:00Z"/>
          <w:lang w:val="en-GB"/>
        </w:rPr>
        <w:pPrChange w:id="1129" w:author="Max Lindmark" w:date="2020-02-08T16:47:00Z">
          <w:pPr>
            <w:widowControl w:val="0"/>
            <w:autoSpaceDE w:val="0"/>
            <w:autoSpaceDN w:val="0"/>
            <w:adjustRightInd w:val="0"/>
          </w:pPr>
        </w:pPrChange>
      </w:pPr>
      <w:del w:id="1130" w:author="Max Lindmark" w:date="2020-02-08T16:41:00Z">
        <w:r w:rsidRPr="006B6905" w:rsidDel="00A22107">
          <w:rPr>
            <w:lang w:val="en-GB"/>
          </w:rPr>
          <w:delText xml:space="preserve">Pauly, D. (1980). On the interrelationships between natural mortality, growth parameters, and mean environmental temperature in 175 fish stocks. </w:delText>
        </w:r>
        <w:r w:rsidRPr="006B6905" w:rsidDel="00A22107">
          <w:rPr>
            <w:i/>
            <w:iCs/>
            <w:lang w:val="en-GB"/>
          </w:rPr>
          <w:delText>ICES Journal of Marine Science</w:delText>
        </w:r>
        <w:r w:rsidRPr="006B6905" w:rsidDel="00A22107">
          <w:rPr>
            <w:lang w:val="en-GB"/>
          </w:rPr>
          <w:delText>, 39, 175–192.</w:delText>
        </w:r>
      </w:del>
    </w:p>
    <w:p w14:paraId="298E2DE7" w14:textId="090E6DFA" w:rsidR="00143F3F" w:rsidRPr="006B6905" w:rsidDel="00A22107" w:rsidRDefault="00143F3F">
      <w:pPr>
        <w:pStyle w:val="Litteraturfrteckning"/>
        <w:rPr>
          <w:del w:id="1131" w:author="Max Lindmark" w:date="2020-02-08T16:41:00Z"/>
          <w:lang w:val="en-GB"/>
        </w:rPr>
        <w:pPrChange w:id="1132" w:author="Max Lindmark" w:date="2020-02-08T16:47:00Z">
          <w:pPr>
            <w:widowControl w:val="0"/>
            <w:autoSpaceDE w:val="0"/>
            <w:autoSpaceDN w:val="0"/>
            <w:adjustRightInd w:val="0"/>
          </w:pPr>
        </w:pPrChange>
      </w:pPr>
      <w:del w:id="1133" w:author="Max Lindmark" w:date="2020-02-08T16:41:00Z">
        <w:r w:rsidRPr="006B6905" w:rsidDel="00A22107">
          <w:rPr>
            <w:lang w:val="en-GB"/>
          </w:rPr>
          <w:delText xml:space="preserve">Pauly, D. &amp; Cheung, W.W.L. (2018). Sound physiological knowledge and principles in modeling shrinking of fishes under climate change. </w:delText>
        </w:r>
        <w:r w:rsidRPr="006B6905" w:rsidDel="00A22107">
          <w:rPr>
            <w:i/>
            <w:iCs/>
            <w:lang w:val="en-GB"/>
          </w:rPr>
          <w:delText>Global Change Biology</w:delText>
        </w:r>
        <w:r w:rsidRPr="006B6905" w:rsidDel="00A22107">
          <w:rPr>
            <w:lang w:val="en-GB"/>
          </w:rPr>
          <w:delText>, 24, e15–e26.</w:delText>
        </w:r>
      </w:del>
    </w:p>
    <w:p w14:paraId="4E83B1F6" w14:textId="05938C4C" w:rsidR="00143F3F" w:rsidRPr="006B6905" w:rsidDel="00A22107" w:rsidRDefault="00143F3F">
      <w:pPr>
        <w:pStyle w:val="Litteraturfrteckning"/>
        <w:rPr>
          <w:del w:id="1134" w:author="Max Lindmark" w:date="2020-02-08T16:41:00Z"/>
          <w:lang w:val="en-GB"/>
        </w:rPr>
        <w:pPrChange w:id="1135" w:author="Max Lindmark" w:date="2020-02-08T16:47:00Z">
          <w:pPr>
            <w:widowControl w:val="0"/>
            <w:autoSpaceDE w:val="0"/>
            <w:autoSpaceDN w:val="0"/>
            <w:adjustRightInd w:val="0"/>
          </w:pPr>
        </w:pPrChange>
      </w:pPr>
      <w:del w:id="1136" w:author="Max Lindmark" w:date="2020-02-08T16:41:00Z">
        <w:r w:rsidRPr="006B6905" w:rsidDel="00A22107">
          <w:rPr>
            <w:lang w:val="en-GB"/>
          </w:rPr>
          <w:delText xml:space="preserve">Pinsky, M.L., Worm, B., Fogarty, M.J., Sarmiento, J.L. &amp; Levin, S.A. (2013). Marine Taxa Track Local Climate Velocities. </w:delText>
        </w:r>
        <w:r w:rsidRPr="006B6905" w:rsidDel="00A22107">
          <w:rPr>
            <w:i/>
            <w:iCs/>
            <w:lang w:val="en-GB"/>
          </w:rPr>
          <w:delText>Science</w:delText>
        </w:r>
        <w:r w:rsidRPr="006B6905" w:rsidDel="00A22107">
          <w:rPr>
            <w:lang w:val="en-GB"/>
          </w:rPr>
          <w:delText>, 341, 1239–1242.</w:delText>
        </w:r>
      </w:del>
    </w:p>
    <w:p w14:paraId="2D4F094E" w14:textId="3FE4EBE1" w:rsidR="00143F3F" w:rsidRPr="006B6905" w:rsidDel="00A22107" w:rsidRDefault="00143F3F">
      <w:pPr>
        <w:pStyle w:val="Litteraturfrteckning"/>
        <w:rPr>
          <w:del w:id="1137" w:author="Max Lindmark" w:date="2020-02-08T16:41:00Z"/>
          <w:lang w:val="en-GB"/>
        </w:rPr>
        <w:pPrChange w:id="1138" w:author="Max Lindmark" w:date="2020-02-08T16:47:00Z">
          <w:pPr>
            <w:widowControl w:val="0"/>
            <w:autoSpaceDE w:val="0"/>
            <w:autoSpaceDN w:val="0"/>
            <w:adjustRightInd w:val="0"/>
          </w:pPr>
        </w:pPrChange>
      </w:pPr>
      <w:del w:id="1139" w:author="Max Lindmark" w:date="2020-02-08T16:41:00Z">
        <w:r w:rsidRPr="006B6905" w:rsidDel="00A22107">
          <w:rPr>
            <w:lang w:val="en-GB"/>
          </w:rPr>
          <w:delText xml:space="preserve">Pontavice, H. du, Gascuel, D., Reygondeau, G., Maureaud, A. &amp; Cheung, W.W.L. (2019). Climate change undermines the global functioning of marine food webs. </w:delText>
        </w:r>
        <w:r w:rsidRPr="006B6905" w:rsidDel="00A22107">
          <w:rPr>
            <w:i/>
            <w:iCs/>
            <w:lang w:val="en-GB"/>
          </w:rPr>
          <w:delText>Global Change Biology</w:delText>
        </w:r>
        <w:r w:rsidRPr="006B6905" w:rsidDel="00A22107">
          <w:rPr>
            <w:lang w:val="en-GB"/>
          </w:rPr>
          <w:delText>.</w:delText>
        </w:r>
      </w:del>
    </w:p>
    <w:p w14:paraId="4C24AE22" w14:textId="3EE055C1" w:rsidR="00143F3F" w:rsidRPr="006B6905" w:rsidDel="00A22107" w:rsidRDefault="00143F3F">
      <w:pPr>
        <w:pStyle w:val="Litteraturfrteckning"/>
        <w:rPr>
          <w:del w:id="1140" w:author="Max Lindmark" w:date="2020-02-08T16:41:00Z"/>
          <w:lang w:val="en-GB"/>
        </w:rPr>
        <w:pPrChange w:id="1141" w:author="Max Lindmark" w:date="2020-02-08T16:47:00Z">
          <w:pPr>
            <w:widowControl w:val="0"/>
            <w:autoSpaceDE w:val="0"/>
            <w:autoSpaceDN w:val="0"/>
            <w:adjustRightInd w:val="0"/>
          </w:pPr>
        </w:pPrChange>
      </w:pPr>
      <w:del w:id="1142" w:author="Max Lindmark" w:date="2020-02-08T16:41:00Z">
        <w:r w:rsidRPr="006B6905" w:rsidDel="00A22107">
          <w:rPr>
            <w:lang w:val="en-GB"/>
          </w:rPr>
          <w:delText xml:space="preserve">R Core Team. (2018). </w:delText>
        </w:r>
        <w:r w:rsidRPr="006B6905" w:rsidDel="00A22107">
          <w:rPr>
            <w:i/>
            <w:iCs/>
            <w:lang w:val="en-GB"/>
          </w:rPr>
          <w:delText>R: A Language and Environment for Statistical Computing. R Foundation for Statistical Computing</w:delText>
        </w:r>
        <w:r w:rsidRPr="006B6905" w:rsidDel="00A22107">
          <w:rPr>
            <w:lang w:val="en-GB"/>
          </w:rPr>
          <w:delText>. Vienna, Austria.</w:delText>
        </w:r>
      </w:del>
    </w:p>
    <w:p w14:paraId="36391C0E" w14:textId="71B7DC92" w:rsidR="00143F3F" w:rsidRPr="006B6905" w:rsidDel="00A22107" w:rsidRDefault="00143F3F">
      <w:pPr>
        <w:pStyle w:val="Litteraturfrteckning"/>
        <w:rPr>
          <w:del w:id="1143" w:author="Max Lindmark" w:date="2020-02-08T16:41:00Z"/>
          <w:lang w:val="en-GB"/>
        </w:rPr>
        <w:pPrChange w:id="1144" w:author="Max Lindmark" w:date="2020-02-08T16:47:00Z">
          <w:pPr>
            <w:widowControl w:val="0"/>
            <w:autoSpaceDE w:val="0"/>
            <w:autoSpaceDN w:val="0"/>
            <w:adjustRightInd w:val="0"/>
          </w:pPr>
        </w:pPrChange>
      </w:pPr>
      <w:del w:id="1145" w:author="Max Lindmark" w:date="2020-02-08T16:41:00Z">
        <w:r w:rsidRPr="006B6905" w:rsidDel="00A22107">
          <w:rPr>
            <w:lang w:val="en-GB"/>
          </w:rPr>
          <w:delText xml:space="preserve">Rall, B.C., Brose, U., Hartvig, M., Kalinkat, G., Schwarzmuller, F., Vucic-Pestic, O., </w:delText>
        </w:r>
        <w:r w:rsidRPr="006B6905" w:rsidDel="00A22107">
          <w:rPr>
            <w:i/>
            <w:iCs/>
            <w:lang w:val="en-GB"/>
          </w:rPr>
          <w:delText>et al.</w:delText>
        </w:r>
        <w:r w:rsidRPr="006B6905" w:rsidDel="00A22107">
          <w:rPr>
            <w:lang w:val="en-GB"/>
          </w:rPr>
          <w:delText xml:space="preserve"> (2012). Universal temperature and body-mass scaling of feeding rates. </w:delText>
        </w:r>
        <w:r w:rsidRPr="006B6905" w:rsidDel="00A22107">
          <w:rPr>
            <w:i/>
            <w:iCs/>
            <w:lang w:val="en-GB"/>
          </w:rPr>
          <w:delText>Philosophical Transactions of the Royal Society of London, Series B: Biological Sciences</w:delText>
        </w:r>
        <w:r w:rsidRPr="006B6905" w:rsidDel="00A22107">
          <w:rPr>
            <w:lang w:val="en-GB"/>
          </w:rPr>
          <w:delText>, 367, 2923–2934.</w:delText>
        </w:r>
      </w:del>
    </w:p>
    <w:p w14:paraId="47F6066C" w14:textId="33EB80C0" w:rsidR="00143F3F" w:rsidRPr="006B6905" w:rsidDel="00A22107" w:rsidRDefault="00143F3F">
      <w:pPr>
        <w:pStyle w:val="Litteraturfrteckning"/>
        <w:rPr>
          <w:del w:id="1146" w:author="Max Lindmark" w:date="2020-02-08T16:41:00Z"/>
          <w:lang w:val="en-GB"/>
        </w:rPr>
        <w:pPrChange w:id="1147" w:author="Max Lindmark" w:date="2020-02-08T16:47:00Z">
          <w:pPr>
            <w:widowControl w:val="0"/>
            <w:autoSpaceDE w:val="0"/>
            <w:autoSpaceDN w:val="0"/>
            <w:adjustRightInd w:val="0"/>
          </w:pPr>
        </w:pPrChange>
      </w:pPr>
      <w:del w:id="1148" w:author="Max Lindmark" w:date="2020-02-08T16:41:00Z">
        <w:r w:rsidRPr="006B6905" w:rsidDel="00A22107">
          <w:rPr>
            <w:lang w:val="en-GB"/>
          </w:rPr>
          <w:delText xml:space="preserve">Reum, J.C.P., Blanchard, J.L., Holsman, K.K., Aydin, K. &amp; Punt, A.E. (2019). Species‐specific ontogenetic diet shifts attenuate trophic cascades and lengthen food chains in exploited ecosystems. </w:delText>
        </w:r>
        <w:r w:rsidRPr="006B6905" w:rsidDel="00A22107">
          <w:rPr>
            <w:i/>
            <w:iCs/>
            <w:lang w:val="en-GB"/>
          </w:rPr>
          <w:delText>Oikos</w:delText>
        </w:r>
        <w:r w:rsidRPr="006B6905" w:rsidDel="00A22107">
          <w:rPr>
            <w:lang w:val="en-GB"/>
          </w:rPr>
          <w:delText>, 128, 1051–1064.</w:delText>
        </w:r>
      </w:del>
    </w:p>
    <w:p w14:paraId="4461460F" w14:textId="5A3B3D9E" w:rsidR="00143F3F" w:rsidRPr="006B6905" w:rsidDel="00A22107" w:rsidRDefault="00143F3F">
      <w:pPr>
        <w:pStyle w:val="Litteraturfrteckning"/>
        <w:rPr>
          <w:del w:id="1149" w:author="Max Lindmark" w:date="2020-02-08T16:41:00Z"/>
          <w:lang w:val="en-GB"/>
        </w:rPr>
        <w:pPrChange w:id="1150" w:author="Max Lindmark" w:date="2020-02-08T16:47:00Z">
          <w:pPr>
            <w:widowControl w:val="0"/>
            <w:autoSpaceDE w:val="0"/>
            <w:autoSpaceDN w:val="0"/>
            <w:adjustRightInd w:val="0"/>
          </w:pPr>
        </w:pPrChange>
      </w:pPr>
      <w:del w:id="1151" w:author="Max Lindmark" w:date="2020-02-08T16:41:00Z">
        <w:r w:rsidRPr="006B6905" w:rsidDel="00A22107">
          <w:rPr>
            <w:lang w:val="en-GB"/>
          </w:rPr>
          <w:delText xml:space="preserve">Righton, D.A., Andersen, K.Haste., Neat, F., Thorsteinsson, V., Steingrund, P., Svedäng, H., </w:delText>
        </w:r>
        <w:r w:rsidRPr="006B6905" w:rsidDel="00A22107">
          <w:rPr>
            <w:i/>
            <w:iCs/>
            <w:lang w:val="en-GB"/>
          </w:rPr>
          <w:delText>et al.</w:delText>
        </w:r>
        <w:r w:rsidRPr="006B6905" w:rsidDel="00A22107">
          <w:rPr>
            <w:lang w:val="en-GB"/>
          </w:rPr>
          <w:delText xml:space="preserve"> (2010). Thermal niche of Atlantic cod Gadus morhua: limits, tolerance and optima. </w:delText>
        </w:r>
        <w:r w:rsidRPr="006B6905" w:rsidDel="00A22107">
          <w:rPr>
            <w:i/>
            <w:iCs/>
            <w:lang w:val="en-GB"/>
          </w:rPr>
          <w:delText>Marine Ecology Progress Series</w:delText>
        </w:r>
        <w:r w:rsidRPr="006B6905" w:rsidDel="00A22107">
          <w:rPr>
            <w:lang w:val="en-GB"/>
          </w:rPr>
          <w:delText>, 420, 1–13.</w:delText>
        </w:r>
      </w:del>
    </w:p>
    <w:p w14:paraId="62C98BB5" w14:textId="0890FD8C" w:rsidR="00143F3F" w:rsidRPr="006B6905" w:rsidDel="00A22107" w:rsidRDefault="00143F3F">
      <w:pPr>
        <w:pStyle w:val="Litteraturfrteckning"/>
        <w:rPr>
          <w:del w:id="1152" w:author="Max Lindmark" w:date="2020-02-08T16:41:00Z"/>
          <w:lang w:val="en-GB"/>
        </w:rPr>
        <w:pPrChange w:id="1153" w:author="Max Lindmark" w:date="2020-02-08T16:47:00Z">
          <w:pPr>
            <w:widowControl w:val="0"/>
            <w:autoSpaceDE w:val="0"/>
            <w:autoSpaceDN w:val="0"/>
            <w:adjustRightInd w:val="0"/>
          </w:pPr>
        </w:pPrChange>
      </w:pPr>
      <w:del w:id="1154" w:author="Max Lindmark" w:date="2020-02-08T16:41:00Z">
        <w:r w:rsidRPr="006B6905" w:rsidDel="00A22107">
          <w:rPr>
            <w:lang w:val="en-GB"/>
          </w:rPr>
          <w:delText xml:space="preserve">van Rijn, I., Buba, Y., DeLong, J., Kiflawi, M. &amp; Belmaker, J. (2017). Large but uneven reduction in fish size across species in relation to changing sea temperatures. </w:delText>
        </w:r>
        <w:r w:rsidRPr="006B6905" w:rsidDel="00A22107">
          <w:rPr>
            <w:i/>
            <w:iCs/>
            <w:lang w:val="en-GB"/>
          </w:rPr>
          <w:delText>Global Change Biology</w:delText>
        </w:r>
        <w:r w:rsidRPr="006B6905" w:rsidDel="00A22107">
          <w:rPr>
            <w:lang w:val="en-GB"/>
          </w:rPr>
          <w:delText>, 23, 3667–3674.</w:delText>
        </w:r>
      </w:del>
    </w:p>
    <w:p w14:paraId="69018BEC" w14:textId="5AE927B1" w:rsidR="00143F3F" w:rsidRPr="006B6905" w:rsidDel="00A22107" w:rsidRDefault="00143F3F">
      <w:pPr>
        <w:pStyle w:val="Litteraturfrteckning"/>
        <w:rPr>
          <w:del w:id="1155" w:author="Max Lindmark" w:date="2020-02-08T16:41:00Z"/>
          <w:lang w:val="en-GB"/>
        </w:rPr>
        <w:pPrChange w:id="1156" w:author="Max Lindmark" w:date="2020-02-08T16:47:00Z">
          <w:pPr>
            <w:widowControl w:val="0"/>
            <w:autoSpaceDE w:val="0"/>
            <w:autoSpaceDN w:val="0"/>
            <w:adjustRightInd w:val="0"/>
          </w:pPr>
        </w:pPrChange>
      </w:pPr>
      <w:del w:id="1157" w:author="Max Lindmark" w:date="2020-02-08T16:41:00Z">
        <w:r w:rsidRPr="006B6905" w:rsidDel="00A22107">
          <w:rPr>
            <w:lang w:val="en-GB"/>
          </w:rPr>
          <w:delText xml:space="preserve">Rohatgi, A. (2012). </w:delText>
        </w:r>
        <w:r w:rsidRPr="006B6905" w:rsidDel="00A22107">
          <w:rPr>
            <w:i/>
            <w:iCs/>
            <w:lang w:val="en-GB"/>
          </w:rPr>
          <w:delText>WebPlotDigitalizer: HTML5 based online tool to extract numerical data from plot images. Version 4.1. [WWW document] URL https://automeris.io/WebPlotDigitizer (accessed on January 2019).</w:delText>
        </w:r>
      </w:del>
    </w:p>
    <w:p w14:paraId="7B61CF85" w14:textId="5489FE33" w:rsidR="00143F3F" w:rsidRPr="006B6905" w:rsidDel="00A22107" w:rsidRDefault="00143F3F">
      <w:pPr>
        <w:pStyle w:val="Litteraturfrteckning"/>
        <w:rPr>
          <w:del w:id="1158" w:author="Max Lindmark" w:date="2020-02-08T16:41:00Z"/>
          <w:lang w:val="en-GB"/>
        </w:rPr>
        <w:pPrChange w:id="1159" w:author="Max Lindmark" w:date="2020-02-08T16:47:00Z">
          <w:pPr>
            <w:widowControl w:val="0"/>
            <w:autoSpaceDE w:val="0"/>
            <w:autoSpaceDN w:val="0"/>
            <w:adjustRightInd w:val="0"/>
          </w:pPr>
        </w:pPrChange>
      </w:pPr>
      <w:del w:id="1160" w:author="Max Lindmark" w:date="2020-02-08T16:41:00Z">
        <w:r w:rsidRPr="006B6905" w:rsidDel="00A22107">
          <w:rPr>
            <w:lang w:val="en-GB"/>
          </w:rPr>
          <w:delText xml:space="preserve">Sarmiento, J.L., Slater, R., Barber, R., Bopp, L., Doney, S.C., Hirst, A.C., </w:delText>
        </w:r>
        <w:r w:rsidRPr="006B6905" w:rsidDel="00A22107">
          <w:rPr>
            <w:i/>
            <w:iCs/>
            <w:lang w:val="en-GB"/>
          </w:rPr>
          <w:delText>et al.</w:delText>
        </w:r>
        <w:r w:rsidRPr="006B6905" w:rsidDel="00A22107">
          <w:rPr>
            <w:lang w:val="en-GB"/>
          </w:rPr>
          <w:delText xml:space="preserve"> (2004). Response of ocean ecosystems to climate warming. </w:delText>
        </w:r>
        <w:r w:rsidRPr="006B6905" w:rsidDel="00A22107">
          <w:rPr>
            <w:i/>
            <w:iCs/>
            <w:lang w:val="en-GB"/>
          </w:rPr>
          <w:delText>Global Biogeochemical Cycles</w:delText>
        </w:r>
        <w:r w:rsidRPr="006B6905" w:rsidDel="00A22107">
          <w:rPr>
            <w:lang w:val="en-GB"/>
          </w:rPr>
          <w:delText>, 18, n/a–n/a.</w:delText>
        </w:r>
      </w:del>
    </w:p>
    <w:p w14:paraId="72632C02" w14:textId="34FA196F" w:rsidR="00143F3F" w:rsidRPr="006B6905" w:rsidDel="00A22107" w:rsidRDefault="00143F3F">
      <w:pPr>
        <w:pStyle w:val="Litteraturfrteckning"/>
        <w:rPr>
          <w:del w:id="1161" w:author="Max Lindmark" w:date="2020-02-08T16:41:00Z"/>
          <w:lang w:val="en-GB"/>
        </w:rPr>
        <w:pPrChange w:id="1162" w:author="Max Lindmark" w:date="2020-02-08T16:47:00Z">
          <w:pPr>
            <w:widowControl w:val="0"/>
            <w:autoSpaceDE w:val="0"/>
            <w:autoSpaceDN w:val="0"/>
            <w:adjustRightInd w:val="0"/>
          </w:pPr>
        </w:pPrChange>
      </w:pPr>
      <w:del w:id="1163" w:author="Max Lindmark" w:date="2020-02-08T16:41:00Z">
        <w:r w:rsidRPr="006B6905" w:rsidDel="00A22107">
          <w:rPr>
            <w:lang w:val="en-GB"/>
          </w:rPr>
          <w:delText xml:space="preserve">Savage, V.M., Gillooly, J.F., Brown, J.H., West, G.B. &amp; Charnov, E.L. (2004). Effects of body size and temperature on population growth. </w:delText>
        </w:r>
        <w:r w:rsidRPr="006B6905" w:rsidDel="00A22107">
          <w:rPr>
            <w:i/>
            <w:iCs/>
            <w:lang w:val="en-GB"/>
          </w:rPr>
          <w:delText>The American Naturalist</w:delText>
        </w:r>
        <w:r w:rsidRPr="006B6905" w:rsidDel="00A22107">
          <w:rPr>
            <w:lang w:val="en-GB"/>
          </w:rPr>
          <w:delText>, 163, 429–441.</w:delText>
        </w:r>
      </w:del>
    </w:p>
    <w:p w14:paraId="619C2AF5" w14:textId="7A3F3DC4" w:rsidR="00143F3F" w:rsidRPr="006B6905" w:rsidDel="00A22107" w:rsidRDefault="00143F3F">
      <w:pPr>
        <w:pStyle w:val="Litteraturfrteckning"/>
        <w:rPr>
          <w:del w:id="1164" w:author="Max Lindmark" w:date="2020-02-08T16:41:00Z"/>
          <w:lang w:val="en-GB"/>
        </w:rPr>
        <w:pPrChange w:id="1165" w:author="Max Lindmark" w:date="2020-02-08T16:47:00Z">
          <w:pPr>
            <w:widowControl w:val="0"/>
            <w:autoSpaceDE w:val="0"/>
            <w:autoSpaceDN w:val="0"/>
            <w:adjustRightInd w:val="0"/>
          </w:pPr>
        </w:pPrChange>
      </w:pPr>
      <w:del w:id="1166" w:author="Max Lindmark" w:date="2020-02-08T16:41:00Z">
        <w:r w:rsidRPr="006B6905" w:rsidDel="00A22107">
          <w:rPr>
            <w:lang w:val="en-GB"/>
          </w:rPr>
          <w:delText xml:space="preserve">Scott, F., Blanchard, J. &amp; Andersen, K. (2019). </w:delText>
        </w:r>
        <w:r w:rsidRPr="006B6905" w:rsidDel="00A22107">
          <w:rPr>
            <w:i/>
            <w:iCs/>
            <w:lang w:val="en-GB"/>
          </w:rPr>
          <w:delText>mizer: Multi-Species sIZE Spectrum Modelling in R</w:delText>
        </w:r>
        <w:r w:rsidRPr="006B6905" w:rsidDel="00A22107">
          <w:rPr>
            <w:lang w:val="en-GB"/>
          </w:rPr>
          <w:delText>. R. .</w:delText>
        </w:r>
      </w:del>
    </w:p>
    <w:p w14:paraId="3F28D7F0" w14:textId="1F30B271" w:rsidR="00143F3F" w:rsidRPr="006B6905" w:rsidDel="00A22107" w:rsidRDefault="00143F3F">
      <w:pPr>
        <w:pStyle w:val="Litteraturfrteckning"/>
        <w:rPr>
          <w:del w:id="1167" w:author="Max Lindmark" w:date="2020-02-08T16:41:00Z"/>
          <w:lang w:val="en-GB"/>
        </w:rPr>
        <w:pPrChange w:id="1168" w:author="Max Lindmark" w:date="2020-02-08T16:47:00Z">
          <w:pPr>
            <w:widowControl w:val="0"/>
            <w:autoSpaceDE w:val="0"/>
            <w:autoSpaceDN w:val="0"/>
            <w:adjustRightInd w:val="0"/>
          </w:pPr>
        </w:pPrChange>
      </w:pPr>
      <w:del w:id="1169" w:author="Max Lindmark" w:date="2020-02-08T16:41:00Z">
        <w:r w:rsidRPr="006B6905" w:rsidDel="00A22107">
          <w:rPr>
            <w:lang w:val="en-GB"/>
          </w:rPr>
          <w:delText xml:space="preserve">Scott, F., Blanchard, J.L. &amp; Andersen, K.Haste. (2014). mizer: An R package for multispecies, trait-based and community size spectrum ecological modelling. </w:delText>
        </w:r>
        <w:r w:rsidRPr="006B6905" w:rsidDel="00A22107">
          <w:rPr>
            <w:i/>
            <w:iCs/>
            <w:lang w:val="en-GB"/>
          </w:rPr>
          <w:delText>Methods in Ecology and Evolution</w:delText>
        </w:r>
        <w:r w:rsidRPr="006B6905" w:rsidDel="00A22107">
          <w:rPr>
            <w:lang w:val="en-GB"/>
          </w:rPr>
          <w:delText>, 5, 1121–1125.</w:delText>
        </w:r>
      </w:del>
    </w:p>
    <w:p w14:paraId="1CF0F159" w14:textId="36069CFF" w:rsidR="00143F3F" w:rsidRPr="006B6905" w:rsidDel="00A22107" w:rsidRDefault="00143F3F">
      <w:pPr>
        <w:pStyle w:val="Litteraturfrteckning"/>
        <w:rPr>
          <w:del w:id="1170" w:author="Max Lindmark" w:date="2020-02-08T16:41:00Z"/>
          <w:lang w:val="en-GB"/>
        </w:rPr>
        <w:pPrChange w:id="1171" w:author="Max Lindmark" w:date="2020-02-08T16:47:00Z">
          <w:pPr>
            <w:widowControl w:val="0"/>
            <w:autoSpaceDE w:val="0"/>
            <w:autoSpaceDN w:val="0"/>
            <w:adjustRightInd w:val="0"/>
          </w:pPr>
        </w:pPrChange>
      </w:pPr>
      <w:del w:id="1172" w:author="Max Lindmark" w:date="2020-02-08T16:41:00Z">
        <w:r w:rsidRPr="006B6905" w:rsidDel="00A22107">
          <w:rPr>
            <w:lang w:val="en-GB"/>
          </w:rPr>
          <w:delText>Scott, F., Blanchard, J.L. &amp; Andersen, K.Haste. (2018). Multispecies, trait and community size spectrum ecological modelling in R ( mizer ), 1–87.</w:delText>
        </w:r>
      </w:del>
    </w:p>
    <w:p w14:paraId="6267B108" w14:textId="537C093C" w:rsidR="00143F3F" w:rsidRPr="006B6905" w:rsidDel="00A22107" w:rsidRDefault="00143F3F">
      <w:pPr>
        <w:pStyle w:val="Litteraturfrteckning"/>
        <w:rPr>
          <w:del w:id="1173" w:author="Max Lindmark" w:date="2020-02-08T16:41:00Z"/>
          <w:lang w:val="en-GB"/>
        </w:rPr>
        <w:pPrChange w:id="1174" w:author="Max Lindmark" w:date="2020-02-08T16:47:00Z">
          <w:pPr>
            <w:widowControl w:val="0"/>
            <w:autoSpaceDE w:val="0"/>
            <w:autoSpaceDN w:val="0"/>
            <w:adjustRightInd w:val="0"/>
          </w:pPr>
        </w:pPrChange>
      </w:pPr>
      <w:del w:id="1175" w:author="Max Lindmark" w:date="2020-02-08T16:41:00Z">
        <w:r w:rsidRPr="006B6905" w:rsidDel="00A22107">
          <w:rPr>
            <w:lang w:val="en-GB"/>
          </w:rPr>
          <w:delText xml:space="preserve">Sheridan, J.A. &amp; Bickford, D. (2011). Shrinking body size as an ecological response to climate change. </w:delText>
        </w:r>
        <w:r w:rsidRPr="006B6905" w:rsidDel="00A22107">
          <w:rPr>
            <w:i/>
            <w:iCs/>
            <w:lang w:val="en-GB"/>
          </w:rPr>
          <w:delText>Nature Climate Change</w:delText>
        </w:r>
        <w:r w:rsidRPr="006B6905" w:rsidDel="00A22107">
          <w:rPr>
            <w:lang w:val="en-GB"/>
          </w:rPr>
          <w:delText>, 1, 401–406.</w:delText>
        </w:r>
      </w:del>
    </w:p>
    <w:p w14:paraId="3EFF679B" w14:textId="2FF39B42" w:rsidR="00143F3F" w:rsidRPr="006B6905" w:rsidDel="00A22107" w:rsidRDefault="00143F3F">
      <w:pPr>
        <w:pStyle w:val="Litteraturfrteckning"/>
        <w:rPr>
          <w:del w:id="1176" w:author="Max Lindmark" w:date="2020-02-08T16:41:00Z"/>
          <w:lang w:val="en-GB"/>
        </w:rPr>
        <w:pPrChange w:id="1177" w:author="Max Lindmark" w:date="2020-02-08T16:47:00Z">
          <w:pPr>
            <w:widowControl w:val="0"/>
            <w:autoSpaceDE w:val="0"/>
            <w:autoSpaceDN w:val="0"/>
            <w:adjustRightInd w:val="0"/>
          </w:pPr>
        </w:pPrChange>
      </w:pPr>
      <w:del w:id="1178" w:author="Max Lindmark" w:date="2020-02-08T16:41:00Z">
        <w:r w:rsidRPr="006B6905" w:rsidDel="00A22107">
          <w:rPr>
            <w:lang w:val="en-GB"/>
          </w:rPr>
          <w:delText xml:space="preserve">Spence, M.A., Blackwell, P.G., Blanchard, J.L. &amp; Shuter, B. (2016). Parameter uncertainty of a dynamic multispecies size spectrum model \textlesssup\textgreater1\textless/sup\textgreater. </w:delText>
        </w:r>
        <w:r w:rsidRPr="006B6905" w:rsidDel="00A22107">
          <w:rPr>
            <w:i/>
            <w:iCs/>
            <w:lang w:val="en-GB"/>
          </w:rPr>
          <w:delText>Canadian Journal of Fisheries and Aquatic Sciences</w:delText>
        </w:r>
        <w:r w:rsidRPr="006B6905" w:rsidDel="00A22107">
          <w:rPr>
            <w:lang w:val="en-GB"/>
          </w:rPr>
          <w:delText>, 73, 589–597.</w:delText>
        </w:r>
      </w:del>
    </w:p>
    <w:p w14:paraId="67368E22" w14:textId="42FF6398" w:rsidR="00143F3F" w:rsidRPr="006B6905" w:rsidDel="00A22107" w:rsidRDefault="00143F3F">
      <w:pPr>
        <w:pStyle w:val="Litteraturfrteckning"/>
        <w:rPr>
          <w:del w:id="1179" w:author="Max Lindmark" w:date="2020-02-08T16:41:00Z"/>
          <w:lang w:val="en-GB"/>
        </w:rPr>
        <w:pPrChange w:id="1180" w:author="Max Lindmark" w:date="2020-02-08T16:47:00Z">
          <w:pPr>
            <w:widowControl w:val="0"/>
            <w:autoSpaceDE w:val="0"/>
            <w:autoSpaceDN w:val="0"/>
            <w:adjustRightInd w:val="0"/>
          </w:pPr>
        </w:pPrChange>
      </w:pPr>
      <w:del w:id="1181" w:author="Max Lindmark" w:date="2020-02-08T16:41:00Z">
        <w:r w:rsidRPr="006B6905" w:rsidDel="00A22107">
          <w:rPr>
            <w:lang w:val="en-GB"/>
          </w:rPr>
          <w:delText xml:space="preserve">Steinacher, M., Joos, F., Frolicher, T.L., Bopp, L., Cadule, P., Cocco, V., </w:delText>
        </w:r>
        <w:r w:rsidRPr="006B6905" w:rsidDel="00A22107">
          <w:rPr>
            <w:i/>
            <w:iCs/>
            <w:lang w:val="en-GB"/>
          </w:rPr>
          <w:delText>et al.</w:delText>
        </w:r>
        <w:r w:rsidRPr="006B6905" w:rsidDel="00A22107">
          <w:rPr>
            <w:lang w:val="en-GB"/>
          </w:rPr>
          <w:delText xml:space="preserve"> (2010). Projected 21st century decrease in marine productivity: a multi-model analysis. </w:delText>
        </w:r>
        <w:r w:rsidRPr="006B6905" w:rsidDel="00A22107">
          <w:rPr>
            <w:i/>
            <w:iCs/>
            <w:lang w:val="en-GB"/>
          </w:rPr>
          <w:delText>Biogeosciences</w:delText>
        </w:r>
        <w:r w:rsidRPr="006B6905" w:rsidDel="00A22107">
          <w:rPr>
            <w:lang w:val="en-GB"/>
          </w:rPr>
          <w:delText>, 7.</w:delText>
        </w:r>
      </w:del>
    </w:p>
    <w:p w14:paraId="32F78C9D" w14:textId="1C59050E" w:rsidR="00143F3F" w:rsidRPr="006B6905" w:rsidDel="00A22107" w:rsidRDefault="00143F3F">
      <w:pPr>
        <w:pStyle w:val="Litteraturfrteckning"/>
        <w:rPr>
          <w:del w:id="1182" w:author="Max Lindmark" w:date="2020-02-08T16:41:00Z"/>
          <w:lang w:val="en-GB"/>
        </w:rPr>
        <w:pPrChange w:id="1183" w:author="Max Lindmark" w:date="2020-02-08T16:47:00Z">
          <w:pPr>
            <w:widowControl w:val="0"/>
            <w:autoSpaceDE w:val="0"/>
            <w:autoSpaceDN w:val="0"/>
            <w:adjustRightInd w:val="0"/>
          </w:pPr>
        </w:pPrChange>
      </w:pPr>
      <w:del w:id="1184" w:author="Max Lindmark" w:date="2020-02-08T16:41:00Z">
        <w:r w:rsidRPr="006B6905" w:rsidDel="00A22107">
          <w:rPr>
            <w:lang w:val="en-GB"/>
          </w:rPr>
          <w:delText xml:space="preserve">Svedäng, H. &amp; Hornborg, S. (2014). Selective fishing induces density-dependent growth. </w:delText>
        </w:r>
        <w:r w:rsidRPr="006B6905" w:rsidDel="00A22107">
          <w:rPr>
            <w:i/>
            <w:iCs/>
            <w:lang w:val="en-GB"/>
          </w:rPr>
          <w:delText>Nature Communications</w:delText>
        </w:r>
        <w:r w:rsidRPr="006B6905" w:rsidDel="00A22107">
          <w:rPr>
            <w:lang w:val="en-GB"/>
          </w:rPr>
          <w:delText>, 5, 4152.</w:delText>
        </w:r>
      </w:del>
    </w:p>
    <w:p w14:paraId="5DDA29D7" w14:textId="75CC403E" w:rsidR="00143F3F" w:rsidRPr="006B6905" w:rsidDel="00A22107" w:rsidRDefault="00143F3F">
      <w:pPr>
        <w:pStyle w:val="Litteraturfrteckning"/>
        <w:rPr>
          <w:del w:id="1185" w:author="Max Lindmark" w:date="2020-02-08T16:41:00Z"/>
          <w:lang w:val="en-GB"/>
        </w:rPr>
        <w:pPrChange w:id="1186" w:author="Max Lindmark" w:date="2020-02-08T16:47:00Z">
          <w:pPr>
            <w:widowControl w:val="0"/>
            <w:autoSpaceDE w:val="0"/>
            <w:autoSpaceDN w:val="0"/>
            <w:adjustRightInd w:val="0"/>
          </w:pPr>
        </w:pPrChange>
      </w:pPr>
      <w:del w:id="1187" w:author="Max Lindmark" w:date="2020-02-08T16:41:00Z">
        <w:r w:rsidRPr="006B6905" w:rsidDel="00A22107">
          <w:rPr>
            <w:lang w:val="en-GB"/>
          </w:rPr>
          <w:delText xml:space="preserve">Szuwalski, C.S., Burgess, M.G., Costello, C. &amp; Gaines, S.D. (2017). High fishery catches through trophic cascades in China. </w:delText>
        </w:r>
        <w:r w:rsidRPr="006B6905" w:rsidDel="00A22107">
          <w:rPr>
            <w:i/>
            <w:iCs/>
            <w:lang w:val="en-GB"/>
          </w:rPr>
          <w:delText>Proceedings of the National Academy of Sciences</w:delText>
        </w:r>
        <w:r w:rsidRPr="006B6905" w:rsidDel="00A22107">
          <w:rPr>
            <w:lang w:val="en-GB"/>
          </w:rPr>
          <w:delText>, 114, 717–721.</w:delText>
        </w:r>
      </w:del>
    </w:p>
    <w:p w14:paraId="15840FE6" w14:textId="5716D26E" w:rsidR="00143F3F" w:rsidRPr="006B6905" w:rsidDel="00A22107" w:rsidRDefault="00143F3F">
      <w:pPr>
        <w:pStyle w:val="Litteraturfrteckning"/>
        <w:rPr>
          <w:del w:id="1188" w:author="Max Lindmark" w:date="2020-02-08T16:41:00Z"/>
          <w:lang w:val="en-GB"/>
        </w:rPr>
        <w:pPrChange w:id="1189" w:author="Max Lindmark" w:date="2020-02-08T16:47:00Z">
          <w:pPr>
            <w:widowControl w:val="0"/>
            <w:autoSpaceDE w:val="0"/>
            <w:autoSpaceDN w:val="0"/>
            <w:adjustRightInd w:val="0"/>
          </w:pPr>
        </w:pPrChange>
      </w:pPr>
      <w:del w:id="1190" w:author="Max Lindmark" w:date="2020-02-08T16:41:00Z">
        <w:r w:rsidRPr="006B6905" w:rsidDel="00A22107">
          <w:rPr>
            <w:lang w:val="en-GB"/>
          </w:rPr>
          <w:delText xml:space="preserve">Thorson, J.T., Monnahan, C.C. &amp; Cope, J.M. (2015). The potential impact of time-variation in vital rates on fisheries management targets for marine fishes. </w:delText>
        </w:r>
        <w:r w:rsidRPr="006B6905" w:rsidDel="00A22107">
          <w:rPr>
            <w:i/>
            <w:iCs/>
            <w:lang w:val="en-GB"/>
          </w:rPr>
          <w:delText>Fisheries Research</w:delText>
        </w:r>
        <w:r w:rsidRPr="006B6905" w:rsidDel="00A22107">
          <w:rPr>
            <w:lang w:val="en-GB"/>
          </w:rPr>
          <w:delText>, 169, 8–17.</w:delText>
        </w:r>
      </w:del>
    </w:p>
    <w:p w14:paraId="0662A886" w14:textId="2577DA1E" w:rsidR="00143F3F" w:rsidRPr="006B6905" w:rsidDel="00A22107" w:rsidRDefault="00143F3F">
      <w:pPr>
        <w:pStyle w:val="Litteraturfrteckning"/>
        <w:rPr>
          <w:del w:id="1191" w:author="Max Lindmark" w:date="2020-02-08T16:41:00Z"/>
          <w:lang w:val="en-GB"/>
        </w:rPr>
        <w:pPrChange w:id="1192" w:author="Max Lindmark" w:date="2020-02-08T16:47:00Z">
          <w:pPr>
            <w:widowControl w:val="0"/>
            <w:autoSpaceDE w:val="0"/>
            <w:autoSpaceDN w:val="0"/>
            <w:adjustRightInd w:val="0"/>
          </w:pPr>
        </w:pPrChange>
      </w:pPr>
      <w:del w:id="1193" w:author="Max Lindmark" w:date="2020-02-08T16:41:00Z">
        <w:r w:rsidRPr="006B6905" w:rsidDel="00A22107">
          <w:rPr>
            <w:lang w:val="en-GB"/>
          </w:rPr>
          <w:delText xml:space="preserve">Thorson, J.T., Munch, S.B., Cope, J.M. &amp; Gao, J. (2017). Predicting life history parameters for all fishes worldwide. </w:delText>
        </w:r>
        <w:r w:rsidRPr="006B6905" w:rsidDel="00A22107">
          <w:rPr>
            <w:i/>
            <w:iCs/>
            <w:lang w:val="en-GB"/>
          </w:rPr>
          <w:delText>Ecological Applications</w:delText>
        </w:r>
        <w:r w:rsidRPr="006B6905" w:rsidDel="00A22107">
          <w:rPr>
            <w:lang w:val="en-GB"/>
          </w:rPr>
          <w:delText>, 27, 2262–2276.</w:delText>
        </w:r>
      </w:del>
    </w:p>
    <w:p w14:paraId="11E7D87A" w14:textId="3DB98BB1" w:rsidR="00143F3F" w:rsidRPr="006B6905" w:rsidDel="00A22107" w:rsidRDefault="00143F3F">
      <w:pPr>
        <w:pStyle w:val="Litteraturfrteckning"/>
        <w:rPr>
          <w:del w:id="1194" w:author="Max Lindmark" w:date="2020-02-08T16:41:00Z"/>
          <w:lang w:val="en-GB"/>
        </w:rPr>
        <w:pPrChange w:id="1195" w:author="Max Lindmark" w:date="2020-02-08T16:47:00Z">
          <w:pPr>
            <w:widowControl w:val="0"/>
            <w:autoSpaceDE w:val="0"/>
            <w:autoSpaceDN w:val="0"/>
            <w:adjustRightInd w:val="0"/>
          </w:pPr>
        </w:pPrChange>
      </w:pPr>
      <w:del w:id="1196" w:author="Max Lindmark" w:date="2020-02-08T16:41:00Z">
        <w:r w:rsidRPr="006B6905" w:rsidDel="00A22107">
          <w:rPr>
            <w:lang w:val="en-GB"/>
          </w:rPr>
          <w:delText xml:space="preserve">Thresher, R.E., Koslow, J.A., Morison, A.K. &amp; Smith, D.C. (2007). Depth-mediated reversal of the effects of climate change on long-term growth rates of exploited marine fish. </w:delText>
        </w:r>
        <w:r w:rsidRPr="006B6905" w:rsidDel="00A22107">
          <w:rPr>
            <w:i/>
            <w:iCs/>
            <w:lang w:val="en-GB"/>
          </w:rPr>
          <w:delText>Proceedings of the National Academy of Sciences, USA</w:delText>
        </w:r>
        <w:r w:rsidRPr="006B6905" w:rsidDel="00A22107">
          <w:rPr>
            <w:lang w:val="en-GB"/>
          </w:rPr>
          <w:delText>, 104, 7461–7465.</w:delText>
        </w:r>
      </w:del>
    </w:p>
    <w:p w14:paraId="066871DA" w14:textId="41BD806A" w:rsidR="00143F3F" w:rsidRPr="006B6905" w:rsidDel="00A22107" w:rsidRDefault="00143F3F">
      <w:pPr>
        <w:pStyle w:val="Litteraturfrteckning"/>
        <w:rPr>
          <w:del w:id="1197" w:author="Max Lindmark" w:date="2020-02-08T16:41:00Z"/>
          <w:lang w:val="en-GB"/>
        </w:rPr>
        <w:pPrChange w:id="1198" w:author="Max Lindmark" w:date="2020-02-08T16:47:00Z">
          <w:pPr>
            <w:widowControl w:val="0"/>
            <w:autoSpaceDE w:val="0"/>
            <w:autoSpaceDN w:val="0"/>
            <w:adjustRightInd w:val="0"/>
          </w:pPr>
        </w:pPrChange>
      </w:pPr>
      <w:del w:id="1199" w:author="Max Lindmark" w:date="2020-02-08T16:41:00Z">
        <w:r w:rsidRPr="006B6905" w:rsidDel="00A22107">
          <w:rPr>
            <w:lang w:val="en-GB"/>
          </w:rPr>
          <w:delText xml:space="preserve">Ursin, E. (1967). A Mathematical Model of Some Aspects of Fish Growth, Respiration, and Mortality. </w:delText>
        </w:r>
        <w:r w:rsidRPr="006B6905" w:rsidDel="00A22107">
          <w:rPr>
            <w:i/>
            <w:iCs/>
            <w:lang w:val="en-GB"/>
          </w:rPr>
          <w:delText>Journal of the Fisheries Research Board of Canada</w:delText>
        </w:r>
        <w:r w:rsidRPr="006B6905" w:rsidDel="00A22107">
          <w:rPr>
            <w:lang w:val="en-GB"/>
          </w:rPr>
          <w:delText>, 24, 2355–2453.</w:delText>
        </w:r>
      </w:del>
    </w:p>
    <w:p w14:paraId="6FE46E24" w14:textId="31D779CD" w:rsidR="00143F3F" w:rsidRPr="006B6905" w:rsidDel="00A22107" w:rsidRDefault="00143F3F">
      <w:pPr>
        <w:pStyle w:val="Litteraturfrteckning"/>
        <w:rPr>
          <w:del w:id="1200" w:author="Max Lindmark" w:date="2020-02-08T16:41:00Z"/>
          <w:rPrChange w:id="1201" w:author="Max Lindmark" w:date="2020-02-08T16:47:00Z">
            <w:rPr>
              <w:del w:id="1202" w:author="Max Lindmark" w:date="2020-02-08T16:41:00Z"/>
              <w:lang w:val="en-GB"/>
            </w:rPr>
          </w:rPrChange>
        </w:rPr>
        <w:pPrChange w:id="1203" w:author="Max Lindmark" w:date="2020-02-08T16:47:00Z">
          <w:pPr>
            <w:widowControl w:val="0"/>
            <w:autoSpaceDE w:val="0"/>
            <w:autoSpaceDN w:val="0"/>
            <w:adjustRightInd w:val="0"/>
          </w:pPr>
        </w:pPrChange>
      </w:pPr>
      <w:del w:id="1204" w:author="Max Lindmark" w:date="2020-02-08T16:41:00Z">
        <w:r w:rsidRPr="006B6905" w:rsidDel="00A22107">
          <w:rPr>
            <w:lang w:val="en-GB"/>
          </w:rPr>
          <w:delText xml:space="preserve">Ursin, E. (1973). On the prey size preferences of cod and dab. </w:delText>
        </w:r>
        <w:r w:rsidRPr="006B6905" w:rsidDel="00A22107">
          <w:rPr>
            <w:i/>
            <w:iCs/>
            <w:rPrChange w:id="1205" w:author="Max Lindmark" w:date="2020-02-08T16:47:00Z">
              <w:rPr>
                <w:i/>
                <w:iCs/>
                <w:lang w:val="en-GB"/>
              </w:rPr>
            </w:rPrChange>
          </w:rPr>
          <w:delText>Meddelelser fra Danmarks Fiskeri-og Havun- dersgelser</w:delText>
        </w:r>
        <w:r w:rsidRPr="006B6905" w:rsidDel="00A22107">
          <w:rPr>
            <w:rPrChange w:id="1206" w:author="Max Lindmark" w:date="2020-02-08T16:47:00Z">
              <w:rPr>
                <w:lang w:val="en-GB"/>
              </w:rPr>
            </w:rPrChange>
          </w:rPr>
          <w:delText>, 7:8598.</w:delText>
        </w:r>
      </w:del>
    </w:p>
    <w:p w14:paraId="296252E4" w14:textId="426960EB" w:rsidR="00143F3F" w:rsidRPr="006B6905" w:rsidDel="00A22107" w:rsidRDefault="00143F3F">
      <w:pPr>
        <w:pStyle w:val="Litteraturfrteckning"/>
        <w:rPr>
          <w:del w:id="1207" w:author="Max Lindmark" w:date="2020-02-08T16:41:00Z"/>
          <w:lang w:val="en-GB"/>
        </w:rPr>
        <w:pPrChange w:id="1208" w:author="Max Lindmark" w:date="2020-02-08T16:47:00Z">
          <w:pPr>
            <w:widowControl w:val="0"/>
            <w:autoSpaceDE w:val="0"/>
            <w:autoSpaceDN w:val="0"/>
            <w:adjustRightInd w:val="0"/>
          </w:pPr>
        </w:pPrChange>
      </w:pPr>
      <w:del w:id="1209" w:author="Max Lindmark" w:date="2020-02-08T16:41:00Z">
        <w:r w:rsidRPr="006B6905" w:rsidDel="00A22107">
          <w:rPr>
            <w:lang w:val="en-GB"/>
          </w:rPr>
          <w:delText xml:space="preserve">Woodworth-Jefcoats, P.A., Blanchard, J.L. &amp; Drazen, J.C. (2019). Relative Impacts of Simultaneous Stressors on a Pelagic Marine Ecosystem. </w:delText>
        </w:r>
        <w:r w:rsidRPr="006B6905" w:rsidDel="00A22107">
          <w:rPr>
            <w:i/>
            <w:iCs/>
            <w:lang w:val="en-GB"/>
          </w:rPr>
          <w:delText>Frontiers in Marine Science</w:delText>
        </w:r>
        <w:r w:rsidRPr="006B6905" w:rsidDel="00A22107">
          <w:rPr>
            <w:lang w:val="en-GB"/>
          </w:rPr>
          <w:delText>, 6.</w:delText>
        </w:r>
      </w:del>
    </w:p>
    <w:p w14:paraId="3C12B963" w14:textId="54E2CBF7" w:rsidR="00143F3F" w:rsidRPr="006B6905" w:rsidDel="00A22107" w:rsidRDefault="00143F3F">
      <w:pPr>
        <w:pStyle w:val="Litteraturfrteckning"/>
        <w:rPr>
          <w:del w:id="1210" w:author="Max Lindmark" w:date="2020-02-08T16:41:00Z"/>
          <w:lang w:val="en-GB"/>
        </w:rPr>
        <w:pPrChange w:id="1211" w:author="Max Lindmark" w:date="2020-02-08T16:47:00Z">
          <w:pPr>
            <w:widowControl w:val="0"/>
            <w:autoSpaceDE w:val="0"/>
            <w:autoSpaceDN w:val="0"/>
            <w:adjustRightInd w:val="0"/>
          </w:pPr>
        </w:pPrChange>
      </w:pPr>
      <w:del w:id="1212" w:author="Max Lindmark" w:date="2020-02-08T16:41:00Z">
        <w:r w:rsidRPr="006B6905" w:rsidDel="00A22107">
          <w:rPr>
            <w:lang w:val="en-GB"/>
          </w:rPr>
          <w:delText xml:space="preserve">Woodworth-Jefcoats, P.A., Polovina, J.J., Dunne, J.P. &amp; Blanchard, J.L. (2013). Ecosystem size structure response to 21st century climate projection: large fish abundance decreases in the central North Pacific and increases in the California Current. </w:delText>
        </w:r>
        <w:r w:rsidRPr="006B6905" w:rsidDel="00A22107">
          <w:rPr>
            <w:i/>
            <w:iCs/>
            <w:lang w:val="en-GB"/>
          </w:rPr>
          <w:delText>Global Change Biology</w:delText>
        </w:r>
        <w:r w:rsidRPr="006B6905" w:rsidDel="00A22107">
          <w:rPr>
            <w:lang w:val="en-GB"/>
          </w:rPr>
          <w:delText>, 19, 724–733.</w:delText>
        </w:r>
      </w:del>
    </w:p>
    <w:p w14:paraId="355EEC86" w14:textId="3A560ECB" w:rsidR="00143F3F" w:rsidRPr="006B6905" w:rsidDel="00A22107" w:rsidRDefault="00143F3F">
      <w:pPr>
        <w:pStyle w:val="Litteraturfrteckning"/>
        <w:rPr>
          <w:del w:id="1213" w:author="Max Lindmark" w:date="2020-02-08T16:41:00Z"/>
          <w:lang w:val="en-GB"/>
        </w:rPr>
        <w:pPrChange w:id="1214" w:author="Max Lindmark" w:date="2020-02-08T16:47:00Z">
          <w:pPr>
            <w:widowControl w:val="0"/>
            <w:autoSpaceDE w:val="0"/>
            <w:autoSpaceDN w:val="0"/>
            <w:adjustRightInd w:val="0"/>
          </w:pPr>
        </w:pPrChange>
      </w:pPr>
      <w:del w:id="1215" w:author="Max Lindmark" w:date="2020-02-08T16:41:00Z">
        <w:r w:rsidRPr="006B6905" w:rsidDel="00A22107">
          <w:rPr>
            <w:lang w:val="en-GB"/>
          </w:rPr>
          <w:delText xml:space="preserve">Woodworth-Jefcoats, P.A., Polovina, J.J., Howell, E.A. &amp; Blanchard, J.L. (2015). Two takes on the ecosystem impacts of climate change and fishing: Comparing a size-based and a species-based ecosystem model in the central North Pacific. </w:delText>
        </w:r>
        <w:r w:rsidRPr="006B6905" w:rsidDel="00A22107">
          <w:rPr>
            <w:i/>
            <w:iCs/>
            <w:lang w:val="en-GB"/>
          </w:rPr>
          <w:delText>Progress in Oceanography</w:delText>
        </w:r>
        <w:r w:rsidRPr="006B6905" w:rsidDel="00A22107">
          <w:rPr>
            <w:lang w:val="en-GB"/>
          </w:rPr>
          <w:delText>, 138, 533–545.</w:delText>
        </w:r>
      </w:del>
    </w:p>
    <w:p w14:paraId="15A49731" w14:textId="1AADCDDD" w:rsidR="00143F3F" w:rsidRPr="006B6905" w:rsidDel="00A22107" w:rsidRDefault="00143F3F">
      <w:pPr>
        <w:pStyle w:val="Litteraturfrteckning"/>
        <w:rPr>
          <w:del w:id="1216" w:author="Max Lindmark" w:date="2020-02-08T16:41:00Z"/>
          <w:lang w:val="en-GB"/>
        </w:rPr>
        <w:pPrChange w:id="1217" w:author="Max Lindmark" w:date="2020-02-08T16:47:00Z">
          <w:pPr>
            <w:widowControl w:val="0"/>
            <w:autoSpaceDE w:val="0"/>
            <w:autoSpaceDN w:val="0"/>
            <w:adjustRightInd w:val="0"/>
          </w:pPr>
        </w:pPrChange>
      </w:pPr>
      <w:del w:id="1218" w:author="Max Lindmark" w:date="2020-02-08T16:41:00Z">
        <w:r w:rsidRPr="006B6905" w:rsidDel="00A22107">
          <w:rPr>
            <w:lang w:val="en-GB"/>
          </w:rPr>
          <w:delText xml:space="preserve">Yvon‐Durocher, G., Montoya, J.M., Trimmer, M. &amp; Woodward, G. (2011). Warming alters the size spectrum and shifts the distribution of biomass in freshwater ecosystems. </w:delText>
        </w:r>
        <w:r w:rsidRPr="006B6905" w:rsidDel="00A22107">
          <w:rPr>
            <w:i/>
            <w:iCs/>
            <w:lang w:val="en-GB"/>
          </w:rPr>
          <w:delText>Global Change Biology</w:delText>
        </w:r>
        <w:r w:rsidRPr="006B6905" w:rsidDel="00A22107">
          <w:rPr>
            <w:lang w:val="en-GB"/>
          </w:rPr>
          <w:delText>, 17, 1681–1694.</w:delText>
        </w:r>
      </w:del>
    </w:p>
    <w:p w14:paraId="6CD5CE7B" w14:textId="7389D557" w:rsidR="00AD548E" w:rsidRPr="0053282F" w:rsidRDefault="00C572FC">
      <w:pPr>
        <w:pStyle w:val="Litteraturfrteckning"/>
        <w:rPr>
          <w:rFonts w:cstheme="minorHAnsi"/>
          <w:b/>
        </w:rPr>
        <w:pPrChange w:id="1219" w:author="Max Lindmark" w:date="2020-02-08T16:47:00Z">
          <w:pPr>
            <w:spacing w:line="480" w:lineRule="auto"/>
            <w:contextualSpacing/>
            <w:jc w:val="both"/>
          </w:pPr>
        </w:pPrChange>
      </w:pPr>
      <w:r>
        <w:rPr>
          <w:rFonts w:cstheme="minorHAnsi"/>
          <w:b/>
        </w:rPr>
        <w:fldChar w:fldCharType="end"/>
      </w:r>
      <w:commentRangeEnd w:id="532"/>
      <w:r w:rsidR="00DF1644">
        <w:rPr>
          <w:rStyle w:val="Kommentarsreferens"/>
        </w:rPr>
        <w:commentReference w:id="532"/>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Gårdmark" w:date="2020-01-13T08:20:00Z" w:initials="AG">
    <w:p w14:paraId="5F8C3FC5" w14:textId="36661A38" w:rsidR="009C1AC7" w:rsidRDefault="009C1AC7">
      <w:pPr>
        <w:pStyle w:val="Kommentarer"/>
        <w:rPr>
          <w:lang w:val="en-GB"/>
        </w:rPr>
      </w:pPr>
      <w:r>
        <w:rPr>
          <w:rStyle w:val="Kommentarsreferens"/>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9C1AC7" w:rsidRPr="00EE1CF3" w:rsidRDefault="009C1AC7">
      <w:pPr>
        <w:pStyle w:val="Kommentarer"/>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9C1AC7" w:rsidRPr="00C57B85" w:rsidRDefault="009C1AC7">
      <w:pPr>
        <w:pStyle w:val="Kommentarer"/>
        <w:rPr>
          <w:lang w:val="en-GB"/>
        </w:rPr>
      </w:pPr>
      <w:r>
        <w:rPr>
          <w:rStyle w:val="Kommentarsreferens"/>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9C1AC7" w:rsidRPr="00EE1CF3" w:rsidRDefault="009C1AC7">
      <w:pPr>
        <w:pStyle w:val="Kommentarer"/>
        <w:rPr>
          <w:lang w:val="en-GB"/>
        </w:rPr>
      </w:pPr>
      <w:r>
        <w:rPr>
          <w:rStyle w:val="Kommentarsreferens"/>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9C1AC7" w:rsidRPr="00C57B85" w:rsidRDefault="009C1AC7">
      <w:pPr>
        <w:pStyle w:val="Kommentarer"/>
        <w:rPr>
          <w:lang w:val="en-GB"/>
        </w:rPr>
      </w:pPr>
      <w:r>
        <w:rPr>
          <w:rStyle w:val="Kommentarsreferens"/>
        </w:rPr>
        <w:annotationRef/>
      </w:r>
      <w:r w:rsidRPr="00C57B85">
        <w:rPr>
          <w:rStyle w:val="Kommentarsreferens"/>
          <w:lang w:val="en-GB"/>
        </w:rPr>
        <w:t>For the paper I’ll 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9C1AC7" w:rsidRPr="00EE1CF3" w:rsidRDefault="009C1AC7">
      <w:pPr>
        <w:pStyle w:val="Kommentarer"/>
        <w:rPr>
          <w:lang w:val="en-GB"/>
        </w:rPr>
      </w:pPr>
      <w:r>
        <w:rPr>
          <w:rStyle w:val="Kommentarsreferens"/>
        </w:rPr>
        <w:annotationRef/>
      </w:r>
      <w:r w:rsidRPr="00EE1CF3">
        <w:rPr>
          <w:lang w:val="en-GB"/>
        </w:rPr>
        <w:t>See fig. S1</w:t>
      </w:r>
      <w:r>
        <w:rPr>
          <w:lang w:val="en-GB"/>
        </w:rPr>
        <w:t>5</w:t>
      </w:r>
      <w:r w:rsidRPr="00EE1CF3">
        <w:rPr>
          <w:lang w:val="en-GB"/>
        </w:rPr>
        <w:t xml:space="preserve"> for an example of this.</w:t>
      </w:r>
    </w:p>
  </w:comment>
  <w:comment w:id="5" w:author="Anna Gårdmark" w:date="2020-01-28T21:05:00Z" w:initials="AG">
    <w:p w14:paraId="2E376FE8" w14:textId="6A10C302" w:rsidR="009C1AC7" w:rsidRPr="00EB7D1F" w:rsidRDefault="009C1AC7">
      <w:pPr>
        <w:pStyle w:val="Kommentarer"/>
        <w:rPr>
          <w:lang w:val="en-GB"/>
        </w:rPr>
      </w:pPr>
      <w:r>
        <w:rPr>
          <w:rStyle w:val="Kommentarsreferens"/>
        </w:rPr>
        <w:annotationRef/>
      </w:r>
      <w:r>
        <w:rPr>
          <w:lang w:val="en-GB"/>
        </w:rPr>
        <w:t>implications, or s</w:t>
      </w:r>
      <w:r w:rsidRPr="00EB7D1F">
        <w:rPr>
          <w:lang w:val="en-GB"/>
        </w:rPr>
        <w:t>ummarizing concluding sentence?</w:t>
      </w:r>
    </w:p>
  </w:comment>
  <w:comment w:id="6" w:author="Max Lindmark" w:date="2020-02-04T17:24:00Z" w:initials="ML">
    <w:p w14:paraId="4B7FBDB8" w14:textId="0B2C7154" w:rsidR="009C1AC7" w:rsidRPr="00BD3461" w:rsidRDefault="009C1AC7">
      <w:pPr>
        <w:pStyle w:val="Kommentarer"/>
        <w:rPr>
          <w:lang w:val="en-GB"/>
        </w:rPr>
      </w:pPr>
      <w:r>
        <w:rPr>
          <w:rStyle w:val="Kommentarsreferens"/>
        </w:rPr>
        <w:annotationRef/>
      </w:r>
      <w:r w:rsidRPr="00BD3461">
        <w:rPr>
          <w:lang w:val="en-GB"/>
        </w:rPr>
        <w:t>Maybe…</w:t>
      </w:r>
    </w:p>
  </w:comment>
  <w:comment w:id="7" w:author="Anna Gårdmark" w:date="2020-02-07T10:04:00Z" w:initials="AG">
    <w:p w14:paraId="1C7252BB" w14:textId="01A3FF9D" w:rsidR="009C1AC7" w:rsidRPr="00BD3461" w:rsidRDefault="009C1AC7">
      <w:pPr>
        <w:pStyle w:val="Kommentarer"/>
        <w:rPr>
          <w:lang w:val="en-GB"/>
        </w:rPr>
      </w:pPr>
      <w:r>
        <w:rPr>
          <w:rStyle w:val="Kommentarsreferens"/>
        </w:rPr>
        <w:annotationRef/>
      </w:r>
      <w:r w:rsidRPr="00BD3461">
        <w:rPr>
          <w:highlight w:val="yellow"/>
          <w:lang w:val="en-GB"/>
        </w:rPr>
        <w:t>at least try!</w:t>
      </w:r>
    </w:p>
  </w:comment>
  <w:comment w:id="8" w:author="Max Lindmark" w:date="2020-02-08T14:23:00Z" w:initials="ML">
    <w:p w14:paraId="26811D89" w14:textId="612A4D7C" w:rsidR="009C1AC7" w:rsidRPr="00A4007A" w:rsidRDefault="009C1AC7">
      <w:pPr>
        <w:pStyle w:val="Kommentarer"/>
        <w:rPr>
          <w:lang w:val="en-US"/>
        </w:rPr>
      </w:pPr>
      <w:r>
        <w:rPr>
          <w:rStyle w:val="Kommentarsreferens"/>
        </w:rPr>
        <w:annotationRef/>
      </w:r>
      <w:r w:rsidRPr="00A4007A">
        <w:rPr>
          <w:lang w:val="en-US"/>
        </w:rPr>
        <w:t>I mean I think that is an implica</w:t>
      </w:r>
      <w:r>
        <w:rPr>
          <w:lang w:val="en-US"/>
        </w:rPr>
        <w:t>tion…</w:t>
      </w:r>
    </w:p>
  </w:comment>
  <w:comment w:id="9" w:author="Anna Gårdmark" w:date="2020-02-09T10:09:00Z" w:initials="AG">
    <w:p w14:paraId="73E5ADF4" w14:textId="26A5352B" w:rsidR="002C0DD7" w:rsidRPr="002C0DD7" w:rsidRDefault="002C0DD7">
      <w:pPr>
        <w:pStyle w:val="Kommentarer"/>
        <w:rPr>
          <w:lang w:val="en-GB"/>
        </w:rPr>
      </w:pPr>
      <w:r>
        <w:rPr>
          <w:rStyle w:val="Kommentarsreferens"/>
        </w:rPr>
        <w:annotationRef/>
      </w:r>
      <w:r w:rsidRPr="002C0DD7">
        <w:rPr>
          <w:lang w:val="en-GB"/>
        </w:rPr>
        <w:t>ok. it doesn’t really match your conclusions from the discussion, though.</w:t>
      </w:r>
    </w:p>
  </w:comment>
  <w:comment w:id="10" w:author="Asta Audzijonyte" w:date="2020-01-10T12:59:00Z" w:initials="AA">
    <w:p w14:paraId="56FFDFD9" w14:textId="77777777" w:rsidR="009C1AC7" w:rsidRPr="00EE1CF3" w:rsidRDefault="009C1AC7" w:rsidP="00277301">
      <w:pPr>
        <w:pStyle w:val="Kommentarer"/>
        <w:rPr>
          <w:lang w:val="en-GB"/>
        </w:rPr>
      </w:pPr>
      <w:r>
        <w:rPr>
          <w:rStyle w:val="Kommentarsreferens"/>
        </w:rPr>
        <w:annotationRef/>
      </w:r>
      <w:r w:rsidRPr="00EE1CF3">
        <w:rPr>
          <w:lang w:val="en-GB"/>
        </w:rPr>
        <w:t>That’s interesting. Is it for both warm and cold ecosystems? It is often said that for cold ecosystems productivity might increase, although I don’t have a reference now</w:t>
      </w:r>
    </w:p>
  </w:comment>
  <w:comment w:id="11" w:author="Anna Gårdmark" w:date="2020-01-13T08:38:00Z" w:initials="AG">
    <w:p w14:paraId="313B657E" w14:textId="77777777" w:rsidR="009C1AC7" w:rsidRPr="00B934BF" w:rsidRDefault="009C1AC7" w:rsidP="00277301">
      <w:pPr>
        <w:pStyle w:val="Kommentarer"/>
        <w:rPr>
          <w:lang w:val="en-GB"/>
        </w:rPr>
      </w:pPr>
      <w:r>
        <w:rPr>
          <w:rStyle w:val="Kommentarsreferens"/>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12" w:author="Max Lindmark" w:date="2020-01-23T10:46:00Z" w:initials="ML">
    <w:p w14:paraId="1A2EF796" w14:textId="6201EAAC" w:rsidR="009C1AC7" w:rsidRPr="00423E09" w:rsidRDefault="009C1AC7">
      <w:pPr>
        <w:pStyle w:val="Kommentarer"/>
        <w:rPr>
          <w:lang w:val="en-US"/>
        </w:rPr>
      </w:pPr>
      <w:r>
        <w:rPr>
          <w:rStyle w:val="Kommentarsreferens"/>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13" w:author="Anna Gårdmark" w:date="2020-02-07T10:08:00Z" w:initials="AG">
    <w:p w14:paraId="175493C6" w14:textId="3D8CCE0E" w:rsidR="009C1AC7" w:rsidRPr="00BD3461" w:rsidRDefault="009C1AC7">
      <w:pPr>
        <w:pStyle w:val="Kommentarer"/>
        <w:rPr>
          <w:lang w:val="en-GB"/>
        </w:rPr>
      </w:pPr>
      <w:r>
        <w:rPr>
          <w:rStyle w:val="Kommentarsreferens"/>
        </w:rPr>
        <w:annotationRef/>
      </w:r>
      <w:r w:rsidRPr="002C0DD7">
        <w:rPr>
          <w:lang w:val="en-GB"/>
        </w:rPr>
        <w:t>a bit unspecific; would it be correct to replace with ”reduced” here?</w:t>
      </w:r>
    </w:p>
  </w:comment>
  <w:comment w:id="14" w:author="Max Lindmark" w:date="2020-02-08T14:24:00Z" w:initials="ML">
    <w:p w14:paraId="198FAF09" w14:textId="776116D2" w:rsidR="009C1AC7" w:rsidRPr="00A4007A" w:rsidRDefault="009C1AC7">
      <w:pPr>
        <w:pStyle w:val="Kommentarer"/>
        <w:rPr>
          <w:lang w:val="en-US"/>
        </w:rPr>
      </w:pPr>
      <w:r>
        <w:rPr>
          <w:rStyle w:val="Kommentarsreferens"/>
        </w:rPr>
        <w:annotationRef/>
      </w:r>
      <w:r w:rsidRPr="00A4007A">
        <w:rPr>
          <w:lang w:val="en-US"/>
        </w:rPr>
        <w:t xml:space="preserve">Does not work because increases lead to increased </w:t>
      </w:r>
      <w:r>
        <w:rPr>
          <w:lang w:val="en-US"/>
        </w:rPr>
        <w:t>catch potential. It’s ok.</w:t>
      </w:r>
    </w:p>
  </w:comment>
  <w:comment w:id="16" w:author="Anna Gårdmark" w:date="2020-02-07T10:12:00Z" w:initials="AG">
    <w:p w14:paraId="6EB8A3D2" w14:textId="68A20845" w:rsidR="009C1AC7" w:rsidRPr="0011697B" w:rsidRDefault="009C1AC7">
      <w:pPr>
        <w:pStyle w:val="Kommentarer"/>
        <w:rPr>
          <w:lang w:val="en-GB"/>
        </w:rPr>
      </w:pPr>
      <w:r>
        <w:rPr>
          <w:rStyle w:val="Kommentarsreferens"/>
        </w:rPr>
        <w:annotationRef/>
      </w:r>
      <w:r w:rsidRPr="0011697B">
        <w:rPr>
          <w:lang w:val="en-GB"/>
        </w:rPr>
        <w:t xml:space="preserve">the previous two studies aren’t experiments, right? </w:t>
      </w:r>
      <w:r>
        <w:rPr>
          <w:lang w:val="en-GB"/>
        </w:rPr>
        <w:t xml:space="preserve"> your “more” implies that also the previous studies (van Rijn &amp; Baudron) were controlled experiments (but ‘less controlled’).</w:t>
      </w:r>
    </w:p>
  </w:comment>
  <w:comment w:id="19" w:author="Anna Gårdmark" w:date="2020-02-09T10:02:00Z" w:initials="AG">
    <w:p w14:paraId="46A5E413" w14:textId="0F53BB46" w:rsidR="00787D7E" w:rsidRPr="00787D7E" w:rsidRDefault="00787D7E">
      <w:pPr>
        <w:pStyle w:val="Kommentarer"/>
        <w:rPr>
          <w:lang w:val="en-GB"/>
        </w:rPr>
      </w:pPr>
      <w:r>
        <w:rPr>
          <w:rStyle w:val="Kommentarsreferens"/>
        </w:rPr>
        <w:annotationRef/>
      </w:r>
      <w:r w:rsidRPr="002C0DD7">
        <w:rPr>
          <w:highlight w:val="yellow"/>
          <w:lang w:val="en-GB"/>
        </w:rPr>
        <w:t>which are you referring to as a lake study?!</w:t>
      </w:r>
      <w:r w:rsidR="002C0DD7" w:rsidRPr="002C0DD7">
        <w:rPr>
          <w:highlight w:val="yellow"/>
          <w:lang w:val="en-GB"/>
        </w:rPr>
        <w:t xml:space="preserve">  Huss et al cannot be characterized like that (confusing). Use some version of the suggested revision, I’d say.</w:t>
      </w:r>
    </w:p>
  </w:comment>
  <w:comment w:id="23" w:author="Anna Gårdmark" w:date="2020-02-07T10:13:00Z" w:initials="AG">
    <w:p w14:paraId="235A10FF" w14:textId="7207F233" w:rsidR="009C1AC7" w:rsidRPr="0011697B" w:rsidRDefault="009C1AC7">
      <w:pPr>
        <w:pStyle w:val="Kommentarer"/>
        <w:rPr>
          <w:lang w:val="en-GB"/>
        </w:rPr>
      </w:pPr>
      <w:r>
        <w:rPr>
          <w:rStyle w:val="Kommentarsreferens"/>
        </w:rPr>
        <w:annotationRef/>
      </w:r>
      <w:r w:rsidRPr="0011697B">
        <w:rPr>
          <w:lang w:val="en-GB"/>
        </w:rPr>
        <w:t>could refer to your metanalysis paper here actually!</w:t>
      </w:r>
    </w:p>
  </w:comment>
  <w:comment w:id="24" w:author="Max Lindmark" w:date="2020-02-08T14:27:00Z" w:initials="ML">
    <w:p w14:paraId="06CB7775" w14:textId="6C73418A" w:rsidR="009C1AC7" w:rsidRPr="008504A2" w:rsidRDefault="009C1AC7">
      <w:pPr>
        <w:pStyle w:val="Kommentarer"/>
        <w:rPr>
          <w:lang w:val="en-US"/>
        </w:rPr>
      </w:pPr>
      <w:r>
        <w:rPr>
          <w:rStyle w:val="Kommentarsreferens"/>
        </w:rPr>
        <w:annotationRef/>
      </w:r>
      <w:r w:rsidRPr="008504A2">
        <w:rPr>
          <w:lang w:val="en-US"/>
        </w:rPr>
        <w:t>Hm</w:t>
      </w:r>
      <w:r>
        <w:rPr>
          <w:lang w:val="en-US"/>
        </w:rPr>
        <w:t>m, yes maybe. I’m sure there are better references for this (maybe you have some nice examples Asta?). As it’s still unpublished I’ll just cite this one for now! I can cite the thesis chapter when it’s really needed.</w:t>
      </w:r>
    </w:p>
  </w:comment>
  <w:comment w:id="25" w:author="Anna Gårdmark" w:date="2020-02-09T09:18:00Z" w:initials="AG">
    <w:p w14:paraId="7D7E7A4F" w14:textId="513A2C0B" w:rsidR="009C1AC7" w:rsidRPr="00254556" w:rsidRDefault="009C1AC7">
      <w:pPr>
        <w:pStyle w:val="Kommentarer"/>
        <w:rPr>
          <w:lang w:val="en-GB"/>
        </w:rPr>
      </w:pPr>
      <w:r>
        <w:rPr>
          <w:rStyle w:val="Kommentarsreferens"/>
        </w:rPr>
        <w:annotationRef/>
      </w:r>
      <w:r w:rsidRPr="00787D7E">
        <w:rPr>
          <w:highlight w:val="yellow"/>
          <w:lang w:val="en-GB"/>
        </w:rPr>
        <w:t>for the theiss it would be good if you cite it here as well, as that clearly shows how your chapters are link.  there’s no need for it to be a preprint for that when it is a citation in a thesis chapter – as you’re citing another chapter in the same thesis.</w:t>
      </w:r>
    </w:p>
  </w:comment>
  <w:comment w:id="26" w:author="Max Lindmark" w:date="2020-02-08T14:30:00Z" w:initials="ML">
    <w:p w14:paraId="06CAB48D" w14:textId="4C353EB5" w:rsidR="009C1AC7" w:rsidRPr="008E39E2" w:rsidRDefault="009C1AC7">
      <w:pPr>
        <w:pStyle w:val="Kommentarer"/>
        <w:rPr>
          <w:lang w:val="en-US"/>
        </w:rPr>
      </w:pPr>
      <w:r>
        <w:rPr>
          <w:rStyle w:val="Kommentarsreferens"/>
        </w:rPr>
        <w:annotationRef/>
      </w:r>
      <w:r w:rsidRPr="008E39E2">
        <w:rPr>
          <w:lang w:val="en-US"/>
        </w:rPr>
        <w:t>To me</w:t>
      </w:r>
      <w:r>
        <w:rPr>
          <w:lang w:val="en-US"/>
        </w:rPr>
        <w:t xml:space="preserve"> the comma here seems unessesary!</w:t>
      </w:r>
    </w:p>
  </w:comment>
  <w:comment w:id="27" w:author="Max Lindmark" w:date="2020-02-08T14:30:00Z" w:initials="ML">
    <w:p w14:paraId="6425AC0D" w14:textId="32CF3D76" w:rsidR="009C1AC7" w:rsidRPr="004B7619" w:rsidRDefault="009C1AC7">
      <w:pPr>
        <w:pStyle w:val="Kommentarer"/>
        <w:rPr>
          <w:lang w:val="en-US"/>
        </w:rPr>
      </w:pPr>
      <w:r>
        <w:rPr>
          <w:rStyle w:val="Kommentarsreferens"/>
        </w:rPr>
        <w:annotationRef/>
      </w:r>
      <w:r w:rsidRPr="004B7619">
        <w:rPr>
          <w:lang w:val="en-US"/>
        </w:rPr>
        <w:t>I think by sounds better than until.</w:t>
      </w:r>
    </w:p>
  </w:comment>
  <w:comment w:id="28" w:author="Anna Gårdmark" w:date="2020-02-07T10:23:00Z" w:initials="AG">
    <w:p w14:paraId="03256B74" w14:textId="53F0A3BD" w:rsidR="009C1AC7" w:rsidRPr="00A74C23" w:rsidRDefault="009C1AC7">
      <w:pPr>
        <w:pStyle w:val="Kommentarer"/>
        <w:rPr>
          <w:lang w:val="en-GB"/>
        </w:rPr>
      </w:pPr>
      <w:r>
        <w:rPr>
          <w:rStyle w:val="Kommentarsreferens"/>
        </w:rPr>
        <w:annotationRef/>
      </w:r>
      <w:r w:rsidRPr="00A74C23">
        <w:rPr>
          <w:lang w:val="en-GB"/>
        </w:rPr>
        <w:t>here you can also cite your third chapter</w:t>
      </w:r>
    </w:p>
  </w:comment>
  <w:comment w:id="29" w:author="Max Lindmark" w:date="2020-02-08T14:33:00Z" w:initials="ML">
    <w:p w14:paraId="53759A7A" w14:textId="2C950156" w:rsidR="009C1AC7" w:rsidRPr="004B7619" w:rsidRDefault="009C1AC7">
      <w:pPr>
        <w:pStyle w:val="Kommentarer"/>
        <w:rPr>
          <w:lang w:val="en-US"/>
        </w:rPr>
      </w:pPr>
      <w:r>
        <w:rPr>
          <w:rStyle w:val="Kommentarsreferens"/>
        </w:rPr>
        <w:annotationRef/>
      </w:r>
      <w:r w:rsidRPr="004B7619">
        <w:rPr>
          <w:lang w:val="en-US"/>
        </w:rPr>
        <w:t xml:space="preserve">good idea, but </w:t>
      </w:r>
      <w:r>
        <w:rPr>
          <w:lang w:val="en-US"/>
        </w:rPr>
        <w:t xml:space="preserve">I’d </w:t>
      </w:r>
      <w:r w:rsidRPr="004B7619">
        <w:rPr>
          <w:lang w:val="en-US"/>
        </w:rPr>
        <w:t xml:space="preserve">prefer to do </w:t>
      </w:r>
      <w:r>
        <w:rPr>
          <w:lang w:val="en-US"/>
        </w:rPr>
        <w:t>it first when it’s at least a preprint for stuff that isn’t new in that chapter.</w:t>
      </w:r>
    </w:p>
  </w:comment>
  <w:comment w:id="30" w:author="Anna Gårdmark" w:date="2020-02-09T09:19:00Z" w:initials="AG">
    <w:p w14:paraId="62ABDEC8" w14:textId="77777777" w:rsidR="009C1AC7" w:rsidRPr="00254556" w:rsidRDefault="009C1AC7" w:rsidP="00254556">
      <w:pPr>
        <w:pStyle w:val="Kommentarer"/>
        <w:rPr>
          <w:lang w:val="en-GB"/>
        </w:rPr>
      </w:pPr>
      <w:r>
        <w:rPr>
          <w:rStyle w:val="Kommentarsreferens"/>
        </w:rPr>
        <w:annotationRef/>
      </w:r>
      <w:r w:rsidRPr="00787D7E">
        <w:rPr>
          <w:highlight w:val="yellow"/>
          <w:lang w:val="en-GB"/>
        </w:rPr>
        <w:t xml:space="preserve">same here: </w:t>
      </w:r>
      <w:r w:rsidRPr="00787D7E">
        <w:rPr>
          <w:rStyle w:val="Kommentarsreferens"/>
          <w:highlight w:val="yellow"/>
        </w:rPr>
        <w:annotationRef/>
      </w:r>
      <w:r w:rsidRPr="00787D7E">
        <w:rPr>
          <w:highlight w:val="yellow"/>
          <w:lang w:val="en-GB"/>
        </w:rPr>
        <w:t>for the theiss it would be good if you cite it here as well, as that clearly shows how your chapters are link.  there’s no need for it to be a preprint for that when it is a citation in a thesis chapter – as you’re citing another chapter in the same thesis.</w:t>
      </w:r>
    </w:p>
    <w:p w14:paraId="3BE2EFCE" w14:textId="1DEBEAAF" w:rsidR="009C1AC7" w:rsidRPr="00254556" w:rsidRDefault="009C1AC7">
      <w:pPr>
        <w:pStyle w:val="Kommentarer"/>
        <w:rPr>
          <w:lang w:val="en-GB"/>
        </w:rPr>
      </w:pPr>
    </w:p>
  </w:comment>
  <w:comment w:id="39" w:author="Anna Gårdmark" w:date="2020-02-07T10:30:00Z" w:initials="AG">
    <w:p w14:paraId="021319C5" w14:textId="39719762" w:rsidR="009C1AC7" w:rsidRPr="00A74C23" w:rsidRDefault="009C1AC7">
      <w:pPr>
        <w:pStyle w:val="Kommentarer"/>
        <w:rPr>
          <w:lang w:val="en-GB"/>
        </w:rPr>
      </w:pPr>
      <w:r w:rsidRPr="00A74C23">
        <w:rPr>
          <w:rStyle w:val="Kommentarsreferens"/>
          <w:highlight w:val="yellow"/>
        </w:rPr>
        <w:annotationRef/>
      </w:r>
      <w:r w:rsidRPr="002C0DD7">
        <w:rPr>
          <w:lang w:val="en-GB"/>
        </w:rPr>
        <w:t>the specific aim is needed first; the aim is not to study general effects of warming (which your first sentence now reads), but you had a more specific aim, which is why you choose this particular method (and study system). So reshuffling of the paragraph is needed here! See suggested revision</w:t>
      </w:r>
      <w:r>
        <w:rPr>
          <w:lang w:val="en-GB"/>
        </w:rPr>
        <w:t xml:space="preserve"> </w:t>
      </w:r>
    </w:p>
  </w:comment>
  <w:comment w:id="40" w:author="Anna Gårdmark" w:date="2020-02-09T10:10:00Z" w:initials="AG">
    <w:p w14:paraId="38FB7311" w14:textId="6B439D54" w:rsidR="002C0DD7" w:rsidRDefault="002C0DD7">
      <w:pPr>
        <w:pStyle w:val="Kommentarer"/>
      </w:pPr>
      <w:r>
        <w:rPr>
          <w:rStyle w:val="Kommentarsreferens"/>
        </w:rPr>
        <w:annotationRef/>
      </w:r>
      <w:r>
        <w:t>good now</w:t>
      </w:r>
    </w:p>
  </w:comment>
  <w:comment w:id="59" w:author="Anna Gårdmark" w:date="2020-02-07T16:17:00Z" w:initials="AG">
    <w:p w14:paraId="2CBF770D" w14:textId="04F40629" w:rsidR="009C1AC7" w:rsidRDefault="009C1AC7" w:rsidP="00E37071">
      <w:pPr>
        <w:rPr>
          <w:rStyle w:val="Kommentarsreferens"/>
          <w:lang w:val="en-GB"/>
        </w:rPr>
      </w:pPr>
      <w:r>
        <w:rPr>
          <w:rStyle w:val="Kommentarsreferens"/>
        </w:rPr>
        <w:annotationRef/>
      </w:r>
      <w:r w:rsidRPr="00E37071">
        <w:rPr>
          <w:rStyle w:val="Kommentarsreferens"/>
          <w:lang w:val="en-GB"/>
        </w:rPr>
        <w:t>actually, it would be good t</w:t>
      </w:r>
      <w:r>
        <w:rPr>
          <w:rStyle w:val="Kommentarsreferens"/>
          <w:lang w:val="en-GB"/>
        </w:rPr>
        <w:t xml:space="preserve">o explicitly list your research questions here. That is, the ones that I infer from your reasoning above, i.e. some variant of </w:t>
      </w:r>
    </w:p>
    <w:p w14:paraId="70DBA0E7" w14:textId="7348039C" w:rsidR="009C1AC7" w:rsidRDefault="009C1AC7" w:rsidP="00E37071">
      <w:pPr>
        <w:rPr>
          <w:rFonts w:ascii="Calibri" w:hAnsi="Calibri"/>
          <w:color w:val="1F497D"/>
          <w:lang w:val="en-US"/>
        </w:rPr>
      </w:pPr>
      <w:r>
        <w:rPr>
          <w:color w:val="1F497D"/>
          <w:lang w:val="en-US"/>
        </w:rPr>
        <w:t xml:space="preserve">1. can (small) individuals grow faster with warming? and why/why not? </w:t>
      </w:r>
    </w:p>
    <w:p w14:paraId="34B8C278" w14:textId="77777777" w:rsidR="009C1AC7" w:rsidRDefault="009C1AC7" w:rsidP="00E37071">
      <w:pPr>
        <w:rPr>
          <w:color w:val="1F497D"/>
          <w:lang w:val="en-US"/>
        </w:rPr>
      </w:pPr>
      <w:r>
        <w:rPr>
          <w:color w:val="1F497D"/>
          <w:lang w:val="en-US"/>
        </w:rPr>
        <w:t>2. is it abundance of large fish or their size-at-age that cause declines in max body size?</w:t>
      </w:r>
    </w:p>
    <w:p w14:paraId="2F093582" w14:textId="12EF6207" w:rsidR="009C1AC7" w:rsidRDefault="009C1AC7" w:rsidP="00E37071">
      <w:pPr>
        <w:rPr>
          <w:color w:val="1F497D"/>
          <w:lang w:val="en-US"/>
        </w:rPr>
      </w:pPr>
      <w:r>
        <w:rPr>
          <w:color w:val="1F497D"/>
          <w:lang w:val="en-US"/>
        </w:rPr>
        <w:t>3. what is driving responses in fish productivity &amp; biomass to warming (in a fisheries context, i.e. yields) [bottom-up vs top-down warming effects, abundance or growth responses]?</w:t>
      </w:r>
    </w:p>
    <w:p w14:paraId="04905FB8" w14:textId="1C19B51C" w:rsidR="009C1AC7" w:rsidRDefault="009C1AC7" w:rsidP="00E37071">
      <w:pPr>
        <w:rPr>
          <w:color w:val="1F497D"/>
          <w:lang w:val="en-US"/>
        </w:rPr>
      </w:pPr>
    </w:p>
    <w:p w14:paraId="53C38EC8" w14:textId="77777777" w:rsidR="009C1AC7" w:rsidRDefault="009C1AC7" w:rsidP="00E37071">
      <w:pPr>
        <w:rPr>
          <w:color w:val="1F497D"/>
          <w:lang w:val="en-US"/>
        </w:rPr>
      </w:pPr>
      <w:r>
        <w:rPr>
          <w:color w:val="1F497D"/>
          <w:lang w:val="en-US"/>
        </w:rPr>
        <w:t>(or slightly rephrased:</w:t>
      </w:r>
    </w:p>
    <w:p w14:paraId="66551361" w14:textId="77777777" w:rsidR="009C1AC7" w:rsidRDefault="009C1AC7" w:rsidP="000A6E36">
      <w:pPr>
        <w:pStyle w:val="Kommentarer"/>
        <w:numPr>
          <w:ilvl w:val="0"/>
          <w:numId w:val="33"/>
        </w:numPr>
        <w:rPr>
          <w:lang w:val="en-GB"/>
        </w:rPr>
      </w:pPr>
      <w:r>
        <w:rPr>
          <w:lang w:val="en-GB"/>
        </w:rPr>
        <w:t>Which mechanisms cause warming to increase/decrease size-at-age?</w:t>
      </w:r>
    </w:p>
    <w:p w14:paraId="14641779" w14:textId="77777777" w:rsidR="009C1AC7" w:rsidRPr="000A6E36" w:rsidRDefault="009C1AC7" w:rsidP="001E3E71">
      <w:pPr>
        <w:pStyle w:val="Kommentarer"/>
        <w:numPr>
          <w:ilvl w:val="0"/>
          <w:numId w:val="33"/>
        </w:numPr>
        <w:rPr>
          <w:color w:val="1F497D"/>
          <w:lang w:val="en-US"/>
        </w:rPr>
      </w:pPr>
      <w:r w:rsidRPr="000A6E36">
        <w:rPr>
          <w:lang w:val="en-GB"/>
        </w:rPr>
        <w:t xml:space="preserve"> Does size-at-age or population size structure drive mean body size responses to warming? </w:t>
      </w:r>
    </w:p>
    <w:p w14:paraId="2145BFD3" w14:textId="159BC869" w:rsidR="009C1AC7" w:rsidRPr="000A6E36" w:rsidRDefault="009C1AC7" w:rsidP="001E3E71">
      <w:pPr>
        <w:pStyle w:val="Kommentarer"/>
        <w:numPr>
          <w:ilvl w:val="0"/>
          <w:numId w:val="33"/>
        </w:numPr>
        <w:rPr>
          <w:color w:val="1F497D"/>
          <w:lang w:val="en-US"/>
        </w:rPr>
      </w:pPr>
      <w:r w:rsidRPr="000A6E36">
        <w:rPr>
          <w:lang w:val="en-GB"/>
        </w:rPr>
        <w:t xml:space="preserve"> How does these different responses to warming affect fisheries yields (and vice versa)?</w:t>
      </w:r>
      <w:r w:rsidRPr="000A6E36">
        <w:rPr>
          <w:color w:val="1F497D"/>
          <w:lang w:val="en-US"/>
        </w:rPr>
        <w:t>)</w:t>
      </w:r>
    </w:p>
    <w:p w14:paraId="529B66D1" w14:textId="28645E82" w:rsidR="009C1AC7" w:rsidRPr="00E37071" w:rsidRDefault="009C1AC7">
      <w:pPr>
        <w:pStyle w:val="Kommentarer"/>
        <w:rPr>
          <w:lang w:val="en-US"/>
        </w:rPr>
      </w:pPr>
    </w:p>
  </w:comment>
  <w:comment w:id="60" w:author="Max Lindmark" w:date="2020-02-08T16:10:00Z" w:initials="ML">
    <w:p w14:paraId="5EE88CF3" w14:textId="3F968290" w:rsidR="009C1AC7" w:rsidRPr="00BE26A8" w:rsidRDefault="009C1AC7">
      <w:pPr>
        <w:pStyle w:val="Kommentarer"/>
        <w:rPr>
          <w:lang w:val="en-US"/>
        </w:rPr>
      </w:pPr>
      <w:r>
        <w:rPr>
          <w:rStyle w:val="Kommentarsreferens"/>
        </w:rPr>
        <w:annotationRef/>
      </w:r>
      <w:r w:rsidRPr="00BE26A8">
        <w:rPr>
          <w:lang w:val="en-US"/>
        </w:rPr>
        <w:t>Consider it done</w:t>
      </w:r>
      <w:r>
        <w:rPr>
          <w:lang w:val="en-US"/>
        </w:rPr>
        <w:t>!</w:t>
      </w:r>
    </w:p>
  </w:comment>
  <w:comment w:id="61" w:author="Anna Gårdmark" w:date="2020-02-09T10:01:00Z" w:initials="AG">
    <w:p w14:paraId="04F9CDCD" w14:textId="2CD51096" w:rsidR="00787D7E" w:rsidRDefault="00787D7E">
      <w:pPr>
        <w:pStyle w:val="Kommentarer"/>
      </w:pPr>
      <w:r>
        <w:rPr>
          <w:rStyle w:val="Kommentarsreferens"/>
        </w:rPr>
        <w:annotationRef/>
      </w:r>
      <w:r>
        <w:t>good</w:t>
      </w:r>
    </w:p>
  </w:comment>
  <w:comment w:id="71" w:author="Anna Gårdmark" w:date="2020-02-07T10:39:00Z" w:initials="AG">
    <w:p w14:paraId="3CF1D99A" w14:textId="1CFE71B3" w:rsidR="009C1AC7" w:rsidRPr="005A174A" w:rsidRDefault="009C1AC7">
      <w:pPr>
        <w:pStyle w:val="Kommentarer"/>
        <w:rPr>
          <w:lang w:val="en-GB"/>
        </w:rPr>
      </w:pPr>
      <w:r w:rsidRPr="00CF5CAE">
        <w:rPr>
          <w:rStyle w:val="Kommentarsreferens"/>
          <w:highlight w:val="yellow"/>
        </w:rPr>
        <w:annotationRef/>
      </w:r>
      <w:r w:rsidRPr="00CF5CAE">
        <w:rPr>
          <w:highlight w:val="yellow"/>
          <w:lang w:val="en-GB"/>
        </w:rPr>
        <w:t>here you should definitely give a ref to your metaanalyses!  (for the thesis it’s fine to cross-refer between chapters that are manuscripts in prep). For journal submission later, we can see how we do.</w:t>
      </w:r>
    </w:p>
  </w:comment>
  <w:comment w:id="72" w:author="Asta Audzijonyte" w:date="2019-11-29T14:04:00Z" w:initials="AA">
    <w:p w14:paraId="2A4542E0" w14:textId="77777777" w:rsidR="009C1AC7" w:rsidRPr="00EE1CF3" w:rsidRDefault="009C1AC7" w:rsidP="00133480">
      <w:pPr>
        <w:pStyle w:val="Kommentarer"/>
        <w:rPr>
          <w:lang w:val="en-GB"/>
        </w:rPr>
      </w:pPr>
      <w:r>
        <w:rPr>
          <w:rStyle w:val="Kommentarsreferens"/>
        </w:rPr>
        <w:annotationRef/>
      </w:r>
      <w:r w:rsidRPr="00EE1CF3">
        <w:rPr>
          <w:lang w:val="en-GB"/>
        </w:rPr>
        <w:t xml:space="preserve">Yes, how much of the total biomass is made by these species? </w:t>
      </w:r>
    </w:p>
  </w:comment>
  <w:comment w:id="73" w:author="Max Lindmark" w:date="2019-12-19T09:06:00Z" w:initials="ML">
    <w:p w14:paraId="16266152" w14:textId="77777777" w:rsidR="009C1AC7" w:rsidRPr="00EE1CF3" w:rsidRDefault="009C1AC7" w:rsidP="00133480">
      <w:pPr>
        <w:pStyle w:val="Kommentarer"/>
        <w:rPr>
          <w:lang w:val="en-GB"/>
        </w:rPr>
      </w:pPr>
      <w:r>
        <w:rPr>
          <w:rStyle w:val="Kommentarsreferens"/>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9C1AC7" w:rsidRPr="00EE1CF3" w:rsidRDefault="009C1AC7" w:rsidP="00133480">
      <w:pPr>
        <w:pStyle w:val="Kommentarer"/>
        <w:rPr>
          <w:lang w:val="en-GB"/>
        </w:rPr>
      </w:pPr>
    </w:p>
    <w:p w14:paraId="40E85AD7" w14:textId="77777777" w:rsidR="009C1AC7" w:rsidRPr="00EE1CF3" w:rsidRDefault="009C1AC7" w:rsidP="00133480">
      <w:pPr>
        <w:pStyle w:val="Kommentarer"/>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9C1AC7" w:rsidRPr="00EE1CF3" w:rsidRDefault="009C1AC7" w:rsidP="00133480">
      <w:pPr>
        <w:pStyle w:val="Kommentarer"/>
        <w:rPr>
          <w:lang w:val="en-GB"/>
        </w:rPr>
      </w:pPr>
      <w:hyperlink r:id="rId1" w:history="1">
        <w:r w:rsidRPr="00EE1CF3">
          <w:rPr>
            <w:rStyle w:val="Hyperl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74" w:author="Max Lindmark" w:date="2020-01-03T10:06:00Z" w:initials="ML">
    <w:p w14:paraId="5407D4CA" w14:textId="77777777" w:rsidR="009C1AC7" w:rsidRPr="00EE1CF3" w:rsidRDefault="009C1AC7" w:rsidP="00133480">
      <w:pPr>
        <w:pStyle w:val="Kommentarer"/>
        <w:rPr>
          <w:lang w:val="en-GB"/>
        </w:rPr>
      </w:pPr>
      <w:r>
        <w:rPr>
          <w:rStyle w:val="Kommentarsreferens"/>
        </w:rPr>
        <w:annotationRef/>
      </w:r>
      <w:r w:rsidRPr="00EE1CF3">
        <w:rPr>
          <w:lang w:val="en-GB"/>
        </w:rPr>
        <w:t>I do think it’s fair to say they are the main species. Can change “among the main” or simply “they are dominant species in terms of biomass”</w:t>
      </w:r>
    </w:p>
  </w:comment>
  <w:comment w:id="75" w:author="Max Lindmark" w:date="2020-01-21T11:15:00Z" w:initials="ML">
    <w:p w14:paraId="6D78DCE0" w14:textId="0CF80F98" w:rsidR="009C1AC7" w:rsidRPr="00C57B85" w:rsidRDefault="009C1AC7">
      <w:pPr>
        <w:pStyle w:val="Kommentarer"/>
        <w:rPr>
          <w:lang w:val="en-GB"/>
        </w:rPr>
      </w:pPr>
      <w:r>
        <w:rPr>
          <w:rStyle w:val="Kommentarsreferens"/>
        </w:rPr>
        <w:annotationRef/>
      </w:r>
      <w:r w:rsidRPr="00C57B85">
        <w:rPr>
          <w:rFonts w:ascii="Times" w:hAnsi="Times"/>
          <w:lang w:val="en-GB"/>
        </w:rPr>
        <w:t>Hopefully a reference to Audzijonyte et al. soon</w:t>
      </w:r>
    </w:p>
  </w:comment>
  <w:comment w:id="76" w:author="Max Lindmark" w:date="2020-01-21T11:16:00Z" w:initials="ML">
    <w:p w14:paraId="1007B399" w14:textId="286217B0" w:rsidR="009C1AC7" w:rsidRPr="001348F6" w:rsidRDefault="009C1AC7">
      <w:pPr>
        <w:pStyle w:val="Kommentarer"/>
        <w:rPr>
          <w:lang w:val="en-US"/>
        </w:rPr>
      </w:pPr>
      <w:r w:rsidRPr="00634FC4">
        <w:rPr>
          <w:rStyle w:val="Kommentarsreferens"/>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9C1AC7" w:rsidRPr="00C57B85" w:rsidRDefault="009C1AC7">
      <w:pPr>
        <w:pStyle w:val="Kommentarer"/>
        <w:rPr>
          <w:lang w:val="en-GB"/>
        </w:rPr>
      </w:pPr>
    </w:p>
    <w:p w14:paraId="474B2B19" w14:textId="66A76D15" w:rsidR="009C1AC7" w:rsidRPr="00C57B85" w:rsidRDefault="009C1AC7">
      <w:pPr>
        <w:pStyle w:val="Kommentarer"/>
        <w:rPr>
          <w:lang w:val="en-GB"/>
        </w:rPr>
      </w:pPr>
      <w:r w:rsidRPr="00C57B85">
        <w:rPr>
          <w:lang w:val="en-GB"/>
        </w:rPr>
        <w:t>The</w:t>
      </w:r>
      <w:r w:rsidRPr="001348F6">
        <w:rPr>
          <w:lang w:val="en-US"/>
        </w:rPr>
        <w:t>re</w:t>
      </w:r>
      <w:r>
        <w:rPr>
          <w:lang w:val="en-US"/>
        </w:rPr>
        <w:t xml:space="preserve">fore, the </w:t>
      </w:r>
      <w:r w:rsidRPr="00C57B85">
        <w:rPr>
          <w:lang w:val="en-GB"/>
        </w:rPr>
        <w:t>original reference for that equation would be Ohlberger et al 2012 in Oikos I think, since they are not unimodal + size-dependent as Anna showed they can be.</w:t>
      </w:r>
    </w:p>
  </w:comment>
  <w:comment w:id="77" w:author="Anna Gårdmark" w:date="2020-01-29T13:48:00Z" w:initials="AG">
    <w:p w14:paraId="35AFA85F" w14:textId="6AD4B128" w:rsidR="009C1AC7" w:rsidRPr="00DC6626" w:rsidRDefault="009C1AC7">
      <w:pPr>
        <w:pStyle w:val="Kommentarer"/>
        <w:rPr>
          <w:lang w:val="en-GB"/>
        </w:rPr>
      </w:pPr>
      <w:r>
        <w:rPr>
          <w:rStyle w:val="Kommentarsreferens"/>
        </w:rPr>
        <w:annotationRef/>
      </w:r>
      <w:r w:rsidRPr="00081BAF">
        <w:rPr>
          <w:lang w:val="en-GB"/>
        </w:rPr>
        <w:t>some of these are truly confusing, like having several different indices for the same thing (like p, j, and i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78" w:author="Max Lindmark" w:date="2020-02-04T14:41:00Z" w:initials="ML">
    <w:p w14:paraId="28888BD2" w14:textId="3FEDB6D3" w:rsidR="009C1AC7" w:rsidRPr="00DD3258" w:rsidRDefault="009C1AC7">
      <w:pPr>
        <w:pStyle w:val="Kommentarer"/>
        <w:rPr>
          <w:lang w:val="en-US"/>
        </w:rPr>
      </w:pPr>
      <w:r>
        <w:rPr>
          <w:lang w:val="en-US"/>
        </w:rPr>
        <w:t>I landed on a mix between your suggestion for clarification and keeping as is. Thanks for checking carefully!</w:t>
      </w:r>
    </w:p>
  </w:comment>
  <w:comment w:id="79" w:author="Anna Gårdmark" w:date="2020-01-29T14:16:00Z" w:initials="AG">
    <w:p w14:paraId="328629E0" w14:textId="77777777" w:rsidR="009C1AC7" w:rsidRPr="00C41EA8" w:rsidRDefault="009C1AC7" w:rsidP="003D63B7">
      <w:pPr>
        <w:pStyle w:val="Kommentarer"/>
        <w:rPr>
          <w:lang w:val="en-GB"/>
        </w:rPr>
      </w:pPr>
      <w:r>
        <w:rPr>
          <w:rStyle w:val="Kommentarsreferens"/>
        </w:rPr>
        <w:annotationRef/>
      </w:r>
      <w:r w:rsidRPr="00C41EA8">
        <w:rPr>
          <w:lang w:val="en-GB"/>
        </w:rPr>
        <w:t xml:space="preserve">generally it becomes tricky to follow when you as subscripts mix things that </w:t>
      </w:r>
      <w:r>
        <w:rPr>
          <w:lang w:val="en-GB"/>
        </w:rPr>
        <w:t>are the parameter names (here s for starvation, I guess?) and that are indices (i for species i)</w:t>
      </w:r>
    </w:p>
  </w:comment>
  <w:comment w:id="80" w:author="Max Lindmark" w:date="2020-02-04T15:15:00Z" w:initials="ML">
    <w:p w14:paraId="60013EE5" w14:textId="77777777" w:rsidR="009C1AC7" w:rsidRPr="008F683D" w:rsidRDefault="009C1AC7" w:rsidP="003D63B7">
      <w:pPr>
        <w:pStyle w:val="Kommentarer"/>
        <w:rPr>
          <w:rFonts w:ascii="Times New Roman" w:eastAsiaTheme="minorEastAsia" w:hAnsi="Times New Roman" w:cs="Times New Roman"/>
          <w:sz w:val="36"/>
          <w:szCs w:val="36"/>
          <w:lang w:val="en-GB"/>
        </w:rPr>
      </w:pPr>
      <w:r>
        <w:rPr>
          <w:rStyle w:val="Kommentarsreferens"/>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 xml:space="preserve">Auger‐Méthé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Kommentarsreferens"/>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Kommentarsreferens"/>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9C1AC7" w:rsidRDefault="009C1AC7" w:rsidP="003D63B7">
      <w:pPr>
        <w:pStyle w:val="Kommentarer"/>
        <w:rPr>
          <w:rFonts w:ascii="Times New Roman" w:eastAsiaTheme="minorEastAsia" w:hAnsi="Times New Roman" w:cs="Times New Roman"/>
          <w:lang w:val="en-US"/>
        </w:rPr>
      </w:pPr>
    </w:p>
    <w:p w14:paraId="0BCC2507" w14:textId="77777777" w:rsidR="009C1AC7" w:rsidRPr="008F683D" w:rsidRDefault="009C1AC7" w:rsidP="003D63B7">
      <w:pPr>
        <w:pStyle w:val="Kommentarer"/>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81" w:author="Anna Gårdmark" w:date="2020-02-07T11:09:00Z" w:initials="AG">
    <w:p w14:paraId="2D138021" w14:textId="4DA890CE" w:rsidR="009C1AC7" w:rsidRPr="00081BAF" w:rsidRDefault="009C1AC7">
      <w:pPr>
        <w:pStyle w:val="Kommentarer"/>
        <w:rPr>
          <w:lang w:val="en-GB"/>
        </w:rPr>
      </w:pPr>
      <w:r>
        <w:rPr>
          <w:rStyle w:val="Kommentarsreferens"/>
        </w:rPr>
        <w:annotationRef/>
      </w:r>
      <w:r w:rsidRPr="00081BAF">
        <w:rPr>
          <w:lang w:val="en-GB"/>
        </w:rPr>
        <w:t>yes, could be a solution for later</w:t>
      </w:r>
    </w:p>
  </w:comment>
  <w:comment w:id="82" w:author="Anna Gårdmark" w:date="2020-01-13T09:36:00Z" w:initials="AG">
    <w:p w14:paraId="5FBC7EFA" w14:textId="1933B929" w:rsidR="009C1AC7" w:rsidRPr="00B54BB4" w:rsidRDefault="009C1AC7">
      <w:pPr>
        <w:pStyle w:val="Kommentarer"/>
        <w:rPr>
          <w:lang w:val="en-GB"/>
        </w:rPr>
      </w:pPr>
      <w:r>
        <w:rPr>
          <w:rStyle w:val="Kommentarsreferens"/>
        </w:rPr>
        <w:annotationRef/>
      </w:r>
      <w:r w:rsidRPr="00B54BB4">
        <w:rPr>
          <w:lang w:val="en-GB"/>
        </w:rPr>
        <w:t>ar</w:t>
      </w:r>
      <w:r>
        <w:rPr>
          <w:lang w:val="en-GB"/>
        </w:rPr>
        <w:t>e you varying this selectivity at any point? very strong assumption that fishing starts exactly at maturation</w:t>
      </w:r>
    </w:p>
  </w:comment>
  <w:comment w:id="83" w:author="Max Lindmark" w:date="2020-01-21T11:52:00Z" w:initials="ML">
    <w:p w14:paraId="03957E3D" w14:textId="726C9E45" w:rsidR="009C1AC7" w:rsidRPr="00C57B85" w:rsidRDefault="009C1AC7">
      <w:pPr>
        <w:pStyle w:val="Kommentarer"/>
        <w:rPr>
          <w:lang w:val="en-GB"/>
        </w:rPr>
      </w:pPr>
      <w:r>
        <w:rPr>
          <w:rStyle w:val="Kommentarsreferens"/>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mizer. </w:t>
      </w:r>
    </w:p>
    <w:p w14:paraId="5440D721" w14:textId="77777777" w:rsidR="009C1AC7" w:rsidRPr="00C57B85" w:rsidRDefault="009C1AC7">
      <w:pPr>
        <w:pStyle w:val="Kommentarer"/>
        <w:rPr>
          <w:lang w:val="en-GB"/>
        </w:rPr>
      </w:pPr>
    </w:p>
    <w:p w14:paraId="72E36855" w14:textId="565B4093" w:rsidR="009C1AC7" w:rsidRPr="00C57B85" w:rsidRDefault="009C1AC7">
      <w:pPr>
        <w:pStyle w:val="Kommentarer"/>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9C1AC7" w:rsidRPr="00C57B85" w:rsidRDefault="009C1AC7">
      <w:pPr>
        <w:pStyle w:val="Kommentarer"/>
        <w:rPr>
          <w:lang w:val="en-GB"/>
        </w:rPr>
      </w:pPr>
    </w:p>
    <w:p w14:paraId="5488E8F1" w14:textId="65246989" w:rsidR="009C1AC7" w:rsidRPr="00AD1AD0" w:rsidRDefault="009C1AC7">
      <w:pPr>
        <w:pStyle w:val="Kommentarer"/>
        <w:rPr>
          <w:lang w:val="en-US"/>
        </w:rPr>
      </w:pPr>
      <w:r w:rsidRPr="00C57B85">
        <w:rPr>
          <w:lang w:val="en-GB"/>
        </w:rPr>
        <w:t>But the original idea was to also look at fishing, including selectivity, so maybe this can be implemented later. Also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84" w:author="Anna Gårdmark" w:date="2020-01-29T13:14:00Z" w:initials="AG">
    <w:p w14:paraId="63E69ACF" w14:textId="1A7F3D7C" w:rsidR="009C1AC7" w:rsidRPr="001645D6" w:rsidRDefault="009C1AC7">
      <w:pPr>
        <w:pStyle w:val="Kommentarer"/>
        <w:rPr>
          <w:lang w:val="en-GB"/>
        </w:rPr>
      </w:pPr>
      <w:r>
        <w:rPr>
          <w:rStyle w:val="Kommentarsreferens"/>
        </w:rPr>
        <w:annotationRef/>
      </w:r>
      <w:r>
        <w:rPr>
          <w:lang w:val="en-GB"/>
        </w:rPr>
        <w:t>Go for that if you like. D</w:t>
      </w:r>
      <w:r w:rsidRPr="001645D6">
        <w:rPr>
          <w:lang w:val="en-GB"/>
        </w:rPr>
        <w:t xml:space="preserve">ue to the pelagic trawls in </w:t>
      </w:r>
      <w:r>
        <w:rPr>
          <w:lang w:val="en-GB"/>
        </w:rPr>
        <w:t>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yrs ago, and likely smaller now. Assumption ok for now, but worth varying both minimum size and knife-edge selectivity later on (and already now to briefly mention in the discussion).</w:t>
      </w:r>
    </w:p>
  </w:comment>
  <w:comment w:id="85" w:author="Asta Audzijonyte" w:date="2020-01-10T13:38:00Z" w:initials="AA">
    <w:p w14:paraId="4E7DFABD" w14:textId="590E24D1" w:rsidR="009C1AC7" w:rsidRPr="00EE1CF3" w:rsidRDefault="009C1AC7">
      <w:pPr>
        <w:pStyle w:val="Kommentarer"/>
        <w:rPr>
          <w:lang w:val="en-GB"/>
        </w:rPr>
      </w:pPr>
      <w:r>
        <w:rPr>
          <w:rStyle w:val="Kommentarsreferens"/>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86" w:author="Max Lindmark" w:date="2020-01-21T12:04:00Z" w:initials="ML">
    <w:p w14:paraId="4E2BC9FE" w14:textId="6302979F" w:rsidR="009C1AC7" w:rsidRPr="00C57B85" w:rsidRDefault="009C1AC7">
      <w:pPr>
        <w:pStyle w:val="Kommentarer"/>
        <w:rPr>
          <w:lang w:val="en-GB"/>
        </w:rPr>
      </w:pPr>
      <w:r>
        <w:rPr>
          <w:rStyle w:val="Kommentarsreferens"/>
        </w:rPr>
        <w:annotationRef/>
      </w:r>
      <w:r w:rsidRPr="00C57B85">
        <w:rPr>
          <w:lang w:val="en-GB"/>
        </w:rPr>
        <w:t>Hmm, yes I agree with that definition of effort</w:t>
      </w:r>
      <w:r w:rsidRPr="000A0A56">
        <w:rPr>
          <w:lang w:val="en-US"/>
        </w:rPr>
        <w:t xml:space="preserve"> in general</w:t>
      </w:r>
      <w:r w:rsidRPr="00C57B85">
        <w:rPr>
          <w:lang w:val="en-GB"/>
        </w:rPr>
        <w:t xml:space="preserve">, but in mizer, if catchability is set to 1, the effort corresponds to the instantaneous fishing mortality (1/year), right? </w:t>
      </w:r>
    </w:p>
    <w:p w14:paraId="520871FB" w14:textId="249FD14D" w:rsidR="009C1AC7" w:rsidRPr="00C57B85" w:rsidRDefault="009C1AC7">
      <w:pPr>
        <w:pStyle w:val="Kommentarer"/>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91" w:author="Max Lindmark" w:date="2020-02-04T18:10:00Z" w:initials="ML">
    <w:p w14:paraId="3FD07EC1" w14:textId="7195CA63" w:rsidR="009C1AC7" w:rsidRPr="002D0DD7" w:rsidRDefault="009C1AC7" w:rsidP="00B96533">
      <w:pPr>
        <w:pStyle w:val="Kommentarer"/>
        <w:rPr>
          <w:lang w:val="en-US"/>
        </w:rPr>
      </w:pPr>
      <w:r>
        <w:rPr>
          <w:rStyle w:val="Kommentarsreferens"/>
        </w:rPr>
        <w:annotationRef/>
      </w:r>
      <w:r w:rsidRPr="002D0DD7">
        <w:rPr>
          <w:lang w:val="en-US"/>
        </w:rPr>
        <w:t>We s</w:t>
      </w:r>
      <w:r>
        <w:rPr>
          <w:lang w:val="en-US"/>
        </w:rPr>
        <w:t>hould maybe think about how this should be calculated when there are multiple resources. In the code, it uses one of the kappas… but which one should it be? Sum of all?</w:t>
      </w:r>
    </w:p>
  </w:comment>
  <w:comment w:id="92" w:author="Anna Gårdmark" w:date="2020-02-09T09:24:00Z" w:initials="AG">
    <w:p w14:paraId="770CA321" w14:textId="78A5211B" w:rsidR="009C1AC7" w:rsidRPr="00C817B8" w:rsidRDefault="009C1AC7">
      <w:pPr>
        <w:pStyle w:val="Kommentarer"/>
        <w:rPr>
          <w:lang w:val="en-GB"/>
        </w:rPr>
      </w:pPr>
      <w:r>
        <w:rPr>
          <w:rStyle w:val="Kommentarsreferens"/>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sidR="002C0DD7">
        <w:rPr>
          <w:lang w:val="en-GB"/>
        </w:rPr>
        <w:t xml:space="preserve"> – but then the code needs to be corrected as well (later on…); </w:t>
      </w:r>
      <w:r w:rsidR="002C0DD7" w:rsidRPr="002C0DD7">
        <w:rPr>
          <w:highlight w:val="yellow"/>
          <w:lang w:val="en-GB"/>
        </w:rPr>
        <w:t>worth discussing also with Ken</w:t>
      </w:r>
    </w:p>
  </w:comment>
  <w:comment w:id="93" w:author="Anna Gårdmark" w:date="2020-02-07T11:22:00Z" w:initials="AG">
    <w:p w14:paraId="6E78FEED" w14:textId="23B5674F" w:rsidR="009C1AC7" w:rsidRPr="00F15CA8" w:rsidRDefault="009C1AC7">
      <w:pPr>
        <w:pStyle w:val="Kommentarer"/>
        <w:rPr>
          <w:lang w:val="en-GB"/>
        </w:rPr>
      </w:pPr>
      <w:r>
        <w:rPr>
          <w:rStyle w:val="Kommentarsreferens"/>
        </w:rPr>
        <w:annotationRef/>
      </w:r>
      <w:r w:rsidRPr="00F15CA8">
        <w:rPr>
          <w:lang w:val="en-GB"/>
        </w:rPr>
        <w:t xml:space="preserve">is this common for all or species-specific? </w:t>
      </w:r>
      <w:r>
        <w:rPr>
          <w:lang w:val="en-GB"/>
        </w:rPr>
        <w:t>(i.e. does it need an index i?)</w:t>
      </w:r>
    </w:p>
  </w:comment>
  <w:comment w:id="94" w:author="Max Lindmark" w:date="2020-02-08T14:45:00Z" w:initials="ML">
    <w:p w14:paraId="4A3695F0" w14:textId="1E3A04AF" w:rsidR="009C1AC7" w:rsidRPr="00566AEA" w:rsidRDefault="009C1AC7">
      <w:pPr>
        <w:pStyle w:val="Kommentarer"/>
        <w:rPr>
          <w:lang w:val="en-US"/>
        </w:rPr>
      </w:pPr>
      <w:r>
        <w:rPr>
          <w:rStyle w:val="Kommentarsreferens"/>
        </w:rPr>
        <w:annotationRef/>
      </w:r>
      <w:r w:rsidRPr="00566AEA">
        <w:rPr>
          <w:lang w:val="en-US"/>
        </w:rPr>
        <w:t>it’s</w:t>
      </w:r>
      <w:r>
        <w:rPr>
          <w:lang w:val="en-US"/>
        </w:rPr>
        <w:t xml:space="preserve"> not a species-parameter</w:t>
      </w:r>
    </w:p>
  </w:comment>
  <w:comment w:id="96" w:author="Anna Gårdmark" w:date="2020-02-07T11:26:00Z" w:initials="AG">
    <w:p w14:paraId="39547AE6" w14:textId="6234BA3A" w:rsidR="009C1AC7" w:rsidRPr="00F15CA8" w:rsidRDefault="009C1AC7">
      <w:pPr>
        <w:pStyle w:val="Kommentarer"/>
        <w:rPr>
          <w:lang w:val="en-GB"/>
        </w:rPr>
      </w:pPr>
      <w:r>
        <w:rPr>
          <w:rStyle w:val="Kommentarsreferens"/>
        </w:rPr>
        <w:annotationRef/>
      </w:r>
      <w:r w:rsidRPr="00F15CA8">
        <w:rPr>
          <w:lang w:val="en-GB"/>
        </w:rPr>
        <w:t xml:space="preserve">clearer that it is a sequential processes </w:t>
      </w:r>
      <w:r>
        <w:rPr>
          <w:lang w:val="en-GB"/>
        </w:rPr>
        <w:t xml:space="preserve">(first eggs are produced and then these need to survival and growh to become recruits) </w:t>
      </w:r>
      <w:r w:rsidRPr="00F15CA8">
        <w:rPr>
          <w:lang w:val="en-GB"/>
        </w:rPr>
        <w:t xml:space="preserve">if you write </w:t>
      </w:r>
      <w:r>
        <w:rPr>
          <w:lang w:val="en-GB"/>
        </w:rPr>
        <w:t>“</w:t>
      </w:r>
      <w:r w:rsidRPr="00F15CA8">
        <w:rPr>
          <w:lang w:val="en-GB"/>
        </w:rPr>
        <w:t>results in</w:t>
      </w:r>
      <w:r>
        <w:rPr>
          <w:lang w:val="en-GB"/>
        </w:rPr>
        <w:t>”</w:t>
      </w:r>
    </w:p>
  </w:comment>
  <w:comment w:id="100" w:author="Anna Gårdmark" w:date="2020-02-07T11:35:00Z" w:initials="AG">
    <w:p w14:paraId="04750995" w14:textId="160B7B01" w:rsidR="009C1AC7" w:rsidRPr="008D1438" w:rsidRDefault="009C1AC7">
      <w:pPr>
        <w:pStyle w:val="Kommentarer"/>
        <w:rPr>
          <w:lang w:val="en-GB"/>
        </w:rPr>
      </w:pPr>
      <w:r>
        <w:rPr>
          <w:rStyle w:val="Kommentarsreferens"/>
        </w:rPr>
        <w:annotationRef/>
      </w:r>
      <w:r w:rsidRPr="008D1438">
        <w:rPr>
          <w:lang w:val="en-GB"/>
        </w:rPr>
        <w:t xml:space="preserve">would be better to use another index </w:t>
      </w:r>
      <w:r>
        <w:rPr>
          <w:lang w:val="en-GB"/>
        </w:rPr>
        <w:t>for the rate, since you have the Boltzmann’s constant in the same equation (two similar meanings in one equation can be quite confusing, and good to avoid)</w:t>
      </w:r>
    </w:p>
  </w:comment>
  <w:comment w:id="101" w:author="Max Lindmark" w:date="2020-02-08T14:50:00Z" w:initials="ML">
    <w:p w14:paraId="27FBED3B" w14:textId="5A2339BB" w:rsidR="009C1AC7" w:rsidRPr="00F35B99" w:rsidRDefault="009C1AC7">
      <w:pPr>
        <w:pStyle w:val="Kommentarer"/>
        <w:rPr>
          <w:lang w:val="en-US"/>
        </w:rPr>
      </w:pPr>
      <w:r>
        <w:rPr>
          <w:lang w:val="en-US"/>
        </w:rPr>
        <w:t xml:space="preserve">Good point…. </w:t>
      </w:r>
      <w:r>
        <w:rPr>
          <w:rStyle w:val="Kommentarsreferens"/>
        </w:rPr>
        <w:annotationRef/>
      </w:r>
      <w:r>
        <w:rPr>
          <w:lang w:val="en-US"/>
        </w:rPr>
        <w:t>Physiological r</w:t>
      </w:r>
      <w:r w:rsidRPr="00F35B99">
        <w:rPr>
          <w:lang w:val="en-US"/>
        </w:rPr>
        <w:t>ate</w:t>
      </w:r>
      <w:r>
        <w:rPr>
          <w:lang w:val="en-US"/>
        </w:rPr>
        <w:t>s</w:t>
      </w:r>
      <w:r w:rsidRPr="00F35B99">
        <w:rPr>
          <w:lang w:val="en-US"/>
        </w:rPr>
        <w:t xml:space="preserve"> </w:t>
      </w:r>
      <w:r>
        <w:rPr>
          <w:lang w:val="en-US"/>
        </w:rPr>
        <w:t>are</w:t>
      </w:r>
      <w:r w:rsidRPr="00F35B99">
        <w:rPr>
          <w:lang w:val="en-US"/>
        </w:rPr>
        <w:t xml:space="preserve"> now </w:t>
      </w:r>
      <w:r>
        <w:rPr>
          <w:lang w:val="en-US"/>
        </w:rPr>
        <w:t xml:space="preserve">indexed as </w:t>
      </w:r>
      <m:oMath>
        <m:r>
          <w:rPr>
            <w:rFonts w:ascii="Cambria Math" w:hAnsi="Cambria Math"/>
            <w:lang w:val="en-US"/>
          </w:rPr>
          <m:t>v</m:t>
        </m:r>
      </m:oMath>
      <w:r>
        <w:rPr>
          <w:lang w:val="en-US"/>
        </w:rPr>
        <w:t>!</w:t>
      </w:r>
    </w:p>
  </w:comment>
  <w:comment w:id="102" w:author="Anna Gårdmark" w:date="2020-02-09T09:25:00Z" w:initials="AG">
    <w:p w14:paraId="7B270A59" w14:textId="3A8F8E85" w:rsidR="009C1AC7" w:rsidRDefault="009C1AC7">
      <w:pPr>
        <w:pStyle w:val="Kommentarer"/>
      </w:pPr>
      <w:r>
        <w:rPr>
          <w:rStyle w:val="Kommentarsreferens"/>
        </w:rPr>
        <w:annotationRef/>
      </w:r>
      <w:r>
        <w:t>good</w:t>
      </w:r>
    </w:p>
  </w:comment>
  <w:comment w:id="103" w:author="Anna Gårdmark" w:date="2020-02-07T11:37:00Z" w:initials="AG">
    <w:p w14:paraId="20AEC617" w14:textId="18AB7733" w:rsidR="009C1AC7" w:rsidRPr="008D1438" w:rsidRDefault="009C1AC7">
      <w:pPr>
        <w:pStyle w:val="Kommentarer"/>
        <w:rPr>
          <w:lang w:val="en-GB"/>
        </w:rPr>
      </w:pPr>
      <w:r>
        <w:rPr>
          <w:rStyle w:val="Kommentarsreferens"/>
        </w:rPr>
        <w:annotationRef/>
      </w:r>
      <w:r w:rsidRPr="008D1438">
        <w:rPr>
          <w:lang w:val="en-GB"/>
        </w:rPr>
        <w:t>could add a ref to your metaanalyses here as well</w:t>
      </w:r>
    </w:p>
  </w:comment>
  <w:comment w:id="104" w:author="Max Lindmark" w:date="2020-02-08T14:53:00Z" w:initials="ML">
    <w:p w14:paraId="45146636" w14:textId="1F6A663C" w:rsidR="009C1AC7" w:rsidRPr="00D21DF7" w:rsidRDefault="009C1AC7">
      <w:pPr>
        <w:pStyle w:val="Kommentarer"/>
        <w:rPr>
          <w:lang w:val="en-US"/>
        </w:rPr>
      </w:pPr>
      <w:r>
        <w:rPr>
          <w:rStyle w:val="Kommentarsreferens"/>
        </w:rPr>
        <w:annotationRef/>
      </w:r>
      <w:r w:rsidRPr="00D21DF7">
        <w:rPr>
          <w:lang w:val="en-US"/>
        </w:rPr>
        <w:t>not now</w:t>
      </w:r>
    </w:p>
  </w:comment>
  <w:comment w:id="105" w:author="Anna Gårdmark" w:date="2020-02-09T09:25:00Z" w:initials="AG">
    <w:p w14:paraId="5B3442C2" w14:textId="20ABAE17" w:rsidR="009C1AC7" w:rsidRPr="00327E26" w:rsidRDefault="009C1AC7">
      <w:pPr>
        <w:pStyle w:val="Kommentarer"/>
        <w:rPr>
          <w:lang w:val="en-GB"/>
        </w:rPr>
      </w:pPr>
      <w:r>
        <w:rPr>
          <w:rStyle w:val="Kommentarsreferens"/>
        </w:rPr>
        <w:annotationRef/>
      </w:r>
      <w:r w:rsidR="00327E26" w:rsidRPr="00787D7E">
        <w:rPr>
          <w:highlight w:val="yellow"/>
          <w:lang w:val="en-GB"/>
        </w:rPr>
        <w:t>again, for the theiss it would be good if you did, as it clearly shows the link between chapters</w:t>
      </w:r>
    </w:p>
  </w:comment>
  <w:comment w:id="106" w:author="Asta Audzijonyte" w:date="2020-01-10T14:01:00Z" w:initials="AA">
    <w:p w14:paraId="60D38B07" w14:textId="55CB0EC8" w:rsidR="009C1AC7" w:rsidRPr="00EE1CF3" w:rsidRDefault="009C1AC7">
      <w:pPr>
        <w:pStyle w:val="Kommentarer"/>
        <w:rPr>
          <w:lang w:val="en-GB"/>
        </w:rPr>
      </w:pPr>
      <w:r>
        <w:rPr>
          <w:rStyle w:val="Kommentarsreferens"/>
        </w:rPr>
        <w:annotationRef/>
      </w:r>
      <w:r w:rsidRPr="00EE1CF3">
        <w:rPr>
          <w:lang w:val="en-GB"/>
        </w:rPr>
        <w:t xml:space="preserve">Does it mean the distribution is the same? Not clear to me. </w:t>
      </w:r>
    </w:p>
  </w:comment>
  <w:comment w:id="107" w:author="Max Lindmark" w:date="2020-01-21T15:47:00Z" w:initials="ML">
    <w:p w14:paraId="75868CBE" w14:textId="21C2125B" w:rsidR="009C1AC7" w:rsidRPr="00C57B85" w:rsidRDefault="009C1AC7">
      <w:pPr>
        <w:pStyle w:val="Kommentarer"/>
        <w:rPr>
          <w:lang w:val="en-GB"/>
        </w:rPr>
      </w:pPr>
      <w:r>
        <w:rPr>
          <w:rStyle w:val="Kommentarsreferens"/>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111" w:author="Max Lindmark" w:date="2020-02-08T14:55:00Z" w:initials="ML">
    <w:p w14:paraId="4B8C79A3" w14:textId="308E3196" w:rsidR="009C1AC7" w:rsidRPr="008C1200" w:rsidRDefault="009C1AC7">
      <w:pPr>
        <w:pStyle w:val="Kommentarer"/>
        <w:rPr>
          <w:lang w:val="en-US"/>
        </w:rPr>
      </w:pPr>
      <w:r>
        <w:rPr>
          <w:rStyle w:val="Kommentarsreferens"/>
        </w:rPr>
        <w:annotationRef/>
      </w:r>
      <w:r w:rsidRPr="008C1200">
        <w:rPr>
          <w:lang w:val="en-US"/>
        </w:rPr>
        <w:t>Again, Arrhenius temperature is in u</w:t>
      </w:r>
      <w:r>
        <w:rPr>
          <w:lang w:val="en-US"/>
        </w:rPr>
        <w:t>nit K right?</w:t>
      </w:r>
    </w:p>
  </w:comment>
  <w:comment w:id="112" w:author="Anna Gårdmark" w:date="2020-02-09T09:26:00Z" w:initials="AG">
    <w:p w14:paraId="4ED4A431" w14:textId="3D8F7989" w:rsidR="00327E26" w:rsidRPr="00327E26" w:rsidRDefault="00327E26">
      <w:pPr>
        <w:pStyle w:val="Kommentarer"/>
        <w:rPr>
          <w:lang w:val="en-GB"/>
        </w:rPr>
      </w:pPr>
      <w:r w:rsidRPr="00327E26">
        <w:rPr>
          <w:rStyle w:val="Kommentarsreferens"/>
          <w:highlight w:val="yellow"/>
        </w:rPr>
        <w:annotationRef/>
      </w:r>
      <w:r w:rsidRPr="00327E26">
        <w:rPr>
          <w:highlight w:val="yellow"/>
          <w:lang w:val="en-GB"/>
        </w:rPr>
        <w:t>no it is not. See the comment you got on the meta-analysis paper (from first me and then Jan). Since k has unit [</w:t>
      </w:r>
      <m:oMath>
        <m:r>
          <m:rPr>
            <m:sty m:val="p"/>
          </m:rPr>
          <w:rPr>
            <w:rFonts w:ascii="Cambria Math" w:hAnsi="Cambria Math" w:cstheme="minorHAnsi"/>
            <w:highlight w:val="yellow"/>
            <w:lang w:val="en-GB"/>
          </w:rPr>
          <m:t xml:space="preserve">eV </m:t>
        </m:r>
        <m:sSup>
          <m:sSupPr>
            <m:ctrlPr>
              <w:rPr>
                <w:rFonts w:ascii="Cambria Math" w:hAnsi="Cambria Math" w:cstheme="minorHAnsi"/>
                <w:bCs/>
                <w:iCs/>
                <w:highlight w:val="yellow"/>
              </w:rPr>
            </m:ctrlPr>
          </m:sSupPr>
          <m:e>
            <m:r>
              <m:rPr>
                <m:sty m:val="p"/>
              </m:rPr>
              <w:rPr>
                <w:rFonts w:ascii="Cambria Math" w:hAnsi="Cambria Math" w:cstheme="minorHAnsi"/>
                <w:highlight w:val="yellow"/>
                <w:lang w:val="en-GB"/>
              </w:rPr>
              <m:t>K</m:t>
            </m:r>
          </m:e>
          <m:sup>
            <m:r>
              <m:rPr>
                <m:sty m:val="p"/>
              </m:rPr>
              <w:rPr>
                <w:rFonts w:ascii="Cambria Math" w:hAnsi="Cambria Math" w:cstheme="minorHAnsi"/>
                <w:highlight w:val="yellow"/>
                <w:lang w:val="en-GB"/>
              </w:rPr>
              <m:t>-1</m:t>
            </m:r>
          </m:sup>
        </m:sSup>
      </m:oMath>
      <w:r w:rsidRPr="00327E26">
        <w:rPr>
          <w:highlight w:val="yellow"/>
          <w:lang w:val="en-GB"/>
        </w:rPr>
        <w:t>] and temperature in this equation has unit [K], you obtain the unit of Arrhenius temperature by calculating 1/([</w:t>
      </w:r>
      <m:oMath>
        <m:r>
          <m:rPr>
            <m:sty m:val="p"/>
          </m:rPr>
          <w:rPr>
            <w:rFonts w:ascii="Cambria Math" w:hAnsi="Cambria Math" w:cstheme="minorHAnsi"/>
            <w:highlight w:val="yellow"/>
            <w:lang w:val="en-GB"/>
          </w:rPr>
          <m:t xml:space="preserve"> eV </m:t>
        </m:r>
        <m:sSup>
          <m:sSupPr>
            <m:ctrlPr>
              <w:rPr>
                <w:rFonts w:ascii="Cambria Math" w:hAnsi="Cambria Math" w:cstheme="minorHAnsi"/>
                <w:bCs/>
                <w:iCs/>
                <w:highlight w:val="yellow"/>
              </w:rPr>
            </m:ctrlPr>
          </m:sSupPr>
          <m:e>
            <m:r>
              <m:rPr>
                <m:sty m:val="p"/>
              </m:rPr>
              <w:rPr>
                <w:rFonts w:ascii="Cambria Math" w:hAnsi="Cambria Math" w:cstheme="minorHAnsi"/>
                <w:highlight w:val="yellow"/>
                <w:lang w:val="en-GB"/>
              </w:rPr>
              <m:t>K</m:t>
            </m:r>
          </m:e>
          <m:sup>
            <m:r>
              <m:rPr>
                <m:sty m:val="p"/>
              </m:rPr>
              <w:rPr>
                <w:rFonts w:ascii="Cambria Math" w:hAnsi="Cambria Math" w:cstheme="minorHAnsi"/>
                <w:highlight w:val="yellow"/>
                <w:lang w:val="en-GB"/>
              </w:rPr>
              <m:t>-1</m:t>
            </m:r>
          </m:sup>
        </m:sSup>
      </m:oMath>
      <w:r w:rsidRPr="00327E26">
        <w:rPr>
          <w:highlight w:val="yellow"/>
          <w:lang w:val="en-GB"/>
        </w:rPr>
        <w:t xml:space="preserve">][K]) which when you simplify it becomes </w:t>
      </w:r>
      <m:oMath>
        <m:sSup>
          <m:sSupPr>
            <m:ctrlPr>
              <w:rPr>
                <w:rFonts w:ascii="Cambria Math" w:hAnsi="Cambria Math" w:cstheme="minorHAnsi"/>
                <w:bCs/>
                <w:iCs/>
                <w:highlight w:val="yellow"/>
              </w:rPr>
            </m:ctrlPr>
          </m:sSupPr>
          <m:e>
            <m:r>
              <m:rPr>
                <m:sty m:val="p"/>
              </m:rPr>
              <w:rPr>
                <w:rFonts w:ascii="Cambria Math" w:hAnsi="Cambria Math" w:cstheme="minorHAnsi"/>
                <w:highlight w:val="yellow"/>
                <w:lang w:val="en-GB"/>
              </w:rPr>
              <m:t>eV</m:t>
            </m:r>
          </m:e>
          <m:sup>
            <m:r>
              <m:rPr>
                <m:sty m:val="p"/>
              </m:rPr>
              <w:rPr>
                <w:rFonts w:ascii="Cambria Math" w:hAnsi="Cambria Math" w:cstheme="minorHAnsi"/>
                <w:highlight w:val="yellow"/>
                <w:lang w:val="en-GB"/>
              </w:rPr>
              <m:t>-1</m:t>
            </m:r>
          </m:sup>
        </m:sSup>
      </m:oMath>
      <w:r w:rsidRPr="00327E26">
        <w:rPr>
          <w:rFonts w:eastAsiaTheme="minorEastAsia"/>
          <w:bCs/>
          <w:iCs/>
          <w:highlight w:val="yellow"/>
          <w:lang w:val="en-GB"/>
        </w:rPr>
        <w:t>. Do make sure that you put the correct unit in both chapters!</w:t>
      </w:r>
    </w:p>
  </w:comment>
  <w:comment w:id="128" w:author="Asta Audzijonyte" w:date="2020-01-10T14:01:00Z" w:initials="AA">
    <w:p w14:paraId="279C19B5" w14:textId="19B8EF12" w:rsidR="009C1AC7" w:rsidRPr="00EE1CF3" w:rsidRDefault="009C1AC7">
      <w:pPr>
        <w:pStyle w:val="Kommentarer"/>
        <w:rPr>
          <w:lang w:val="en-GB"/>
        </w:rPr>
      </w:pPr>
      <w:r>
        <w:rPr>
          <w:rStyle w:val="Kommentarsreferens"/>
        </w:rPr>
        <w:annotationRef/>
      </w:r>
      <w:r w:rsidRPr="00EE1CF3">
        <w:rPr>
          <w:lang w:val="en-GB"/>
        </w:rPr>
        <w:t>Are specific details given in the Appendix? Very cool!</w:t>
      </w:r>
    </w:p>
  </w:comment>
  <w:comment w:id="129" w:author="Max Lindmark" w:date="2020-01-27T17:17:00Z" w:initials="ML">
    <w:p w14:paraId="6C1910E8" w14:textId="0E1272CF" w:rsidR="009C1AC7" w:rsidRPr="00F612FF" w:rsidRDefault="009C1AC7">
      <w:pPr>
        <w:pStyle w:val="Kommentarer"/>
        <w:rPr>
          <w:lang w:val="en-US"/>
        </w:rPr>
      </w:pPr>
      <w:r>
        <w:rPr>
          <w:rStyle w:val="Kommentarsreferens"/>
        </w:rPr>
        <w:annotationRef/>
      </w:r>
      <w:r w:rsidRPr="00F612FF">
        <w:rPr>
          <w:lang w:val="en-US"/>
        </w:rPr>
        <w:t>Could be done, but</w:t>
      </w:r>
      <w:r>
        <w:rPr>
          <w:lang w:val="en-US"/>
        </w:rPr>
        <w:t xml:space="preserve"> don’t think it’s that much more to say really! I added a few sentences also.</w:t>
      </w:r>
    </w:p>
  </w:comment>
  <w:comment w:id="130" w:author="Asta Audzijonyte" w:date="2020-01-10T14:06:00Z" w:initials="AA">
    <w:p w14:paraId="4B793178" w14:textId="41FD0DCA" w:rsidR="009C1AC7" w:rsidRPr="00EE1CF3" w:rsidRDefault="009C1AC7">
      <w:pPr>
        <w:pStyle w:val="Kommentarer"/>
        <w:rPr>
          <w:lang w:val="en-GB"/>
        </w:rPr>
      </w:pPr>
      <w:r>
        <w:rPr>
          <w:rStyle w:val="Kommentarsreferens"/>
        </w:rPr>
        <w:annotationRef/>
      </w:r>
      <w:r w:rsidRPr="00EE1CF3">
        <w:rPr>
          <w:lang w:val="en-GB"/>
        </w:rPr>
        <w:t xml:space="preserve">Are you aiming to see whether this decline emerges in your results? </w:t>
      </w:r>
    </w:p>
  </w:comment>
  <w:comment w:id="131" w:author="Max Lindmark" w:date="2020-01-21T15:58:00Z" w:initials="ML">
    <w:p w14:paraId="4A0EFB58" w14:textId="77777777" w:rsidR="009C1AC7" w:rsidRPr="00C57B85" w:rsidRDefault="009C1AC7">
      <w:pPr>
        <w:pStyle w:val="Kommentarer"/>
        <w:rPr>
          <w:lang w:val="en-GB"/>
        </w:rPr>
      </w:pPr>
      <w:r w:rsidRPr="00C57B85">
        <w:rPr>
          <w:lang w:val="en-GB"/>
        </w:rPr>
        <w:t xml:space="preserve">Ooh I mean that would have been nice but </w:t>
      </w:r>
      <w:r>
        <w:rPr>
          <w:rStyle w:val="Kommentarsreferens"/>
        </w:rPr>
        <w:annotationRef/>
      </w:r>
      <w:r w:rsidRPr="00C57B85">
        <w:rPr>
          <w:lang w:val="en-GB"/>
        </w:rPr>
        <w:t xml:space="preserve">I don’t think I’ll do that. </w:t>
      </w:r>
    </w:p>
    <w:p w14:paraId="757C0B5F" w14:textId="77777777" w:rsidR="009C1AC7" w:rsidRPr="00C57B85" w:rsidRDefault="009C1AC7">
      <w:pPr>
        <w:pStyle w:val="Kommentarer"/>
        <w:rPr>
          <w:lang w:val="en-GB"/>
        </w:rPr>
      </w:pPr>
    </w:p>
    <w:p w14:paraId="1B25F7D1" w14:textId="249F9672" w:rsidR="009C1AC7" w:rsidRPr="00C57B85" w:rsidRDefault="009C1AC7">
      <w:pPr>
        <w:pStyle w:val="Kommentarer"/>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132" w:author="Julia Blanchard" w:date="2019-06-06T22:59:00Z" w:initials="JB">
    <w:p w14:paraId="0AEF0669" w14:textId="77777777" w:rsidR="009C1AC7" w:rsidRPr="00C57B85" w:rsidRDefault="009C1AC7" w:rsidP="001B012A">
      <w:pPr>
        <w:pStyle w:val="Kommentarer"/>
        <w:rPr>
          <w:lang w:val="en-GB"/>
        </w:rPr>
      </w:pPr>
      <w:r>
        <w:rPr>
          <w:rStyle w:val="Kommentarsreferens"/>
        </w:rPr>
        <w:annotationRef/>
      </w:r>
      <w:r w:rsidRPr="00C57B85">
        <w:rPr>
          <w:lang w:val="en-GB"/>
        </w:rPr>
        <w:t>Do you have catches? One issue that has come up a lot – and see follow on papers ( Spence et al) is an issue abut using SSB. On one hadn they are form statistical fitted stock assessment models so they do fit the data. But on the other hand based on very different assumptions – it is a surprise we get differences…</w:t>
      </w:r>
    </w:p>
    <w:p w14:paraId="0ED597C7" w14:textId="77777777" w:rsidR="009C1AC7" w:rsidRPr="00C57B85" w:rsidRDefault="009C1AC7" w:rsidP="001B012A">
      <w:pPr>
        <w:pStyle w:val="Kommentarer"/>
        <w:rPr>
          <w:lang w:val="en-GB"/>
        </w:rPr>
      </w:pPr>
    </w:p>
    <w:p w14:paraId="332C7886" w14:textId="77777777" w:rsidR="009C1AC7" w:rsidRPr="00C57B85" w:rsidRDefault="009C1AC7" w:rsidP="001B012A">
      <w:pPr>
        <w:pStyle w:val="Kommentarer"/>
        <w:rPr>
          <w:lang w:val="en-GB"/>
        </w:rPr>
      </w:pPr>
      <w:r w:rsidRPr="00C57B85">
        <w:rPr>
          <w:lang w:val="en-GB"/>
        </w:rPr>
        <w:t>So you might want to think about comparing what happens if you fit to catches (rather than only SSB )</w:t>
      </w:r>
    </w:p>
    <w:p w14:paraId="4C186E3E" w14:textId="77777777" w:rsidR="009C1AC7" w:rsidRPr="00C57B85" w:rsidRDefault="009C1AC7" w:rsidP="001B012A">
      <w:pPr>
        <w:pStyle w:val="Kommentarer"/>
        <w:rPr>
          <w:lang w:val="en-GB"/>
        </w:rPr>
      </w:pPr>
    </w:p>
    <w:p w14:paraId="604A17E3" w14:textId="77777777" w:rsidR="009C1AC7" w:rsidRPr="00C57B85" w:rsidRDefault="009C1AC7" w:rsidP="001B012A">
      <w:pPr>
        <w:pStyle w:val="Kommentarer"/>
        <w:rPr>
          <w:lang w:val="en-GB"/>
        </w:rPr>
      </w:pPr>
      <w:r w:rsidRPr="00C57B85">
        <w:rPr>
          <w:lang w:val="en-GB"/>
        </w:rPr>
        <w:t>But there is no single way to do this…. So you need to also use your judgement about the system to decide what is most appropriate</w:t>
      </w:r>
    </w:p>
  </w:comment>
  <w:comment w:id="133" w:author="Max Lindmark [2]" w:date="2019-08-02T11:02:00Z" w:initials="ML">
    <w:p w14:paraId="48BA7615" w14:textId="30ACAB42" w:rsidR="009C1AC7" w:rsidRPr="00EE1CF3" w:rsidRDefault="009C1AC7" w:rsidP="001B012A">
      <w:pPr>
        <w:pStyle w:val="Kommentarer"/>
        <w:rPr>
          <w:rStyle w:val="Kommentarsreferens"/>
          <w:lang w:val="en-GB"/>
        </w:rPr>
      </w:pPr>
      <w:r>
        <w:rPr>
          <w:rStyle w:val="Kommentarsreferens"/>
        </w:rPr>
        <w:annotationRef/>
      </w:r>
      <w:r w:rsidRPr="00EE1CF3">
        <w:rPr>
          <w:rStyle w:val="Kommentarsreferens"/>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9C1AC7" w:rsidRPr="00EE1CF3" w:rsidRDefault="009C1AC7" w:rsidP="001B012A">
      <w:pPr>
        <w:pStyle w:val="Kommentarer"/>
        <w:rPr>
          <w:rStyle w:val="Kommentarsreferens"/>
          <w:lang w:val="en-GB"/>
        </w:rPr>
      </w:pPr>
    </w:p>
    <w:p w14:paraId="158357BA" w14:textId="3AD7C062" w:rsidR="009C1AC7" w:rsidRPr="00EE1CF3" w:rsidRDefault="009C1AC7" w:rsidP="001B012A">
      <w:pPr>
        <w:pStyle w:val="Kommentarer"/>
        <w:rPr>
          <w:lang w:val="en-GB"/>
        </w:rPr>
      </w:pPr>
      <w:r w:rsidRPr="00EE1CF3">
        <w:rPr>
          <w:rStyle w:val="Kommentarsreferens"/>
          <w:lang w:val="en-GB"/>
        </w:rPr>
        <w:t>There is also serious misreporting of catches for the pelagic species (which also affects the SSBs, but perhaps not to the same degree).</w:t>
      </w:r>
    </w:p>
  </w:comment>
  <w:comment w:id="135" w:author="Asta Audzijonyte" w:date="2020-01-10T14:15:00Z" w:initials="AA">
    <w:p w14:paraId="06F1D301" w14:textId="1E87D320" w:rsidR="009C1AC7" w:rsidRPr="00EE1CF3" w:rsidRDefault="009C1AC7">
      <w:pPr>
        <w:pStyle w:val="Kommentarer"/>
        <w:rPr>
          <w:lang w:val="en-GB"/>
        </w:rPr>
      </w:pPr>
      <w:r>
        <w:rPr>
          <w:rStyle w:val="Kommentarsreferens"/>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136" w:author="Max Lindmark" w:date="2020-01-22T14:44:00Z" w:initials="ML">
    <w:p w14:paraId="6353B54F" w14:textId="49242960" w:rsidR="009C1AC7" w:rsidRPr="00C57B85" w:rsidRDefault="009C1AC7">
      <w:pPr>
        <w:pStyle w:val="Kommentarer"/>
        <w:rPr>
          <w:lang w:val="en-GB"/>
        </w:rPr>
      </w:pPr>
      <w:r>
        <w:rPr>
          <w:rStyle w:val="Kommentarsreferens"/>
        </w:rPr>
        <w:annotationRef/>
      </w:r>
      <w:r w:rsidRPr="00C57B85">
        <w:rPr>
          <w:lang w:val="en-GB"/>
        </w:rPr>
        <w:t>I have expanded on this now! And erepro is disuccsed when I describe the recruitment</w:t>
      </w:r>
    </w:p>
  </w:comment>
  <w:comment w:id="137" w:author="Anna Gårdmark" w:date="2020-02-07T13:42:00Z" w:initials="AG">
    <w:p w14:paraId="2514F1A6" w14:textId="362D90EE" w:rsidR="009C1AC7" w:rsidRPr="002A1574" w:rsidRDefault="009C1AC7">
      <w:pPr>
        <w:pStyle w:val="Kommentarer"/>
        <w:rPr>
          <w:lang w:val="en-GB"/>
        </w:rPr>
      </w:pPr>
      <w:r>
        <w:rPr>
          <w:rStyle w:val="Kommentarsreferens"/>
        </w:rPr>
        <w:annotationRef/>
      </w:r>
      <w:r w:rsidRPr="00787D7E">
        <w:rPr>
          <w:lang w:val="en-GB"/>
        </w:rPr>
        <w:t>’external density-dependent’ is not explanatory  (actually, to me it sounds wrong, because it is still an intra-specific interaction). I’m guessing you mean ‘external’ as lumping all other potential density-dependent effects other than those that emerge from the more explicit intgeractions in the size-structured part of the model”. See if you agree with my suggestion in track changes; if not, make sure to provide another explanation (in this sentence)</w:t>
      </w:r>
    </w:p>
  </w:comment>
  <w:comment w:id="138" w:author="Max Lindmark" w:date="2020-02-08T15:00:00Z" w:initials="ML">
    <w:p w14:paraId="4536F1B6" w14:textId="7A995196" w:rsidR="009C1AC7" w:rsidRPr="00143F3F" w:rsidRDefault="009C1AC7">
      <w:pPr>
        <w:pStyle w:val="Kommentarer"/>
        <w:rPr>
          <w:lang w:val="en-US"/>
        </w:rPr>
      </w:pPr>
      <w:r>
        <w:rPr>
          <w:rStyle w:val="Kommentarsreferens"/>
        </w:rPr>
        <w:annotationRef/>
      </w:r>
      <w:r w:rsidRPr="00143F3F">
        <w:rPr>
          <w:lang w:val="en-US"/>
        </w:rPr>
        <w:t xml:space="preserve">External as in not a </w:t>
      </w:r>
      <w:r>
        <w:rPr>
          <w:lang w:val="en-US"/>
        </w:rPr>
        <w:t>result from the modelled interactions and does not enter the energy flow elsewhere. Removed it though and explain what it is we look at. The SSR is described with egg production.</w:t>
      </w:r>
    </w:p>
  </w:comment>
  <w:comment w:id="139" w:author="Anna Gårdmark" w:date="2020-02-09T09:30:00Z" w:initials="AG">
    <w:p w14:paraId="736806C3" w14:textId="72FFD6AA" w:rsidR="00327E26" w:rsidRDefault="00327E26">
      <w:pPr>
        <w:pStyle w:val="Kommentarer"/>
      </w:pPr>
      <w:r>
        <w:rPr>
          <w:rStyle w:val="Kommentarsreferens"/>
        </w:rPr>
        <w:annotationRef/>
      </w:r>
      <w:r>
        <w:t>better now</w:t>
      </w:r>
    </w:p>
  </w:comment>
  <w:comment w:id="145" w:author="Max Lindmark" w:date="2020-01-21T17:33:00Z" w:initials="ML">
    <w:p w14:paraId="3C70ED48" w14:textId="77777777" w:rsidR="009C1AC7" w:rsidRPr="00C57B85" w:rsidRDefault="009C1AC7" w:rsidP="00EF66DC">
      <w:pPr>
        <w:pStyle w:val="Kommentarer"/>
        <w:rPr>
          <w:rStyle w:val="Kommentarsreferens"/>
          <w:lang w:val="en-GB"/>
        </w:rPr>
      </w:pPr>
      <w:r>
        <w:rPr>
          <w:rStyle w:val="Kommentarsreferens"/>
        </w:rPr>
        <w:annotationRef/>
      </w:r>
      <w:r w:rsidRPr="00C57B85">
        <w:rPr>
          <w:rStyle w:val="Kommentarsreferens"/>
          <w:lang w:val="en-GB"/>
        </w:rPr>
        <w:t>I added a few sentences here.</w:t>
      </w:r>
    </w:p>
    <w:p w14:paraId="534BA6BE" w14:textId="77777777" w:rsidR="009C1AC7" w:rsidRPr="00C57B85" w:rsidRDefault="009C1AC7" w:rsidP="00EF66DC">
      <w:pPr>
        <w:pStyle w:val="Kommentarer"/>
        <w:rPr>
          <w:rStyle w:val="Kommentarsreferens"/>
          <w:lang w:val="en-GB"/>
        </w:rPr>
      </w:pPr>
    </w:p>
    <w:p w14:paraId="18489AB9" w14:textId="77777777" w:rsidR="009C1AC7" w:rsidRPr="00C57B85" w:rsidRDefault="009C1AC7" w:rsidP="00EF66DC">
      <w:pPr>
        <w:pStyle w:val="Kommentarer"/>
        <w:rPr>
          <w:rStyle w:val="Kommentarsreferens"/>
          <w:lang w:val="en-GB"/>
        </w:rPr>
      </w:pPr>
      <w:r>
        <w:rPr>
          <w:rStyle w:val="Kommentarsreferens"/>
        </w:rPr>
        <w:annotationRef/>
      </w:r>
      <w:r w:rsidRPr="00C57B85">
        <w:rPr>
          <w:rStyle w:val="Kommentarsreferens"/>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9C1AC7" w:rsidRPr="00C57B85" w:rsidRDefault="009C1AC7" w:rsidP="00EF66DC">
      <w:pPr>
        <w:pStyle w:val="Kommentarer"/>
        <w:rPr>
          <w:rStyle w:val="Kommentarsreferens"/>
          <w:lang w:val="en-GB"/>
        </w:rPr>
      </w:pPr>
    </w:p>
    <w:p w14:paraId="3BED5579" w14:textId="08F3185D" w:rsidR="009C1AC7" w:rsidRPr="00C57B85" w:rsidRDefault="009C1AC7" w:rsidP="00EF66DC">
      <w:pPr>
        <w:pStyle w:val="Kommentarer"/>
        <w:rPr>
          <w:lang w:val="en-GB"/>
        </w:rPr>
      </w:pPr>
      <w:r w:rsidRPr="00C57B85">
        <w:rPr>
          <w:rStyle w:val="Kommentarsreferens"/>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154" w:author="Anna Gårdmark" w:date="2020-02-09T09:31:00Z" w:initials="AG">
    <w:p w14:paraId="2381C484" w14:textId="5516EDC0" w:rsidR="00327E26" w:rsidRPr="00327E26" w:rsidRDefault="00327E26">
      <w:pPr>
        <w:pStyle w:val="Kommentarer"/>
        <w:rPr>
          <w:lang w:val="en-GB"/>
        </w:rPr>
      </w:pPr>
      <w:r>
        <w:rPr>
          <w:rStyle w:val="Kommentarsreferens"/>
        </w:rPr>
        <w:annotationRef/>
      </w:r>
      <w:r w:rsidRPr="00327E26">
        <w:rPr>
          <w:lang w:val="en-GB"/>
        </w:rPr>
        <w:t>good that you corrected these!</w:t>
      </w:r>
    </w:p>
  </w:comment>
  <w:comment w:id="162" w:author="Asta Audzijonyte" w:date="2020-01-10T16:45:00Z" w:initials="AA">
    <w:p w14:paraId="3002707A" w14:textId="77777777" w:rsidR="009C1AC7" w:rsidRPr="00EE1CF3" w:rsidRDefault="009C1AC7">
      <w:pPr>
        <w:pStyle w:val="Kommentarer"/>
        <w:rPr>
          <w:lang w:val="en-GB"/>
        </w:rPr>
      </w:pPr>
      <w:r>
        <w:rPr>
          <w:rStyle w:val="Kommentarsreferens"/>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9C1AC7" w:rsidRPr="00EE1CF3" w:rsidRDefault="009C1AC7">
      <w:pPr>
        <w:pStyle w:val="Kommentarer"/>
        <w:rPr>
          <w:lang w:val="en-GB"/>
        </w:rPr>
      </w:pPr>
    </w:p>
    <w:p w14:paraId="1DEC69D6" w14:textId="2CDD9917" w:rsidR="009C1AC7" w:rsidRPr="00EE1CF3" w:rsidRDefault="009C1AC7">
      <w:pPr>
        <w:pStyle w:val="Kommentarer"/>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163" w:author="Anna Gårdmark" w:date="2020-01-13T13:09:00Z" w:initials="AG">
    <w:p w14:paraId="5D806F21" w14:textId="7A77CEE2" w:rsidR="009C1AC7" w:rsidRPr="00C343FD" w:rsidRDefault="009C1AC7">
      <w:pPr>
        <w:pStyle w:val="Kommentarer"/>
        <w:rPr>
          <w:lang w:val="en-GB"/>
        </w:rPr>
      </w:pPr>
      <w:r>
        <w:rPr>
          <w:rStyle w:val="Kommentarsreferens"/>
        </w:rPr>
        <w:annotationRef/>
      </w:r>
      <w:r w:rsidRPr="00C343FD">
        <w:rPr>
          <w:lang w:val="en-GB"/>
        </w:rPr>
        <w:t>good points. The latter one is important to bring up in the discussion</w:t>
      </w:r>
    </w:p>
  </w:comment>
  <w:comment w:id="164" w:author="Max Lindmark" w:date="2020-01-21T18:09:00Z" w:initials="ML">
    <w:p w14:paraId="3C50083A" w14:textId="77777777" w:rsidR="009C1AC7" w:rsidRPr="00C57B85" w:rsidRDefault="009C1AC7">
      <w:pPr>
        <w:pStyle w:val="Kommentarer"/>
        <w:rPr>
          <w:lang w:val="en-GB"/>
        </w:rPr>
      </w:pPr>
      <w:r>
        <w:rPr>
          <w:rStyle w:val="Kommentarsreferens"/>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9C1AC7" w:rsidRPr="00C57B85" w:rsidRDefault="009C1AC7">
      <w:pPr>
        <w:pStyle w:val="Kommentarer"/>
        <w:rPr>
          <w:lang w:val="en-GB"/>
        </w:rPr>
      </w:pPr>
    </w:p>
    <w:p w14:paraId="755B469E" w14:textId="77777777" w:rsidR="009C1AC7" w:rsidRDefault="009C1AC7">
      <w:pPr>
        <w:pStyle w:val="Kommentarer"/>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9C1AC7" w:rsidRDefault="009C1AC7">
      <w:pPr>
        <w:pStyle w:val="Kommentarer"/>
        <w:rPr>
          <w:lang w:val="en-US"/>
        </w:rPr>
      </w:pPr>
    </w:p>
    <w:p w14:paraId="4DD49427" w14:textId="7F5D6D21" w:rsidR="009C1AC7" w:rsidRPr="00542CD3" w:rsidRDefault="009C1AC7">
      <w:pPr>
        <w:pStyle w:val="Kommentarer"/>
        <w:rPr>
          <w:lang w:val="en-US"/>
        </w:rPr>
      </w:pPr>
      <w:r>
        <w:rPr>
          <w:lang w:val="en-US"/>
        </w:rPr>
        <w:t xml:space="preserve">I need to check the R_max idea though, i.e. if the increased growth and thus likely biomass production does not lead to large differences in recruitment due to them being close to R_max. I have so far only looked at R_max in the calibration, not the main analysis. </w:t>
      </w:r>
      <w:r w:rsidRPr="00542CD3">
        <w:rPr>
          <w:b/>
          <w:bCs/>
          <w:lang w:val="en-US"/>
        </w:rPr>
        <w:t>Will prioritize this next!</w:t>
      </w:r>
    </w:p>
  </w:comment>
  <w:comment w:id="165" w:author="Max Lindmark" w:date="2020-01-04T18:28:00Z" w:initials="ML">
    <w:p w14:paraId="0D32AFEB" w14:textId="77777777" w:rsidR="009C1AC7" w:rsidRPr="00EE1CF3" w:rsidRDefault="009C1AC7">
      <w:pPr>
        <w:pStyle w:val="Kommentarer"/>
        <w:rPr>
          <w:lang w:val="en-GB"/>
        </w:rPr>
      </w:pPr>
      <w:r>
        <w:rPr>
          <w:rStyle w:val="Kommentarsreferens"/>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9C1AC7" w:rsidRPr="00EE1CF3" w:rsidRDefault="009C1AC7">
      <w:pPr>
        <w:pStyle w:val="Kommentarer"/>
        <w:rPr>
          <w:lang w:val="en-GB"/>
        </w:rPr>
      </w:pPr>
    </w:p>
    <w:p w14:paraId="0F426246" w14:textId="2F862F30" w:rsidR="009C1AC7" w:rsidRPr="00EE1CF3" w:rsidRDefault="009C1AC7">
      <w:pPr>
        <w:pStyle w:val="Kommentarer"/>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166" w:author="Asta Audzijonyte" w:date="2020-01-10T16:10:00Z" w:initials="AA">
    <w:p w14:paraId="2E795C5D" w14:textId="4B61EFCE" w:rsidR="009C1AC7" w:rsidRPr="00EE1CF3" w:rsidRDefault="009C1AC7">
      <w:pPr>
        <w:pStyle w:val="Kommentarer"/>
        <w:rPr>
          <w:lang w:val="en-GB"/>
        </w:rPr>
      </w:pPr>
      <w:r>
        <w:rPr>
          <w:rStyle w:val="Kommentarsreferens"/>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167" w:author="Asta Audzijonyte" w:date="2020-01-10T16:12:00Z" w:initials="AA">
    <w:p w14:paraId="3473C746" w14:textId="2186D947" w:rsidR="009C1AC7" w:rsidRPr="00EE1CF3" w:rsidRDefault="009C1AC7">
      <w:pPr>
        <w:pStyle w:val="Kommentarer"/>
        <w:rPr>
          <w:lang w:val="en-GB"/>
        </w:rPr>
      </w:pPr>
      <w:r>
        <w:rPr>
          <w:rStyle w:val="Kommentarsreferens"/>
        </w:rPr>
        <w:annotationRef/>
      </w:r>
      <w:r w:rsidRPr="00EE1CF3">
        <w:rPr>
          <w:lang w:val="en-GB"/>
        </w:rPr>
        <w:t xml:space="preserve">Replying to the first sentence of the comment here about the different in activation rates required – which size-at-age do you mean? Juvenile or adults? </w:t>
      </w:r>
    </w:p>
  </w:comment>
  <w:comment w:id="168" w:author="Anna Gårdmark" w:date="2020-01-13T13:19:00Z" w:initials="AG">
    <w:p w14:paraId="7912A0B1" w14:textId="2A9D09B5" w:rsidR="009C1AC7" w:rsidRPr="0063626B" w:rsidRDefault="009C1AC7">
      <w:pPr>
        <w:pStyle w:val="Kommentarer"/>
        <w:rPr>
          <w:lang w:val="en-GB"/>
        </w:rPr>
      </w:pPr>
      <w:r>
        <w:rPr>
          <w:rStyle w:val="Kommentarsreferens"/>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169" w:author="Max Lindmark" w:date="2020-01-21T18:35:00Z" w:initials="ML">
    <w:p w14:paraId="70967359" w14:textId="77777777" w:rsidR="009C1AC7" w:rsidRPr="00C57B85" w:rsidRDefault="009C1AC7">
      <w:pPr>
        <w:pStyle w:val="Kommentarer"/>
        <w:rPr>
          <w:rStyle w:val="Kommentarsreferens"/>
          <w:lang w:val="en-GB"/>
        </w:rPr>
      </w:pPr>
      <w:r w:rsidRPr="00C57B85">
        <w:rPr>
          <w:rStyle w:val="Kommentarsreferens"/>
          <w:b/>
          <w:bCs/>
          <w:lang w:val="en-GB"/>
        </w:rPr>
        <w:t xml:space="preserve">Asta#2: </w:t>
      </w:r>
      <w:r>
        <w:rPr>
          <w:rStyle w:val="Kommentarsreferens"/>
        </w:rPr>
        <w:annotationRef/>
      </w:r>
      <w:r w:rsidRPr="00C57B85">
        <w:rPr>
          <w:rStyle w:val="Kommentarsreferens"/>
          <w:lang w:val="en-GB"/>
        </w:rPr>
        <w:t>I actually meant quite broadly across all sizes when referring to the results and scenarios in my first comment here</w:t>
      </w:r>
      <w:r w:rsidRPr="009A00FD">
        <w:rPr>
          <w:rStyle w:val="Kommentarsreferens"/>
          <w:lang w:val="en-US"/>
        </w:rPr>
        <w:t xml:space="preserve"> </w:t>
      </w:r>
      <w:r>
        <w:rPr>
          <w:rStyle w:val="Kommentarsreferens"/>
          <w:lang w:val="en-US"/>
        </w:rPr>
        <w:t>(because the sign of the effect does not change over ontogeny)</w:t>
      </w:r>
      <w:r w:rsidRPr="00C57B85">
        <w:rPr>
          <w:rStyle w:val="Kommentarsreferens"/>
          <w:lang w:val="en-GB"/>
        </w:rPr>
        <w:t>.</w:t>
      </w:r>
    </w:p>
    <w:p w14:paraId="08F6F6A7" w14:textId="2BB5980A" w:rsidR="009C1AC7" w:rsidRPr="00C57B85" w:rsidRDefault="009C1AC7">
      <w:pPr>
        <w:pStyle w:val="Kommentarer"/>
        <w:rPr>
          <w:rStyle w:val="Kommentarsreferens"/>
          <w:lang w:val="en-GB"/>
        </w:rPr>
      </w:pPr>
      <w:r w:rsidRPr="00C57B85">
        <w:rPr>
          <w:rStyle w:val="Kommentarsreferens"/>
          <w:lang w:val="en-GB"/>
        </w:rPr>
        <w:t xml:space="preserve"> </w:t>
      </w:r>
    </w:p>
    <w:p w14:paraId="3EFA7D29" w14:textId="57936D1C" w:rsidR="009C1AC7" w:rsidRPr="00C57B85" w:rsidRDefault="009C1AC7" w:rsidP="00A400E1">
      <w:pPr>
        <w:pStyle w:val="Kommentarer"/>
        <w:rPr>
          <w:lang w:val="en-GB"/>
        </w:rPr>
      </w:pPr>
      <w:r w:rsidRPr="00C57B85">
        <w:rPr>
          <w:rStyle w:val="Kommentarsreferens"/>
          <w:b/>
          <w:bCs/>
          <w:lang w:val="en-GB"/>
        </w:rPr>
        <w:t xml:space="preserve">Asta#1: </w:t>
      </w:r>
      <w:r w:rsidRPr="00C57B85">
        <w:rPr>
          <w:rStyle w:val="Kommentarsreferens"/>
          <w:lang w:val="en-GB"/>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177" w:author="Anna Gårdmark" w:date="2020-01-13T13:28:00Z" w:initials="AG">
    <w:p w14:paraId="4B6860A9" w14:textId="58EE25B2" w:rsidR="009C1AC7" w:rsidRPr="001F2BB0" w:rsidRDefault="009C1AC7">
      <w:pPr>
        <w:pStyle w:val="Kommentarer"/>
        <w:rPr>
          <w:lang w:val="en-GB"/>
        </w:rPr>
      </w:pPr>
      <w:r>
        <w:rPr>
          <w:rStyle w:val="Kommentarsreferens"/>
        </w:rPr>
        <w:annotationRef/>
      </w:r>
      <w:r w:rsidRPr="001F2BB0">
        <w:rPr>
          <w:lang w:val="en-GB"/>
        </w:rPr>
        <w:t>interesting – why do you think this is?</w:t>
      </w:r>
    </w:p>
  </w:comment>
  <w:comment w:id="178" w:author="Max Lindmark" w:date="2020-01-27T17:51:00Z" w:initials="ML">
    <w:p w14:paraId="0C637F24" w14:textId="77777777" w:rsidR="009C1AC7" w:rsidRDefault="009C1AC7">
      <w:pPr>
        <w:pStyle w:val="Kommentarer"/>
        <w:rPr>
          <w:lang w:val="en-US"/>
        </w:rPr>
      </w:pPr>
      <w:r>
        <w:rPr>
          <w:rStyle w:val="Kommentarsreferens"/>
        </w:rPr>
        <w:annotationRef/>
      </w:r>
      <w:r w:rsidRPr="00BA6B1B">
        <w:rPr>
          <w:lang w:val="en-US"/>
        </w:rPr>
        <w:t>That’s a</w:t>
      </w:r>
      <w:r>
        <w:rPr>
          <w:lang w:val="en-US"/>
        </w:rPr>
        <w:t xml:space="preserve"> very</w:t>
      </w:r>
      <w:r w:rsidRPr="00BA6B1B">
        <w:rPr>
          <w:lang w:val="en-US"/>
        </w:rPr>
        <w:t xml:space="preserve"> good question</w:t>
      </w:r>
      <w:r>
        <w:rPr>
          <w:lang w:val="en-US"/>
        </w:rPr>
        <w:t>… I though a lot about it and now I think it’s because the projections use the overall mean FMSY values, which is much lower than the extremely high 0.9 used for the calibration (mean F in 1992-2002)…</w:t>
      </w:r>
    </w:p>
    <w:p w14:paraId="0F745047" w14:textId="77777777" w:rsidR="009C1AC7" w:rsidRDefault="009C1AC7">
      <w:pPr>
        <w:pStyle w:val="Kommentarer"/>
        <w:rPr>
          <w:lang w:val="en-US"/>
        </w:rPr>
      </w:pPr>
    </w:p>
    <w:p w14:paraId="531C9033" w14:textId="2BC65669" w:rsidR="009C1AC7" w:rsidRDefault="009C1AC7">
      <w:pPr>
        <w:pStyle w:val="Kommentarer"/>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9C1AC7" w:rsidRPr="002C0EE7" w:rsidRDefault="009C1AC7">
      <w:pPr>
        <w:pStyle w:val="Kommentarer"/>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9C1AC7" w:rsidRDefault="009C1AC7">
      <w:pPr>
        <w:pStyle w:val="Kommentarer"/>
        <w:rPr>
          <w:lang w:val="en-US"/>
        </w:rPr>
      </w:pPr>
    </w:p>
    <w:p w14:paraId="40000D6C" w14:textId="2C2A1A41" w:rsidR="009C1AC7" w:rsidRPr="00BA6B1B" w:rsidRDefault="009C1AC7">
      <w:pPr>
        <w:pStyle w:val="Kommentarer"/>
        <w:rPr>
          <w:lang w:val="en-US"/>
        </w:rPr>
      </w:pPr>
      <w:r>
        <w:rPr>
          <w:lang w:val="en-US"/>
        </w:rPr>
        <w:t>Or we just say it could contribute and that those F-values anyway and point to the non-time-varying simulations for FMSY and such.</w:t>
      </w:r>
    </w:p>
  </w:comment>
  <w:comment w:id="179" w:author="Anna Gårdmark" w:date="2020-01-29T14:46:00Z" w:initials="AG">
    <w:p w14:paraId="74CD18B6" w14:textId="76FF109C" w:rsidR="009C1AC7" w:rsidRPr="002A36ED" w:rsidRDefault="009C1AC7">
      <w:pPr>
        <w:pStyle w:val="Kommentarer"/>
        <w:rPr>
          <w:lang w:val="en-GB"/>
        </w:rPr>
      </w:pPr>
      <w:r>
        <w:rPr>
          <w:rStyle w:val="Kommentarsreferens"/>
        </w:rPr>
        <w:annotationRef/>
      </w:r>
      <w:r w:rsidRPr="002A36ED">
        <w:rPr>
          <w:lang w:val="en-GB"/>
        </w:rPr>
        <w:t xml:space="preserve">For the paper that would be a helpful analysis. </w:t>
      </w:r>
      <w:r>
        <w:rPr>
          <w:lang w:val="en-GB"/>
        </w:rPr>
        <w:t>If you have time and want to prioritize it also before the thesis hand-in (and defense), then go ahead. Else you have your back-up planned, I see.</w:t>
      </w:r>
    </w:p>
  </w:comment>
  <w:comment w:id="181" w:author="Max Lindmark" w:date="2020-02-08T16:17:00Z" w:initials="ML">
    <w:p w14:paraId="48E67663" w14:textId="1A4342AC" w:rsidR="009C1AC7" w:rsidRPr="00923704" w:rsidRDefault="009C1AC7">
      <w:pPr>
        <w:pStyle w:val="Kommentarer"/>
        <w:rPr>
          <w:lang w:val="en-US"/>
        </w:rPr>
      </w:pPr>
      <w:r>
        <w:rPr>
          <w:rStyle w:val="Kommentarsreferens"/>
        </w:rPr>
        <w:annotationRef/>
      </w:r>
      <w:r w:rsidRPr="00923704">
        <w:rPr>
          <w:lang w:val="en-US"/>
        </w:rPr>
        <w:t>This is of course just one of the results</w:t>
      </w:r>
      <w:r>
        <w:rPr>
          <w:lang w:val="en-US"/>
        </w:rPr>
        <w:t xml:space="preserve"> (as the alternative), but it reflects the scenarios we believe are most accurate, I think. </w:t>
      </w:r>
    </w:p>
  </w:comment>
  <w:comment w:id="182" w:author="Anna Gårdmark" w:date="2020-02-09T09:32:00Z" w:initials="AG">
    <w:p w14:paraId="7CF4AD59" w14:textId="1173AE50" w:rsidR="00327E26" w:rsidRPr="00327E26" w:rsidRDefault="00327E26">
      <w:pPr>
        <w:pStyle w:val="Kommentarer"/>
        <w:rPr>
          <w:lang w:val="en-GB"/>
        </w:rPr>
      </w:pPr>
      <w:r>
        <w:rPr>
          <w:rStyle w:val="Kommentarsreferens"/>
        </w:rPr>
        <w:annotationRef/>
      </w:r>
      <w:r w:rsidRPr="00787D7E">
        <w:rPr>
          <w:highlight w:val="yellow"/>
          <w:lang w:val="en-GB"/>
        </w:rPr>
        <w:t>go for that then. In any case it is now much better with the informative headings.</w:t>
      </w:r>
    </w:p>
  </w:comment>
  <w:comment w:id="191" w:author="Anna Gårdmark" w:date="2020-02-09T09:33:00Z" w:initials="AG">
    <w:p w14:paraId="676FA747" w14:textId="436E236C" w:rsidR="00327E26" w:rsidRPr="00327E26" w:rsidRDefault="00327E26">
      <w:pPr>
        <w:pStyle w:val="Kommentarer"/>
        <w:rPr>
          <w:lang w:val="en-GB"/>
        </w:rPr>
      </w:pPr>
      <w:r>
        <w:rPr>
          <w:rStyle w:val="Kommentarsreferens"/>
        </w:rPr>
        <w:annotationRef/>
      </w:r>
      <w:r w:rsidRPr="00327E26">
        <w:rPr>
          <w:lang w:val="en-GB"/>
        </w:rPr>
        <w:t>just a detail in case you want to avoid repetition</w:t>
      </w:r>
    </w:p>
  </w:comment>
  <w:comment w:id="195" w:author="Anna Gårdmark" w:date="2020-01-13T13:51:00Z" w:initials="AG">
    <w:p w14:paraId="0E6B3094" w14:textId="39A296DD" w:rsidR="009C1AC7" w:rsidRPr="00702530" w:rsidRDefault="009C1AC7">
      <w:pPr>
        <w:pStyle w:val="Kommentarer"/>
        <w:rPr>
          <w:lang w:val="en-GB"/>
        </w:rPr>
      </w:pPr>
      <w:r>
        <w:rPr>
          <w:rStyle w:val="Kommentarsreferens"/>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196" w:author="Max Lindmark" w:date="2020-01-21T18:31:00Z" w:initials="ML">
    <w:p w14:paraId="45FD10EF" w14:textId="61E81321" w:rsidR="009C1AC7" w:rsidRPr="00786BD5" w:rsidRDefault="009C1AC7">
      <w:pPr>
        <w:pStyle w:val="Kommentarer"/>
        <w:rPr>
          <w:lang w:val="en-US"/>
        </w:rPr>
      </w:pPr>
      <w:r w:rsidRPr="00206E44">
        <w:rPr>
          <w:rStyle w:val="Kommentarsreferens"/>
          <w:color w:val="FF0000"/>
        </w:rPr>
        <w:annotationRef/>
      </w:r>
      <w:r>
        <w:rPr>
          <w:lang w:val="en-US"/>
        </w:rPr>
        <w:t>Because I updated the scenario that I didn’t have uncertainty on before, this point is not as important as the results are generally clearer.</w:t>
      </w:r>
    </w:p>
  </w:comment>
  <w:comment w:id="197" w:author="Anna Gårdmark" w:date="2020-01-29T15:31:00Z" w:initials="AG">
    <w:p w14:paraId="29207F21" w14:textId="0C20978C" w:rsidR="009C1AC7" w:rsidRPr="00B5532D" w:rsidRDefault="009C1AC7">
      <w:pPr>
        <w:pStyle w:val="Kommentarer"/>
        <w:rPr>
          <w:lang w:val="en-GB"/>
        </w:rPr>
      </w:pPr>
      <w:r>
        <w:rPr>
          <w:rStyle w:val="Kommentarsreferens"/>
        </w:rPr>
        <w:annotationRef/>
      </w:r>
      <w:r w:rsidRPr="00B5532D">
        <w:rPr>
          <w:lang w:val="en-GB"/>
        </w:rPr>
        <w:t>ok, but which sizes of fish is it ”that constitute the main catches”?</w:t>
      </w:r>
    </w:p>
  </w:comment>
  <w:comment w:id="198" w:author="Max Lindmark" w:date="2020-02-04T16:24:00Z" w:initials="ML">
    <w:p w14:paraId="51BF994E" w14:textId="77777777" w:rsidR="009C1AC7" w:rsidRDefault="009C1AC7">
      <w:pPr>
        <w:pStyle w:val="Kommentarer"/>
        <w:rPr>
          <w:lang w:val="en-US"/>
        </w:rPr>
      </w:pPr>
      <w:r>
        <w:rPr>
          <w:rStyle w:val="Kommentarsreferens"/>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9C1AC7" w:rsidRDefault="009C1AC7">
      <w:pPr>
        <w:pStyle w:val="Kommentarer"/>
        <w:rPr>
          <w:lang w:val="en-US"/>
        </w:rPr>
      </w:pPr>
    </w:p>
    <w:p w14:paraId="7FDE44FD" w14:textId="7FB08A4C" w:rsidR="009C1AC7" w:rsidRPr="00413508" w:rsidRDefault="009C1AC7">
      <w:pPr>
        <w:pStyle w:val="Kommentarer"/>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199" w:author="Anna Gårdmark" w:date="2020-02-07T14:16:00Z" w:initials="AG">
    <w:p w14:paraId="4CC92067" w14:textId="0955E4F6" w:rsidR="009C1AC7" w:rsidRPr="00DF630A" w:rsidRDefault="009C1AC7">
      <w:pPr>
        <w:pStyle w:val="Kommentarer"/>
        <w:rPr>
          <w:lang w:val="en-GB"/>
        </w:rPr>
      </w:pPr>
      <w:r>
        <w:rPr>
          <w:rStyle w:val="Kommentarsreferens"/>
        </w:rPr>
        <w:annotationRef/>
      </w:r>
      <w:r w:rsidRPr="00DF630A">
        <w:rPr>
          <w:lang w:val="en-GB"/>
        </w:rPr>
        <w:t>later on, for the paper to be submitted, I think you should try to present size-distribution of catches; for noe it could, due to time constraints, pass.</w:t>
      </w:r>
    </w:p>
  </w:comment>
  <w:comment w:id="211" w:author="Anna Gårdmark" w:date="2020-02-07T16:36:00Z" w:initials="AG">
    <w:p w14:paraId="5A291AD8" w14:textId="2F6D232C" w:rsidR="009C1AC7" w:rsidRPr="000A6E36" w:rsidRDefault="009C1AC7">
      <w:pPr>
        <w:pStyle w:val="Kommentarer"/>
        <w:rPr>
          <w:lang w:val="en-GB"/>
        </w:rPr>
      </w:pPr>
      <w:r>
        <w:rPr>
          <w:rStyle w:val="Kommentarsreferens"/>
        </w:rPr>
        <w:annotationRef/>
      </w:r>
      <w:r w:rsidRPr="000A6E36">
        <w:rPr>
          <w:lang w:val="en-GB"/>
        </w:rPr>
        <w:t xml:space="preserve">are the results in this last section enough to answer your (implicit) question </w:t>
      </w:r>
      <w:r>
        <w:rPr>
          <w:color w:val="1F497D"/>
          <w:lang w:val="en-US"/>
        </w:rPr>
        <w:t>is it bottom-up or top-down warming effects, and responses in abundance or in body growth, that  drive changes in yields with warming?</w:t>
      </w:r>
    </w:p>
  </w:comment>
  <w:comment w:id="212" w:author="Max Lindmark" w:date="2020-02-08T15:18:00Z" w:initials="ML">
    <w:p w14:paraId="3023FA95" w14:textId="47E478CF" w:rsidR="009C1AC7" w:rsidRPr="001E3E71" w:rsidRDefault="009C1AC7">
      <w:pPr>
        <w:pStyle w:val="Kommentarer"/>
        <w:rPr>
          <w:lang w:val="en-US"/>
        </w:rPr>
      </w:pPr>
      <w:r>
        <w:rPr>
          <w:rStyle w:val="Kommentarsreferens"/>
        </w:rPr>
        <w:annotationRef/>
      </w:r>
      <w:r w:rsidRPr="001E3E71">
        <w:rPr>
          <w:lang w:val="en-US"/>
        </w:rPr>
        <w:t>I assume they are no</w:t>
      </w:r>
      <w:r>
        <w:rPr>
          <w:lang w:val="en-US"/>
        </w:rPr>
        <w:t>t based on your comment, but don’t know if you refer to something I did not bring up or did not analyze.</w:t>
      </w:r>
    </w:p>
  </w:comment>
  <w:comment w:id="213" w:author="Anna Gårdmark" w:date="2020-02-09T09:34:00Z" w:initials="AG">
    <w:p w14:paraId="75984DE1" w14:textId="62B68910" w:rsidR="00327E26" w:rsidRDefault="00327E26">
      <w:pPr>
        <w:pStyle w:val="Kommentarer"/>
        <w:rPr>
          <w:lang w:val="en-GB"/>
        </w:rPr>
      </w:pPr>
      <w:r>
        <w:rPr>
          <w:rStyle w:val="Kommentarsreferens"/>
        </w:rPr>
        <w:annotationRef/>
      </w:r>
      <w:r w:rsidRPr="00327E26">
        <w:rPr>
          <w:lang w:val="en-GB"/>
        </w:rPr>
        <w:t xml:space="preserve">(don’t quite follow your </w:t>
      </w:r>
      <w:r>
        <w:rPr>
          <w:lang w:val="en-GB"/>
        </w:rPr>
        <w:t>reply here): Wh</w:t>
      </w:r>
      <w:r w:rsidRPr="00327E26">
        <w:rPr>
          <w:lang w:val="en-GB"/>
        </w:rPr>
        <w:t xml:space="preserve">at I meant was, have you </w:t>
      </w:r>
      <w:r>
        <w:rPr>
          <w:lang w:val="en-GB"/>
        </w:rPr>
        <w:t xml:space="preserve">presented (and, obviously, </w:t>
      </w:r>
      <w:r w:rsidRPr="00327E26">
        <w:rPr>
          <w:lang w:val="en-GB"/>
        </w:rPr>
        <w:t>produced</w:t>
      </w:r>
      <w:r>
        <w:rPr>
          <w:lang w:val="en-GB"/>
        </w:rPr>
        <w:t>)</w:t>
      </w:r>
      <w:r w:rsidRPr="00327E26">
        <w:rPr>
          <w:lang w:val="en-GB"/>
        </w:rPr>
        <w:t xml:space="preserve"> the results you need</w:t>
      </w:r>
      <w:r>
        <w:rPr>
          <w:lang w:val="en-GB"/>
        </w:rPr>
        <w:t xml:space="preserve"> in order</w:t>
      </w:r>
      <w:r w:rsidRPr="00327E26">
        <w:rPr>
          <w:lang w:val="en-GB"/>
        </w:rPr>
        <w:t xml:space="preserve"> to answer the question you set out</w:t>
      </w:r>
      <w:r>
        <w:rPr>
          <w:lang w:val="en-GB"/>
        </w:rPr>
        <w:t xml:space="preserve"> in the introduction?</w:t>
      </w:r>
    </w:p>
    <w:p w14:paraId="0FB50F98" w14:textId="524B43CB" w:rsidR="00327E26" w:rsidRPr="00327E26" w:rsidRDefault="00327E26">
      <w:pPr>
        <w:pStyle w:val="Kommentarer"/>
        <w:rPr>
          <w:lang w:val="en-GB"/>
        </w:rPr>
      </w:pPr>
      <w:r>
        <w:rPr>
          <w:lang w:val="en-GB"/>
        </w:rPr>
        <w:t>(</w:t>
      </w:r>
      <w:r w:rsidRPr="00787D7E">
        <w:rPr>
          <w:highlight w:val="yellow"/>
          <w:lang w:val="en-GB"/>
        </w:rPr>
        <w:t>At this point it is more whether you have presented what you’ve got in that manner</w:t>
      </w:r>
      <w:r w:rsidR="002C7217" w:rsidRPr="00787D7E">
        <w:rPr>
          <w:highlight w:val="yellow"/>
          <w:lang w:val="en-GB"/>
        </w:rPr>
        <w:t>; I think you do, in your first paragraph in this section. Less clear in the second paragraph, to me</w:t>
      </w:r>
      <w:r w:rsidR="002C7217">
        <w:rPr>
          <w:lang w:val="en-GB"/>
        </w:rPr>
        <w:t>.</w:t>
      </w:r>
      <w:r w:rsidR="00787D7E">
        <w:rPr>
          <w:lang w:val="en-GB"/>
        </w:rPr>
        <w:t xml:space="preserve"> But go for it, if you like.</w:t>
      </w:r>
      <w:r>
        <w:rPr>
          <w:lang w:val="en-GB"/>
        </w:rPr>
        <w:t>)</w:t>
      </w:r>
    </w:p>
  </w:comment>
  <w:comment w:id="226" w:author="Max Lindmark" w:date="2020-02-04T16:25:00Z" w:initials="ML">
    <w:p w14:paraId="03925CCC" w14:textId="03F4BDE4" w:rsidR="009C1AC7" w:rsidRPr="00413508" w:rsidRDefault="009C1AC7">
      <w:pPr>
        <w:pStyle w:val="Kommentarer"/>
        <w:rPr>
          <w:lang w:val="en-US"/>
        </w:rPr>
      </w:pPr>
      <w:r>
        <w:rPr>
          <w:highlight w:val="yellow"/>
          <w:lang w:val="en-US"/>
        </w:rPr>
        <w:t xml:space="preserve">FIX </w:t>
      </w:r>
      <w:r w:rsidRPr="00FD67B8">
        <w:rPr>
          <w:rStyle w:val="Kommentarsreferens"/>
          <w:highlight w:val="yellow"/>
        </w:rPr>
        <w:annotationRef/>
      </w:r>
      <w:r w:rsidRPr="00FD67B8">
        <w:rPr>
          <w:highlight w:val="yellow"/>
          <w:lang w:val="en-US"/>
        </w:rPr>
        <w:t xml:space="preserve"> THE</w:t>
      </w:r>
      <w:r w:rsidRPr="00061C16">
        <w:rPr>
          <w:highlight w:val="yellow"/>
          <w:lang w:val="en-US"/>
        </w:rPr>
        <w:t xml:space="preserve"> UNITS ON RIGHT COLUMN! LOOKS LIKE M^2, NOT SCALED</w:t>
      </w:r>
    </w:p>
  </w:comment>
  <w:comment w:id="256" w:author="Anna Gårdmark" w:date="2020-02-09T09:39:00Z" w:initials="AG">
    <w:p w14:paraId="30F3B419" w14:textId="322888EE" w:rsidR="002C7217" w:rsidRPr="002C7217" w:rsidRDefault="002C7217">
      <w:pPr>
        <w:pStyle w:val="Kommentarer"/>
        <w:rPr>
          <w:lang w:val="en-GB"/>
        </w:rPr>
      </w:pPr>
      <w:r>
        <w:rPr>
          <w:rStyle w:val="Kommentarsreferens"/>
        </w:rPr>
        <w:annotationRef/>
      </w:r>
      <w:r w:rsidRPr="002C7217">
        <w:rPr>
          <w:rStyle w:val="Kommentarsreferens"/>
          <w:lang w:val="en-GB"/>
        </w:rPr>
        <w:t>perhaps?</w:t>
      </w:r>
    </w:p>
  </w:comment>
  <w:comment w:id="266" w:author="Anna Gårdmark" w:date="2020-02-09T09:39:00Z" w:initials="AG">
    <w:p w14:paraId="29C5C065" w14:textId="7BD4983D" w:rsidR="002C7217" w:rsidRPr="002C7217" w:rsidRDefault="002C7217">
      <w:pPr>
        <w:pStyle w:val="Kommentarer"/>
        <w:rPr>
          <w:lang w:val="en-GB"/>
        </w:rPr>
      </w:pPr>
      <w:r>
        <w:rPr>
          <w:rStyle w:val="Kommentarsreferens"/>
        </w:rPr>
        <w:annotationRef/>
      </w:r>
      <w:r w:rsidRPr="008C62F4">
        <w:rPr>
          <w:rStyle w:val="Kommentarsreferens"/>
          <w:highlight w:val="yellow"/>
          <w:lang w:val="en-GB"/>
        </w:rPr>
        <w:t>or somehow indicate that these results are in line with previous modelling studies (that’s important – else it sounds as if your model is wrong – rather than the assumption in this scenario)</w:t>
      </w:r>
    </w:p>
  </w:comment>
  <w:comment w:id="330" w:author="Anna Gårdmark" w:date="2020-02-07T16:45:00Z" w:initials="AG">
    <w:p w14:paraId="728CB664" w14:textId="4AA1703E" w:rsidR="009C1AC7" w:rsidRPr="000016E7" w:rsidRDefault="009C1AC7">
      <w:pPr>
        <w:pStyle w:val="Kommentarer"/>
        <w:rPr>
          <w:lang w:val="en-GB"/>
        </w:rPr>
      </w:pPr>
      <w:r>
        <w:rPr>
          <w:rStyle w:val="Kommentarsreferens"/>
        </w:rPr>
        <w:annotationRef/>
      </w:r>
      <w:r w:rsidRPr="000016E7">
        <w:rPr>
          <w:lang w:val="en-GB"/>
        </w:rPr>
        <w:t xml:space="preserve">I agree that Qs 1 &amp; 2 are linked, and need to be </w:t>
      </w:r>
      <w:r>
        <w:rPr>
          <w:lang w:val="en-GB"/>
        </w:rPr>
        <w:t>discussed at the same time. But you also need a clear answer to your first research question. For example like this.</w:t>
      </w:r>
    </w:p>
  </w:comment>
  <w:comment w:id="331" w:author="Max Lindmark" w:date="2020-02-08T16:34:00Z" w:initials="ML">
    <w:p w14:paraId="062E17E7" w14:textId="13637EBA" w:rsidR="009C1AC7" w:rsidRPr="003A6B64" w:rsidRDefault="009C1AC7">
      <w:pPr>
        <w:pStyle w:val="Kommentarer"/>
        <w:rPr>
          <w:lang w:val="en-US"/>
        </w:rPr>
      </w:pPr>
      <w:r>
        <w:rPr>
          <w:rStyle w:val="Kommentarsreferens"/>
        </w:rPr>
        <w:annotationRef/>
      </w:r>
      <w:r w:rsidRPr="003A6B64">
        <w:rPr>
          <w:lang w:val="en-US"/>
        </w:rPr>
        <w:t>I disagree that we need two paragraphs for that</w:t>
      </w:r>
      <w:r>
        <w:rPr>
          <w:lang w:val="en-US"/>
        </w:rPr>
        <w:t>, and I think the ending was a bit strange since it’s widely known and not specific to this study.</w:t>
      </w:r>
    </w:p>
  </w:comment>
  <w:comment w:id="332" w:author="Anna Gårdmark" w:date="2020-02-09T09:53:00Z" w:initials="AG">
    <w:p w14:paraId="3FDDB1E8" w14:textId="30018371" w:rsidR="008C62F4" w:rsidRPr="008C62F4" w:rsidRDefault="008C62F4">
      <w:pPr>
        <w:pStyle w:val="Kommentarer"/>
        <w:rPr>
          <w:lang w:val="en-GB"/>
        </w:rPr>
      </w:pPr>
      <w:r>
        <w:rPr>
          <w:rStyle w:val="Kommentarsreferens"/>
        </w:rPr>
        <w:annotationRef/>
      </w:r>
      <w:r w:rsidRPr="008C62F4">
        <w:rPr>
          <w:lang w:val="en-GB"/>
        </w:rPr>
        <w:t xml:space="preserve">You don’t have to have two separate paragraphs. </w:t>
      </w:r>
      <w:r>
        <w:rPr>
          <w:lang w:val="en-GB"/>
        </w:rPr>
        <w:t>You just have to make sure that you answer and discuss both Qs. (and don’t hide the answers in discussions of less relevance – but that is much better now)</w:t>
      </w:r>
    </w:p>
  </w:comment>
  <w:comment w:id="370" w:author="Anna Gårdmark" w:date="2020-02-09T09:41:00Z" w:initials="AG">
    <w:p w14:paraId="59E04564" w14:textId="366949F5" w:rsidR="002C7217" w:rsidRPr="002C7217" w:rsidRDefault="002C7217">
      <w:pPr>
        <w:pStyle w:val="Kommentarer"/>
        <w:rPr>
          <w:lang w:val="en-GB"/>
        </w:rPr>
      </w:pPr>
      <w:r>
        <w:rPr>
          <w:rStyle w:val="Kommentarsreferens"/>
        </w:rPr>
        <w:annotationRef/>
      </w:r>
      <w:r w:rsidRPr="002C7217">
        <w:rPr>
          <w:rStyle w:val="Kommentarsreferens"/>
          <w:lang w:val="en-GB"/>
        </w:rPr>
        <w:t>i</w:t>
      </w:r>
      <w:r>
        <w:rPr>
          <w:rStyle w:val="Kommentarsreferens"/>
          <w:lang w:val="en-GB"/>
        </w:rPr>
        <w:t>mportant to add (or something similar)</w:t>
      </w:r>
    </w:p>
  </w:comment>
  <w:comment w:id="381" w:author="Anna Gårdmark" w:date="2020-02-09T09:41:00Z" w:initials="AG">
    <w:p w14:paraId="537BD9C3" w14:textId="54328728" w:rsidR="002C7217" w:rsidRPr="002C7217" w:rsidRDefault="002C7217">
      <w:pPr>
        <w:pStyle w:val="Kommentarer"/>
        <w:rPr>
          <w:lang w:val="en-GB"/>
        </w:rPr>
      </w:pPr>
      <w:r w:rsidRPr="002C7217">
        <w:rPr>
          <w:rStyle w:val="Kommentarsreferens"/>
          <w:highlight w:val="yellow"/>
        </w:rPr>
        <w:annotationRef/>
      </w:r>
      <w:r w:rsidRPr="002C7217">
        <w:rPr>
          <w:rStyle w:val="Kommentarsreferens"/>
          <w:highlight w:val="yellow"/>
          <w:lang w:val="en-GB"/>
        </w:rPr>
        <w:t>I don’t agree that this holds for all levels – these models do not predict faster growth of small individuals. So you need to specify predictions of what here.   (And the mechanisms aren’t the same, unless they also have used temperature-dependent physiology; you could say, I guess, that the “dominating mechanisms” are the same, as the warming-induced resource reduction and hence shift towards smaller individuals and thereby lower mean population body size is the same in both – but that’s not the only mechanisms in your model (as opposed to previous model)</w:t>
      </w:r>
    </w:p>
  </w:comment>
  <w:comment w:id="395" w:author="Anna Gårdmark" w:date="2020-02-09T09:45:00Z" w:initials="AG">
    <w:p w14:paraId="635EA0AA" w14:textId="298CEB09" w:rsidR="002C7217" w:rsidRPr="002C7217" w:rsidRDefault="002C7217">
      <w:pPr>
        <w:pStyle w:val="Kommentarer"/>
        <w:rPr>
          <w:lang w:val="en-GB"/>
        </w:rPr>
      </w:pPr>
      <w:r>
        <w:rPr>
          <w:rStyle w:val="Kommentarsreferens"/>
        </w:rPr>
        <w:annotationRef/>
      </w:r>
      <w:r w:rsidRPr="002C7217">
        <w:rPr>
          <w:rStyle w:val="Kommentarsreferens"/>
          <w:lang w:val="en-GB"/>
        </w:rPr>
        <w:t>is this addition of mine tru</w:t>
      </w:r>
      <w:r w:rsidR="008C62F4">
        <w:rPr>
          <w:rStyle w:val="Kommentarsreferens"/>
          <w:lang w:val="en-GB"/>
        </w:rPr>
        <w:t>e</w:t>
      </w:r>
      <w:r w:rsidRPr="002C7217">
        <w:rPr>
          <w:rStyle w:val="Kommentarsreferens"/>
          <w:lang w:val="en-GB"/>
        </w:rPr>
        <w:t>?</w:t>
      </w:r>
    </w:p>
  </w:comment>
  <w:comment w:id="426" w:author="Max Lindmark" w:date="2020-02-08T16:48:00Z" w:initials="ML">
    <w:p w14:paraId="23F8AC9B" w14:textId="7B517BBA" w:rsidR="009C1AC7" w:rsidRPr="006B6905" w:rsidRDefault="009C1AC7">
      <w:pPr>
        <w:pStyle w:val="Kommentarer"/>
        <w:rPr>
          <w:lang w:val="en-US"/>
        </w:rPr>
      </w:pPr>
      <w:r>
        <w:rPr>
          <w:rStyle w:val="Kommentarsreferens"/>
        </w:rPr>
        <w:annotationRef/>
      </w:r>
      <w:r w:rsidRPr="006B6905">
        <w:rPr>
          <w:lang w:val="en-US"/>
        </w:rPr>
        <w:t>I guess this can go but it signals why feeding rates would increase</w:t>
      </w:r>
    </w:p>
  </w:comment>
  <w:comment w:id="438" w:author="Anna Gårdmark" w:date="2020-02-07T16:47:00Z" w:initials="AG">
    <w:p w14:paraId="6F87C762" w14:textId="5098AA3F" w:rsidR="009C1AC7" w:rsidRPr="000016E7" w:rsidRDefault="009C1AC7">
      <w:pPr>
        <w:pStyle w:val="Kommentarer"/>
        <w:rPr>
          <w:lang w:val="en-GB"/>
        </w:rPr>
      </w:pPr>
      <w:r>
        <w:rPr>
          <w:rStyle w:val="Kommentarsreferens"/>
        </w:rPr>
        <w:annotationRef/>
      </w:r>
      <w:r w:rsidRPr="000016E7">
        <w:rPr>
          <w:lang w:val="en-GB"/>
        </w:rPr>
        <w:t xml:space="preserve">size-at-age is one possible ’driver’ of mean </w:t>
      </w:r>
      <w:r>
        <w:rPr>
          <w:lang w:val="en-GB"/>
        </w:rPr>
        <w:t>body size, so it’s not very helpful to contrast sie-at-age to mean body size, rather answer whether mean body size changes are driven by changes in size-at-age or abundance-at-size (which was your question).</w:t>
      </w:r>
    </w:p>
  </w:comment>
  <w:comment w:id="447" w:author="Anna Gårdmark" w:date="2020-02-07T16:48:00Z" w:initials="AG">
    <w:p w14:paraId="194E1180" w14:textId="5F58C7BC" w:rsidR="009C1AC7" w:rsidRPr="000016E7" w:rsidRDefault="009C1AC7">
      <w:pPr>
        <w:pStyle w:val="Kommentarer"/>
        <w:rPr>
          <w:lang w:val="en-GB"/>
        </w:rPr>
      </w:pPr>
      <w:r>
        <w:rPr>
          <w:rStyle w:val="Kommentarsreferens"/>
        </w:rPr>
        <w:annotationRef/>
      </w:r>
      <w:r>
        <w:rPr>
          <w:lang w:val="en-GB"/>
        </w:rPr>
        <w:t>(</w:t>
      </w:r>
      <w:r w:rsidRPr="000016E7">
        <w:rPr>
          <w:lang w:val="en-GB"/>
        </w:rPr>
        <w:t xml:space="preserve">I think it’s populaion mean, and not mean population. </w:t>
      </w:r>
      <w:r>
        <w:rPr>
          <w:lang w:val="en-GB"/>
        </w:rPr>
        <w:t>Check with e.g., Ed!  Population is a modifier that specifies which type of mean, if you write mean population body size, population becomes a modifier specifying which type of body size we speak of – and there is no particular body size of a population!) If you correct here, make sure to do throughout</w:t>
      </w:r>
    </w:p>
  </w:comment>
  <w:comment w:id="451" w:author="Anna Gårdmark" w:date="2020-02-07T17:00:00Z" w:initials="AG">
    <w:p w14:paraId="1E6B2815" w14:textId="4B9322E8" w:rsidR="009C1AC7" w:rsidRPr="00C02C9C" w:rsidRDefault="009C1AC7">
      <w:pPr>
        <w:pStyle w:val="Kommentarer"/>
        <w:rPr>
          <w:lang w:val="en-GB"/>
        </w:rPr>
      </w:pPr>
      <w:r>
        <w:rPr>
          <w:rStyle w:val="Kommentarsreferens"/>
        </w:rPr>
        <w:annotationRef/>
      </w:r>
      <w:r w:rsidRPr="00C02C9C">
        <w:rPr>
          <w:lang w:val="en-GB"/>
        </w:rPr>
        <w:t>lacking a link here at the end to your results; what did you find in the end, which type of temperature effects drive population size structures?</w:t>
      </w:r>
      <w:r>
        <w:rPr>
          <w:lang w:val="en-GB"/>
        </w:rPr>
        <w:t xml:space="preserve">   See suggestion for how you can link to your own results.</w:t>
      </w:r>
    </w:p>
  </w:comment>
  <w:comment w:id="452" w:author="Anna Gårdmark" w:date="2020-02-07T16:58:00Z" w:initials="AG">
    <w:p w14:paraId="2094E702" w14:textId="1E016E24" w:rsidR="009C1AC7" w:rsidRPr="00C02C9C" w:rsidRDefault="009C1AC7">
      <w:pPr>
        <w:pStyle w:val="Kommentarer"/>
        <w:rPr>
          <w:lang w:val="en-GB"/>
        </w:rPr>
      </w:pPr>
      <w:r>
        <w:rPr>
          <w:rStyle w:val="Kommentarsreferens"/>
        </w:rPr>
        <w:annotationRef/>
      </w:r>
      <w:r w:rsidRPr="00C02C9C">
        <w:rPr>
          <w:lang w:val="en-GB"/>
        </w:rPr>
        <w:t>i.e. abundance of large cod increased as soon as physiology was temperature-dependent, whereas abundance of large herring/sprat only did so</w:t>
      </w:r>
      <w:r>
        <w:rPr>
          <w:lang w:val="en-GB"/>
        </w:rPr>
        <w:t xml:space="preserve"> if there was no negative temperature-effects on resources – just so you know what I meant</w:t>
      </w:r>
    </w:p>
  </w:comment>
  <w:comment w:id="453" w:author="Max Lindmark" w:date="2020-02-08T15:52:00Z" w:initials="ML">
    <w:p w14:paraId="3BAE1B8D" w14:textId="531417D3" w:rsidR="009C1AC7" w:rsidRPr="00EC5031" w:rsidRDefault="009C1AC7">
      <w:pPr>
        <w:pStyle w:val="Kommentarer"/>
        <w:rPr>
          <w:lang w:val="en-US"/>
        </w:rPr>
      </w:pPr>
      <w:r>
        <w:rPr>
          <w:rStyle w:val="Kommentarsreferens"/>
        </w:rPr>
        <w:annotationRef/>
      </w:r>
      <w:r w:rsidRPr="00EC5031">
        <w:rPr>
          <w:lang w:val="en-US"/>
        </w:rPr>
        <w:t>I’ll skip this part here.</w:t>
      </w:r>
      <w:r>
        <w:rPr>
          <w:lang w:val="en-US"/>
        </w:rPr>
        <w:t xml:space="preserve"> It’s not important for the message I think (doesn’t have to be here at least)</w:t>
      </w:r>
    </w:p>
  </w:comment>
  <w:comment w:id="464" w:author="Anna Gårdmark" w:date="2020-02-07T17:02:00Z" w:initials="AG">
    <w:p w14:paraId="1340E02A" w14:textId="768C39A7" w:rsidR="009C1AC7" w:rsidRPr="00C02C9C" w:rsidRDefault="009C1AC7">
      <w:pPr>
        <w:pStyle w:val="Kommentarer"/>
        <w:rPr>
          <w:lang w:val="en-GB"/>
        </w:rPr>
      </w:pPr>
      <w:r>
        <w:rPr>
          <w:rStyle w:val="Kommentarsreferens"/>
        </w:rPr>
        <w:annotationRef/>
      </w:r>
      <w:r w:rsidRPr="00C02C9C">
        <w:rPr>
          <w:lang w:val="en-GB"/>
        </w:rPr>
        <w:t>need this add-on if you split the paragraphs to make a clearer point a</w:t>
      </w:r>
      <w:r>
        <w:rPr>
          <w:lang w:val="en-GB"/>
        </w:rPr>
        <w:t xml:space="preserve">bout growth in the previous one, </w:t>
      </w:r>
      <w:r w:rsidRPr="00C02C9C">
        <w:rPr>
          <w:lang w:val="en-GB"/>
        </w:rPr>
        <w:t>as this paragraph then is about population size structures and mean body size (</w:t>
      </w:r>
      <w:r>
        <w:rPr>
          <w:lang w:val="en-GB"/>
        </w:rPr>
        <w:t>and less so about growth)</w:t>
      </w:r>
    </w:p>
  </w:comment>
  <w:comment w:id="465" w:author="Max Lindmark" w:date="2020-02-08T15:57:00Z" w:initials="ML">
    <w:p w14:paraId="035B7128" w14:textId="19B33FE9" w:rsidR="009C1AC7" w:rsidRPr="002053A4" w:rsidRDefault="009C1AC7">
      <w:pPr>
        <w:pStyle w:val="Kommentarer"/>
        <w:rPr>
          <w:lang w:val="en-US"/>
        </w:rPr>
      </w:pPr>
      <w:r>
        <w:rPr>
          <w:rStyle w:val="Kommentarsreferens"/>
        </w:rPr>
        <w:annotationRef/>
      </w:r>
      <w:r w:rsidRPr="002053A4">
        <w:rPr>
          <w:lang w:val="en-US"/>
        </w:rPr>
        <w:t>I’m not sure I agree</w:t>
      </w:r>
      <w:r>
        <w:rPr>
          <w:lang w:val="en-US"/>
        </w:rPr>
        <w:t>, I didn’t understand exactly what it referred to and did seem to follow the sentence. Rewrote this last bit instead.</w:t>
      </w:r>
    </w:p>
  </w:comment>
  <w:comment w:id="474" w:author="Anna Gårdmark" w:date="2020-02-07T17:04:00Z" w:initials="AG">
    <w:p w14:paraId="19A60070" w14:textId="7E3D3301" w:rsidR="009C1AC7" w:rsidRPr="00D33669" w:rsidRDefault="009C1AC7">
      <w:pPr>
        <w:pStyle w:val="Kommentarer"/>
        <w:rPr>
          <w:lang w:val="en-GB"/>
        </w:rPr>
      </w:pPr>
      <w:r>
        <w:rPr>
          <w:rStyle w:val="Kommentarsreferens"/>
        </w:rPr>
        <w:annotationRef/>
      </w:r>
      <w:r w:rsidRPr="00D33669">
        <w:rPr>
          <w:lang w:val="en-GB"/>
        </w:rPr>
        <w:t>picky, but MSY is usually not seen as a reference point, but a target, and FMSY and SSBMSY are the reference points to achieve that target.</w:t>
      </w:r>
    </w:p>
  </w:comment>
  <w:comment w:id="510" w:author="Anna Gårdmark" w:date="2020-02-07T17:07:00Z" w:initials="AG">
    <w:p w14:paraId="2D3317DF" w14:textId="2D5B0AEB" w:rsidR="009C1AC7" w:rsidRPr="00D33669" w:rsidRDefault="009C1AC7">
      <w:pPr>
        <w:pStyle w:val="Kommentarer"/>
        <w:rPr>
          <w:lang w:val="en-GB"/>
        </w:rPr>
      </w:pPr>
      <w:r>
        <w:rPr>
          <w:rStyle w:val="Kommentarsreferens"/>
        </w:rPr>
        <w:annotationRef/>
      </w:r>
      <w:r w:rsidRPr="00D33669">
        <w:rPr>
          <w:lang w:val="en-GB"/>
        </w:rPr>
        <w:t>right</w:t>
      </w:r>
      <w:r>
        <w:rPr>
          <w:lang w:val="en-GB"/>
        </w:rPr>
        <w:t>?</w:t>
      </w:r>
      <w:r w:rsidRPr="00D33669">
        <w:rPr>
          <w:lang w:val="en-GB"/>
        </w:rPr>
        <w:t xml:space="preserve"> because we cannot </w:t>
      </w:r>
      <w:r>
        <w:rPr>
          <w:lang w:val="en-GB"/>
        </w:rPr>
        <w:t>ignore</w:t>
      </w:r>
      <w:r w:rsidRPr="00D33669">
        <w:rPr>
          <w:lang w:val="en-GB"/>
        </w:rPr>
        <w:t xml:space="preserve"> the temperature-dependence of resources either!</w:t>
      </w:r>
    </w:p>
  </w:comment>
  <w:comment w:id="526" w:author="Anna Gårdmark" w:date="2020-02-07T14:47:00Z" w:initials="AG">
    <w:p w14:paraId="602C4A7A" w14:textId="1ECF9549" w:rsidR="009C1AC7" w:rsidRPr="00A00597" w:rsidRDefault="009C1AC7">
      <w:pPr>
        <w:pStyle w:val="Kommentarer"/>
        <w:rPr>
          <w:lang w:val="en-GB"/>
        </w:rPr>
      </w:pPr>
      <w:r>
        <w:rPr>
          <w:rStyle w:val="Kommentarsreferens"/>
        </w:rPr>
        <w:annotationRef/>
      </w:r>
      <w:r w:rsidRPr="00A00597">
        <w:rPr>
          <w:lang w:val="en-GB"/>
        </w:rPr>
        <w:t>same here, we need to acknowledge the funding</w:t>
      </w:r>
    </w:p>
  </w:comment>
  <w:comment w:id="527" w:author="Max Lindmark" w:date="2019-11-20T14:29:00Z" w:initials="ML">
    <w:p w14:paraId="0758F59F" w14:textId="1E032493" w:rsidR="009C1AC7" w:rsidRPr="00EE1CF3" w:rsidRDefault="009C1AC7">
      <w:pPr>
        <w:pStyle w:val="Kommentarer"/>
        <w:rPr>
          <w:lang w:val="en-GB"/>
        </w:rPr>
      </w:pPr>
      <w:r>
        <w:rPr>
          <w:rStyle w:val="Kommentarsreferens"/>
        </w:rPr>
        <w:annotationRef/>
      </w:r>
      <w:r w:rsidRPr="00EE1CF3">
        <w:rPr>
          <w:lang w:val="en-GB"/>
        </w:rPr>
        <w:t>Does this sound OK to everyone?</w:t>
      </w:r>
    </w:p>
  </w:comment>
  <w:comment w:id="528" w:author="Anna Gårdmark" w:date="2020-01-13T14:23:00Z" w:initials="AG">
    <w:p w14:paraId="6D145A93" w14:textId="43F0C9DF" w:rsidR="009C1AC7" w:rsidRPr="00B07A94" w:rsidRDefault="009C1AC7">
      <w:pPr>
        <w:pStyle w:val="Kommentarer"/>
        <w:rPr>
          <w:lang w:val="en-GB"/>
        </w:rPr>
      </w:pPr>
      <w:r>
        <w:rPr>
          <w:rStyle w:val="Kommentarsreferens"/>
        </w:rPr>
        <w:annotationRef/>
      </w:r>
      <w:r w:rsidRPr="00B07A94">
        <w:rPr>
          <w:lang w:val="en-GB"/>
        </w:rPr>
        <w:t>fine with me!</w:t>
      </w:r>
    </w:p>
  </w:comment>
  <w:comment w:id="529" w:author="Anna Gårdmark" w:date="2020-01-29T16:15:00Z" w:initials="AG">
    <w:p w14:paraId="71604E5D" w14:textId="1CAC2FBF" w:rsidR="009C1AC7" w:rsidRPr="00C33D30" w:rsidRDefault="009C1AC7">
      <w:pPr>
        <w:pStyle w:val="Kommentarer"/>
        <w:rPr>
          <w:lang w:val="en-GB"/>
        </w:rPr>
      </w:pPr>
      <w:r w:rsidRPr="00C33D30">
        <w:rPr>
          <w:lang w:val="en-GB"/>
        </w:rPr>
        <w:t>just struck me: include something</w:t>
      </w:r>
      <w:r>
        <w:rPr>
          <w:rStyle w:val="Kommentarsreferens"/>
        </w:rPr>
        <w:annotationRef/>
      </w:r>
      <w:r w:rsidRPr="00C33D30">
        <w:rPr>
          <w:lang w:val="en-GB"/>
        </w:rPr>
        <w:t xml:space="preserve"> on parameterization as well perhaps?</w:t>
      </w:r>
    </w:p>
  </w:comment>
  <w:comment w:id="530" w:author="Max Lindmark" w:date="2020-02-05T18:21:00Z" w:initials="ML">
    <w:p w14:paraId="2A33943F" w14:textId="6088C60F" w:rsidR="009C1AC7" w:rsidRPr="001404CC" w:rsidRDefault="009C1AC7">
      <w:pPr>
        <w:pStyle w:val="Kommentarer"/>
        <w:rPr>
          <w:lang w:val="en-US"/>
        </w:rPr>
      </w:pPr>
      <w:r>
        <w:rPr>
          <w:rStyle w:val="Kommentarsreferens"/>
        </w:rPr>
        <w:annotationRef/>
      </w:r>
      <w:r w:rsidRPr="001404CC">
        <w:rPr>
          <w:lang w:val="en-US"/>
        </w:rPr>
        <w:t xml:space="preserve">Yes that would maybe be good since we talk about code development </w:t>
      </w:r>
      <w:r>
        <w:rPr>
          <w:lang w:val="en-US"/>
        </w:rPr>
        <w:t>but not this</w:t>
      </w:r>
    </w:p>
  </w:comment>
  <w:comment w:id="532" w:author="Anna Gårdmark" w:date="2020-02-07T11:43:00Z" w:initials="AG">
    <w:p w14:paraId="2D7544E5" w14:textId="06AA3F99" w:rsidR="009C1AC7" w:rsidRPr="00DF1644" w:rsidRDefault="009C1AC7">
      <w:pPr>
        <w:pStyle w:val="Kommentarer"/>
        <w:rPr>
          <w:lang w:val="en-GB"/>
        </w:rPr>
      </w:pPr>
      <w:r>
        <w:rPr>
          <w:rStyle w:val="Kommentarsreferens"/>
        </w:rPr>
        <w:annotationRef/>
      </w:r>
      <w:r w:rsidRPr="00DF1644">
        <w:rPr>
          <w:highlight w:val="yellow"/>
          <w:lang w:val="en-GB"/>
        </w:rPr>
        <w:t>the Lindmark et al in prep ref is</w:t>
      </w:r>
      <w:r w:rsidR="002C0DD7">
        <w:rPr>
          <w:highlight w:val="yellow"/>
          <w:lang w:val="en-GB"/>
        </w:rPr>
        <w:t xml:space="preserve"> STILL</w:t>
      </w:r>
      <w:bookmarkStart w:id="1220" w:name="_GoBack"/>
      <w:bookmarkEnd w:id="1220"/>
      <w:r w:rsidRPr="00DF1644">
        <w:rPr>
          <w:highlight w:val="yellow"/>
          <w:lang w:val="en-GB"/>
        </w:rPr>
        <w:t xml:space="preserve"> missing from the list. Ned to go in (for the thesis at least!)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A360F" w15:done="0"/>
  <w15:commentEx w15:paraId="01B0D1C0" w15:paraIdParent="3CFA360F" w15:done="0"/>
  <w15:commentEx w15:paraId="2B25A0D3" w15:done="0"/>
  <w15:commentEx w15:paraId="73376CAF" w15:paraIdParent="2B25A0D3" w15:done="0"/>
  <w15:commentEx w15:paraId="722F5CE6" w15:done="0"/>
  <w15:commentEx w15:paraId="2E376FE8" w15:done="0"/>
  <w15:commentEx w15:paraId="4B7FBDB8" w15:paraIdParent="2E376FE8" w15:done="0"/>
  <w15:commentEx w15:paraId="1C7252BB" w15:paraIdParent="2E376FE8" w15:done="0"/>
  <w15:commentEx w15:paraId="26811D89" w15:paraIdParent="2E376FE8" w15:done="0"/>
  <w15:commentEx w15:paraId="73E5ADF4" w15:paraIdParent="2E376FE8" w15:done="0"/>
  <w15:commentEx w15:paraId="56FFDFD9" w15:done="0"/>
  <w15:commentEx w15:paraId="313B657E" w15:paraIdParent="56FFDFD9" w15:done="0"/>
  <w15:commentEx w15:paraId="1A2EF796" w15:paraIdParent="56FFDFD9" w15:done="0"/>
  <w15:commentEx w15:paraId="175493C6" w15:done="0"/>
  <w15:commentEx w15:paraId="198FAF09" w15:paraIdParent="175493C6" w15:done="0"/>
  <w15:commentEx w15:paraId="6EB8A3D2" w15:done="0"/>
  <w15:commentEx w15:paraId="46A5E413" w15:done="0"/>
  <w15:commentEx w15:paraId="235A10FF" w15:done="0"/>
  <w15:commentEx w15:paraId="06CB7775" w15:paraIdParent="235A10FF" w15:done="0"/>
  <w15:commentEx w15:paraId="7D7E7A4F" w15:paraIdParent="235A10FF" w15:done="0"/>
  <w15:commentEx w15:paraId="06CAB48D" w15:done="0"/>
  <w15:commentEx w15:paraId="6425AC0D" w15:done="0"/>
  <w15:commentEx w15:paraId="03256B74" w15:done="0"/>
  <w15:commentEx w15:paraId="53759A7A" w15:paraIdParent="03256B74" w15:done="0"/>
  <w15:commentEx w15:paraId="3BE2EFCE" w15:paraIdParent="03256B74" w15:done="0"/>
  <w15:commentEx w15:paraId="021319C5" w15:done="0"/>
  <w15:commentEx w15:paraId="38FB7311" w15:paraIdParent="021319C5" w15:done="0"/>
  <w15:commentEx w15:paraId="529B66D1" w15:done="0"/>
  <w15:commentEx w15:paraId="5EE88CF3" w15:paraIdParent="529B66D1" w15:done="0"/>
  <w15:commentEx w15:paraId="04F9CDCD" w15:paraIdParent="529B66D1" w15:done="0"/>
  <w15:commentEx w15:paraId="3CF1D99A"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770CA321" w15:paraIdParent="3FD07EC1" w15:done="0"/>
  <w15:commentEx w15:paraId="6E78FEED" w15:done="0"/>
  <w15:commentEx w15:paraId="4A3695F0" w15:paraIdParent="6E78FEED" w15:done="0"/>
  <w15:commentEx w15:paraId="39547AE6" w15:done="0"/>
  <w15:commentEx w15:paraId="04750995" w15:done="0"/>
  <w15:commentEx w15:paraId="27FBED3B" w15:paraIdParent="04750995" w15:done="0"/>
  <w15:commentEx w15:paraId="7B270A59" w15:paraIdParent="04750995" w15:done="0"/>
  <w15:commentEx w15:paraId="20AEC617" w15:done="0"/>
  <w15:commentEx w15:paraId="45146636" w15:paraIdParent="20AEC617" w15:done="0"/>
  <w15:commentEx w15:paraId="5B3442C2" w15:paraIdParent="20AEC617" w15:done="0"/>
  <w15:commentEx w15:paraId="60D38B07" w15:done="0"/>
  <w15:commentEx w15:paraId="75868CBE" w15:paraIdParent="60D38B07" w15:done="0"/>
  <w15:commentEx w15:paraId="4B8C79A3" w15:done="0"/>
  <w15:commentEx w15:paraId="4ED4A431" w15:paraIdParent="4B8C79A3"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4536F1B6" w15:paraIdParent="06F1D301" w15:done="0"/>
  <w15:commentEx w15:paraId="736806C3" w15:paraIdParent="06F1D301" w15:done="0"/>
  <w15:commentEx w15:paraId="3BED5579" w15:done="0"/>
  <w15:commentEx w15:paraId="2381C484"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48E67663" w15:done="0"/>
  <w15:commentEx w15:paraId="7CF4AD59" w15:paraIdParent="48E67663" w15:done="0"/>
  <w15:commentEx w15:paraId="676FA747"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5A291AD8" w15:done="0"/>
  <w15:commentEx w15:paraId="3023FA95" w15:paraIdParent="5A291AD8" w15:done="0"/>
  <w15:commentEx w15:paraId="0FB50F98" w15:paraIdParent="5A291AD8" w15:done="0"/>
  <w15:commentEx w15:paraId="03925CCC" w15:done="0"/>
  <w15:commentEx w15:paraId="30F3B419" w15:done="0"/>
  <w15:commentEx w15:paraId="29C5C065" w15:done="0"/>
  <w15:commentEx w15:paraId="728CB664" w15:done="0"/>
  <w15:commentEx w15:paraId="062E17E7" w15:paraIdParent="728CB664" w15:done="0"/>
  <w15:commentEx w15:paraId="3FDDB1E8" w15:paraIdParent="728CB664" w15:done="0"/>
  <w15:commentEx w15:paraId="59E04564" w15:done="0"/>
  <w15:commentEx w15:paraId="537BD9C3" w15:done="0"/>
  <w15:commentEx w15:paraId="635EA0AA" w15:done="0"/>
  <w15:commentEx w15:paraId="23F8AC9B" w15:done="0"/>
  <w15:commentEx w15:paraId="6F87C762" w15:done="0"/>
  <w15:commentEx w15:paraId="194E1180" w15:done="0"/>
  <w15:commentEx w15:paraId="1E6B2815" w15:done="0"/>
  <w15:commentEx w15:paraId="2094E702" w15:done="0"/>
  <w15:commentEx w15:paraId="3BAE1B8D" w15:paraIdParent="2094E702" w15:done="0"/>
  <w15:commentEx w15:paraId="1340E02A" w15:done="0"/>
  <w15:commentEx w15:paraId="035B7128" w15:paraIdParent="1340E02A" w15:done="0"/>
  <w15:commentEx w15:paraId="19A60070" w15:done="0"/>
  <w15:commentEx w15:paraId="2D3317DF" w15:done="0"/>
  <w15:commentEx w15:paraId="602C4A7A" w15:done="0"/>
  <w15:commentEx w15:paraId="0758F59F" w15:done="0"/>
  <w15:commentEx w15:paraId="6D145A93" w15:paraIdParent="0758F59F" w15:done="0"/>
  <w15:commentEx w15:paraId="71604E5D" w15:paraIdParent="0758F59F" w15:done="0"/>
  <w15:commentEx w15:paraId="2A33943F" w15:paraIdParent="0758F59F" w15:done="0"/>
  <w15:commentEx w15:paraId="2D754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2E376FE8" w16cid:durableId="21E3F7DC"/>
  <w16cid:commentId w16cid:paraId="4B7FBDB8" w16cid:durableId="21E4273E"/>
  <w16cid:commentId w16cid:paraId="1C7252BB" w16cid:durableId="21E942CE"/>
  <w16cid:commentId w16cid:paraId="26811D89" w16cid:durableId="21E9435A"/>
  <w16cid:commentId w16cid:paraId="56FFDFD9" w16cid:durableId="21C2F39D"/>
  <w16cid:commentId w16cid:paraId="313B657E" w16cid:durableId="21D151D8"/>
  <w16cid:commentId w16cid:paraId="1A2EF796" w16cid:durableId="21D3F7FB"/>
  <w16cid:commentId w16cid:paraId="175493C6" w16cid:durableId="21E942D3"/>
  <w16cid:commentId w16cid:paraId="198FAF09" w16cid:durableId="21E9435B"/>
  <w16cid:commentId w16cid:paraId="6EB8A3D2" w16cid:durableId="21E942D5"/>
  <w16cid:commentId w16cid:paraId="235A10FF" w16cid:durableId="21E942D6"/>
  <w16cid:commentId w16cid:paraId="06CB7775" w16cid:durableId="21E943C1"/>
  <w16cid:commentId w16cid:paraId="06CAB48D" w16cid:durableId="21E9447E"/>
  <w16cid:commentId w16cid:paraId="6425AC0D" w16cid:durableId="21E9449F"/>
  <w16cid:commentId w16cid:paraId="03256B74" w16cid:durableId="21E942D7"/>
  <w16cid:commentId w16cid:paraId="53759A7A" w16cid:durableId="21E9452C"/>
  <w16cid:commentId w16cid:paraId="021319C5" w16cid:durableId="21E942DB"/>
  <w16cid:commentId w16cid:paraId="529B66D1" w16cid:durableId="21E942DC"/>
  <w16cid:commentId w16cid:paraId="5EE88CF3" w16cid:durableId="21E95BDC"/>
  <w16cid:commentId w16cid:paraId="3CF1D99A" w16cid:durableId="21E942DD"/>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6E78FEED" w16cid:durableId="21E942F5"/>
  <w16cid:commentId w16cid:paraId="4A3695F0" w16cid:durableId="21E947FA"/>
  <w16cid:commentId w16cid:paraId="39547AE6" w16cid:durableId="21E942FF"/>
  <w16cid:commentId w16cid:paraId="04750995" w16cid:durableId="21E94308"/>
  <w16cid:commentId w16cid:paraId="27FBED3B" w16cid:durableId="21E9493B"/>
  <w16cid:commentId w16cid:paraId="20AEC617" w16cid:durableId="21E94309"/>
  <w16cid:commentId w16cid:paraId="45146636" w16cid:durableId="21E94A04"/>
  <w16cid:commentId w16cid:paraId="60D38B07" w16cid:durableId="21C3022B"/>
  <w16cid:commentId w16cid:paraId="75868CBE" w16cid:durableId="21D19B8C"/>
  <w16cid:commentId w16cid:paraId="4B8C79A3" w16cid:durableId="21E94A56"/>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2514F1A6" w16cid:durableId="21E94318"/>
  <w16cid:commentId w16cid:paraId="4536F1B6" w16cid:durableId="21E94B9B"/>
  <w16cid:commentId w16cid:paraId="3BED5579" w16cid:durableId="21D1B466"/>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48E67663" w16cid:durableId="21E95DAA"/>
  <w16cid:commentId w16cid:paraId="0E6B3094" w16cid:durableId="21D1526B"/>
  <w16cid:commentId w16cid:paraId="45FD10EF" w16cid:durableId="21D1C215"/>
  <w16cid:commentId w16cid:paraId="29207F21" w16cid:durableId="21E3F858"/>
  <w16cid:commentId w16cid:paraId="7FDE44FD" w16cid:durableId="21E41921"/>
  <w16cid:commentId w16cid:paraId="4CC92067" w16cid:durableId="21E94331"/>
  <w16cid:commentId w16cid:paraId="5A291AD8" w16cid:durableId="21E94333"/>
  <w16cid:commentId w16cid:paraId="3023FA95" w16cid:durableId="21E94FB4"/>
  <w16cid:commentId w16cid:paraId="03925CCC" w16cid:durableId="21E4196B"/>
  <w16cid:commentId w16cid:paraId="728CB664" w16cid:durableId="21E94341"/>
  <w16cid:commentId w16cid:paraId="062E17E7" w16cid:durableId="21E96179"/>
  <w16cid:commentId w16cid:paraId="23F8AC9B" w16cid:durableId="21E964ED"/>
  <w16cid:commentId w16cid:paraId="6F87C762" w16cid:durableId="21E94342"/>
  <w16cid:commentId w16cid:paraId="194E1180" w16cid:durableId="21E94343"/>
  <w16cid:commentId w16cid:paraId="1E6B2815" w16cid:durableId="21E94344"/>
  <w16cid:commentId w16cid:paraId="2094E702" w16cid:durableId="21E94345"/>
  <w16cid:commentId w16cid:paraId="3BAE1B8D" w16cid:durableId="21E957C2"/>
  <w16cid:commentId w16cid:paraId="1340E02A" w16cid:durableId="21E94346"/>
  <w16cid:commentId w16cid:paraId="035B7128" w16cid:durableId="21E958F0"/>
  <w16cid:commentId w16cid:paraId="19A60070" w16cid:durableId="21E94347"/>
  <w16cid:commentId w16cid:paraId="2D3317DF" w16cid:durableId="21E94349"/>
  <w16cid:commentId w16cid:paraId="602C4A7A" w16cid:durableId="21E94354"/>
  <w16cid:commentId w16cid:paraId="0758F59F" w16cid:durableId="217FCC2E"/>
  <w16cid:commentId w16cid:paraId="6D145A93" w16cid:durableId="21D1527E"/>
  <w16cid:commentId w16cid:paraId="71604E5D" w16cid:durableId="21E3F874"/>
  <w16cid:commentId w16cid:paraId="2A33943F" w16cid:durableId="21E58618"/>
  <w16cid:commentId w16cid:paraId="2D7544E5" w16cid:durableId="21E9435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D63B8" w14:textId="77777777" w:rsidR="000A3603" w:rsidRDefault="000A3603" w:rsidP="00B65B3A">
      <w:r>
        <w:separator/>
      </w:r>
    </w:p>
    <w:p w14:paraId="5A278553" w14:textId="77777777" w:rsidR="000A3603" w:rsidRDefault="000A3603"/>
  </w:endnote>
  <w:endnote w:type="continuationSeparator" w:id="0">
    <w:p w14:paraId="676ABD2F" w14:textId="77777777" w:rsidR="000A3603" w:rsidRDefault="000A3603" w:rsidP="00B65B3A">
      <w:r>
        <w:continuationSeparator/>
      </w:r>
    </w:p>
    <w:p w14:paraId="04E89110" w14:textId="77777777" w:rsidR="000A3603" w:rsidRDefault="000A36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108314761"/>
      <w:docPartObj>
        <w:docPartGallery w:val="Page Numbers (Bottom of Page)"/>
        <w:docPartUnique/>
      </w:docPartObj>
    </w:sdtPr>
    <w:sdtContent>
      <w:p w14:paraId="05301E73" w14:textId="6158308B" w:rsidR="009C1AC7" w:rsidRDefault="009C1AC7"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5BD2B3A" w14:textId="77777777" w:rsidR="009C1AC7" w:rsidRDefault="009C1AC7">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351456837"/>
      <w:docPartObj>
        <w:docPartGallery w:val="Page Numbers (Bottom of Page)"/>
        <w:docPartUnique/>
      </w:docPartObj>
    </w:sdtPr>
    <w:sdtContent>
      <w:p w14:paraId="69B68724" w14:textId="0BF1BDC1" w:rsidR="009C1AC7" w:rsidRDefault="009C1AC7"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2C0DD7">
          <w:rPr>
            <w:rStyle w:val="Sidnummer"/>
            <w:noProof/>
          </w:rPr>
          <w:t>2</w:t>
        </w:r>
        <w:r>
          <w:rPr>
            <w:rStyle w:val="Sidnummer"/>
          </w:rPr>
          <w:fldChar w:fldCharType="end"/>
        </w:r>
      </w:p>
    </w:sdtContent>
  </w:sdt>
  <w:p w14:paraId="26997F54" w14:textId="77777777" w:rsidR="009C1AC7" w:rsidRDefault="009C1AC7">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3B67E" w14:textId="77777777" w:rsidR="000A3603" w:rsidRDefault="000A3603" w:rsidP="00B65B3A">
      <w:r>
        <w:separator/>
      </w:r>
    </w:p>
  </w:footnote>
  <w:footnote w:type="continuationSeparator" w:id="0">
    <w:p w14:paraId="126E6F0F" w14:textId="77777777" w:rsidR="000A3603" w:rsidRDefault="000A360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8648" w14:textId="77777777" w:rsidR="009C1AC7" w:rsidRDefault="009C1AC7" w:rsidP="00B65B3A">
    <w:pPr>
      <w:pStyle w:val="Sidhuvud"/>
      <w:spacing w:before="240" w:after="276"/>
    </w:pPr>
  </w:p>
  <w:p w14:paraId="7D056D57" w14:textId="77777777" w:rsidR="009C1AC7" w:rsidRDefault="009C1AC7" w:rsidP="00B65B3A">
    <w:pPr>
      <w:spacing w:after="276"/>
    </w:pPr>
  </w:p>
  <w:p w14:paraId="5440A61B" w14:textId="77777777" w:rsidR="009C1AC7" w:rsidRDefault="009C1AC7"/>
  <w:p w14:paraId="4F312B41" w14:textId="77777777" w:rsidR="009C1AC7" w:rsidRDefault="009C1AC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5474" w14:textId="77777777" w:rsidR="009C1AC7" w:rsidRPr="00B30794" w:rsidRDefault="009C1AC7"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DCB"/>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A0D"/>
    <w:rsid w:val="00164E85"/>
    <w:rsid w:val="00164FF9"/>
    <w:rsid w:val="001650FA"/>
    <w:rsid w:val="00165241"/>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599"/>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3E71"/>
    <w:rsid w:val="001E470B"/>
    <w:rsid w:val="001E4D98"/>
    <w:rsid w:val="001E4E0E"/>
    <w:rsid w:val="001E5279"/>
    <w:rsid w:val="001E570C"/>
    <w:rsid w:val="001E5A04"/>
    <w:rsid w:val="001E5CC8"/>
    <w:rsid w:val="001E5CCD"/>
    <w:rsid w:val="001E5D49"/>
    <w:rsid w:val="001E626E"/>
    <w:rsid w:val="001E6329"/>
    <w:rsid w:val="001E69CA"/>
    <w:rsid w:val="001E6B6F"/>
    <w:rsid w:val="001E6DDC"/>
    <w:rsid w:val="001E707D"/>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59"/>
    <w:rsid w:val="002C0486"/>
    <w:rsid w:val="002C0CDA"/>
    <w:rsid w:val="002C0DD7"/>
    <w:rsid w:val="002C0EE7"/>
    <w:rsid w:val="002C0F96"/>
    <w:rsid w:val="002C1372"/>
    <w:rsid w:val="002C1624"/>
    <w:rsid w:val="002C1C66"/>
    <w:rsid w:val="002C1EE3"/>
    <w:rsid w:val="002C2804"/>
    <w:rsid w:val="002C2AE9"/>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26"/>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68A0"/>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BAA"/>
    <w:rsid w:val="003A5DCB"/>
    <w:rsid w:val="003A5FA1"/>
    <w:rsid w:val="003A6058"/>
    <w:rsid w:val="003A61ED"/>
    <w:rsid w:val="003A6347"/>
    <w:rsid w:val="003A64E5"/>
    <w:rsid w:val="003A6511"/>
    <w:rsid w:val="003A65FB"/>
    <w:rsid w:val="003A6B64"/>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07"/>
    <w:rsid w:val="00501FDD"/>
    <w:rsid w:val="0050215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AEA"/>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72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1F"/>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562F"/>
    <w:rsid w:val="00745928"/>
    <w:rsid w:val="00745C69"/>
    <w:rsid w:val="00745CE1"/>
    <w:rsid w:val="00745D1F"/>
    <w:rsid w:val="00745DED"/>
    <w:rsid w:val="00745E68"/>
    <w:rsid w:val="007460C5"/>
    <w:rsid w:val="0074611E"/>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44D"/>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EA5"/>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220"/>
    <w:rsid w:val="00851547"/>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18D"/>
    <w:rsid w:val="008956B7"/>
    <w:rsid w:val="00895E3F"/>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107"/>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51120"/>
    <w:rsid w:val="00A5167E"/>
    <w:rsid w:val="00A51889"/>
    <w:rsid w:val="00A51B58"/>
    <w:rsid w:val="00A51BF3"/>
    <w:rsid w:val="00A51CB4"/>
    <w:rsid w:val="00A52396"/>
    <w:rsid w:val="00A52979"/>
    <w:rsid w:val="00A52B0E"/>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E90"/>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0E7"/>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D3"/>
    <w:rsid w:val="00B806EC"/>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1839"/>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04"/>
    <w:rsid w:val="00BE1E8C"/>
    <w:rsid w:val="00BE22A6"/>
    <w:rsid w:val="00BE2308"/>
    <w:rsid w:val="00BE26A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F7"/>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66B"/>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556"/>
    <w:pPr>
      <w:spacing w:after="160" w:line="259" w:lineRule="auto"/>
    </w:pPr>
    <w:rPr>
      <w:rFonts w:asciiTheme="minorHAnsi" w:hAnsiTheme="minorHAnsi"/>
    </w:rPr>
  </w:style>
  <w:style w:type="paragraph" w:styleId="Rubrik1">
    <w:name w:val="heading 1"/>
    <w:basedOn w:val="Normal"/>
    <w:next w:val="Normal"/>
    <w:link w:val="Rubrik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254556"/>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254556"/>
  </w:style>
  <w:style w:type="character" w:customStyle="1" w:styleId="Rubrik1Char">
    <w:name w:val="Rubrik 1 Char"/>
    <w:basedOn w:val="Standardstycketeckensnitt"/>
    <w:link w:val="Rubrik1"/>
    <w:uiPriority w:val="9"/>
    <w:rsid w:val="00F54CA2"/>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F54CA2"/>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F54CA2"/>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54CA2"/>
    <w:rPr>
      <w:rFonts w:asciiTheme="majorHAnsi" w:hAnsiTheme="majorHAnsi"/>
      <w:sz w:val="14"/>
    </w:rPr>
  </w:style>
  <w:style w:type="paragraph" w:styleId="Sidfot">
    <w:name w:val="footer"/>
    <w:basedOn w:val="Sidhuvud"/>
    <w:link w:val="SidfotChar"/>
    <w:uiPriority w:val="99"/>
    <w:rsid w:val="00F54CA2"/>
    <w:pPr>
      <w:tabs>
        <w:tab w:val="clear" w:pos="3686"/>
        <w:tab w:val="left" w:pos="4111"/>
      </w:tabs>
    </w:pPr>
  </w:style>
  <w:style w:type="character" w:customStyle="1" w:styleId="SidfotChar">
    <w:name w:val="Sidfot Char"/>
    <w:basedOn w:val="Standardstycketeckensnitt"/>
    <w:link w:val="Sidfot"/>
    <w:uiPriority w:val="99"/>
    <w:rsid w:val="00F54CA2"/>
    <w:rPr>
      <w:rFonts w:asciiTheme="majorHAnsi" w:hAnsiTheme="majorHAnsi"/>
      <w:sz w:val="14"/>
      <w:lang w:val="en-GB"/>
    </w:rPr>
  </w:style>
  <w:style w:type="character" w:styleId="Platshllartext">
    <w:name w:val="Placeholder Text"/>
    <w:basedOn w:val="Standardstycketeckensnitt"/>
    <w:uiPriority w:val="99"/>
    <w:semiHidden/>
    <w:rsid w:val="00F54CA2"/>
    <w:rPr>
      <w:color w:val="808080"/>
    </w:rPr>
  </w:style>
  <w:style w:type="paragraph" w:styleId="Ballongtext">
    <w:name w:val="Balloon Text"/>
    <w:basedOn w:val="Normal"/>
    <w:link w:val="BallongtextChar"/>
    <w:uiPriority w:val="99"/>
    <w:semiHidden/>
    <w:unhideWhenUsed/>
    <w:rsid w:val="00F54CA2"/>
    <w:rPr>
      <w:rFonts w:ascii="Tahoma" w:hAnsi="Tahoma" w:cs="Tahoma"/>
      <w:sz w:val="16"/>
      <w:szCs w:val="16"/>
    </w:rPr>
  </w:style>
  <w:style w:type="character" w:customStyle="1" w:styleId="BallongtextChar">
    <w:name w:val="Ballongtext Char"/>
    <w:basedOn w:val="Standardstycketeckensnitt"/>
    <w:link w:val="Ballongtext"/>
    <w:uiPriority w:val="99"/>
    <w:semiHidden/>
    <w:rsid w:val="00F54CA2"/>
    <w:rPr>
      <w:rFonts w:ascii="Tahoma" w:hAnsi="Tahoma" w:cs="Tahoma"/>
      <w:sz w:val="16"/>
      <w:szCs w:val="16"/>
    </w:rPr>
  </w:style>
  <w:style w:type="table" w:styleId="Tabellrutnt">
    <w:name w:val="Table Grid"/>
    <w:basedOn w:val="Normaltabel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54CA2"/>
    <w:pPr>
      <w:tabs>
        <w:tab w:val="clear" w:pos="9072"/>
        <w:tab w:val="right" w:pos="8789"/>
      </w:tabs>
    </w:pPr>
  </w:style>
  <w:style w:type="character" w:styleId="Hyperlnk">
    <w:name w:val="Hyperlink"/>
    <w:basedOn w:val="Standardstycketeckensnitt"/>
    <w:uiPriority w:val="99"/>
    <w:qFormat/>
    <w:rsid w:val="00F54CA2"/>
    <w:rPr>
      <w:color w:val="0000FF"/>
      <w:u w:val="single"/>
    </w:rPr>
  </w:style>
  <w:style w:type="paragraph" w:styleId="Innehllsfrteckningsrubrik">
    <w:name w:val="TOC Heading"/>
    <w:basedOn w:val="Rubrik1"/>
    <w:next w:val="Normal"/>
    <w:uiPriority w:val="39"/>
    <w:semiHidden/>
    <w:rsid w:val="00F54CA2"/>
    <w:pPr>
      <w:pageBreakBefore/>
      <w:suppressAutoHyphens w:val="0"/>
      <w:outlineLvl w:val="9"/>
    </w:pPr>
    <w:rPr>
      <w:lang w:eastAsia="ja-JP"/>
    </w:rPr>
  </w:style>
  <w:style w:type="paragraph" w:styleId="Citat">
    <w:name w:val="Quote"/>
    <w:basedOn w:val="Normal"/>
    <w:link w:val="CitatChar"/>
    <w:uiPriority w:val="10"/>
    <w:qFormat/>
    <w:rsid w:val="00F54CA2"/>
    <w:pPr>
      <w:spacing w:after="220"/>
      <w:ind w:left="357"/>
    </w:pPr>
    <w:rPr>
      <w:iCs/>
      <w:color w:val="000000" w:themeColor="text1"/>
      <w:sz w:val="20"/>
    </w:rPr>
  </w:style>
  <w:style w:type="character" w:customStyle="1" w:styleId="CitatChar">
    <w:name w:val="Citat Char"/>
    <w:basedOn w:val="Standardstycketeckensnitt"/>
    <w:link w:val="Citat"/>
    <w:uiPriority w:val="10"/>
    <w:rsid w:val="00F54CA2"/>
    <w:rPr>
      <w:rFonts w:asciiTheme="minorHAnsi" w:hAnsiTheme="minorHAnsi"/>
      <w:iCs/>
      <w:color w:val="000000" w:themeColor="text1"/>
      <w:sz w:val="20"/>
    </w:rPr>
  </w:style>
  <w:style w:type="paragraph" w:styleId="Innehll1">
    <w:name w:val="toc 1"/>
    <w:basedOn w:val="Normal"/>
    <w:next w:val="Normal"/>
    <w:uiPriority w:val="39"/>
    <w:semiHidden/>
    <w:rsid w:val="00F54CA2"/>
    <w:pPr>
      <w:spacing w:beforeLines="100" w:before="100"/>
    </w:pPr>
  </w:style>
  <w:style w:type="paragraph" w:styleId="Innehll2">
    <w:name w:val="toc 2"/>
    <w:basedOn w:val="Normal"/>
    <w:next w:val="Normal"/>
    <w:uiPriority w:val="99"/>
    <w:semiHidden/>
    <w:rsid w:val="00F54CA2"/>
    <w:pPr>
      <w:ind w:left="276"/>
    </w:pPr>
  </w:style>
  <w:style w:type="paragraph" w:styleId="Innehll3">
    <w:name w:val="toc 3"/>
    <w:basedOn w:val="Normal"/>
    <w:next w:val="Normal"/>
    <w:uiPriority w:val="99"/>
    <w:semiHidden/>
    <w:rsid w:val="00F54CA2"/>
    <w:pPr>
      <w:ind w:left="552"/>
    </w:pPr>
  </w:style>
  <w:style w:type="character" w:styleId="Betoning">
    <w:name w:val="Emphasis"/>
    <w:basedOn w:val="Standardstycketeckensnitt"/>
    <w:uiPriority w:val="20"/>
    <w:qFormat/>
    <w:rsid w:val="00F54CA2"/>
    <w:rPr>
      <w:i/>
      <w:iCs/>
    </w:rPr>
  </w:style>
  <w:style w:type="paragraph" w:styleId="Innehll4">
    <w:name w:val="toc 4"/>
    <w:basedOn w:val="Normal"/>
    <w:next w:val="Normal"/>
    <w:uiPriority w:val="99"/>
    <w:semiHidden/>
    <w:rsid w:val="00F54CA2"/>
    <w:pPr>
      <w:spacing w:after="100"/>
      <w:ind w:left="660"/>
    </w:pPr>
  </w:style>
  <w:style w:type="paragraph" w:styleId="Innehll5">
    <w:name w:val="toc 5"/>
    <w:basedOn w:val="Normal"/>
    <w:next w:val="Normal"/>
    <w:uiPriority w:val="99"/>
    <w:semiHidden/>
    <w:rsid w:val="00F54CA2"/>
    <w:pPr>
      <w:spacing w:after="100"/>
      <w:ind w:left="880"/>
    </w:pPr>
  </w:style>
  <w:style w:type="paragraph" w:styleId="Innehll6">
    <w:name w:val="toc 6"/>
    <w:basedOn w:val="Normal"/>
    <w:next w:val="Normal"/>
    <w:uiPriority w:val="99"/>
    <w:semiHidden/>
    <w:rsid w:val="00F54CA2"/>
    <w:pPr>
      <w:spacing w:after="100"/>
      <w:ind w:left="1100"/>
    </w:pPr>
  </w:style>
  <w:style w:type="paragraph" w:styleId="Innehll7">
    <w:name w:val="toc 7"/>
    <w:basedOn w:val="Normal"/>
    <w:next w:val="Normal"/>
    <w:uiPriority w:val="99"/>
    <w:semiHidden/>
    <w:rsid w:val="00F54CA2"/>
    <w:pPr>
      <w:spacing w:after="100"/>
      <w:ind w:left="1320"/>
    </w:pPr>
  </w:style>
  <w:style w:type="paragraph" w:styleId="Innehll8">
    <w:name w:val="toc 8"/>
    <w:basedOn w:val="Normal"/>
    <w:next w:val="Normal"/>
    <w:uiPriority w:val="99"/>
    <w:semiHidden/>
    <w:rsid w:val="00F54CA2"/>
    <w:pPr>
      <w:spacing w:after="100"/>
      <w:ind w:left="1540"/>
    </w:pPr>
  </w:style>
  <w:style w:type="paragraph" w:styleId="Innehll9">
    <w:name w:val="toc 9"/>
    <w:basedOn w:val="Normal"/>
    <w:next w:val="Normal"/>
    <w:uiPriority w:val="99"/>
    <w:semiHidden/>
    <w:rsid w:val="00F54CA2"/>
    <w:pPr>
      <w:spacing w:after="100"/>
      <w:ind w:left="1760"/>
    </w:pPr>
  </w:style>
  <w:style w:type="table" w:customStyle="1" w:styleId="Trelinjerstabell">
    <w:name w:val="Trelinjerstabell"/>
    <w:basedOn w:val="Normaltabel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ark">
    <w:name w:val="Strong"/>
    <w:basedOn w:val="Standardstycketeckensnitt"/>
    <w:uiPriority w:val="1"/>
    <w:rsid w:val="00F54CA2"/>
    <w:rPr>
      <w:b/>
      <w:bCs/>
    </w:rPr>
  </w:style>
  <w:style w:type="table" w:customStyle="1" w:styleId="Sidfottabell">
    <w:name w:val="Sidfot tabell"/>
    <w:basedOn w:val="Normaltabel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54CA2"/>
    <w:rPr>
      <w:sz w:val="20"/>
      <w:szCs w:val="20"/>
    </w:rPr>
  </w:style>
  <w:style w:type="character" w:customStyle="1" w:styleId="FotnotstextChar">
    <w:name w:val="Fotnotstext Char"/>
    <w:basedOn w:val="Standardstycketeckensnitt"/>
    <w:link w:val="Fotnotstext"/>
    <w:uiPriority w:val="99"/>
    <w:semiHidden/>
    <w:rsid w:val="00F54CA2"/>
    <w:rPr>
      <w:rFonts w:asciiTheme="minorHAnsi" w:hAnsiTheme="minorHAnsi"/>
      <w:sz w:val="20"/>
      <w:szCs w:val="20"/>
    </w:rPr>
  </w:style>
  <w:style w:type="character" w:styleId="Fotnotsreferens">
    <w:name w:val="footnote reference"/>
    <w:basedOn w:val="Standardstycketeckensnitt"/>
    <w:uiPriority w:val="99"/>
    <w:semiHidden/>
    <w:unhideWhenUsed/>
    <w:rsid w:val="00F54CA2"/>
    <w:rPr>
      <w:vertAlign w:val="superscript"/>
    </w:rPr>
  </w:style>
  <w:style w:type="character" w:customStyle="1" w:styleId="Rubrik4Char">
    <w:name w:val="Rubrik 4 Char"/>
    <w:basedOn w:val="Standardstycketeckensnitt"/>
    <w:link w:val="Rubrik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F54CA2"/>
    <w:rPr>
      <w:rFonts w:asciiTheme="majorHAnsi" w:hAnsiTheme="majorHAnsi"/>
      <w:color w:val="auto"/>
      <w:sz w:val="14"/>
    </w:rPr>
  </w:style>
  <w:style w:type="character" w:customStyle="1" w:styleId="Sidfotmallarna">
    <w:name w:val="Sidfot mallarna"/>
    <w:basedOn w:val="Standardstycketeckensnitt"/>
    <w:uiPriority w:val="1"/>
    <w:rsid w:val="00F54CA2"/>
    <w:rPr>
      <w:rFonts w:asciiTheme="majorHAnsi" w:hAnsiTheme="majorHAnsi"/>
      <w:sz w:val="14"/>
    </w:rPr>
  </w:style>
  <w:style w:type="character" w:customStyle="1" w:styleId="Sidfotmallarnagr">
    <w:name w:val="Sidfot mallarna grå"/>
    <w:basedOn w:val="Standardstycketeckensnit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54CA2"/>
    <w:rPr>
      <w:rFonts w:asciiTheme="minorHAnsi" w:hAnsiTheme="minorHAnsi" w:cstheme="minorHAnsi"/>
      <w:bdr w:val="single" w:sz="4" w:space="0" w:color="auto"/>
    </w:rPr>
  </w:style>
  <w:style w:type="paragraph" w:styleId="Punktlista">
    <w:name w:val="List Bullet"/>
    <w:basedOn w:val="Normal"/>
    <w:uiPriority w:val="99"/>
    <w:qFormat/>
    <w:rsid w:val="00F54CA2"/>
    <w:pPr>
      <w:numPr>
        <w:numId w:val="4"/>
      </w:numPr>
      <w:contextualSpacing/>
    </w:pPr>
  </w:style>
  <w:style w:type="paragraph" w:styleId="Numreradlista">
    <w:name w:val="List Number"/>
    <w:basedOn w:val="Normal"/>
    <w:uiPriority w:val="99"/>
    <w:qFormat/>
    <w:rsid w:val="00F54CA2"/>
    <w:pPr>
      <w:numPr>
        <w:numId w:val="3"/>
      </w:numPr>
      <w:contextualSpacing/>
    </w:pPr>
  </w:style>
  <w:style w:type="character" w:styleId="Kommentarsreferens">
    <w:name w:val="annotation reference"/>
    <w:basedOn w:val="Standardstycketeckensnitt"/>
    <w:uiPriority w:val="99"/>
    <w:semiHidden/>
    <w:unhideWhenUsed/>
    <w:rsid w:val="00AE66F5"/>
    <w:rPr>
      <w:sz w:val="16"/>
      <w:szCs w:val="16"/>
    </w:rPr>
  </w:style>
  <w:style w:type="paragraph" w:styleId="Kommentarer">
    <w:name w:val="annotation text"/>
    <w:basedOn w:val="Normal"/>
    <w:link w:val="KommentarerChar"/>
    <w:uiPriority w:val="99"/>
    <w:unhideWhenUsed/>
    <w:rsid w:val="00AE66F5"/>
    <w:rPr>
      <w:sz w:val="20"/>
      <w:szCs w:val="20"/>
    </w:rPr>
  </w:style>
  <w:style w:type="character" w:customStyle="1" w:styleId="KommentarerChar">
    <w:name w:val="Kommentarer Char"/>
    <w:basedOn w:val="Standardstycketeckensnitt"/>
    <w:link w:val="Kommentarer"/>
    <w:uiPriority w:val="99"/>
    <w:rsid w:val="00AE66F5"/>
    <w:rPr>
      <w:rFonts w:asciiTheme="minorHAnsi" w:hAnsiTheme="minorHAnsi"/>
      <w:sz w:val="20"/>
      <w:szCs w:val="20"/>
    </w:rPr>
  </w:style>
  <w:style w:type="paragraph" w:styleId="Liststycke">
    <w:name w:val="List Paragraph"/>
    <w:basedOn w:val="Normal"/>
    <w:uiPriority w:val="34"/>
    <w:qFormat/>
    <w:rsid w:val="008611D6"/>
    <w:pPr>
      <w:ind w:left="720"/>
      <w:contextualSpacing/>
    </w:pPr>
  </w:style>
  <w:style w:type="paragraph" w:styleId="Kommentarsmne">
    <w:name w:val="annotation subject"/>
    <w:basedOn w:val="Kommentarer"/>
    <w:next w:val="Kommentarer"/>
    <w:link w:val="KommentarsmneChar"/>
    <w:uiPriority w:val="99"/>
    <w:semiHidden/>
    <w:unhideWhenUsed/>
    <w:rsid w:val="00D86084"/>
    <w:rPr>
      <w:b/>
      <w:bCs/>
    </w:rPr>
  </w:style>
  <w:style w:type="character" w:customStyle="1" w:styleId="KommentarsmneChar">
    <w:name w:val="Kommentarsämne Char"/>
    <w:basedOn w:val="KommentarerChar"/>
    <w:link w:val="Kommentarsmne"/>
    <w:uiPriority w:val="99"/>
    <w:semiHidden/>
    <w:rsid w:val="00D86084"/>
    <w:rPr>
      <w:rFonts w:asciiTheme="minorHAnsi" w:hAnsiTheme="minorHAnsi"/>
      <w:b/>
      <w:bCs/>
      <w:sz w:val="20"/>
      <w:szCs w:val="20"/>
    </w:rPr>
  </w:style>
  <w:style w:type="paragraph" w:styleId="Beskrivning">
    <w:name w:val="caption"/>
    <w:basedOn w:val="Normal"/>
    <w:next w:val="Normal"/>
    <w:uiPriority w:val="35"/>
    <w:unhideWhenUsed/>
    <w:qFormat/>
    <w:rsid w:val="008E587E"/>
    <w:rPr>
      <w:i/>
      <w:iCs/>
      <w:color w:val="000000" w:themeColor="text2"/>
      <w:sz w:val="18"/>
      <w:szCs w:val="18"/>
    </w:rPr>
  </w:style>
  <w:style w:type="character" w:styleId="Radnummer">
    <w:name w:val="line number"/>
    <w:basedOn w:val="Standardstycketeckensnitt"/>
    <w:uiPriority w:val="99"/>
    <w:semiHidden/>
    <w:unhideWhenUsed/>
    <w:rsid w:val="00FC4AA1"/>
  </w:style>
  <w:style w:type="paragraph" w:styleId="Litteraturfrteckning">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Rutntstabell1ljusdekorfrg6">
    <w:name w:val="Grid Table 1 Light Accent 6"/>
    <w:basedOn w:val="Normaltabel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AnvndHyperlnk">
    <w:name w:val="FollowedHyperlink"/>
    <w:basedOn w:val="Standardstycketeckensnitt"/>
    <w:uiPriority w:val="99"/>
    <w:semiHidden/>
    <w:unhideWhenUsed/>
    <w:rsid w:val="00F654AC"/>
    <w:rPr>
      <w:color w:val="000000" w:themeColor="followedHyperlink"/>
      <w:u w:val="single"/>
    </w:rPr>
  </w:style>
  <w:style w:type="character" w:customStyle="1" w:styleId="UnresolvedMention1">
    <w:name w:val="Unresolved Mention1"/>
    <w:basedOn w:val="Standardstycketeckensnitt"/>
    <w:uiPriority w:val="99"/>
    <w:semiHidden/>
    <w:unhideWhenUsed/>
    <w:rsid w:val="00A54DA5"/>
    <w:rPr>
      <w:color w:val="605E5C"/>
      <w:shd w:val="clear" w:color="auto" w:fill="E1DFDD"/>
    </w:rPr>
  </w:style>
  <w:style w:type="character" w:customStyle="1" w:styleId="UnresolvedMention2">
    <w:name w:val="Unresolved Mention2"/>
    <w:basedOn w:val="Standardstycketeckensnitt"/>
    <w:uiPriority w:val="99"/>
    <w:semiHidden/>
    <w:unhideWhenUsed/>
    <w:rsid w:val="00B445BB"/>
    <w:rPr>
      <w:color w:val="605E5C"/>
      <w:shd w:val="clear" w:color="auto" w:fill="E1DFDD"/>
    </w:rPr>
  </w:style>
  <w:style w:type="character" w:styleId="Sidnummer">
    <w:name w:val="page number"/>
    <w:basedOn w:val="Standardstycketeckensnitt"/>
    <w:uiPriority w:val="99"/>
    <w:semiHidden/>
    <w:unhideWhenUsed/>
    <w:rsid w:val="00250410"/>
  </w:style>
  <w:style w:type="table" w:styleId="Listtabell7frgstark">
    <w:name w:val="List Table 7 Colorful"/>
    <w:basedOn w:val="Normaltabel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llanmrkskuggning2-dekorfrg1">
    <w:name w:val="Medium Shading 2 Accent 1"/>
    <w:basedOn w:val="Normaltabel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E994558D-5E67-4E78-B1E3-DDFB607C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41</Pages>
  <Words>70441</Words>
  <Characters>373343</Characters>
  <Application>Microsoft Office Word</Application>
  <DocSecurity>0</DocSecurity>
  <Lines>3111</Lines>
  <Paragraphs>885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442899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4</cp:revision>
  <cp:lastPrinted>2012-03-26T17:07:00Z</cp:lastPrinted>
  <dcterms:created xsi:type="dcterms:W3CDTF">2020-02-09T08:22:00Z</dcterms:created>
  <dcterms:modified xsi:type="dcterms:W3CDTF">2020-02-09T09:14:00Z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id="b7UhPv6k"/&gt;&lt;style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